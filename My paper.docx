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5C72C" w14:textId="64B359ED" w:rsidR="00BC6342" w:rsidRDefault="00BC6342" w:rsidP="00C9766E">
      <w:pPr>
        <w:spacing w:line="360" w:lineRule="auto"/>
        <w:jc w:val="center"/>
        <w:rPr>
          <w:rFonts w:ascii="Arial" w:hAnsi="Arial" w:cs="Arial"/>
          <w:b/>
          <w:bCs/>
          <w:sz w:val="32"/>
          <w:szCs w:val="32"/>
        </w:rPr>
      </w:pPr>
      <w:del w:id="0" w:author="He He (Staff)" w:date="2023-08-20T13:17:00Z">
        <w:r w:rsidRPr="00131B15" w:rsidDel="00130226">
          <w:rPr>
            <w:rFonts w:ascii="Arial" w:hAnsi="Arial" w:cs="Arial"/>
            <w:b/>
            <w:bCs/>
            <w:sz w:val="32"/>
            <w:szCs w:val="32"/>
          </w:rPr>
          <w:delText xml:space="preserve">Title </w:delText>
        </w:r>
      </w:del>
    </w:p>
    <w:p w14:paraId="59F5DE43" w14:textId="77777777" w:rsidR="00146528" w:rsidRDefault="00146528" w:rsidP="00C9766E">
      <w:pPr>
        <w:spacing w:line="360" w:lineRule="auto"/>
        <w:jc w:val="center"/>
        <w:rPr>
          <w:rFonts w:ascii="Arial" w:hAnsi="Arial" w:cs="Arial"/>
          <w:b/>
          <w:bCs/>
          <w:sz w:val="32"/>
          <w:szCs w:val="32"/>
        </w:rPr>
      </w:pPr>
    </w:p>
    <w:p w14:paraId="7264900C" w14:textId="77777777" w:rsidR="00146528" w:rsidRDefault="00146528" w:rsidP="00C9766E">
      <w:pPr>
        <w:spacing w:line="360" w:lineRule="auto"/>
        <w:jc w:val="center"/>
        <w:rPr>
          <w:rFonts w:ascii="Arial" w:hAnsi="Arial" w:cs="Arial"/>
          <w:b/>
          <w:bCs/>
          <w:sz w:val="32"/>
          <w:szCs w:val="32"/>
        </w:rPr>
      </w:pPr>
    </w:p>
    <w:p w14:paraId="5A63CFC0" w14:textId="77777777" w:rsidR="00146528" w:rsidRPr="00131B15" w:rsidDel="00130226" w:rsidRDefault="00146528" w:rsidP="002E5761">
      <w:pPr>
        <w:spacing w:line="360" w:lineRule="auto"/>
        <w:jc w:val="both"/>
        <w:rPr>
          <w:del w:id="1" w:author="He He (Staff)" w:date="2023-08-20T13:17:00Z"/>
          <w:rFonts w:ascii="Arial" w:hAnsi="Arial" w:cs="Arial"/>
          <w:b/>
          <w:bCs/>
          <w:sz w:val="32"/>
          <w:szCs w:val="32"/>
        </w:rPr>
      </w:pPr>
    </w:p>
    <w:p w14:paraId="715CB985" w14:textId="25CF055A" w:rsidR="00EF019D" w:rsidRPr="00A85E56" w:rsidDel="00A85E56" w:rsidRDefault="00BC6342" w:rsidP="00C9766E">
      <w:pPr>
        <w:spacing w:line="360" w:lineRule="auto"/>
        <w:jc w:val="center"/>
        <w:rPr>
          <w:del w:id="2" w:author="Kobayashi, Kota" w:date="2023-08-21T12:49:00Z"/>
          <w:rFonts w:ascii="Arial" w:hAnsi="Arial" w:cs="Arial"/>
          <w:lang w:val="en-US"/>
          <w:rPrChange w:id="3" w:author="Kobayashi, Kota" w:date="2023-08-21T12:37:00Z">
            <w:rPr>
              <w:del w:id="4" w:author="Kobayashi, Kota" w:date="2023-08-21T12:49:00Z"/>
              <w:rFonts w:ascii="Arial" w:hAnsi="Arial" w:cs="Arial"/>
            </w:rPr>
          </w:rPrChange>
        </w:rPr>
      </w:pPr>
      <w:commentRangeStart w:id="5"/>
      <w:r w:rsidRPr="00131B15">
        <w:rPr>
          <w:rFonts w:ascii="Arial" w:hAnsi="Arial" w:cs="Arial"/>
        </w:rPr>
        <w:t>"Predicting Stock Returns Using News Sentiment Analysis: A Comparative Study of Machine Learning Models during COVID-19"</w:t>
      </w:r>
      <w:commentRangeEnd w:id="5"/>
      <w:r w:rsidR="00130226">
        <w:rPr>
          <w:rStyle w:val="CommentReference"/>
        </w:rPr>
        <w:commentReference w:id="5"/>
      </w:r>
    </w:p>
    <w:p w14:paraId="09096629" w14:textId="77777777" w:rsidR="00825BC3" w:rsidRDefault="00825BC3" w:rsidP="00C9766E">
      <w:pPr>
        <w:spacing w:line="360" w:lineRule="auto"/>
        <w:jc w:val="center"/>
        <w:rPr>
          <w:ins w:id="6" w:author="Kobayashi, Kota" w:date="2023-08-21T12:49:00Z"/>
          <w:rFonts w:ascii="Arial" w:hAnsi="Arial" w:cs="Arial"/>
        </w:rPr>
      </w:pPr>
    </w:p>
    <w:p w14:paraId="4771B76F" w14:textId="3410F471" w:rsidR="005F6FD4" w:rsidRDefault="005F6FD4" w:rsidP="002E5761">
      <w:pPr>
        <w:spacing w:line="360" w:lineRule="auto"/>
        <w:jc w:val="both"/>
        <w:rPr>
          <w:rFonts w:ascii="Arial" w:hAnsi="Arial" w:cs="Arial"/>
        </w:rPr>
      </w:pPr>
    </w:p>
    <w:p w14:paraId="097E6075" w14:textId="59CF988A" w:rsidR="003F7514" w:rsidRPr="008D4F72" w:rsidRDefault="005F6FD4">
      <w:pPr>
        <w:rPr>
          <w:rFonts w:ascii="Arial" w:hAnsi="Arial" w:cs="Arial"/>
          <w:lang w:val="en-US"/>
        </w:rPr>
      </w:pPr>
      <w:r>
        <w:rPr>
          <w:rFonts w:ascii="Arial" w:hAnsi="Arial" w:cs="Arial"/>
        </w:rPr>
        <w:br w:type="page"/>
      </w:r>
    </w:p>
    <w:sdt>
      <w:sdtPr>
        <w:rPr>
          <w:rFonts w:asciiTheme="minorHAnsi" w:eastAsiaTheme="minorEastAsia" w:hAnsiTheme="minorHAnsi" w:cstheme="minorBidi"/>
          <w:b w:val="0"/>
          <w:bCs w:val="0"/>
          <w:color w:val="auto"/>
          <w:kern w:val="2"/>
          <w:sz w:val="24"/>
          <w:szCs w:val="24"/>
          <w:lang w:val="en-GB" w:eastAsia="ja-JP"/>
          <w14:ligatures w14:val="standardContextual"/>
        </w:rPr>
        <w:id w:val="1304200112"/>
        <w:docPartObj>
          <w:docPartGallery w:val="Table of Contents"/>
          <w:docPartUnique/>
        </w:docPartObj>
      </w:sdtPr>
      <w:sdtEndPr>
        <w:rPr>
          <w:noProof/>
        </w:rPr>
      </w:sdtEndPr>
      <w:sdtContent>
        <w:p w14:paraId="615359FC" w14:textId="65025E0A" w:rsidR="003F7514" w:rsidRPr="00DE40EC" w:rsidRDefault="003F7514">
          <w:pPr>
            <w:pStyle w:val="TOCHeading"/>
            <w:rPr>
              <w:bCs w:val="0"/>
              <w:sz w:val="24"/>
              <w:szCs w:val="24"/>
              <w:lang w:eastAsia="ja-JP"/>
            </w:rPr>
          </w:pPr>
          <w:r w:rsidRPr="00DE40EC">
            <w:rPr>
              <w:bCs w:val="0"/>
              <w:sz w:val="24"/>
              <w:szCs w:val="24"/>
            </w:rPr>
            <w:t>Table of Contents</w:t>
          </w:r>
        </w:p>
        <w:p w14:paraId="37D8ED8C" w14:textId="06476402" w:rsidR="00DA6A5E" w:rsidRDefault="003F7514">
          <w:pPr>
            <w:pStyle w:val="TOC1"/>
            <w:tabs>
              <w:tab w:val="right" w:leader="dot" w:pos="9016"/>
            </w:tabs>
            <w:rPr>
              <w:rFonts w:cstheme="minorBidi"/>
              <w:b w:val="0"/>
              <w:bCs w:val="0"/>
              <w:i w:val="0"/>
              <w:iCs w:val="0"/>
              <w:noProof/>
            </w:rPr>
          </w:pPr>
          <w:r w:rsidRPr="00DE40EC">
            <w:rPr>
              <w:b w:val="0"/>
              <w:bCs w:val="0"/>
              <w:i w:val="0"/>
            </w:rPr>
            <w:fldChar w:fldCharType="begin"/>
          </w:r>
          <w:r w:rsidRPr="00DE40EC">
            <w:rPr>
              <w:b w:val="0"/>
              <w:i w:val="0"/>
            </w:rPr>
            <w:instrText xml:space="preserve"> TOC \o "1-3" \h \z \u </w:instrText>
          </w:r>
          <w:r w:rsidRPr="00DE40EC">
            <w:rPr>
              <w:b w:val="0"/>
              <w:bCs w:val="0"/>
              <w:i w:val="0"/>
            </w:rPr>
            <w:fldChar w:fldCharType="separate"/>
          </w:r>
          <w:hyperlink w:anchor="_Toc144374355" w:history="1">
            <w:r w:rsidR="00DA6A5E" w:rsidRPr="000E1153">
              <w:rPr>
                <w:rStyle w:val="Hyperlink"/>
                <w:noProof/>
              </w:rPr>
              <w:t>1. Introduction</w:t>
            </w:r>
            <w:r w:rsidR="00DA6A5E">
              <w:rPr>
                <w:noProof/>
                <w:webHidden/>
              </w:rPr>
              <w:tab/>
            </w:r>
            <w:r w:rsidR="00DA6A5E">
              <w:rPr>
                <w:noProof/>
                <w:webHidden/>
              </w:rPr>
              <w:fldChar w:fldCharType="begin"/>
            </w:r>
            <w:r w:rsidR="00DA6A5E">
              <w:rPr>
                <w:noProof/>
                <w:webHidden/>
              </w:rPr>
              <w:instrText xml:space="preserve"> PAGEREF _Toc144374355 \h </w:instrText>
            </w:r>
            <w:r w:rsidR="00DA6A5E">
              <w:rPr>
                <w:noProof/>
                <w:webHidden/>
              </w:rPr>
            </w:r>
            <w:r w:rsidR="00DA6A5E">
              <w:rPr>
                <w:noProof/>
                <w:webHidden/>
              </w:rPr>
              <w:fldChar w:fldCharType="separate"/>
            </w:r>
            <w:r w:rsidR="00DA6A5E">
              <w:rPr>
                <w:noProof/>
                <w:webHidden/>
              </w:rPr>
              <w:t>5</w:t>
            </w:r>
            <w:r w:rsidR="00DA6A5E">
              <w:rPr>
                <w:noProof/>
                <w:webHidden/>
              </w:rPr>
              <w:fldChar w:fldCharType="end"/>
            </w:r>
          </w:hyperlink>
        </w:p>
        <w:p w14:paraId="181DF797" w14:textId="678D9BAB" w:rsidR="00DA6A5E" w:rsidRDefault="00000000">
          <w:pPr>
            <w:pStyle w:val="TOC2"/>
            <w:tabs>
              <w:tab w:val="right" w:leader="dot" w:pos="9016"/>
            </w:tabs>
            <w:rPr>
              <w:rFonts w:cstheme="minorBidi"/>
              <w:b w:val="0"/>
              <w:bCs w:val="0"/>
              <w:noProof/>
              <w:sz w:val="24"/>
              <w:szCs w:val="24"/>
            </w:rPr>
          </w:pPr>
          <w:hyperlink w:anchor="_Toc144374356" w:history="1">
            <w:r w:rsidR="00DA6A5E" w:rsidRPr="000E1153">
              <w:rPr>
                <w:rStyle w:val="Hyperlink"/>
                <w:noProof/>
              </w:rPr>
              <w:t>1.1 Background</w:t>
            </w:r>
            <w:r w:rsidR="00DA6A5E">
              <w:rPr>
                <w:noProof/>
                <w:webHidden/>
              </w:rPr>
              <w:tab/>
            </w:r>
            <w:r w:rsidR="00DA6A5E">
              <w:rPr>
                <w:noProof/>
                <w:webHidden/>
              </w:rPr>
              <w:fldChar w:fldCharType="begin"/>
            </w:r>
            <w:r w:rsidR="00DA6A5E">
              <w:rPr>
                <w:noProof/>
                <w:webHidden/>
              </w:rPr>
              <w:instrText xml:space="preserve"> PAGEREF _Toc144374356 \h </w:instrText>
            </w:r>
            <w:r w:rsidR="00DA6A5E">
              <w:rPr>
                <w:noProof/>
                <w:webHidden/>
              </w:rPr>
            </w:r>
            <w:r w:rsidR="00DA6A5E">
              <w:rPr>
                <w:noProof/>
                <w:webHidden/>
              </w:rPr>
              <w:fldChar w:fldCharType="separate"/>
            </w:r>
            <w:r w:rsidR="00DA6A5E">
              <w:rPr>
                <w:noProof/>
                <w:webHidden/>
              </w:rPr>
              <w:t>5</w:t>
            </w:r>
            <w:r w:rsidR="00DA6A5E">
              <w:rPr>
                <w:noProof/>
                <w:webHidden/>
              </w:rPr>
              <w:fldChar w:fldCharType="end"/>
            </w:r>
          </w:hyperlink>
        </w:p>
        <w:p w14:paraId="50B02CA1" w14:textId="46EB64D4" w:rsidR="00DA6A5E" w:rsidRDefault="00000000">
          <w:pPr>
            <w:pStyle w:val="TOC2"/>
            <w:tabs>
              <w:tab w:val="right" w:leader="dot" w:pos="9016"/>
            </w:tabs>
            <w:rPr>
              <w:rFonts w:cstheme="minorBidi"/>
              <w:b w:val="0"/>
              <w:bCs w:val="0"/>
              <w:noProof/>
              <w:sz w:val="24"/>
              <w:szCs w:val="24"/>
            </w:rPr>
          </w:pPr>
          <w:hyperlink w:anchor="_Toc144374357" w:history="1">
            <w:r w:rsidR="00DA6A5E" w:rsidRPr="000E1153">
              <w:rPr>
                <w:rStyle w:val="Hyperlink"/>
                <w:noProof/>
              </w:rPr>
              <w:t>1.2 The Situation and the Challenge</w:t>
            </w:r>
            <w:r w:rsidR="00DA6A5E">
              <w:rPr>
                <w:noProof/>
                <w:webHidden/>
              </w:rPr>
              <w:tab/>
            </w:r>
            <w:r w:rsidR="00DA6A5E">
              <w:rPr>
                <w:noProof/>
                <w:webHidden/>
              </w:rPr>
              <w:fldChar w:fldCharType="begin"/>
            </w:r>
            <w:r w:rsidR="00DA6A5E">
              <w:rPr>
                <w:noProof/>
                <w:webHidden/>
              </w:rPr>
              <w:instrText xml:space="preserve"> PAGEREF _Toc144374357 \h </w:instrText>
            </w:r>
            <w:r w:rsidR="00DA6A5E">
              <w:rPr>
                <w:noProof/>
                <w:webHidden/>
              </w:rPr>
            </w:r>
            <w:r w:rsidR="00DA6A5E">
              <w:rPr>
                <w:noProof/>
                <w:webHidden/>
              </w:rPr>
              <w:fldChar w:fldCharType="separate"/>
            </w:r>
            <w:r w:rsidR="00DA6A5E">
              <w:rPr>
                <w:noProof/>
                <w:webHidden/>
              </w:rPr>
              <w:t>5</w:t>
            </w:r>
            <w:r w:rsidR="00DA6A5E">
              <w:rPr>
                <w:noProof/>
                <w:webHidden/>
              </w:rPr>
              <w:fldChar w:fldCharType="end"/>
            </w:r>
          </w:hyperlink>
        </w:p>
        <w:p w14:paraId="11ACEEFD" w14:textId="512B70C4" w:rsidR="00DA6A5E" w:rsidRDefault="00000000">
          <w:pPr>
            <w:pStyle w:val="TOC2"/>
            <w:tabs>
              <w:tab w:val="right" w:leader="dot" w:pos="9016"/>
            </w:tabs>
            <w:rPr>
              <w:rFonts w:cstheme="minorBidi"/>
              <w:b w:val="0"/>
              <w:bCs w:val="0"/>
              <w:noProof/>
              <w:sz w:val="24"/>
              <w:szCs w:val="24"/>
            </w:rPr>
          </w:pPr>
          <w:hyperlink w:anchor="_Toc144374358" w:history="1">
            <w:r w:rsidR="00DA6A5E" w:rsidRPr="000E1153">
              <w:rPr>
                <w:rStyle w:val="Hyperlink"/>
                <w:noProof/>
              </w:rPr>
              <w:t>1.3 Methodology</w:t>
            </w:r>
            <w:r w:rsidR="00DA6A5E">
              <w:rPr>
                <w:noProof/>
                <w:webHidden/>
              </w:rPr>
              <w:tab/>
            </w:r>
            <w:r w:rsidR="00DA6A5E">
              <w:rPr>
                <w:noProof/>
                <w:webHidden/>
              </w:rPr>
              <w:fldChar w:fldCharType="begin"/>
            </w:r>
            <w:r w:rsidR="00DA6A5E">
              <w:rPr>
                <w:noProof/>
                <w:webHidden/>
              </w:rPr>
              <w:instrText xml:space="preserve"> PAGEREF _Toc144374358 \h </w:instrText>
            </w:r>
            <w:r w:rsidR="00DA6A5E">
              <w:rPr>
                <w:noProof/>
                <w:webHidden/>
              </w:rPr>
            </w:r>
            <w:r w:rsidR="00DA6A5E">
              <w:rPr>
                <w:noProof/>
                <w:webHidden/>
              </w:rPr>
              <w:fldChar w:fldCharType="separate"/>
            </w:r>
            <w:r w:rsidR="00DA6A5E">
              <w:rPr>
                <w:noProof/>
                <w:webHidden/>
              </w:rPr>
              <w:t>6</w:t>
            </w:r>
            <w:r w:rsidR="00DA6A5E">
              <w:rPr>
                <w:noProof/>
                <w:webHidden/>
              </w:rPr>
              <w:fldChar w:fldCharType="end"/>
            </w:r>
          </w:hyperlink>
        </w:p>
        <w:p w14:paraId="325912DD" w14:textId="1EBB6328" w:rsidR="00DA6A5E" w:rsidRDefault="00000000">
          <w:pPr>
            <w:pStyle w:val="TOC2"/>
            <w:tabs>
              <w:tab w:val="right" w:leader="dot" w:pos="9016"/>
            </w:tabs>
            <w:rPr>
              <w:rFonts w:cstheme="minorBidi"/>
              <w:b w:val="0"/>
              <w:bCs w:val="0"/>
              <w:noProof/>
              <w:sz w:val="24"/>
              <w:szCs w:val="24"/>
            </w:rPr>
          </w:pPr>
          <w:hyperlink w:anchor="_Toc144374359" w:history="1">
            <w:r w:rsidR="00DA6A5E" w:rsidRPr="000E1153">
              <w:rPr>
                <w:rStyle w:val="Hyperlink"/>
                <w:noProof/>
              </w:rPr>
              <w:t>1.4 Research Questions</w:t>
            </w:r>
            <w:r w:rsidR="00DA6A5E">
              <w:rPr>
                <w:noProof/>
                <w:webHidden/>
              </w:rPr>
              <w:tab/>
            </w:r>
            <w:r w:rsidR="00DA6A5E">
              <w:rPr>
                <w:noProof/>
                <w:webHidden/>
              </w:rPr>
              <w:fldChar w:fldCharType="begin"/>
            </w:r>
            <w:r w:rsidR="00DA6A5E">
              <w:rPr>
                <w:noProof/>
                <w:webHidden/>
              </w:rPr>
              <w:instrText xml:space="preserve"> PAGEREF _Toc144374359 \h </w:instrText>
            </w:r>
            <w:r w:rsidR="00DA6A5E">
              <w:rPr>
                <w:noProof/>
                <w:webHidden/>
              </w:rPr>
            </w:r>
            <w:r w:rsidR="00DA6A5E">
              <w:rPr>
                <w:noProof/>
                <w:webHidden/>
              </w:rPr>
              <w:fldChar w:fldCharType="separate"/>
            </w:r>
            <w:r w:rsidR="00DA6A5E">
              <w:rPr>
                <w:noProof/>
                <w:webHidden/>
              </w:rPr>
              <w:t>7</w:t>
            </w:r>
            <w:r w:rsidR="00DA6A5E">
              <w:rPr>
                <w:noProof/>
                <w:webHidden/>
              </w:rPr>
              <w:fldChar w:fldCharType="end"/>
            </w:r>
          </w:hyperlink>
        </w:p>
        <w:p w14:paraId="1E356F8B" w14:textId="7332509D" w:rsidR="00DA6A5E" w:rsidRDefault="00000000">
          <w:pPr>
            <w:pStyle w:val="TOC1"/>
            <w:tabs>
              <w:tab w:val="right" w:leader="dot" w:pos="9016"/>
            </w:tabs>
            <w:rPr>
              <w:rFonts w:cstheme="minorBidi"/>
              <w:b w:val="0"/>
              <w:bCs w:val="0"/>
              <w:i w:val="0"/>
              <w:iCs w:val="0"/>
              <w:noProof/>
            </w:rPr>
          </w:pPr>
          <w:hyperlink w:anchor="_Toc144374360" w:history="1">
            <w:r w:rsidR="00DA6A5E" w:rsidRPr="000E1153">
              <w:rPr>
                <w:rStyle w:val="Hyperlink"/>
                <w:noProof/>
              </w:rPr>
              <w:t>2. Literature Review</w:t>
            </w:r>
            <w:r w:rsidR="00DA6A5E">
              <w:rPr>
                <w:noProof/>
                <w:webHidden/>
              </w:rPr>
              <w:tab/>
            </w:r>
            <w:r w:rsidR="00DA6A5E">
              <w:rPr>
                <w:noProof/>
                <w:webHidden/>
              </w:rPr>
              <w:fldChar w:fldCharType="begin"/>
            </w:r>
            <w:r w:rsidR="00DA6A5E">
              <w:rPr>
                <w:noProof/>
                <w:webHidden/>
              </w:rPr>
              <w:instrText xml:space="preserve"> PAGEREF _Toc144374360 \h </w:instrText>
            </w:r>
            <w:r w:rsidR="00DA6A5E">
              <w:rPr>
                <w:noProof/>
                <w:webHidden/>
              </w:rPr>
            </w:r>
            <w:r w:rsidR="00DA6A5E">
              <w:rPr>
                <w:noProof/>
                <w:webHidden/>
              </w:rPr>
              <w:fldChar w:fldCharType="separate"/>
            </w:r>
            <w:r w:rsidR="00DA6A5E">
              <w:rPr>
                <w:noProof/>
                <w:webHidden/>
              </w:rPr>
              <w:t>8</w:t>
            </w:r>
            <w:r w:rsidR="00DA6A5E">
              <w:rPr>
                <w:noProof/>
                <w:webHidden/>
              </w:rPr>
              <w:fldChar w:fldCharType="end"/>
            </w:r>
          </w:hyperlink>
        </w:p>
        <w:p w14:paraId="0304F760" w14:textId="4B440B92" w:rsidR="00DA6A5E" w:rsidRDefault="00000000">
          <w:pPr>
            <w:pStyle w:val="TOC2"/>
            <w:tabs>
              <w:tab w:val="right" w:leader="dot" w:pos="9016"/>
            </w:tabs>
            <w:rPr>
              <w:rFonts w:cstheme="minorBidi"/>
              <w:b w:val="0"/>
              <w:bCs w:val="0"/>
              <w:noProof/>
              <w:sz w:val="24"/>
              <w:szCs w:val="24"/>
            </w:rPr>
          </w:pPr>
          <w:hyperlink w:anchor="_Toc144374361" w:history="1">
            <w:r w:rsidR="00DA6A5E" w:rsidRPr="000E1153">
              <w:rPr>
                <w:rStyle w:val="Hyperlink"/>
                <w:noProof/>
              </w:rPr>
              <w:t>2.1 Sentiment Analysis: A Brief Overview</w:t>
            </w:r>
            <w:r w:rsidR="00DA6A5E">
              <w:rPr>
                <w:noProof/>
                <w:webHidden/>
              </w:rPr>
              <w:tab/>
            </w:r>
            <w:r w:rsidR="00DA6A5E">
              <w:rPr>
                <w:noProof/>
                <w:webHidden/>
              </w:rPr>
              <w:fldChar w:fldCharType="begin"/>
            </w:r>
            <w:r w:rsidR="00DA6A5E">
              <w:rPr>
                <w:noProof/>
                <w:webHidden/>
              </w:rPr>
              <w:instrText xml:space="preserve"> PAGEREF _Toc144374361 \h </w:instrText>
            </w:r>
            <w:r w:rsidR="00DA6A5E">
              <w:rPr>
                <w:noProof/>
                <w:webHidden/>
              </w:rPr>
            </w:r>
            <w:r w:rsidR="00DA6A5E">
              <w:rPr>
                <w:noProof/>
                <w:webHidden/>
              </w:rPr>
              <w:fldChar w:fldCharType="separate"/>
            </w:r>
            <w:r w:rsidR="00DA6A5E">
              <w:rPr>
                <w:noProof/>
                <w:webHidden/>
              </w:rPr>
              <w:t>8</w:t>
            </w:r>
            <w:r w:rsidR="00DA6A5E">
              <w:rPr>
                <w:noProof/>
                <w:webHidden/>
              </w:rPr>
              <w:fldChar w:fldCharType="end"/>
            </w:r>
          </w:hyperlink>
        </w:p>
        <w:p w14:paraId="7092C31D" w14:textId="290C17FF" w:rsidR="00DA6A5E" w:rsidRDefault="00000000">
          <w:pPr>
            <w:pStyle w:val="TOC2"/>
            <w:tabs>
              <w:tab w:val="right" w:leader="dot" w:pos="9016"/>
            </w:tabs>
            <w:rPr>
              <w:rFonts w:cstheme="minorBidi"/>
              <w:b w:val="0"/>
              <w:bCs w:val="0"/>
              <w:noProof/>
              <w:sz w:val="24"/>
              <w:szCs w:val="24"/>
            </w:rPr>
          </w:pPr>
          <w:hyperlink w:anchor="_Toc144374362" w:history="1">
            <w:r w:rsidR="00DA6A5E" w:rsidRPr="000E1153">
              <w:rPr>
                <w:rStyle w:val="Hyperlink"/>
                <w:noProof/>
              </w:rPr>
              <w:t>2.2 News Sentiment and Stock Market Movements</w:t>
            </w:r>
            <w:r w:rsidR="00DA6A5E">
              <w:rPr>
                <w:noProof/>
                <w:webHidden/>
              </w:rPr>
              <w:tab/>
            </w:r>
            <w:r w:rsidR="00DA6A5E">
              <w:rPr>
                <w:noProof/>
                <w:webHidden/>
              </w:rPr>
              <w:fldChar w:fldCharType="begin"/>
            </w:r>
            <w:r w:rsidR="00DA6A5E">
              <w:rPr>
                <w:noProof/>
                <w:webHidden/>
              </w:rPr>
              <w:instrText xml:space="preserve"> PAGEREF _Toc144374362 \h </w:instrText>
            </w:r>
            <w:r w:rsidR="00DA6A5E">
              <w:rPr>
                <w:noProof/>
                <w:webHidden/>
              </w:rPr>
            </w:r>
            <w:r w:rsidR="00DA6A5E">
              <w:rPr>
                <w:noProof/>
                <w:webHidden/>
              </w:rPr>
              <w:fldChar w:fldCharType="separate"/>
            </w:r>
            <w:r w:rsidR="00DA6A5E">
              <w:rPr>
                <w:noProof/>
                <w:webHidden/>
              </w:rPr>
              <w:t>8</w:t>
            </w:r>
            <w:r w:rsidR="00DA6A5E">
              <w:rPr>
                <w:noProof/>
                <w:webHidden/>
              </w:rPr>
              <w:fldChar w:fldCharType="end"/>
            </w:r>
          </w:hyperlink>
        </w:p>
        <w:p w14:paraId="495413F1" w14:textId="33F4C2E0" w:rsidR="00DA6A5E" w:rsidRDefault="00000000">
          <w:pPr>
            <w:pStyle w:val="TOC2"/>
            <w:tabs>
              <w:tab w:val="right" w:leader="dot" w:pos="9016"/>
            </w:tabs>
            <w:rPr>
              <w:rFonts w:cstheme="minorBidi"/>
              <w:b w:val="0"/>
              <w:bCs w:val="0"/>
              <w:noProof/>
              <w:sz w:val="24"/>
              <w:szCs w:val="24"/>
            </w:rPr>
          </w:pPr>
          <w:hyperlink w:anchor="_Toc144374363" w:history="1">
            <w:r w:rsidR="00DA6A5E" w:rsidRPr="000E1153">
              <w:rPr>
                <w:rStyle w:val="Hyperlink"/>
                <w:noProof/>
              </w:rPr>
              <w:t>2.3 Machine Learning Models in Financial Forecasting</w:t>
            </w:r>
            <w:r w:rsidR="00DA6A5E">
              <w:rPr>
                <w:noProof/>
                <w:webHidden/>
              </w:rPr>
              <w:tab/>
            </w:r>
            <w:r w:rsidR="00DA6A5E">
              <w:rPr>
                <w:noProof/>
                <w:webHidden/>
              </w:rPr>
              <w:fldChar w:fldCharType="begin"/>
            </w:r>
            <w:r w:rsidR="00DA6A5E">
              <w:rPr>
                <w:noProof/>
                <w:webHidden/>
              </w:rPr>
              <w:instrText xml:space="preserve"> PAGEREF _Toc144374363 \h </w:instrText>
            </w:r>
            <w:r w:rsidR="00DA6A5E">
              <w:rPr>
                <w:noProof/>
                <w:webHidden/>
              </w:rPr>
            </w:r>
            <w:r w:rsidR="00DA6A5E">
              <w:rPr>
                <w:noProof/>
                <w:webHidden/>
              </w:rPr>
              <w:fldChar w:fldCharType="separate"/>
            </w:r>
            <w:r w:rsidR="00DA6A5E">
              <w:rPr>
                <w:noProof/>
                <w:webHidden/>
              </w:rPr>
              <w:t>9</w:t>
            </w:r>
            <w:r w:rsidR="00DA6A5E">
              <w:rPr>
                <w:noProof/>
                <w:webHidden/>
              </w:rPr>
              <w:fldChar w:fldCharType="end"/>
            </w:r>
          </w:hyperlink>
        </w:p>
        <w:p w14:paraId="398DDE3E" w14:textId="2307591A" w:rsidR="00DA6A5E" w:rsidRDefault="00000000">
          <w:pPr>
            <w:pStyle w:val="TOC2"/>
            <w:tabs>
              <w:tab w:val="right" w:leader="dot" w:pos="9016"/>
            </w:tabs>
            <w:rPr>
              <w:rFonts w:cstheme="minorBidi"/>
              <w:b w:val="0"/>
              <w:bCs w:val="0"/>
              <w:noProof/>
              <w:sz w:val="24"/>
              <w:szCs w:val="24"/>
            </w:rPr>
          </w:pPr>
          <w:hyperlink w:anchor="_Toc144374364" w:history="1">
            <w:r w:rsidR="00DA6A5E" w:rsidRPr="000E1153">
              <w:rPr>
                <w:rStyle w:val="Hyperlink"/>
                <w:noProof/>
              </w:rPr>
              <w:t>2.4 The COVID-19 Pandemic: A New Challenge</w:t>
            </w:r>
            <w:r w:rsidR="00DA6A5E">
              <w:rPr>
                <w:noProof/>
                <w:webHidden/>
              </w:rPr>
              <w:tab/>
            </w:r>
            <w:r w:rsidR="00DA6A5E">
              <w:rPr>
                <w:noProof/>
                <w:webHidden/>
              </w:rPr>
              <w:fldChar w:fldCharType="begin"/>
            </w:r>
            <w:r w:rsidR="00DA6A5E">
              <w:rPr>
                <w:noProof/>
                <w:webHidden/>
              </w:rPr>
              <w:instrText xml:space="preserve"> PAGEREF _Toc144374364 \h </w:instrText>
            </w:r>
            <w:r w:rsidR="00DA6A5E">
              <w:rPr>
                <w:noProof/>
                <w:webHidden/>
              </w:rPr>
            </w:r>
            <w:r w:rsidR="00DA6A5E">
              <w:rPr>
                <w:noProof/>
                <w:webHidden/>
              </w:rPr>
              <w:fldChar w:fldCharType="separate"/>
            </w:r>
            <w:r w:rsidR="00DA6A5E">
              <w:rPr>
                <w:noProof/>
                <w:webHidden/>
              </w:rPr>
              <w:t>9</w:t>
            </w:r>
            <w:r w:rsidR="00DA6A5E">
              <w:rPr>
                <w:noProof/>
                <w:webHidden/>
              </w:rPr>
              <w:fldChar w:fldCharType="end"/>
            </w:r>
          </w:hyperlink>
        </w:p>
        <w:p w14:paraId="1293B443" w14:textId="1EA22760" w:rsidR="00DA6A5E" w:rsidRDefault="00000000">
          <w:pPr>
            <w:pStyle w:val="TOC1"/>
            <w:tabs>
              <w:tab w:val="right" w:leader="dot" w:pos="9016"/>
            </w:tabs>
            <w:rPr>
              <w:rFonts w:cstheme="minorBidi"/>
              <w:b w:val="0"/>
              <w:bCs w:val="0"/>
              <w:i w:val="0"/>
              <w:iCs w:val="0"/>
              <w:noProof/>
            </w:rPr>
          </w:pPr>
          <w:hyperlink w:anchor="_Toc144374365" w:history="1">
            <w:r w:rsidR="00DA6A5E" w:rsidRPr="000E1153">
              <w:rPr>
                <w:rStyle w:val="Hyperlink"/>
                <w:noProof/>
              </w:rPr>
              <w:t>3. Data</w:t>
            </w:r>
            <w:r w:rsidR="00DA6A5E">
              <w:rPr>
                <w:noProof/>
                <w:webHidden/>
              </w:rPr>
              <w:tab/>
            </w:r>
            <w:r w:rsidR="00DA6A5E">
              <w:rPr>
                <w:noProof/>
                <w:webHidden/>
              </w:rPr>
              <w:fldChar w:fldCharType="begin"/>
            </w:r>
            <w:r w:rsidR="00DA6A5E">
              <w:rPr>
                <w:noProof/>
                <w:webHidden/>
              </w:rPr>
              <w:instrText xml:space="preserve"> PAGEREF _Toc144374365 \h </w:instrText>
            </w:r>
            <w:r w:rsidR="00DA6A5E">
              <w:rPr>
                <w:noProof/>
                <w:webHidden/>
              </w:rPr>
            </w:r>
            <w:r w:rsidR="00DA6A5E">
              <w:rPr>
                <w:noProof/>
                <w:webHidden/>
              </w:rPr>
              <w:fldChar w:fldCharType="separate"/>
            </w:r>
            <w:r w:rsidR="00DA6A5E">
              <w:rPr>
                <w:noProof/>
                <w:webHidden/>
              </w:rPr>
              <w:t>10</w:t>
            </w:r>
            <w:r w:rsidR="00DA6A5E">
              <w:rPr>
                <w:noProof/>
                <w:webHidden/>
              </w:rPr>
              <w:fldChar w:fldCharType="end"/>
            </w:r>
          </w:hyperlink>
        </w:p>
        <w:p w14:paraId="4777299C" w14:textId="0ADDAA70" w:rsidR="00DA6A5E" w:rsidRDefault="00000000">
          <w:pPr>
            <w:pStyle w:val="TOC2"/>
            <w:tabs>
              <w:tab w:val="right" w:leader="dot" w:pos="9016"/>
            </w:tabs>
            <w:rPr>
              <w:rFonts w:cstheme="minorBidi"/>
              <w:b w:val="0"/>
              <w:bCs w:val="0"/>
              <w:noProof/>
              <w:sz w:val="24"/>
              <w:szCs w:val="24"/>
            </w:rPr>
          </w:pPr>
          <w:hyperlink w:anchor="_Toc144374366" w:history="1">
            <w:r w:rsidR="00DA6A5E" w:rsidRPr="000E1153">
              <w:rPr>
                <w:rStyle w:val="Hyperlink"/>
                <w:noProof/>
              </w:rPr>
              <w:t>3.1 Dataset Overview</w:t>
            </w:r>
            <w:r w:rsidR="00DA6A5E">
              <w:rPr>
                <w:noProof/>
                <w:webHidden/>
              </w:rPr>
              <w:tab/>
            </w:r>
            <w:r w:rsidR="00DA6A5E">
              <w:rPr>
                <w:noProof/>
                <w:webHidden/>
              </w:rPr>
              <w:fldChar w:fldCharType="begin"/>
            </w:r>
            <w:r w:rsidR="00DA6A5E">
              <w:rPr>
                <w:noProof/>
                <w:webHidden/>
              </w:rPr>
              <w:instrText xml:space="preserve"> PAGEREF _Toc144374366 \h </w:instrText>
            </w:r>
            <w:r w:rsidR="00DA6A5E">
              <w:rPr>
                <w:noProof/>
                <w:webHidden/>
              </w:rPr>
            </w:r>
            <w:r w:rsidR="00DA6A5E">
              <w:rPr>
                <w:noProof/>
                <w:webHidden/>
              </w:rPr>
              <w:fldChar w:fldCharType="separate"/>
            </w:r>
            <w:r w:rsidR="00DA6A5E">
              <w:rPr>
                <w:noProof/>
                <w:webHidden/>
              </w:rPr>
              <w:t>10</w:t>
            </w:r>
            <w:r w:rsidR="00DA6A5E">
              <w:rPr>
                <w:noProof/>
                <w:webHidden/>
              </w:rPr>
              <w:fldChar w:fldCharType="end"/>
            </w:r>
          </w:hyperlink>
        </w:p>
        <w:p w14:paraId="41841326" w14:textId="61134441" w:rsidR="00DA6A5E" w:rsidRDefault="00000000">
          <w:pPr>
            <w:pStyle w:val="TOC2"/>
            <w:tabs>
              <w:tab w:val="right" w:leader="dot" w:pos="9016"/>
            </w:tabs>
            <w:rPr>
              <w:rFonts w:cstheme="minorBidi"/>
              <w:b w:val="0"/>
              <w:bCs w:val="0"/>
              <w:noProof/>
              <w:sz w:val="24"/>
              <w:szCs w:val="24"/>
            </w:rPr>
          </w:pPr>
          <w:hyperlink w:anchor="_Toc144374367" w:history="1">
            <w:r w:rsidR="00DA6A5E" w:rsidRPr="000E1153">
              <w:rPr>
                <w:rStyle w:val="Hyperlink"/>
                <w:noProof/>
              </w:rPr>
              <w:t>3.2 Data Sources</w:t>
            </w:r>
            <w:r w:rsidR="00DA6A5E">
              <w:rPr>
                <w:noProof/>
                <w:webHidden/>
              </w:rPr>
              <w:tab/>
            </w:r>
            <w:r w:rsidR="00DA6A5E">
              <w:rPr>
                <w:noProof/>
                <w:webHidden/>
              </w:rPr>
              <w:fldChar w:fldCharType="begin"/>
            </w:r>
            <w:r w:rsidR="00DA6A5E">
              <w:rPr>
                <w:noProof/>
                <w:webHidden/>
              </w:rPr>
              <w:instrText xml:space="preserve"> PAGEREF _Toc144374367 \h </w:instrText>
            </w:r>
            <w:r w:rsidR="00DA6A5E">
              <w:rPr>
                <w:noProof/>
                <w:webHidden/>
              </w:rPr>
            </w:r>
            <w:r w:rsidR="00DA6A5E">
              <w:rPr>
                <w:noProof/>
                <w:webHidden/>
              </w:rPr>
              <w:fldChar w:fldCharType="separate"/>
            </w:r>
            <w:r w:rsidR="00DA6A5E">
              <w:rPr>
                <w:noProof/>
                <w:webHidden/>
              </w:rPr>
              <w:t>11</w:t>
            </w:r>
            <w:r w:rsidR="00DA6A5E">
              <w:rPr>
                <w:noProof/>
                <w:webHidden/>
              </w:rPr>
              <w:fldChar w:fldCharType="end"/>
            </w:r>
          </w:hyperlink>
        </w:p>
        <w:p w14:paraId="02DF6B9B" w14:textId="705E99F1" w:rsidR="00DA6A5E" w:rsidRDefault="00000000">
          <w:pPr>
            <w:pStyle w:val="TOC2"/>
            <w:tabs>
              <w:tab w:val="right" w:leader="dot" w:pos="9016"/>
            </w:tabs>
            <w:rPr>
              <w:rFonts w:cstheme="minorBidi"/>
              <w:b w:val="0"/>
              <w:bCs w:val="0"/>
              <w:noProof/>
              <w:sz w:val="24"/>
              <w:szCs w:val="24"/>
            </w:rPr>
          </w:pPr>
          <w:hyperlink w:anchor="_Toc144374368" w:history="1">
            <w:r w:rsidR="00DA6A5E" w:rsidRPr="000E1153">
              <w:rPr>
                <w:rStyle w:val="Hyperlink"/>
                <w:noProof/>
              </w:rPr>
              <w:t>3.3 Variables</w:t>
            </w:r>
            <w:r w:rsidR="00DA6A5E">
              <w:rPr>
                <w:noProof/>
                <w:webHidden/>
              </w:rPr>
              <w:tab/>
            </w:r>
            <w:r w:rsidR="00DA6A5E">
              <w:rPr>
                <w:noProof/>
                <w:webHidden/>
              </w:rPr>
              <w:fldChar w:fldCharType="begin"/>
            </w:r>
            <w:r w:rsidR="00DA6A5E">
              <w:rPr>
                <w:noProof/>
                <w:webHidden/>
              </w:rPr>
              <w:instrText xml:space="preserve"> PAGEREF _Toc144374368 \h </w:instrText>
            </w:r>
            <w:r w:rsidR="00DA6A5E">
              <w:rPr>
                <w:noProof/>
                <w:webHidden/>
              </w:rPr>
            </w:r>
            <w:r w:rsidR="00DA6A5E">
              <w:rPr>
                <w:noProof/>
                <w:webHidden/>
              </w:rPr>
              <w:fldChar w:fldCharType="separate"/>
            </w:r>
            <w:r w:rsidR="00DA6A5E">
              <w:rPr>
                <w:noProof/>
                <w:webHidden/>
              </w:rPr>
              <w:t>12</w:t>
            </w:r>
            <w:r w:rsidR="00DA6A5E">
              <w:rPr>
                <w:noProof/>
                <w:webHidden/>
              </w:rPr>
              <w:fldChar w:fldCharType="end"/>
            </w:r>
          </w:hyperlink>
        </w:p>
        <w:p w14:paraId="502FC1C5" w14:textId="3E266D3B" w:rsidR="00DA6A5E" w:rsidRDefault="00000000">
          <w:pPr>
            <w:pStyle w:val="TOC2"/>
            <w:tabs>
              <w:tab w:val="right" w:leader="dot" w:pos="9016"/>
            </w:tabs>
            <w:rPr>
              <w:rFonts w:cstheme="minorBidi"/>
              <w:b w:val="0"/>
              <w:bCs w:val="0"/>
              <w:noProof/>
              <w:sz w:val="24"/>
              <w:szCs w:val="24"/>
            </w:rPr>
          </w:pPr>
          <w:hyperlink w:anchor="_Toc144374369" w:history="1">
            <w:r w:rsidR="00DA6A5E" w:rsidRPr="000E1153">
              <w:rPr>
                <w:rStyle w:val="Hyperlink"/>
                <w:noProof/>
              </w:rPr>
              <w:t>3.4 Dataset Specifications</w:t>
            </w:r>
            <w:r w:rsidR="00DA6A5E">
              <w:rPr>
                <w:noProof/>
                <w:webHidden/>
              </w:rPr>
              <w:tab/>
            </w:r>
            <w:r w:rsidR="00DA6A5E">
              <w:rPr>
                <w:noProof/>
                <w:webHidden/>
              </w:rPr>
              <w:fldChar w:fldCharType="begin"/>
            </w:r>
            <w:r w:rsidR="00DA6A5E">
              <w:rPr>
                <w:noProof/>
                <w:webHidden/>
              </w:rPr>
              <w:instrText xml:space="preserve"> PAGEREF _Toc144374369 \h </w:instrText>
            </w:r>
            <w:r w:rsidR="00DA6A5E">
              <w:rPr>
                <w:noProof/>
                <w:webHidden/>
              </w:rPr>
            </w:r>
            <w:r w:rsidR="00DA6A5E">
              <w:rPr>
                <w:noProof/>
                <w:webHidden/>
              </w:rPr>
              <w:fldChar w:fldCharType="separate"/>
            </w:r>
            <w:r w:rsidR="00DA6A5E">
              <w:rPr>
                <w:noProof/>
                <w:webHidden/>
              </w:rPr>
              <w:t>12</w:t>
            </w:r>
            <w:r w:rsidR="00DA6A5E">
              <w:rPr>
                <w:noProof/>
                <w:webHidden/>
              </w:rPr>
              <w:fldChar w:fldCharType="end"/>
            </w:r>
          </w:hyperlink>
        </w:p>
        <w:p w14:paraId="53297FB4" w14:textId="76FB61E7" w:rsidR="00DA6A5E" w:rsidRDefault="00000000">
          <w:pPr>
            <w:pStyle w:val="TOC1"/>
            <w:tabs>
              <w:tab w:val="right" w:leader="dot" w:pos="9016"/>
            </w:tabs>
            <w:rPr>
              <w:rFonts w:cstheme="minorBidi"/>
              <w:b w:val="0"/>
              <w:bCs w:val="0"/>
              <w:i w:val="0"/>
              <w:iCs w:val="0"/>
              <w:noProof/>
            </w:rPr>
          </w:pPr>
          <w:hyperlink w:anchor="_Toc144374370" w:history="1">
            <w:r w:rsidR="00DA6A5E" w:rsidRPr="000E1153">
              <w:rPr>
                <w:rStyle w:val="Hyperlink"/>
                <w:noProof/>
              </w:rPr>
              <w:t>4. Preprocessing</w:t>
            </w:r>
            <w:r w:rsidR="00DA6A5E">
              <w:rPr>
                <w:noProof/>
                <w:webHidden/>
              </w:rPr>
              <w:tab/>
            </w:r>
            <w:r w:rsidR="00DA6A5E">
              <w:rPr>
                <w:noProof/>
                <w:webHidden/>
              </w:rPr>
              <w:fldChar w:fldCharType="begin"/>
            </w:r>
            <w:r w:rsidR="00DA6A5E">
              <w:rPr>
                <w:noProof/>
                <w:webHidden/>
              </w:rPr>
              <w:instrText xml:space="preserve"> PAGEREF _Toc144374370 \h </w:instrText>
            </w:r>
            <w:r w:rsidR="00DA6A5E">
              <w:rPr>
                <w:noProof/>
                <w:webHidden/>
              </w:rPr>
            </w:r>
            <w:r w:rsidR="00DA6A5E">
              <w:rPr>
                <w:noProof/>
                <w:webHidden/>
              </w:rPr>
              <w:fldChar w:fldCharType="separate"/>
            </w:r>
            <w:r w:rsidR="00DA6A5E">
              <w:rPr>
                <w:noProof/>
                <w:webHidden/>
              </w:rPr>
              <w:t>13</w:t>
            </w:r>
            <w:r w:rsidR="00DA6A5E">
              <w:rPr>
                <w:noProof/>
                <w:webHidden/>
              </w:rPr>
              <w:fldChar w:fldCharType="end"/>
            </w:r>
          </w:hyperlink>
        </w:p>
        <w:p w14:paraId="7A1504C3" w14:textId="6F07FC77" w:rsidR="00DA6A5E" w:rsidRDefault="00000000">
          <w:pPr>
            <w:pStyle w:val="TOC2"/>
            <w:tabs>
              <w:tab w:val="right" w:leader="dot" w:pos="9016"/>
            </w:tabs>
            <w:rPr>
              <w:rFonts w:cstheme="minorBidi"/>
              <w:b w:val="0"/>
              <w:bCs w:val="0"/>
              <w:noProof/>
              <w:sz w:val="24"/>
              <w:szCs w:val="24"/>
            </w:rPr>
          </w:pPr>
          <w:hyperlink w:anchor="_Toc144374371" w:history="1">
            <w:r w:rsidR="00DA6A5E" w:rsidRPr="000E1153">
              <w:rPr>
                <w:rStyle w:val="Hyperlink"/>
                <w:noProof/>
              </w:rPr>
              <w:t>4.1 Handling Missing Values</w:t>
            </w:r>
            <w:r w:rsidR="00DA6A5E">
              <w:rPr>
                <w:noProof/>
                <w:webHidden/>
              </w:rPr>
              <w:tab/>
            </w:r>
            <w:r w:rsidR="00DA6A5E">
              <w:rPr>
                <w:noProof/>
                <w:webHidden/>
              </w:rPr>
              <w:fldChar w:fldCharType="begin"/>
            </w:r>
            <w:r w:rsidR="00DA6A5E">
              <w:rPr>
                <w:noProof/>
                <w:webHidden/>
              </w:rPr>
              <w:instrText xml:space="preserve"> PAGEREF _Toc144374371 \h </w:instrText>
            </w:r>
            <w:r w:rsidR="00DA6A5E">
              <w:rPr>
                <w:noProof/>
                <w:webHidden/>
              </w:rPr>
            </w:r>
            <w:r w:rsidR="00DA6A5E">
              <w:rPr>
                <w:noProof/>
                <w:webHidden/>
              </w:rPr>
              <w:fldChar w:fldCharType="separate"/>
            </w:r>
            <w:r w:rsidR="00DA6A5E">
              <w:rPr>
                <w:noProof/>
                <w:webHidden/>
              </w:rPr>
              <w:t>14</w:t>
            </w:r>
            <w:r w:rsidR="00DA6A5E">
              <w:rPr>
                <w:noProof/>
                <w:webHidden/>
              </w:rPr>
              <w:fldChar w:fldCharType="end"/>
            </w:r>
          </w:hyperlink>
        </w:p>
        <w:p w14:paraId="1364AE05" w14:textId="1399A12A" w:rsidR="00DA6A5E" w:rsidRDefault="00000000">
          <w:pPr>
            <w:pStyle w:val="TOC2"/>
            <w:tabs>
              <w:tab w:val="right" w:leader="dot" w:pos="9016"/>
            </w:tabs>
            <w:rPr>
              <w:rFonts w:cstheme="minorBidi"/>
              <w:b w:val="0"/>
              <w:bCs w:val="0"/>
              <w:noProof/>
              <w:sz w:val="24"/>
              <w:szCs w:val="24"/>
            </w:rPr>
          </w:pPr>
          <w:hyperlink w:anchor="_Toc144374372" w:history="1">
            <w:r w:rsidR="00DA6A5E" w:rsidRPr="000E1153">
              <w:rPr>
                <w:rStyle w:val="Hyperlink"/>
                <w:noProof/>
              </w:rPr>
              <w:t>4.2 Visualization of Missing Data</w:t>
            </w:r>
            <w:r w:rsidR="00DA6A5E">
              <w:rPr>
                <w:noProof/>
                <w:webHidden/>
              </w:rPr>
              <w:tab/>
            </w:r>
            <w:r w:rsidR="00DA6A5E">
              <w:rPr>
                <w:noProof/>
                <w:webHidden/>
              </w:rPr>
              <w:fldChar w:fldCharType="begin"/>
            </w:r>
            <w:r w:rsidR="00DA6A5E">
              <w:rPr>
                <w:noProof/>
                <w:webHidden/>
              </w:rPr>
              <w:instrText xml:space="preserve"> PAGEREF _Toc144374372 \h </w:instrText>
            </w:r>
            <w:r w:rsidR="00DA6A5E">
              <w:rPr>
                <w:noProof/>
                <w:webHidden/>
              </w:rPr>
            </w:r>
            <w:r w:rsidR="00DA6A5E">
              <w:rPr>
                <w:noProof/>
                <w:webHidden/>
              </w:rPr>
              <w:fldChar w:fldCharType="separate"/>
            </w:r>
            <w:r w:rsidR="00DA6A5E">
              <w:rPr>
                <w:noProof/>
                <w:webHidden/>
              </w:rPr>
              <w:t>14</w:t>
            </w:r>
            <w:r w:rsidR="00DA6A5E">
              <w:rPr>
                <w:noProof/>
                <w:webHidden/>
              </w:rPr>
              <w:fldChar w:fldCharType="end"/>
            </w:r>
          </w:hyperlink>
        </w:p>
        <w:p w14:paraId="1874AEFD" w14:textId="0FDF50DF" w:rsidR="00DA6A5E" w:rsidRDefault="00000000">
          <w:pPr>
            <w:pStyle w:val="TOC1"/>
            <w:tabs>
              <w:tab w:val="right" w:leader="dot" w:pos="9016"/>
            </w:tabs>
            <w:rPr>
              <w:rFonts w:cstheme="minorBidi"/>
              <w:b w:val="0"/>
              <w:bCs w:val="0"/>
              <w:i w:val="0"/>
              <w:iCs w:val="0"/>
              <w:noProof/>
            </w:rPr>
          </w:pPr>
          <w:hyperlink w:anchor="_Toc144374373" w:history="1">
            <w:r w:rsidR="00DA6A5E" w:rsidRPr="000E1153">
              <w:rPr>
                <w:rStyle w:val="Hyperlink"/>
                <w:noProof/>
              </w:rPr>
              <w:t>5. Feature Engineering</w:t>
            </w:r>
            <w:r w:rsidR="00DA6A5E">
              <w:rPr>
                <w:noProof/>
                <w:webHidden/>
              </w:rPr>
              <w:tab/>
            </w:r>
            <w:r w:rsidR="00DA6A5E">
              <w:rPr>
                <w:noProof/>
                <w:webHidden/>
              </w:rPr>
              <w:fldChar w:fldCharType="begin"/>
            </w:r>
            <w:r w:rsidR="00DA6A5E">
              <w:rPr>
                <w:noProof/>
                <w:webHidden/>
              </w:rPr>
              <w:instrText xml:space="preserve"> PAGEREF _Toc144374373 \h </w:instrText>
            </w:r>
            <w:r w:rsidR="00DA6A5E">
              <w:rPr>
                <w:noProof/>
                <w:webHidden/>
              </w:rPr>
            </w:r>
            <w:r w:rsidR="00DA6A5E">
              <w:rPr>
                <w:noProof/>
                <w:webHidden/>
              </w:rPr>
              <w:fldChar w:fldCharType="separate"/>
            </w:r>
            <w:r w:rsidR="00DA6A5E">
              <w:rPr>
                <w:noProof/>
                <w:webHidden/>
              </w:rPr>
              <w:t>16</w:t>
            </w:r>
            <w:r w:rsidR="00DA6A5E">
              <w:rPr>
                <w:noProof/>
                <w:webHidden/>
              </w:rPr>
              <w:fldChar w:fldCharType="end"/>
            </w:r>
          </w:hyperlink>
        </w:p>
        <w:p w14:paraId="4F69EA17" w14:textId="5275BFDB" w:rsidR="00DA6A5E" w:rsidRDefault="00000000">
          <w:pPr>
            <w:pStyle w:val="TOC2"/>
            <w:tabs>
              <w:tab w:val="right" w:leader="dot" w:pos="9016"/>
            </w:tabs>
            <w:rPr>
              <w:rFonts w:cstheme="minorBidi"/>
              <w:b w:val="0"/>
              <w:bCs w:val="0"/>
              <w:noProof/>
              <w:sz w:val="24"/>
              <w:szCs w:val="24"/>
            </w:rPr>
          </w:pPr>
          <w:hyperlink w:anchor="_Toc144374374" w:history="1">
            <w:r w:rsidR="00DA6A5E" w:rsidRPr="000E1153">
              <w:rPr>
                <w:rStyle w:val="Hyperlink"/>
                <w:noProof/>
              </w:rPr>
              <w:t>5.1 Time-Based Features</w:t>
            </w:r>
            <w:r w:rsidR="00DA6A5E">
              <w:rPr>
                <w:noProof/>
                <w:webHidden/>
              </w:rPr>
              <w:tab/>
            </w:r>
            <w:r w:rsidR="00DA6A5E">
              <w:rPr>
                <w:noProof/>
                <w:webHidden/>
              </w:rPr>
              <w:fldChar w:fldCharType="begin"/>
            </w:r>
            <w:r w:rsidR="00DA6A5E">
              <w:rPr>
                <w:noProof/>
                <w:webHidden/>
              </w:rPr>
              <w:instrText xml:space="preserve"> PAGEREF _Toc144374374 \h </w:instrText>
            </w:r>
            <w:r w:rsidR="00DA6A5E">
              <w:rPr>
                <w:noProof/>
                <w:webHidden/>
              </w:rPr>
            </w:r>
            <w:r w:rsidR="00DA6A5E">
              <w:rPr>
                <w:noProof/>
                <w:webHidden/>
              </w:rPr>
              <w:fldChar w:fldCharType="separate"/>
            </w:r>
            <w:r w:rsidR="00DA6A5E">
              <w:rPr>
                <w:noProof/>
                <w:webHidden/>
              </w:rPr>
              <w:t>16</w:t>
            </w:r>
            <w:r w:rsidR="00DA6A5E">
              <w:rPr>
                <w:noProof/>
                <w:webHidden/>
              </w:rPr>
              <w:fldChar w:fldCharType="end"/>
            </w:r>
          </w:hyperlink>
        </w:p>
        <w:p w14:paraId="2D464774" w14:textId="697E8D0C" w:rsidR="00DA6A5E" w:rsidRDefault="00000000">
          <w:pPr>
            <w:pStyle w:val="TOC2"/>
            <w:tabs>
              <w:tab w:val="right" w:leader="dot" w:pos="9016"/>
            </w:tabs>
            <w:rPr>
              <w:rFonts w:cstheme="minorBidi"/>
              <w:b w:val="0"/>
              <w:bCs w:val="0"/>
              <w:noProof/>
              <w:sz w:val="24"/>
              <w:szCs w:val="24"/>
            </w:rPr>
          </w:pPr>
          <w:hyperlink w:anchor="_Toc144374375" w:history="1">
            <w:r w:rsidR="00DA6A5E" w:rsidRPr="000E1153">
              <w:rPr>
                <w:rStyle w:val="Hyperlink"/>
                <w:noProof/>
              </w:rPr>
              <w:t>5.2 Pandemic Phase Indicator</w:t>
            </w:r>
            <w:r w:rsidR="00DA6A5E">
              <w:rPr>
                <w:noProof/>
                <w:webHidden/>
              </w:rPr>
              <w:tab/>
            </w:r>
            <w:r w:rsidR="00DA6A5E">
              <w:rPr>
                <w:noProof/>
                <w:webHidden/>
              </w:rPr>
              <w:fldChar w:fldCharType="begin"/>
            </w:r>
            <w:r w:rsidR="00DA6A5E">
              <w:rPr>
                <w:noProof/>
                <w:webHidden/>
              </w:rPr>
              <w:instrText xml:space="preserve"> PAGEREF _Toc144374375 \h </w:instrText>
            </w:r>
            <w:r w:rsidR="00DA6A5E">
              <w:rPr>
                <w:noProof/>
                <w:webHidden/>
              </w:rPr>
            </w:r>
            <w:r w:rsidR="00DA6A5E">
              <w:rPr>
                <w:noProof/>
                <w:webHidden/>
              </w:rPr>
              <w:fldChar w:fldCharType="separate"/>
            </w:r>
            <w:r w:rsidR="00DA6A5E">
              <w:rPr>
                <w:noProof/>
                <w:webHidden/>
              </w:rPr>
              <w:t>16</w:t>
            </w:r>
            <w:r w:rsidR="00DA6A5E">
              <w:rPr>
                <w:noProof/>
                <w:webHidden/>
              </w:rPr>
              <w:fldChar w:fldCharType="end"/>
            </w:r>
          </w:hyperlink>
        </w:p>
        <w:p w14:paraId="7C2FF179" w14:textId="6A3D443F" w:rsidR="00DA6A5E" w:rsidRDefault="00000000">
          <w:pPr>
            <w:pStyle w:val="TOC2"/>
            <w:tabs>
              <w:tab w:val="right" w:leader="dot" w:pos="9016"/>
            </w:tabs>
            <w:rPr>
              <w:rFonts w:cstheme="minorBidi"/>
              <w:b w:val="0"/>
              <w:bCs w:val="0"/>
              <w:noProof/>
              <w:sz w:val="24"/>
              <w:szCs w:val="24"/>
            </w:rPr>
          </w:pPr>
          <w:hyperlink w:anchor="_Toc144374376" w:history="1">
            <w:r w:rsidR="00DA6A5E" w:rsidRPr="000E1153">
              <w:rPr>
                <w:rStyle w:val="Hyperlink"/>
                <w:noProof/>
              </w:rPr>
              <w:t>5.3 Return Calculations and Classification</w:t>
            </w:r>
            <w:r w:rsidR="00DA6A5E">
              <w:rPr>
                <w:noProof/>
                <w:webHidden/>
              </w:rPr>
              <w:tab/>
            </w:r>
            <w:r w:rsidR="00DA6A5E">
              <w:rPr>
                <w:noProof/>
                <w:webHidden/>
              </w:rPr>
              <w:fldChar w:fldCharType="begin"/>
            </w:r>
            <w:r w:rsidR="00DA6A5E">
              <w:rPr>
                <w:noProof/>
                <w:webHidden/>
              </w:rPr>
              <w:instrText xml:space="preserve"> PAGEREF _Toc144374376 \h </w:instrText>
            </w:r>
            <w:r w:rsidR="00DA6A5E">
              <w:rPr>
                <w:noProof/>
                <w:webHidden/>
              </w:rPr>
            </w:r>
            <w:r w:rsidR="00DA6A5E">
              <w:rPr>
                <w:noProof/>
                <w:webHidden/>
              </w:rPr>
              <w:fldChar w:fldCharType="separate"/>
            </w:r>
            <w:r w:rsidR="00DA6A5E">
              <w:rPr>
                <w:noProof/>
                <w:webHidden/>
              </w:rPr>
              <w:t>16</w:t>
            </w:r>
            <w:r w:rsidR="00DA6A5E">
              <w:rPr>
                <w:noProof/>
                <w:webHidden/>
              </w:rPr>
              <w:fldChar w:fldCharType="end"/>
            </w:r>
          </w:hyperlink>
        </w:p>
        <w:p w14:paraId="564FA1F9" w14:textId="5E49B870" w:rsidR="00DA6A5E" w:rsidRDefault="00000000">
          <w:pPr>
            <w:pStyle w:val="TOC2"/>
            <w:tabs>
              <w:tab w:val="right" w:leader="dot" w:pos="9016"/>
            </w:tabs>
            <w:rPr>
              <w:rFonts w:cstheme="minorBidi"/>
              <w:b w:val="0"/>
              <w:bCs w:val="0"/>
              <w:noProof/>
              <w:sz w:val="24"/>
              <w:szCs w:val="24"/>
            </w:rPr>
          </w:pPr>
          <w:hyperlink w:anchor="_Toc144374377" w:history="1">
            <w:r w:rsidR="00DA6A5E" w:rsidRPr="000E1153">
              <w:rPr>
                <w:rStyle w:val="Hyperlink"/>
                <w:noProof/>
              </w:rPr>
              <w:t>5.4 Volatility</w:t>
            </w:r>
            <w:r w:rsidR="00DA6A5E">
              <w:rPr>
                <w:noProof/>
                <w:webHidden/>
              </w:rPr>
              <w:tab/>
            </w:r>
            <w:r w:rsidR="00DA6A5E">
              <w:rPr>
                <w:noProof/>
                <w:webHidden/>
              </w:rPr>
              <w:fldChar w:fldCharType="begin"/>
            </w:r>
            <w:r w:rsidR="00DA6A5E">
              <w:rPr>
                <w:noProof/>
                <w:webHidden/>
              </w:rPr>
              <w:instrText xml:space="preserve"> PAGEREF _Toc144374377 \h </w:instrText>
            </w:r>
            <w:r w:rsidR="00DA6A5E">
              <w:rPr>
                <w:noProof/>
                <w:webHidden/>
              </w:rPr>
            </w:r>
            <w:r w:rsidR="00DA6A5E">
              <w:rPr>
                <w:noProof/>
                <w:webHidden/>
              </w:rPr>
              <w:fldChar w:fldCharType="separate"/>
            </w:r>
            <w:r w:rsidR="00DA6A5E">
              <w:rPr>
                <w:noProof/>
                <w:webHidden/>
              </w:rPr>
              <w:t>17</w:t>
            </w:r>
            <w:r w:rsidR="00DA6A5E">
              <w:rPr>
                <w:noProof/>
                <w:webHidden/>
              </w:rPr>
              <w:fldChar w:fldCharType="end"/>
            </w:r>
          </w:hyperlink>
        </w:p>
        <w:p w14:paraId="4805A067" w14:textId="4E2AFE6A" w:rsidR="00DA6A5E" w:rsidRDefault="00000000">
          <w:pPr>
            <w:pStyle w:val="TOC1"/>
            <w:tabs>
              <w:tab w:val="right" w:leader="dot" w:pos="9016"/>
            </w:tabs>
            <w:rPr>
              <w:rFonts w:cstheme="minorBidi"/>
              <w:b w:val="0"/>
              <w:bCs w:val="0"/>
              <w:i w:val="0"/>
              <w:iCs w:val="0"/>
              <w:noProof/>
            </w:rPr>
          </w:pPr>
          <w:hyperlink w:anchor="_Toc144374378" w:history="1">
            <w:r w:rsidR="00DA6A5E" w:rsidRPr="000E1153">
              <w:rPr>
                <w:rStyle w:val="Hyperlink"/>
                <w:noProof/>
              </w:rPr>
              <w:t>6. Exploratory Data Analysis (EDA)</w:t>
            </w:r>
            <w:r w:rsidR="00DA6A5E">
              <w:rPr>
                <w:noProof/>
                <w:webHidden/>
              </w:rPr>
              <w:tab/>
            </w:r>
            <w:r w:rsidR="00DA6A5E">
              <w:rPr>
                <w:noProof/>
                <w:webHidden/>
              </w:rPr>
              <w:fldChar w:fldCharType="begin"/>
            </w:r>
            <w:r w:rsidR="00DA6A5E">
              <w:rPr>
                <w:noProof/>
                <w:webHidden/>
              </w:rPr>
              <w:instrText xml:space="preserve"> PAGEREF _Toc144374378 \h </w:instrText>
            </w:r>
            <w:r w:rsidR="00DA6A5E">
              <w:rPr>
                <w:noProof/>
                <w:webHidden/>
              </w:rPr>
            </w:r>
            <w:r w:rsidR="00DA6A5E">
              <w:rPr>
                <w:noProof/>
                <w:webHidden/>
              </w:rPr>
              <w:fldChar w:fldCharType="separate"/>
            </w:r>
            <w:r w:rsidR="00DA6A5E">
              <w:rPr>
                <w:noProof/>
                <w:webHidden/>
              </w:rPr>
              <w:t>18</w:t>
            </w:r>
            <w:r w:rsidR="00DA6A5E">
              <w:rPr>
                <w:noProof/>
                <w:webHidden/>
              </w:rPr>
              <w:fldChar w:fldCharType="end"/>
            </w:r>
          </w:hyperlink>
        </w:p>
        <w:p w14:paraId="1AE76C2F" w14:textId="36D7815B" w:rsidR="00DA6A5E" w:rsidRDefault="00000000">
          <w:pPr>
            <w:pStyle w:val="TOC2"/>
            <w:tabs>
              <w:tab w:val="right" w:leader="dot" w:pos="9016"/>
            </w:tabs>
            <w:rPr>
              <w:rFonts w:cstheme="minorBidi"/>
              <w:b w:val="0"/>
              <w:bCs w:val="0"/>
              <w:noProof/>
              <w:sz w:val="24"/>
              <w:szCs w:val="24"/>
            </w:rPr>
          </w:pPr>
          <w:hyperlink w:anchor="_Toc144374379" w:history="1">
            <w:r w:rsidR="00DA6A5E" w:rsidRPr="000E1153">
              <w:rPr>
                <w:rStyle w:val="Hyperlink"/>
                <w:noProof/>
              </w:rPr>
              <w:t>6.1 Descriptive Statistics</w:t>
            </w:r>
            <w:r w:rsidR="00DA6A5E">
              <w:rPr>
                <w:noProof/>
                <w:webHidden/>
              </w:rPr>
              <w:tab/>
            </w:r>
            <w:r w:rsidR="00DA6A5E">
              <w:rPr>
                <w:noProof/>
                <w:webHidden/>
              </w:rPr>
              <w:fldChar w:fldCharType="begin"/>
            </w:r>
            <w:r w:rsidR="00DA6A5E">
              <w:rPr>
                <w:noProof/>
                <w:webHidden/>
              </w:rPr>
              <w:instrText xml:space="preserve"> PAGEREF _Toc144374379 \h </w:instrText>
            </w:r>
            <w:r w:rsidR="00DA6A5E">
              <w:rPr>
                <w:noProof/>
                <w:webHidden/>
              </w:rPr>
            </w:r>
            <w:r w:rsidR="00DA6A5E">
              <w:rPr>
                <w:noProof/>
                <w:webHidden/>
              </w:rPr>
              <w:fldChar w:fldCharType="separate"/>
            </w:r>
            <w:r w:rsidR="00DA6A5E">
              <w:rPr>
                <w:noProof/>
                <w:webHidden/>
              </w:rPr>
              <w:t>18</w:t>
            </w:r>
            <w:r w:rsidR="00DA6A5E">
              <w:rPr>
                <w:noProof/>
                <w:webHidden/>
              </w:rPr>
              <w:fldChar w:fldCharType="end"/>
            </w:r>
          </w:hyperlink>
        </w:p>
        <w:p w14:paraId="3B2DF59B" w14:textId="2D086977" w:rsidR="00DA6A5E" w:rsidRDefault="00000000">
          <w:pPr>
            <w:pStyle w:val="TOC2"/>
            <w:tabs>
              <w:tab w:val="right" w:leader="dot" w:pos="9016"/>
            </w:tabs>
            <w:rPr>
              <w:rFonts w:cstheme="minorBidi"/>
              <w:b w:val="0"/>
              <w:bCs w:val="0"/>
              <w:noProof/>
              <w:sz w:val="24"/>
              <w:szCs w:val="24"/>
            </w:rPr>
          </w:pPr>
          <w:hyperlink w:anchor="_Toc144374380" w:history="1">
            <w:r w:rsidR="00DA6A5E" w:rsidRPr="000E1153">
              <w:rPr>
                <w:rStyle w:val="Hyperlink"/>
                <w:noProof/>
              </w:rPr>
              <w:t xml:space="preserve">6.2 Data Visualization </w:t>
            </w:r>
            <w:r w:rsidR="00DA6A5E">
              <w:rPr>
                <w:noProof/>
                <w:webHidden/>
              </w:rPr>
              <w:tab/>
            </w:r>
            <w:r w:rsidR="00DA6A5E">
              <w:rPr>
                <w:noProof/>
                <w:webHidden/>
              </w:rPr>
              <w:fldChar w:fldCharType="begin"/>
            </w:r>
            <w:r w:rsidR="00DA6A5E">
              <w:rPr>
                <w:noProof/>
                <w:webHidden/>
              </w:rPr>
              <w:instrText xml:space="preserve"> PAGEREF _Toc144374380 \h </w:instrText>
            </w:r>
            <w:r w:rsidR="00DA6A5E">
              <w:rPr>
                <w:noProof/>
                <w:webHidden/>
              </w:rPr>
            </w:r>
            <w:r w:rsidR="00DA6A5E">
              <w:rPr>
                <w:noProof/>
                <w:webHidden/>
              </w:rPr>
              <w:fldChar w:fldCharType="separate"/>
            </w:r>
            <w:r w:rsidR="00DA6A5E">
              <w:rPr>
                <w:noProof/>
                <w:webHidden/>
              </w:rPr>
              <w:t>19</w:t>
            </w:r>
            <w:r w:rsidR="00DA6A5E">
              <w:rPr>
                <w:noProof/>
                <w:webHidden/>
              </w:rPr>
              <w:fldChar w:fldCharType="end"/>
            </w:r>
          </w:hyperlink>
        </w:p>
        <w:p w14:paraId="6D340D6D" w14:textId="455AD0F2" w:rsidR="00DA6A5E" w:rsidRDefault="00000000">
          <w:pPr>
            <w:pStyle w:val="TOC3"/>
            <w:tabs>
              <w:tab w:val="right" w:leader="dot" w:pos="9016"/>
            </w:tabs>
            <w:rPr>
              <w:rFonts w:cstheme="minorBidi"/>
              <w:noProof/>
              <w:sz w:val="24"/>
              <w:szCs w:val="24"/>
            </w:rPr>
          </w:pPr>
          <w:hyperlink w:anchor="_Toc144374381" w:history="1">
            <w:r w:rsidR="00DA6A5E" w:rsidRPr="000E1153">
              <w:rPr>
                <w:rStyle w:val="Hyperlink"/>
                <w:noProof/>
              </w:rPr>
              <w:t>6.2.1 Temporal Evolution of Average Sentiment</w:t>
            </w:r>
            <w:r w:rsidR="00DA6A5E">
              <w:rPr>
                <w:noProof/>
                <w:webHidden/>
              </w:rPr>
              <w:tab/>
            </w:r>
            <w:r w:rsidR="00DA6A5E">
              <w:rPr>
                <w:noProof/>
                <w:webHidden/>
              </w:rPr>
              <w:fldChar w:fldCharType="begin"/>
            </w:r>
            <w:r w:rsidR="00DA6A5E">
              <w:rPr>
                <w:noProof/>
                <w:webHidden/>
              </w:rPr>
              <w:instrText xml:space="preserve"> PAGEREF _Toc144374381 \h </w:instrText>
            </w:r>
            <w:r w:rsidR="00DA6A5E">
              <w:rPr>
                <w:noProof/>
                <w:webHidden/>
              </w:rPr>
            </w:r>
            <w:r w:rsidR="00DA6A5E">
              <w:rPr>
                <w:noProof/>
                <w:webHidden/>
              </w:rPr>
              <w:fldChar w:fldCharType="separate"/>
            </w:r>
            <w:r w:rsidR="00DA6A5E">
              <w:rPr>
                <w:noProof/>
                <w:webHidden/>
              </w:rPr>
              <w:t>19</w:t>
            </w:r>
            <w:r w:rsidR="00DA6A5E">
              <w:rPr>
                <w:noProof/>
                <w:webHidden/>
              </w:rPr>
              <w:fldChar w:fldCharType="end"/>
            </w:r>
          </w:hyperlink>
        </w:p>
        <w:p w14:paraId="00F411CD" w14:textId="3716D122" w:rsidR="00DA6A5E" w:rsidRDefault="00000000">
          <w:pPr>
            <w:pStyle w:val="TOC3"/>
            <w:tabs>
              <w:tab w:val="right" w:leader="dot" w:pos="9016"/>
            </w:tabs>
            <w:rPr>
              <w:rFonts w:cstheme="minorBidi"/>
              <w:noProof/>
              <w:sz w:val="24"/>
              <w:szCs w:val="24"/>
            </w:rPr>
          </w:pPr>
          <w:hyperlink w:anchor="_Toc144374382" w:history="1">
            <w:r w:rsidR="00DA6A5E" w:rsidRPr="000E1153">
              <w:rPr>
                <w:rStyle w:val="Hyperlink"/>
                <w:noProof/>
              </w:rPr>
              <w:t>6.2.2 Average Sentiment Score by Company</w:t>
            </w:r>
            <w:r w:rsidR="00DA6A5E">
              <w:rPr>
                <w:noProof/>
                <w:webHidden/>
              </w:rPr>
              <w:tab/>
            </w:r>
            <w:r w:rsidR="00DA6A5E">
              <w:rPr>
                <w:noProof/>
                <w:webHidden/>
              </w:rPr>
              <w:fldChar w:fldCharType="begin"/>
            </w:r>
            <w:r w:rsidR="00DA6A5E">
              <w:rPr>
                <w:noProof/>
                <w:webHidden/>
              </w:rPr>
              <w:instrText xml:space="preserve"> PAGEREF _Toc144374382 \h </w:instrText>
            </w:r>
            <w:r w:rsidR="00DA6A5E">
              <w:rPr>
                <w:noProof/>
                <w:webHidden/>
              </w:rPr>
            </w:r>
            <w:r w:rsidR="00DA6A5E">
              <w:rPr>
                <w:noProof/>
                <w:webHidden/>
              </w:rPr>
              <w:fldChar w:fldCharType="separate"/>
            </w:r>
            <w:r w:rsidR="00DA6A5E">
              <w:rPr>
                <w:noProof/>
                <w:webHidden/>
              </w:rPr>
              <w:t>20</w:t>
            </w:r>
            <w:r w:rsidR="00DA6A5E">
              <w:rPr>
                <w:noProof/>
                <w:webHidden/>
              </w:rPr>
              <w:fldChar w:fldCharType="end"/>
            </w:r>
          </w:hyperlink>
        </w:p>
        <w:p w14:paraId="2E5B9B0C" w14:textId="121E41CB" w:rsidR="00DA6A5E" w:rsidRDefault="00000000">
          <w:pPr>
            <w:pStyle w:val="TOC3"/>
            <w:tabs>
              <w:tab w:val="right" w:leader="dot" w:pos="9016"/>
            </w:tabs>
            <w:rPr>
              <w:rFonts w:cstheme="minorBidi"/>
              <w:noProof/>
              <w:sz w:val="24"/>
              <w:szCs w:val="24"/>
            </w:rPr>
          </w:pPr>
          <w:hyperlink w:anchor="_Toc144374383" w:history="1">
            <w:r w:rsidR="00DA6A5E" w:rsidRPr="000E1153">
              <w:rPr>
                <w:rStyle w:val="Hyperlink"/>
                <w:noProof/>
              </w:rPr>
              <w:t>6.2.3 Time Series of New COVID-19 Cases</w:t>
            </w:r>
            <w:r w:rsidR="00DA6A5E">
              <w:rPr>
                <w:noProof/>
                <w:webHidden/>
              </w:rPr>
              <w:tab/>
            </w:r>
            <w:r w:rsidR="00DA6A5E">
              <w:rPr>
                <w:noProof/>
                <w:webHidden/>
              </w:rPr>
              <w:fldChar w:fldCharType="begin"/>
            </w:r>
            <w:r w:rsidR="00DA6A5E">
              <w:rPr>
                <w:noProof/>
                <w:webHidden/>
              </w:rPr>
              <w:instrText xml:space="preserve"> PAGEREF _Toc144374383 \h </w:instrText>
            </w:r>
            <w:r w:rsidR="00DA6A5E">
              <w:rPr>
                <w:noProof/>
                <w:webHidden/>
              </w:rPr>
            </w:r>
            <w:r w:rsidR="00DA6A5E">
              <w:rPr>
                <w:noProof/>
                <w:webHidden/>
              </w:rPr>
              <w:fldChar w:fldCharType="separate"/>
            </w:r>
            <w:r w:rsidR="00DA6A5E">
              <w:rPr>
                <w:noProof/>
                <w:webHidden/>
              </w:rPr>
              <w:t>23</w:t>
            </w:r>
            <w:r w:rsidR="00DA6A5E">
              <w:rPr>
                <w:noProof/>
                <w:webHidden/>
              </w:rPr>
              <w:fldChar w:fldCharType="end"/>
            </w:r>
          </w:hyperlink>
        </w:p>
        <w:p w14:paraId="0B57F055" w14:textId="59EE77FB" w:rsidR="00DA6A5E" w:rsidRDefault="00000000">
          <w:pPr>
            <w:pStyle w:val="TOC3"/>
            <w:tabs>
              <w:tab w:val="right" w:leader="dot" w:pos="9016"/>
            </w:tabs>
            <w:rPr>
              <w:rFonts w:cstheme="minorBidi"/>
              <w:noProof/>
              <w:sz w:val="24"/>
              <w:szCs w:val="24"/>
            </w:rPr>
          </w:pPr>
          <w:hyperlink w:anchor="_Toc144374384" w:history="1">
            <w:r w:rsidR="00DA6A5E" w:rsidRPr="000E1153">
              <w:rPr>
                <w:rStyle w:val="Hyperlink"/>
                <w:noProof/>
              </w:rPr>
              <w:t>6.2.4 Time Series Plot of Close Prices</w:t>
            </w:r>
            <w:r w:rsidR="00DA6A5E">
              <w:rPr>
                <w:noProof/>
                <w:webHidden/>
              </w:rPr>
              <w:tab/>
            </w:r>
            <w:r w:rsidR="00DA6A5E">
              <w:rPr>
                <w:noProof/>
                <w:webHidden/>
              </w:rPr>
              <w:fldChar w:fldCharType="begin"/>
            </w:r>
            <w:r w:rsidR="00DA6A5E">
              <w:rPr>
                <w:noProof/>
                <w:webHidden/>
              </w:rPr>
              <w:instrText xml:space="preserve"> PAGEREF _Toc144374384 \h </w:instrText>
            </w:r>
            <w:r w:rsidR="00DA6A5E">
              <w:rPr>
                <w:noProof/>
                <w:webHidden/>
              </w:rPr>
            </w:r>
            <w:r w:rsidR="00DA6A5E">
              <w:rPr>
                <w:noProof/>
                <w:webHidden/>
              </w:rPr>
              <w:fldChar w:fldCharType="separate"/>
            </w:r>
            <w:r w:rsidR="00DA6A5E">
              <w:rPr>
                <w:noProof/>
                <w:webHidden/>
              </w:rPr>
              <w:t>24</w:t>
            </w:r>
            <w:r w:rsidR="00DA6A5E">
              <w:rPr>
                <w:noProof/>
                <w:webHidden/>
              </w:rPr>
              <w:fldChar w:fldCharType="end"/>
            </w:r>
          </w:hyperlink>
        </w:p>
        <w:p w14:paraId="47ABAB1B" w14:textId="55661C41" w:rsidR="00DA6A5E" w:rsidRDefault="00000000">
          <w:pPr>
            <w:pStyle w:val="TOC2"/>
            <w:tabs>
              <w:tab w:val="right" w:leader="dot" w:pos="9016"/>
            </w:tabs>
            <w:rPr>
              <w:rFonts w:cstheme="minorBidi"/>
              <w:b w:val="0"/>
              <w:bCs w:val="0"/>
              <w:noProof/>
              <w:sz w:val="24"/>
              <w:szCs w:val="24"/>
            </w:rPr>
          </w:pPr>
          <w:hyperlink w:anchor="_Toc144374385" w:history="1">
            <w:r w:rsidR="00DA6A5E" w:rsidRPr="000E1153">
              <w:rPr>
                <w:rStyle w:val="Hyperlink"/>
                <w:noProof/>
              </w:rPr>
              <w:t>6.3 Correlation Matrix</w:t>
            </w:r>
            <w:r w:rsidR="00DA6A5E">
              <w:rPr>
                <w:noProof/>
                <w:webHidden/>
              </w:rPr>
              <w:tab/>
            </w:r>
            <w:r w:rsidR="00DA6A5E">
              <w:rPr>
                <w:noProof/>
                <w:webHidden/>
              </w:rPr>
              <w:fldChar w:fldCharType="begin"/>
            </w:r>
            <w:r w:rsidR="00DA6A5E">
              <w:rPr>
                <w:noProof/>
                <w:webHidden/>
              </w:rPr>
              <w:instrText xml:space="preserve"> PAGEREF _Toc144374385 \h </w:instrText>
            </w:r>
            <w:r w:rsidR="00DA6A5E">
              <w:rPr>
                <w:noProof/>
                <w:webHidden/>
              </w:rPr>
            </w:r>
            <w:r w:rsidR="00DA6A5E">
              <w:rPr>
                <w:noProof/>
                <w:webHidden/>
              </w:rPr>
              <w:fldChar w:fldCharType="separate"/>
            </w:r>
            <w:r w:rsidR="00DA6A5E">
              <w:rPr>
                <w:noProof/>
                <w:webHidden/>
              </w:rPr>
              <w:t>25</w:t>
            </w:r>
            <w:r w:rsidR="00DA6A5E">
              <w:rPr>
                <w:noProof/>
                <w:webHidden/>
              </w:rPr>
              <w:fldChar w:fldCharType="end"/>
            </w:r>
          </w:hyperlink>
        </w:p>
        <w:p w14:paraId="1FD0122D" w14:textId="37CF6116" w:rsidR="00DA6A5E" w:rsidRDefault="00000000">
          <w:pPr>
            <w:pStyle w:val="TOC1"/>
            <w:tabs>
              <w:tab w:val="right" w:leader="dot" w:pos="9016"/>
            </w:tabs>
            <w:rPr>
              <w:rFonts w:cstheme="minorBidi"/>
              <w:b w:val="0"/>
              <w:bCs w:val="0"/>
              <w:i w:val="0"/>
              <w:iCs w:val="0"/>
              <w:noProof/>
            </w:rPr>
          </w:pPr>
          <w:hyperlink w:anchor="_Toc144374386" w:history="1">
            <w:r w:rsidR="00DA6A5E" w:rsidRPr="000E1153">
              <w:rPr>
                <w:rStyle w:val="Hyperlink"/>
                <w:noProof/>
              </w:rPr>
              <w:t>7. The relationship between Firm Size and News Sentiment Score</w:t>
            </w:r>
            <w:r w:rsidR="00DA6A5E">
              <w:rPr>
                <w:noProof/>
                <w:webHidden/>
              </w:rPr>
              <w:tab/>
            </w:r>
            <w:r w:rsidR="00DA6A5E">
              <w:rPr>
                <w:noProof/>
                <w:webHidden/>
              </w:rPr>
              <w:fldChar w:fldCharType="begin"/>
            </w:r>
            <w:r w:rsidR="00DA6A5E">
              <w:rPr>
                <w:noProof/>
                <w:webHidden/>
              </w:rPr>
              <w:instrText xml:space="preserve"> PAGEREF _Toc144374386 \h </w:instrText>
            </w:r>
            <w:r w:rsidR="00DA6A5E">
              <w:rPr>
                <w:noProof/>
                <w:webHidden/>
              </w:rPr>
            </w:r>
            <w:r w:rsidR="00DA6A5E">
              <w:rPr>
                <w:noProof/>
                <w:webHidden/>
              </w:rPr>
              <w:fldChar w:fldCharType="separate"/>
            </w:r>
            <w:r w:rsidR="00DA6A5E">
              <w:rPr>
                <w:noProof/>
                <w:webHidden/>
              </w:rPr>
              <w:t>26</w:t>
            </w:r>
            <w:r w:rsidR="00DA6A5E">
              <w:rPr>
                <w:noProof/>
                <w:webHidden/>
              </w:rPr>
              <w:fldChar w:fldCharType="end"/>
            </w:r>
          </w:hyperlink>
        </w:p>
        <w:p w14:paraId="0C55FEAD" w14:textId="56F45CAF" w:rsidR="00DA6A5E" w:rsidRDefault="00000000">
          <w:pPr>
            <w:pStyle w:val="TOC2"/>
            <w:tabs>
              <w:tab w:val="right" w:leader="dot" w:pos="9016"/>
            </w:tabs>
            <w:rPr>
              <w:rFonts w:cstheme="minorBidi"/>
              <w:b w:val="0"/>
              <w:bCs w:val="0"/>
              <w:noProof/>
              <w:sz w:val="24"/>
              <w:szCs w:val="24"/>
            </w:rPr>
          </w:pPr>
          <w:hyperlink w:anchor="_Toc144374387" w:history="1">
            <w:r w:rsidR="00DA6A5E" w:rsidRPr="000E1153">
              <w:rPr>
                <w:rStyle w:val="Hyperlink"/>
                <w:noProof/>
              </w:rPr>
              <w:t>7.1 Correlation and Regression</w:t>
            </w:r>
            <w:r w:rsidR="00DA6A5E">
              <w:rPr>
                <w:noProof/>
                <w:webHidden/>
              </w:rPr>
              <w:tab/>
            </w:r>
            <w:r w:rsidR="00DA6A5E">
              <w:rPr>
                <w:noProof/>
                <w:webHidden/>
              </w:rPr>
              <w:fldChar w:fldCharType="begin"/>
            </w:r>
            <w:r w:rsidR="00DA6A5E">
              <w:rPr>
                <w:noProof/>
                <w:webHidden/>
              </w:rPr>
              <w:instrText xml:space="preserve"> PAGEREF _Toc144374387 \h </w:instrText>
            </w:r>
            <w:r w:rsidR="00DA6A5E">
              <w:rPr>
                <w:noProof/>
                <w:webHidden/>
              </w:rPr>
            </w:r>
            <w:r w:rsidR="00DA6A5E">
              <w:rPr>
                <w:noProof/>
                <w:webHidden/>
              </w:rPr>
              <w:fldChar w:fldCharType="separate"/>
            </w:r>
            <w:r w:rsidR="00DA6A5E">
              <w:rPr>
                <w:noProof/>
                <w:webHidden/>
              </w:rPr>
              <w:t>27</w:t>
            </w:r>
            <w:r w:rsidR="00DA6A5E">
              <w:rPr>
                <w:noProof/>
                <w:webHidden/>
              </w:rPr>
              <w:fldChar w:fldCharType="end"/>
            </w:r>
          </w:hyperlink>
        </w:p>
        <w:p w14:paraId="5A17DA69" w14:textId="4A6D17F1" w:rsidR="00DA6A5E" w:rsidRDefault="00000000">
          <w:pPr>
            <w:pStyle w:val="TOC2"/>
            <w:tabs>
              <w:tab w:val="right" w:leader="dot" w:pos="9016"/>
            </w:tabs>
            <w:rPr>
              <w:rFonts w:cstheme="minorBidi"/>
              <w:b w:val="0"/>
              <w:bCs w:val="0"/>
              <w:noProof/>
              <w:sz w:val="24"/>
              <w:szCs w:val="24"/>
            </w:rPr>
          </w:pPr>
          <w:hyperlink w:anchor="_Toc144374388" w:history="1">
            <w:r w:rsidR="00DA6A5E" w:rsidRPr="000E1153">
              <w:rPr>
                <w:rStyle w:val="Hyperlink"/>
                <w:noProof/>
              </w:rPr>
              <w:t>7.2 Cluster Analysis of Firm Size and News Sentiment</w:t>
            </w:r>
            <w:r w:rsidR="00DA6A5E">
              <w:rPr>
                <w:noProof/>
                <w:webHidden/>
              </w:rPr>
              <w:tab/>
            </w:r>
            <w:r w:rsidR="00DA6A5E">
              <w:rPr>
                <w:noProof/>
                <w:webHidden/>
              </w:rPr>
              <w:fldChar w:fldCharType="begin"/>
            </w:r>
            <w:r w:rsidR="00DA6A5E">
              <w:rPr>
                <w:noProof/>
                <w:webHidden/>
              </w:rPr>
              <w:instrText xml:space="preserve"> PAGEREF _Toc144374388 \h </w:instrText>
            </w:r>
            <w:r w:rsidR="00DA6A5E">
              <w:rPr>
                <w:noProof/>
                <w:webHidden/>
              </w:rPr>
            </w:r>
            <w:r w:rsidR="00DA6A5E">
              <w:rPr>
                <w:noProof/>
                <w:webHidden/>
              </w:rPr>
              <w:fldChar w:fldCharType="separate"/>
            </w:r>
            <w:r w:rsidR="00DA6A5E">
              <w:rPr>
                <w:noProof/>
                <w:webHidden/>
              </w:rPr>
              <w:t>29</w:t>
            </w:r>
            <w:r w:rsidR="00DA6A5E">
              <w:rPr>
                <w:noProof/>
                <w:webHidden/>
              </w:rPr>
              <w:fldChar w:fldCharType="end"/>
            </w:r>
          </w:hyperlink>
        </w:p>
        <w:p w14:paraId="6022C463" w14:textId="4910F692" w:rsidR="00DA6A5E" w:rsidRDefault="00000000">
          <w:pPr>
            <w:pStyle w:val="TOC1"/>
            <w:tabs>
              <w:tab w:val="right" w:leader="dot" w:pos="9016"/>
            </w:tabs>
            <w:rPr>
              <w:rFonts w:cstheme="minorBidi"/>
              <w:b w:val="0"/>
              <w:bCs w:val="0"/>
              <w:i w:val="0"/>
              <w:iCs w:val="0"/>
              <w:noProof/>
            </w:rPr>
          </w:pPr>
          <w:hyperlink w:anchor="_Toc144374389" w:history="1">
            <w:r w:rsidR="00DA6A5E" w:rsidRPr="000E1153">
              <w:rPr>
                <w:rStyle w:val="Hyperlink"/>
                <w:noProof/>
              </w:rPr>
              <w:t>8. Model Evaluation</w:t>
            </w:r>
            <w:r w:rsidR="00DA6A5E">
              <w:rPr>
                <w:noProof/>
                <w:webHidden/>
              </w:rPr>
              <w:tab/>
            </w:r>
            <w:r w:rsidR="00DA6A5E">
              <w:rPr>
                <w:noProof/>
                <w:webHidden/>
              </w:rPr>
              <w:fldChar w:fldCharType="begin"/>
            </w:r>
            <w:r w:rsidR="00DA6A5E">
              <w:rPr>
                <w:noProof/>
                <w:webHidden/>
              </w:rPr>
              <w:instrText xml:space="preserve"> PAGEREF _Toc144374389 \h </w:instrText>
            </w:r>
            <w:r w:rsidR="00DA6A5E">
              <w:rPr>
                <w:noProof/>
                <w:webHidden/>
              </w:rPr>
            </w:r>
            <w:r w:rsidR="00DA6A5E">
              <w:rPr>
                <w:noProof/>
                <w:webHidden/>
              </w:rPr>
              <w:fldChar w:fldCharType="separate"/>
            </w:r>
            <w:r w:rsidR="00DA6A5E">
              <w:rPr>
                <w:noProof/>
                <w:webHidden/>
              </w:rPr>
              <w:t>31</w:t>
            </w:r>
            <w:r w:rsidR="00DA6A5E">
              <w:rPr>
                <w:noProof/>
                <w:webHidden/>
              </w:rPr>
              <w:fldChar w:fldCharType="end"/>
            </w:r>
          </w:hyperlink>
        </w:p>
        <w:p w14:paraId="30D4E66D" w14:textId="165AFF59" w:rsidR="00DA6A5E" w:rsidRDefault="00000000">
          <w:pPr>
            <w:pStyle w:val="TOC2"/>
            <w:tabs>
              <w:tab w:val="right" w:leader="dot" w:pos="9016"/>
            </w:tabs>
            <w:rPr>
              <w:rFonts w:cstheme="minorBidi"/>
              <w:b w:val="0"/>
              <w:bCs w:val="0"/>
              <w:noProof/>
              <w:sz w:val="24"/>
              <w:szCs w:val="24"/>
            </w:rPr>
          </w:pPr>
          <w:hyperlink w:anchor="_Toc144374390" w:history="1">
            <w:r w:rsidR="00DA6A5E" w:rsidRPr="000E1153">
              <w:rPr>
                <w:rStyle w:val="Hyperlink"/>
                <w:noProof/>
              </w:rPr>
              <w:t>8.1 Why AUC?</w:t>
            </w:r>
            <w:r w:rsidR="00DA6A5E">
              <w:rPr>
                <w:noProof/>
                <w:webHidden/>
              </w:rPr>
              <w:tab/>
            </w:r>
            <w:r w:rsidR="00DA6A5E">
              <w:rPr>
                <w:noProof/>
                <w:webHidden/>
              </w:rPr>
              <w:fldChar w:fldCharType="begin"/>
            </w:r>
            <w:r w:rsidR="00DA6A5E">
              <w:rPr>
                <w:noProof/>
                <w:webHidden/>
              </w:rPr>
              <w:instrText xml:space="preserve"> PAGEREF _Toc144374390 \h </w:instrText>
            </w:r>
            <w:r w:rsidR="00DA6A5E">
              <w:rPr>
                <w:noProof/>
                <w:webHidden/>
              </w:rPr>
            </w:r>
            <w:r w:rsidR="00DA6A5E">
              <w:rPr>
                <w:noProof/>
                <w:webHidden/>
              </w:rPr>
              <w:fldChar w:fldCharType="separate"/>
            </w:r>
            <w:r w:rsidR="00DA6A5E">
              <w:rPr>
                <w:noProof/>
                <w:webHidden/>
              </w:rPr>
              <w:t>31</w:t>
            </w:r>
            <w:r w:rsidR="00DA6A5E">
              <w:rPr>
                <w:noProof/>
                <w:webHidden/>
              </w:rPr>
              <w:fldChar w:fldCharType="end"/>
            </w:r>
          </w:hyperlink>
        </w:p>
        <w:p w14:paraId="7298C2FB" w14:textId="6AA2B96B" w:rsidR="00DA6A5E" w:rsidRDefault="00000000">
          <w:pPr>
            <w:pStyle w:val="TOC2"/>
            <w:tabs>
              <w:tab w:val="right" w:leader="dot" w:pos="9016"/>
            </w:tabs>
            <w:rPr>
              <w:rFonts w:cstheme="minorBidi"/>
              <w:b w:val="0"/>
              <w:bCs w:val="0"/>
              <w:noProof/>
              <w:sz w:val="24"/>
              <w:szCs w:val="24"/>
            </w:rPr>
          </w:pPr>
          <w:hyperlink w:anchor="_Toc144374391" w:history="1">
            <w:r w:rsidR="00DA6A5E" w:rsidRPr="000E1153">
              <w:rPr>
                <w:rStyle w:val="Hyperlink"/>
                <w:noProof/>
              </w:rPr>
              <w:t>8.1 Random Forest</w:t>
            </w:r>
            <w:r w:rsidR="00DA6A5E">
              <w:rPr>
                <w:noProof/>
                <w:webHidden/>
              </w:rPr>
              <w:tab/>
            </w:r>
            <w:r w:rsidR="00DA6A5E">
              <w:rPr>
                <w:noProof/>
                <w:webHidden/>
              </w:rPr>
              <w:fldChar w:fldCharType="begin"/>
            </w:r>
            <w:r w:rsidR="00DA6A5E">
              <w:rPr>
                <w:noProof/>
                <w:webHidden/>
              </w:rPr>
              <w:instrText xml:space="preserve"> PAGEREF _Toc144374391 \h </w:instrText>
            </w:r>
            <w:r w:rsidR="00DA6A5E">
              <w:rPr>
                <w:noProof/>
                <w:webHidden/>
              </w:rPr>
            </w:r>
            <w:r w:rsidR="00DA6A5E">
              <w:rPr>
                <w:noProof/>
                <w:webHidden/>
              </w:rPr>
              <w:fldChar w:fldCharType="separate"/>
            </w:r>
            <w:r w:rsidR="00DA6A5E">
              <w:rPr>
                <w:noProof/>
                <w:webHidden/>
              </w:rPr>
              <w:t>33</w:t>
            </w:r>
            <w:r w:rsidR="00DA6A5E">
              <w:rPr>
                <w:noProof/>
                <w:webHidden/>
              </w:rPr>
              <w:fldChar w:fldCharType="end"/>
            </w:r>
          </w:hyperlink>
        </w:p>
        <w:p w14:paraId="697CF9C9" w14:textId="2529C2D3" w:rsidR="00DA6A5E" w:rsidRDefault="00000000">
          <w:pPr>
            <w:pStyle w:val="TOC3"/>
            <w:tabs>
              <w:tab w:val="right" w:leader="dot" w:pos="9016"/>
            </w:tabs>
            <w:rPr>
              <w:rFonts w:cstheme="minorBidi"/>
              <w:noProof/>
              <w:sz w:val="24"/>
              <w:szCs w:val="24"/>
            </w:rPr>
          </w:pPr>
          <w:hyperlink w:anchor="_Toc144374392" w:history="1">
            <w:r w:rsidR="00DA6A5E" w:rsidRPr="000E1153">
              <w:rPr>
                <w:rStyle w:val="Hyperlink"/>
                <w:noProof/>
              </w:rPr>
              <w:t>8.1.1 Theoretical Overview</w:t>
            </w:r>
            <w:r w:rsidR="00DA6A5E">
              <w:rPr>
                <w:noProof/>
                <w:webHidden/>
              </w:rPr>
              <w:tab/>
            </w:r>
            <w:r w:rsidR="00DA6A5E">
              <w:rPr>
                <w:noProof/>
                <w:webHidden/>
              </w:rPr>
              <w:fldChar w:fldCharType="begin"/>
            </w:r>
            <w:r w:rsidR="00DA6A5E">
              <w:rPr>
                <w:noProof/>
                <w:webHidden/>
              </w:rPr>
              <w:instrText xml:space="preserve"> PAGEREF _Toc144374392 \h </w:instrText>
            </w:r>
            <w:r w:rsidR="00DA6A5E">
              <w:rPr>
                <w:noProof/>
                <w:webHidden/>
              </w:rPr>
            </w:r>
            <w:r w:rsidR="00DA6A5E">
              <w:rPr>
                <w:noProof/>
                <w:webHidden/>
              </w:rPr>
              <w:fldChar w:fldCharType="separate"/>
            </w:r>
            <w:r w:rsidR="00DA6A5E">
              <w:rPr>
                <w:noProof/>
                <w:webHidden/>
              </w:rPr>
              <w:t>33</w:t>
            </w:r>
            <w:r w:rsidR="00DA6A5E">
              <w:rPr>
                <w:noProof/>
                <w:webHidden/>
              </w:rPr>
              <w:fldChar w:fldCharType="end"/>
            </w:r>
          </w:hyperlink>
        </w:p>
        <w:p w14:paraId="7A8795B8" w14:textId="1C3614EA" w:rsidR="00DA6A5E" w:rsidRDefault="00000000">
          <w:pPr>
            <w:pStyle w:val="TOC3"/>
            <w:tabs>
              <w:tab w:val="right" w:leader="dot" w:pos="9016"/>
            </w:tabs>
            <w:rPr>
              <w:rFonts w:cstheme="minorBidi"/>
              <w:noProof/>
              <w:sz w:val="24"/>
              <w:szCs w:val="24"/>
            </w:rPr>
          </w:pPr>
          <w:hyperlink w:anchor="_Toc144374393" w:history="1">
            <w:r w:rsidR="00DA6A5E" w:rsidRPr="000E1153">
              <w:rPr>
                <w:rStyle w:val="Hyperlink"/>
                <w:noProof/>
              </w:rPr>
              <w:t>8.1.2 Methodology</w:t>
            </w:r>
            <w:r w:rsidR="00DA6A5E">
              <w:rPr>
                <w:noProof/>
                <w:webHidden/>
              </w:rPr>
              <w:tab/>
            </w:r>
            <w:r w:rsidR="00DA6A5E">
              <w:rPr>
                <w:noProof/>
                <w:webHidden/>
              </w:rPr>
              <w:fldChar w:fldCharType="begin"/>
            </w:r>
            <w:r w:rsidR="00DA6A5E">
              <w:rPr>
                <w:noProof/>
                <w:webHidden/>
              </w:rPr>
              <w:instrText xml:space="preserve"> PAGEREF _Toc144374393 \h </w:instrText>
            </w:r>
            <w:r w:rsidR="00DA6A5E">
              <w:rPr>
                <w:noProof/>
                <w:webHidden/>
              </w:rPr>
            </w:r>
            <w:r w:rsidR="00DA6A5E">
              <w:rPr>
                <w:noProof/>
                <w:webHidden/>
              </w:rPr>
              <w:fldChar w:fldCharType="separate"/>
            </w:r>
            <w:r w:rsidR="00DA6A5E">
              <w:rPr>
                <w:noProof/>
                <w:webHidden/>
              </w:rPr>
              <w:t>33</w:t>
            </w:r>
            <w:r w:rsidR="00DA6A5E">
              <w:rPr>
                <w:noProof/>
                <w:webHidden/>
              </w:rPr>
              <w:fldChar w:fldCharType="end"/>
            </w:r>
          </w:hyperlink>
        </w:p>
        <w:p w14:paraId="3E879DCB" w14:textId="0864FEBD" w:rsidR="00DA6A5E" w:rsidRDefault="00000000">
          <w:pPr>
            <w:pStyle w:val="TOC3"/>
            <w:tabs>
              <w:tab w:val="right" w:leader="dot" w:pos="9016"/>
            </w:tabs>
            <w:rPr>
              <w:rFonts w:cstheme="minorBidi"/>
              <w:noProof/>
              <w:sz w:val="24"/>
              <w:szCs w:val="24"/>
            </w:rPr>
          </w:pPr>
          <w:hyperlink w:anchor="_Toc144374394" w:history="1">
            <w:r w:rsidR="00DA6A5E" w:rsidRPr="000E1153">
              <w:rPr>
                <w:rStyle w:val="Hyperlink"/>
                <w:noProof/>
                <w:lang w:val="en-US"/>
              </w:rPr>
              <w:t>8.1.3 Results</w:t>
            </w:r>
            <w:r w:rsidR="00DA6A5E">
              <w:rPr>
                <w:noProof/>
                <w:webHidden/>
              </w:rPr>
              <w:tab/>
            </w:r>
            <w:r w:rsidR="00DA6A5E">
              <w:rPr>
                <w:noProof/>
                <w:webHidden/>
              </w:rPr>
              <w:fldChar w:fldCharType="begin"/>
            </w:r>
            <w:r w:rsidR="00DA6A5E">
              <w:rPr>
                <w:noProof/>
                <w:webHidden/>
              </w:rPr>
              <w:instrText xml:space="preserve"> PAGEREF _Toc144374394 \h </w:instrText>
            </w:r>
            <w:r w:rsidR="00DA6A5E">
              <w:rPr>
                <w:noProof/>
                <w:webHidden/>
              </w:rPr>
            </w:r>
            <w:r w:rsidR="00DA6A5E">
              <w:rPr>
                <w:noProof/>
                <w:webHidden/>
              </w:rPr>
              <w:fldChar w:fldCharType="separate"/>
            </w:r>
            <w:r w:rsidR="00DA6A5E">
              <w:rPr>
                <w:noProof/>
                <w:webHidden/>
              </w:rPr>
              <w:t>34</w:t>
            </w:r>
            <w:r w:rsidR="00DA6A5E">
              <w:rPr>
                <w:noProof/>
                <w:webHidden/>
              </w:rPr>
              <w:fldChar w:fldCharType="end"/>
            </w:r>
          </w:hyperlink>
        </w:p>
        <w:p w14:paraId="73BD4870" w14:textId="47783CCF" w:rsidR="00DA6A5E" w:rsidRDefault="00000000">
          <w:pPr>
            <w:pStyle w:val="TOC3"/>
            <w:tabs>
              <w:tab w:val="right" w:leader="dot" w:pos="9016"/>
            </w:tabs>
            <w:rPr>
              <w:rFonts w:cstheme="minorBidi"/>
              <w:noProof/>
              <w:sz w:val="24"/>
              <w:szCs w:val="24"/>
            </w:rPr>
          </w:pPr>
          <w:hyperlink w:anchor="_Toc144374395" w:history="1">
            <w:r w:rsidR="00DA6A5E" w:rsidRPr="000E1153">
              <w:rPr>
                <w:rStyle w:val="Hyperlink"/>
                <w:noProof/>
              </w:rPr>
              <w:t>8.1.4 Discussion</w:t>
            </w:r>
            <w:r w:rsidR="00DA6A5E">
              <w:rPr>
                <w:noProof/>
                <w:webHidden/>
              </w:rPr>
              <w:tab/>
            </w:r>
            <w:r w:rsidR="00DA6A5E">
              <w:rPr>
                <w:noProof/>
                <w:webHidden/>
              </w:rPr>
              <w:fldChar w:fldCharType="begin"/>
            </w:r>
            <w:r w:rsidR="00DA6A5E">
              <w:rPr>
                <w:noProof/>
                <w:webHidden/>
              </w:rPr>
              <w:instrText xml:space="preserve"> PAGEREF _Toc144374395 \h </w:instrText>
            </w:r>
            <w:r w:rsidR="00DA6A5E">
              <w:rPr>
                <w:noProof/>
                <w:webHidden/>
              </w:rPr>
            </w:r>
            <w:r w:rsidR="00DA6A5E">
              <w:rPr>
                <w:noProof/>
                <w:webHidden/>
              </w:rPr>
              <w:fldChar w:fldCharType="separate"/>
            </w:r>
            <w:r w:rsidR="00DA6A5E">
              <w:rPr>
                <w:noProof/>
                <w:webHidden/>
              </w:rPr>
              <w:t>36</w:t>
            </w:r>
            <w:r w:rsidR="00DA6A5E">
              <w:rPr>
                <w:noProof/>
                <w:webHidden/>
              </w:rPr>
              <w:fldChar w:fldCharType="end"/>
            </w:r>
          </w:hyperlink>
        </w:p>
        <w:p w14:paraId="3F90ECC5" w14:textId="71DE73F0" w:rsidR="00DA6A5E" w:rsidRDefault="00000000">
          <w:pPr>
            <w:pStyle w:val="TOC2"/>
            <w:tabs>
              <w:tab w:val="right" w:leader="dot" w:pos="9016"/>
            </w:tabs>
            <w:rPr>
              <w:rFonts w:cstheme="minorBidi"/>
              <w:b w:val="0"/>
              <w:bCs w:val="0"/>
              <w:noProof/>
              <w:sz w:val="24"/>
              <w:szCs w:val="24"/>
            </w:rPr>
          </w:pPr>
          <w:hyperlink w:anchor="_Toc144374396" w:history="1">
            <w:r w:rsidR="00DA6A5E" w:rsidRPr="000E1153">
              <w:rPr>
                <w:rStyle w:val="Hyperlink"/>
                <w:noProof/>
              </w:rPr>
              <w:t>8.2 XGBoost</w:t>
            </w:r>
            <w:r w:rsidR="00DA6A5E">
              <w:rPr>
                <w:noProof/>
                <w:webHidden/>
              </w:rPr>
              <w:tab/>
            </w:r>
            <w:r w:rsidR="00DA6A5E">
              <w:rPr>
                <w:noProof/>
                <w:webHidden/>
              </w:rPr>
              <w:fldChar w:fldCharType="begin"/>
            </w:r>
            <w:r w:rsidR="00DA6A5E">
              <w:rPr>
                <w:noProof/>
                <w:webHidden/>
              </w:rPr>
              <w:instrText xml:space="preserve"> PAGEREF _Toc144374396 \h </w:instrText>
            </w:r>
            <w:r w:rsidR="00DA6A5E">
              <w:rPr>
                <w:noProof/>
                <w:webHidden/>
              </w:rPr>
            </w:r>
            <w:r w:rsidR="00DA6A5E">
              <w:rPr>
                <w:noProof/>
                <w:webHidden/>
              </w:rPr>
              <w:fldChar w:fldCharType="separate"/>
            </w:r>
            <w:r w:rsidR="00DA6A5E">
              <w:rPr>
                <w:noProof/>
                <w:webHidden/>
              </w:rPr>
              <w:t>36</w:t>
            </w:r>
            <w:r w:rsidR="00DA6A5E">
              <w:rPr>
                <w:noProof/>
                <w:webHidden/>
              </w:rPr>
              <w:fldChar w:fldCharType="end"/>
            </w:r>
          </w:hyperlink>
        </w:p>
        <w:p w14:paraId="35D8139D" w14:textId="7320AB7F" w:rsidR="00DA6A5E" w:rsidRDefault="00000000">
          <w:pPr>
            <w:pStyle w:val="TOC3"/>
            <w:tabs>
              <w:tab w:val="right" w:leader="dot" w:pos="9016"/>
            </w:tabs>
            <w:rPr>
              <w:rFonts w:cstheme="minorBidi"/>
              <w:noProof/>
              <w:sz w:val="24"/>
              <w:szCs w:val="24"/>
            </w:rPr>
          </w:pPr>
          <w:hyperlink w:anchor="_Toc144374397" w:history="1">
            <w:r w:rsidR="00DA6A5E" w:rsidRPr="000E1153">
              <w:rPr>
                <w:rStyle w:val="Hyperlink"/>
                <w:noProof/>
              </w:rPr>
              <w:t>8.2.1 Theoretical Overview</w:t>
            </w:r>
            <w:r w:rsidR="00DA6A5E">
              <w:rPr>
                <w:noProof/>
                <w:webHidden/>
              </w:rPr>
              <w:tab/>
            </w:r>
            <w:r w:rsidR="00DA6A5E">
              <w:rPr>
                <w:noProof/>
                <w:webHidden/>
              </w:rPr>
              <w:fldChar w:fldCharType="begin"/>
            </w:r>
            <w:r w:rsidR="00DA6A5E">
              <w:rPr>
                <w:noProof/>
                <w:webHidden/>
              </w:rPr>
              <w:instrText xml:space="preserve"> PAGEREF _Toc144374397 \h </w:instrText>
            </w:r>
            <w:r w:rsidR="00DA6A5E">
              <w:rPr>
                <w:noProof/>
                <w:webHidden/>
              </w:rPr>
            </w:r>
            <w:r w:rsidR="00DA6A5E">
              <w:rPr>
                <w:noProof/>
                <w:webHidden/>
              </w:rPr>
              <w:fldChar w:fldCharType="separate"/>
            </w:r>
            <w:r w:rsidR="00DA6A5E">
              <w:rPr>
                <w:noProof/>
                <w:webHidden/>
              </w:rPr>
              <w:t>36</w:t>
            </w:r>
            <w:r w:rsidR="00DA6A5E">
              <w:rPr>
                <w:noProof/>
                <w:webHidden/>
              </w:rPr>
              <w:fldChar w:fldCharType="end"/>
            </w:r>
          </w:hyperlink>
        </w:p>
        <w:p w14:paraId="3D7543E7" w14:textId="4AC16433" w:rsidR="00DA6A5E" w:rsidRDefault="00000000">
          <w:pPr>
            <w:pStyle w:val="TOC3"/>
            <w:tabs>
              <w:tab w:val="right" w:leader="dot" w:pos="9016"/>
            </w:tabs>
            <w:rPr>
              <w:rFonts w:cstheme="minorBidi"/>
              <w:noProof/>
              <w:sz w:val="24"/>
              <w:szCs w:val="24"/>
            </w:rPr>
          </w:pPr>
          <w:hyperlink w:anchor="_Toc144374398" w:history="1">
            <w:r w:rsidR="00DA6A5E" w:rsidRPr="000E1153">
              <w:rPr>
                <w:rStyle w:val="Hyperlink"/>
                <w:noProof/>
              </w:rPr>
              <w:t>8.2.2 Methodology</w:t>
            </w:r>
            <w:r w:rsidR="00DA6A5E">
              <w:rPr>
                <w:noProof/>
                <w:webHidden/>
              </w:rPr>
              <w:tab/>
            </w:r>
            <w:r w:rsidR="00DA6A5E">
              <w:rPr>
                <w:noProof/>
                <w:webHidden/>
              </w:rPr>
              <w:fldChar w:fldCharType="begin"/>
            </w:r>
            <w:r w:rsidR="00DA6A5E">
              <w:rPr>
                <w:noProof/>
                <w:webHidden/>
              </w:rPr>
              <w:instrText xml:space="preserve"> PAGEREF _Toc144374398 \h </w:instrText>
            </w:r>
            <w:r w:rsidR="00DA6A5E">
              <w:rPr>
                <w:noProof/>
                <w:webHidden/>
              </w:rPr>
            </w:r>
            <w:r w:rsidR="00DA6A5E">
              <w:rPr>
                <w:noProof/>
                <w:webHidden/>
              </w:rPr>
              <w:fldChar w:fldCharType="separate"/>
            </w:r>
            <w:r w:rsidR="00DA6A5E">
              <w:rPr>
                <w:noProof/>
                <w:webHidden/>
              </w:rPr>
              <w:t>37</w:t>
            </w:r>
            <w:r w:rsidR="00DA6A5E">
              <w:rPr>
                <w:noProof/>
                <w:webHidden/>
              </w:rPr>
              <w:fldChar w:fldCharType="end"/>
            </w:r>
          </w:hyperlink>
        </w:p>
        <w:p w14:paraId="56BAD4E6" w14:textId="6DFE9EB4" w:rsidR="00DA6A5E" w:rsidRDefault="00000000">
          <w:pPr>
            <w:pStyle w:val="TOC3"/>
            <w:tabs>
              <w:tab w:val="right" w:leader="dot" w:pos="9016"/>
            </w:tabs>
            <w:rPr>
              <w:rFonts w:cstheme="minorBidi"/>
              <w:noProof/>
              <w:sz w:val="24"/>
              <w:szCs w:val="24"/>
            </w:rPr>
          </w:pPr>
          <w:hyperlink w:anchor="_Toc144374399" w:history="1">
            <w:r w:rsidR="00DA6A5E" w:rsidRPr="000E1153">
              <w:rPr>
                <w:rStyle w:val="Hyperlink"/>
                <w:noProof/>
              </w:rPr>
              <w:t>8.2.3 Results</w:t>
            </w:r>
            <w:r w:rsidR="00DA6A5E">
              <w:rPr>
                <w:noProof/>
                <w:webHidden/>
              </w:rPr>
              <w:tab/>
            </w:r>
            <w:r w:rsidR="00DA6A5E">
              <w:rPr>
                <w:noProof/>
                <w:webHidden/>
              </w:rPr>
              <w:fldChar w:fldCharType="begin"/>
            </w:r>
            <w:r w:rsidR="00DA6A5E">
              <w:rPr>
                <w:noProof/>
                <w:webHidden/>
              </w:rPr>
              <w:instrText xml:space="preserve"> PAGEREF _Toc144374399 \h </w:instrText>
            </w:r>
            <w:r w:rsidR="00DA6A5E">
              <w:rPr>
                <w:noProof/>
                <w:webHidden/>
              </w:rPr>
            </w:r>
            <w:r w:rsidR="00DA6A5E">
              <w:rPr>
                <w:noProof/>
                <w:webHidden/>
              </w:rPr>
              <w:fldChar w:fldCharType="separate"/>
            </w:r>
            <w:r w:rsidR="00DA6A5E">
              <w:rPr>
                <w:noProof/>
                <w:webHidden/>
              </w:rPr>
              <w:t>38</w:t>
            </w:r>
            <w:r w:rsidR="00DA6A5E">
              <w:rPr>
                <w:noProof/>
                <w:webHidden/>
              </w:rPr>
              <w:fldChar w:fldCharType="end"/>
            </w:r>
          </w:hyperlink>
        </w:p>
        <w:p w14:paraId="58866F8B" w14:textId="0437FE53" w:rsidR="00DA6A5E" w:rsidRDefault="00000000">
          <w:pPr>
            <w:pStyle w:val="TOC3"/>
            <w:tabs>
              <w:tab w:val="right" w:leader="dot" w:pos="9016"/>
            </w:tabs>
            <w:rPr>
              <w:rFonts w:cstheme="minorBidi"/>
              <w:noProof/>
              <w:sz w:val="24"/>
              <w:szCs w:val="24"/>
            </w:rPr>
          </w:pPr>
          <w:hyperlink w:anchor="_Toc144374400" w:history="1">
            <w:r w:rsidR="00DA6A5E" w:rsidRPr="000E1153">
              <w:rPr>
                <w:rStyle w:val="Hyperlink"/>
                <w:noProof/>
              </w:rPr>
              <w:t>8.2.4 Discussion</w:t>
            </w:r>
            <w:r w:rsidR="00DA6A5E">
              <w:rPr>
                <w:noProof/>
                <w:webHidden/>
              </w:rPr>
              <w:tab/>
            </w:r>
            <w:r w:rsidR="00DA6A5E">
              <w:rPr>
                <w:noProof/>
                <w:webHidden/>
              </w:rPr>
              <w:fldChar w:fldCharType="begin"/>
            </w:r>
            <w:r w:rsidR="00DA6A5E">
              <w:rPr>
                <w:noProof/>
                <w:webHidden/>
              </w:rPr>
              <w:instrText xml:space="preserve"> PAGEREF _Toc144374400 \h </w:instrText>
            </w:r>
            <w:r w:rsidR="00DA6A5E">
              <w:rPr>
                <w:noProof/>
                <w:webHidden/>
              </w:rPr>
            </w:r>
            <w:r w:rsidR="00DA6A5E">
              <w:rPr>
                <w:noProof/>
                <w:webHidden/>
              </w:rPr>
              <w:fldChar w:fldCharType="separate"/>
            </w:r>
            <w:r w:rsidR="00DA6A5E">
              <w:rPr>
                <w:noProof/>
                <w:webHidden/>
              </w:rPr>
              <w:t>40</w:t>
            </w:r>
            <w:r w:rsidR="00DA6A5E">
              <w:rPr>
                <w:noProof/>
                <w:webHidden/>
              </w:rPr>
              <w:fldChar w:fldCharType="end"/>
            </w:r>
          </w:hyperlink>
        </w:p>
        <w:p w14:paraId="3872083B" w14:textId="391EA3C8" w:rsidR="00DA6A5E" w:rsidRDefault="00000000">
          <w:pPr>
            <w:pStyle w:val="TOC2"/>
            <w:tabs>
              <w:tab w:val="right" w:leader="dot" w:pos="9016"/>
            </w:tabs>
            <w:rPr>
              <w:rFonts w:cstheme="minorBidi"/>
              <w:b w:val="0"/>
              <w:bCs w:val="0"/>
              <w:noProof/>
              <w:sz w:val="24"/>
              <w:szCs w:val="24"/>
            </w:rPr>
          </w:pPr>
          <w:hyperlink w:anchor="_Toc144374401" w:history="1">
            <w:r w:rsidR="00DA6A5E" w:rsidRPr="000E1153">
              <w:rPr>
                <w:rStyle w:val="Hyperlink"/>
                <w:noProof/>
              </w:rPr>
              <w:t>8.3 LightGBM</w:t>
            </w:r>
            <w:r w:rsidR="00DA6A5E">
              <w:rPr>
                <w:noProof/>
                <w:webHidden/>
              </w:rPr>
              <w:tab/>
            </w:r>
            <w:r w:rsidR="00DA6A5E">
              <w:rPr>
                <w:noProof/>
                <w:webHidden/>
              </w:rPr>
              <w:fldChar w:fldCharType="begin"/>
            </w:r>
            <w:r w:rsidR="00DA6A5E">
              <w:rPr>
                <w:noProof/>
                <w:webHidden/>
              </w:rPr>
              <w:instrText xml:space="preserve"> PAGEREF _Toc144374401 \h </w:instrText>
            </w:r>
            <w:r w:rsidR="00DA6A5E">
              <w:rPr>
                <w:noProof/>
                <w:webHidden/>
              </w:rPr>
            </w:r>
            <w:r w:rsidR="00DA6A5E">
              <w:rPr>
                <w:noProof/>
                <w:webHidden/>
              </w:rPr>
              <w:fldChar w:fldCharType="separate"/>
            </w:r>
            <w:r w:rsidR="00DA6A5E">
              <w:rPr>
                <w:noProof/>
                <w:webHidden/>
              </w:rPr>
              <w:t>40</w:t>
            </w:r>
            <w:r w:rsidR="00DA6A5E">
              <w:rPr>
                <w:noProof/>
                <w:webHidden/>
              </w:rPr>
              <w:fldChar w:fldCharType="end"/>
            </w:r>
          </w:hyperlink>
        </w:p>
        <w:p w14:paraId="09B28605" w14:textId="39B8E40A" w:rsidR="00DA6A5E" w:rsidRDefault="00000000">
          <w:pPr>
            <w:pStyle w:val="TOC3"/>
            <w:tabs>
              <w:tab w:val="right" w:leader="dot" w:pos="9016"/>
            </w:tabs>
            <w:rPr>
              <w:rFonts w:cstheme="minorBidi"/>
              <w:noProof/>
              <w:sz w:val="24"/>
              <w:szCs w:val="24"/>
            </w:rPr>
          </w:pPr>
          <w:hyperlink w:anchor="_Toc144374402" w:history="1">
            <w:r w:rsidR="00DA6A5E" w:rsidRPr="000E1153">
              <w:rPr>
                <w:rStyle w:val="Hyperlink"/>
                <w:noProof/>
              </w:rPr>
              <w:t>8.3.1 Theoretical Overview</w:t>
            </w:r>
            <w:r w:rsidR="00DA6A5E">
              <w:rPr>
                <w:noProof/>
                <w:webHidden/>
              </w:rPr>
              <w:tab/>
            </w:r>
            <w:r w:rsidR="00DA6A5E">
              <w:rPr>
                <w:noProof/>
                <w:webHidden/>
              </w:rPr>
              <w:fldChar w:fldCharType="begin"/>
            </w:r>
            <w:r w:rsidR="00DA6A5E">
              <w:rPr>
                <w:noProof/>
                <w:webHidden/>
              </w:rPr>
              <w:instrText xml:space="preserve"> PAGEREF _Toc144374402 \h </w:instrText>
            </w:r>
            <w:r w:rsidR="00DA6A5E">
              <w:rPr>
                <w:noProof/>
                <w:webHidden/>
              </w:rPr>
            </w:r>
            <w:r w:rsidR="00DA6A5E">
              <w:rPr>
                <w:noProof/>
                <w:webHidden/>
              </w:rPr>
              <w:fldChar w:fldCharType="separate"/>
            </w:r>
            <w:r w:rsidR="00DA6A5E">
              <w:rPr>
                <w:noProof/>
                <w:webHidden/>
              </w:rPr>
              <w:t>40</w:t>
            </w:r>
            <w:r w:rsidR="00DA6A5E">
              <w:rPr>
                <w:noProof/>
                <w:webHidden/>
              </w:rPr>
              <w:fldChar w:fldCharType="end"/>
            </w:r>
          </w:hyperlink>
        </w:p>
        <w:p w14:paraId="20CC2557" w14:textId="2633DE17" w:rsidR="00DA6A5E" w:rsidRDefault="00000000">
          <w:pPr>
            <w:pStyle w:val="TOC3"/>
            <w:tabs>
              <w:tab w:val="right" w:leader="dot" w:pos="9016"/>
            </w:tabs>
            <w:rPr>
              <w:rFonts w:cstheme="minorBidi"/>
              <w:noProof/>
              <w:sz w:val="24"/>
              <w:szCs w:val="24"/>
            </w:rPr>
          </w:pPr>
          <w:hyperlink w:anchor="_Toc144374403" w:history="1">
            <w:r w:rsidR="00DA6A5E" w:rsidRPr="000E1153">
              <w:rPr>
                <w:rStyle w:val="Hyperlink"/>
                <w:noProof/>
              </w:rPr>
              <w:t>8.3.2 Methodology</w:t>
            </w:r>
            <w:r w:rsidR="00DA6A5E">
              <w:rPr>
                <w:noProof/>
                <w:webHidden/>
              </w:rPr>
              <w:tab/>
            </w:r>
            <w:r w:rsidR="00DA6A5E">
              <w:rPr>
                <w:noProof/>
                <w:webHidden/>
              </w:rPr>
              <w:fldChar w:fldCharType="begin"/>
            </w:r>
            <w:r w:rsidR="00DA6A5E">
              <w:rPr>
                <w:noProof/>
                <w:webHidden/>
              </w:rPr>
              <w:instrText xml:space="preserve"> PAGEREF _Toc144374403 \h </w:instrText>
            </w:r>
            <w:r w:rsidR="00DA6A5E">
              <w:rPr>
                <w:noProof/>
                <w:webHidden/>
              </w:rPr>
            </w:r>
            <w:r w:rsidR="00DA6A5E">
              <w:rPr>
                <w:noProof/>
                <w:webHidden/>
              </w:rPr>
              <w:fldChar w:fldCharType="separate"/>
            </w:r>
            <w:r w:rsidR="00DA6A5E">
              <w:rPr>
                <w:noProof/>
                <w:webHidden/>
              </w:rPr>
              <w:t>41</w:t>
            </w:r>
            <w:r w:rsidR="00DA6A5E">
              <w:rPr>
                <w:noProof/>
                <w:webHidden/>
              </w:rPr>
              <w:fldChar w:fldCharType="end"/>
            </w:r>
          </w:hyperlink>
        </w:p>
        <w:p w14:paraId="52C144EF" w14:textId="441CE60E" w:rsidR="00DA6A5E" w:rsidRDefault="00000000">
          <w:pPr>
            <w:pStyle w:val="TOC3"/>
            <w:tabs>
              <w:tab w:val="right" w:leader="dot" w:pos="9016"/>
            </w:tabs>
            <w:rPr>
              <w:rFonts w:cstheme="minorBidi"/>
              <w:noProof/>
              <w:sz w:val="24"/>
              <w:szCs w:val="24"/>
            </w:rPr>
          </w:pPr>
          <w:hyperlink w:anchor="_Toc144374404" w:history="1">
            <w:r w:rsidR="00DA6A5E" w:rsidRPr="000E1153">
              <w:rPr>
                <w:rStyle w:val="Hyperlink"/>
                <w:noProof/>
              </w:rPr>
              <w:t>8.3.3 Results</w:t>
            </w:r>
            <w:r w:rsidR="00DA6A5E">
              <w:rPr>
                <w:noProof/>
                <w:webHidden/>
              </w:rPr>
              <w:tab/>
            </w:r>
            <w:r w:rsidR="00DA6A5E">
              <w:rPr>
                <w:noProof/>
                <w:webHidden/>
              </w:rPr>
              <w:fldChar w:fldCharType="begin"/>
            </w:r>
            <w:r w:rsidR="00DA6A5E">
              <w:rPr>
                <w:noProof/>
                <w:webHidden/>
              </w:rPr>
              <w:instrText xml:space="preserve"> PAGEREF _Toc144374404 \h </w:instrText>
            </w:r>
            <w:r w:rsidR="00DA6A5E">
              <w:rPr>
                <w:noProof/>
                <w:webHidden/>
              </w:rPr>
            </w:r>
            <w:r w:rsidR="00DA6A5E">
              <w:rPr>
                <w:noProof/>
                <w:webHidden/>
              </w:rPr>
              <w:fldChar w:fldCharType="separate"/>
            </w:r>
            <w:r w:rsidR="00DA6A5E">
              <w:rPr>
                <w:noProof/>
                <w:webHidden/>
              </w:rPr>
              <w:t>41</w:t>
            </w:r>
            <w:r w:rsidR="00DA6A5E">
              <w:rPr>
                <w:noProof/>
                <w:webHidden/>
              </w:rPr>
              <w:fldChar w:fldCharType="end"/>
            </w:r>
          </w:hyperlink>
        </w:p>
        <w:p w14:paraId="5B7E65DB" w14:textId="4D0E2097" w:rsidR="00DA6A5E" w:rsidRDefault="00000000">
          <w:pPr>
            <w:pStyle w:val="TOC3"/>
            <w:tabs>
              <w:tab w:val="right" w:leader="dot" w:pos="9016"/>
            </w:tabs>
            <w:rPr>
              <w:rFonts w:cstheme="minorBidi"/>
              <w:noProof/>
              <w:sz w:val="24"/>
              <w:szCs w:val="24"/>
            </w:rPr>
          </w:pPr>
          <w:hyperlink w:anchor="_Toc144374405" w:history="1">
            <w:r w:rsidR="00DA6A5E" w:rsidRPr="000E1153">
              <w:rPr>
                <w:rStyle w:val="Hyperlink"/>
                <w:noProof/>
              </w:rPr>
              <w:t>8.3.4 Discussion</w:t>
            </w:r>
            <w:r w:rsidR="00DA6A5E">
              <w:rPr>
                <w:noProof/>
                <w:webHidden/>
              </w:rPr>
              <w:tab/>
            </w:r>
            <w:r w:rsidR="00DA6A5E">
              <w:rPr>
                <w:noProof/>
                <w:webHidden/>
              </w:rPr>
              <w:fldChar w:fldCharType="begin"/>
            </w:r>
            <w:r w:rsidR="00DA6A5E">
              <w:rPr>
                <w:noProof/>
                <w:webHidden/>
              </w:rPr>
              <w:instrText xml:space="preserve"> PAGEREF _Toc144374405 \h </w:instrText>
            </w:r>
            <w:r w:rsidR="00DA6A5E">
              <w:rPr>
                <w:noProof/>
                <w:webHidden/>
              </w:rPr>
            </w:r>
            <w:r w:rsidR="00DA6A5E">
              <w:rPr>
                <w:noProof/>
                <w:webHidden/>
              </w:rPr>
              <w:fldChar w:fldCharType="separate"/>
            </w:r>
            <w:r w:rsidR="00DA6A5E">
              <w:rPr>
                <w:noProof/>
                <w:webHidden/>
              </w:rPr>
              <w:t>43</w:t>
            </w:r>
            <w:r w:rsidR="00DA6A5E">
              <w:rPr>
                <w:noProof/>
                <w:webHidden/>
              </w:rPr>
              <w:fldChar w:fldCharType="end"/>
            </w:r>
          </w:hyperlink>
        </w:p>
        <w:p w14:paraId="1B166504" w14:textId="43B142C8" w:rsidR="00DA6A5E" w:rsidRDefault="00000000">
          <w:pPr>
            <w:pStyle w:val="TOC2"/>
            <w:tabs>
              <w:tab w:val="right" w:leader="dot" w:pos="9016"/>
            </w:tabs>
            <w:rPr>
              <w:rFonts w:cstheme="minorBidi"/>
              <w:b w:val="0"/>
              <w:bCs w:val="0"/>
              <w:noProof/>
              <w:sz w:val="24"/>
              <w:szCs w:val="24"/>
            </w:rPr>
          </w:pPr>
          <w:hyperlink w:anchor="_Toc144374406" w:history="1">
            <w:r w:rsidR="00DA6A5E" w:rsidRPr="000E1153">
              <w:rPr>
                <w:rStyle w:val="Hyperlink"/>
                <w:noProof/>
              </w:rPr>
              <w:t>8.4 CatBoost</w:t>
            </w:r>
            <w:r w:rsidR="00DA6A5E">
              <w:rPr>
                <w:noProof/>
                <w:webHidden/>
              </w:rPr>
              <w:tab/>
            </w:r>
            <w:r w:rsidR="00DA6A5E">
              <w:rPr>
                <w:noProof/>
                <w:webHidden/>
              </w:rPr>
              <w:fldChar w:fldCharType="begin"/>
            </w:r>
            <w:r w:rsidR="00DA6A5E">
              <w:rPr>
                <w:noProof/>
                <w:webHidden/>
              </w:rPr>
              <w:instrText xml:space="preserve"> PAGEREF _Toc144374406 \h </w:instrText>
            </w:r>
            <w:r w:rsidR="00DA6A5E">
              <w:rPr>
                <w:noProof/>
                <w:webHidden/>
              </w:rPr>
            </w:r>
            <w:r w:rsidR="00DA6A5E">
              <w:rPr>
                <w:noProof/>
                <w:webHidden/>
              </w:rPr>
              <w:fldChar w:fldCharType="separate"/>
            </w:r>
            <w:r w:rsidR="00DA6A5E">
              <w:rPr>
                <w:noProof/>
                <w:webHidden/>
              </w:rPr>
              <w:t>43</w:t>
            </w:r>
            <w:r w:rsidR="00DA6A5E">
              <w:rPr>
                <w:noProof/>
                <w:webHidden/>
              </w:rPr>
              <w:fldChar w:fldCharType="end"/>
            </w:r>
          </w:hyperlink>
        </w:p>
        <w:p w14:paraId="452E17DB" w14:textId="505D0154" w:rsidR="00DA6A5E" w:rsidRDefault="00000000">
          <w:pPr>
            <w:pStyle w:val="TOC3"/>
            <w:tabs>
              <w:tab w:val="right" w:leader="dot" w:pos="9016"/>
            </w:tabs>
            <w:rPr>
              <w:rFonts w:cstheme="minorBidi"/>
              <w:noProof/>
              <w:sz w:val="24"/>
              <w:szCs w:val="24"/>
            </w:rPr>
          </w:pPr>
          <w:hyperlink w:anchor="_Toc144374407" w:history="1">
            <w:r w:rsidR="00DA6A5E" w:rsidRPr="000E1153">
              <w:rPr>
                <w:rStyle w:val="Hyperlink"/>
                <w:noProof/>
              </w:rPr>
              <w:t>8.4.1 Theoretical Overview</w:t>
            </w:r>
            <w:r w:rsidR="00DA6A5E">
              <w:rPr>
                <w:noProof/>
                <w:webHidden/>
              </w:rPr>
              <w:tab/>
            </w:r>
            <w:r w:rsidR="00DA6A5E">
              <w:rPr>
                <w:noProof/>
                <w:webHidden/>
              </w:rPr>
              <w:fldChar w:fldCharType="begin"/>
            </w:r>
            <w:r w:rsidR="00DA6A5E">
              <w:rPr>
                <w:noProof/>
                <w:webHidden/>
              </w:rPr>
              <w:instrText xml:space="preserve"> PAGEREF _Toc144374407 \h </w:instrText>
            </w:r>
            <w:r w:rsidR="00DA6A5E">
              <w:rPr>
                <w:noProof/>
                <w:webHidden/>
              </w:rPr>
            </w:r>
            <w:r w:rsidR="00DA6A5E">
              <w:rPr>
                <w:noProof/>
                <w:webHidden/>
              </w:rPr>
              <w:fldChar w:fldCharType="separate"/>
            </w:r>
            <w:r w:rsidR="00DA6A5E">
              <w:rPr>
                <w:noProof/>
                <w:webHidden/>
              </w:rPr>
              <w:t>43</w:t>
            </w:r>
            <w:r w:rsidR="00DA6A5E">
              <w:rPr>
                <w:noProof/>
                <w:webHidden/>
              </w:rPr>
              <w:fldChar w:fldCharType="end"/>
            </w:r>
          </w:hyperlink>
        </w:p>
        <w:p w14:paraId="1455F864" w14:textId="79DCB85C" w:rsidR="00DA6A5E" w:rsidRDefault="00000000">
          <w:pPr>
            <w:pStyle w:val="TOC3"/>
            <w:tabs>
              <w:tab w:val="right" w:leader="dot" w:pos="9016"/>
            </w:tabs>
            <w:rPr>
              <w:rFonts w:cstheme="minorBidi"/>
              <w:noProof/>
              <w:sz w:val="24"/>
              <w:szCs w:val="24"/>
            </w:rPr>
          </w:pPr>
          <w:hyperlink w:anchor="_Toc144374408" w:history="1">
            <w:r w:rsidR="00DA6A5E" w:rsidRPr="000E1153">
              <w:rPr>
                <w:rStyle w:val="Hyperlink"/>
                <w:noProof/>
              </w:rPr>
              <w:t>8.4.2 Methodology</w:t>
            </w:r>
            <w:r w:rsidR="00DA6A5E">
              <w:rPr>
                <w:noProof/>
                <w:webHidden/>
              </w:rPr>
              <w:tab/>
            </w:r>
            <w:r w:rsidR="00DA6A5E">
              <w:rPr>
                <w:noProof/>
                <w:webHidden/>
              </w:rPr>
              <w:fldChar w:fldCharType="begin"/>
            </w:r>
            <w:r w:rsidR="00DA6A5E">
              <w:rPr>
                <w:noProof/>
                <w:webHidden/>
              </w:rPr>
              <w:instrText xml:space="preserve"> PAGEREF _Toc144374408 \h </w:instrText>
            </w:r>
            <w:r w:rsidR="00DA6A5E">
              <w:rPr>
                <w:noProof/>
                <w:webHidden/>
              </w:rPr>
            </w:r>
            <w:r w:rsidR="00DA6A5E">
              <w:rPr>
                <w:noProof/>
                <w:webHidden/>
              </w:rPr>
              <w:fldChar w:fldCharType="separate"/>
            </w:r>
            <w:r w:rsidR="00DA6A5E">
              <w:rPr>
                <w:noProof/>
                <w:webHidden/>
              </w:rPr>
              <w:t>44</w:t>
            </w:r>
            <w:r w:rsidR="00DA6A5E">
              <w:rPr>
                <w:noProof/>
                <w:webHidden/>
              </w:rPr>
              <w:fldChar w:fldCharType="end"/>
            </w:r>
          </w:hyperlink>
        </w:p>
        <w:p w14:paraId="4126C0E9" w14:textId="6044A68F" w:rsidR="00DA6A5E" w:rsidRDefault="00000000">
          <w:pPr>
            <w:pStyle w:val="TOC3"/>
            <w:tabs>
              <w:tab w:val="right" w:leader="dot" w:pos="9016"/>
            </w:tabs>
            <w:rPr>
              <w:rFonts w:cstheme="minorBidi"/>
              <w:noProof/>
              <w:sz w:val="24"/>
              <w:szCs w:val="24"/>
            </w:rPr>
          </w:pPr>
          <w:hyperlink w:anchor="_Toc144374409" w:history="1">
            <w:r w:rsidR="00DA6A5E" w:rsidRPr="000E1153">
              <w:rPr>
                <w:rStyle w:val="Hyperlink"/>
                <w:noProof/>
              </w:rPr>
              <w:t>8.4.3 Results</w:t>
            </w:r>
            <w:r w:rsidR="00DA6A5E">
              <w:rPr>
                <w:noProof/>
                <w:webHidden/>
              </w:rPr>
              <w:tab/>
            </w:r>
            <w:r w:rsidR="00DA6A5E">
              <w:rPr>
                <w:noProof/>
                <w:webHidden/>
              </w:rPr>
              <w:fldChar w:fldCharType="begin"/>
            </w:r>
            <w:r w:rsidR="00DA6A5E">
              <w:rPr>
                <w:noProof/>
                <w:webHidden/>
              </w:rPr>
              <w:instrText xml:space="preserve"> PAGEREF _Toc144374409 \h </w:instrText>
            </w:r>
            <w:r w:rsidR="00DA6A5E">
              <w:rPr>
                <w:noProof/>
                <w:webHidden/>
              </w:rPr>
            </w:r>
            <w:r w:rsidR="00DA6A5E">
              <w:rPr>
                <w:noProof/>
                <w:webHidden/>
              </w:rPr>
              <w:fldChar w:fldCharType="separate"/>
            </w:r>
            <w:r w:rsidR="00DA6A5E">
              <w:rPr>
                <w:noProof/>
                <w:webHidden/>
              </w:rPr>
              <w:t>44</w:t>
            </w:r>
            <w:r w:rsidR="00DA6A5E">
              <w:rPr>
                <w:noProof/>
                <w:webHidden/>
              </w:rPr>
              <w:fldChar w:fldCharType="end"/>
            </w:r>
          </w:hyperlink>
        </w:p>
        <w:p w14:paraId="06C38769" w14:textId="183C6D63" w:rsidR="00DA6A5E" w:rsidRDefault="00000000">
          <w:pPr>
            <w:pStyle w:val="TOC3"/>
            <w:tabs>
              <w:tab w:val="right" w:leader="dot" w:pos="9016"/>
            </w:tabs>
            <w:rPr>
              <w:rFonts w:cstheme="minorBidi"/>
              <w:noProof/>
              <w:sz w:val="24"/>
              <w:szCs w:val="24"/>
            </w:rPr>
          </w:pPr>
          <w:hyperlink w:anchor="_Toc144374410" w:history="1">
            <w:r w:rsidR="00DA6A5E" w:rsidRPr="000E1153">
              <w:rPr>
                <w:rStyle w:val="Hyperlink"/>
                <w:noProof/>
              </w:rPr>
              <w:t>8.4.4 Discussion</w:t>
            </w:r>
            <w:r w:rsidR="00DA6A5E">
              <w:rPr>
                <w:noProof/>
                <w:webHidden/>
              </w:rPr>
              <w:tab/>
            </w:r>
            <w:r w:rsidR="00DA6A5E">
              <w:rPr>
                <w:noProof/>
                <w:webHidden/>
              </w:rPr>
              <w:fldChar w:fldCharType="begin"/>
            </w:r>
            <w:r w:rsidR="00DA6A5E">
              <w:rPr>
                <w:noProof/>
                <w:webHidden/>
              </w:rPr>
              <w:instrText xml:space="preserve"> PAGEREF _Toc144374410 \h </w:instrText>
            </w:r>
            <w:r w:rsidR="00DA6A5E">
              <w:rPr>
                <w:noProof/>
                <w:webHidden/>
              </w:rPr>
            </w:r>
            <w:r w:rsidR="00DA6A5E">
              <w:rPr>
                <w:noProof/>
                <w:webHidden/>
              </w:rPr>
              <w:fldChar w:fldCharType="separate"/>
            </w:r>
            <w:r w:rsidR="00DA6A5E">
              <w:rPr>
                <w:noProof/>
                <w:webHidden/>
              </w:rPr>
              <w:t>46</w:t>
            </w:r>
            <w:r w:rsidR="00DA6A5E">
              <w:rPr>
                <w:noProof/>
                <w:webHidden/>
              </w:rPr>
              <w:fldChar w:fldCharType="end"/>
            </w:r>
          </w:hyperlink>
        </w:p>
        <w:p w14:paraId="162E75AE" w14:textId="7DAF9613" w:rsidR="00DA6A5E" w:rsidRDefault="00000000">
          <w:pPr>
            <w:pStyle w:val="TOC2"/>
            <w:tabs>
              <w:tab w:val="right" w:leader="dot" w:pos="9016"/>
            </w:tabs>
            <w:rPr>
              <w:rFonts w:cstheme="minorBidi"/>
              <w:b w:val="0"/>
              <w:bCs w:val="0"/>
              <w:noProof/>
              <w:sz w:val="24"/>
              <w:szCs w:val="24"/>
            </w:rPr>
          </w:pPr>
          <w:hyperlink w:anchor="_Toc144374411" w:history="1">
            <w:r w:rsidR="00DA6A5E" w:rsidRPr="000E1153">
              <w:rPr>
                <w:rStyle w:val="Hyperlink"/>
                <w:noProof/>
              </w:rPr>
              <w:t>8.5 AUC score in Each Model</w:t>
            </w:r>
            <w:r w:rsidR="00DA6A5E">
              <w:rPr>
                <w:noProof/>
                <w:webHidden/>
              </w:rPr>
              <w:tab/>
            </w:r>
            <w:r w:rsidR="00DA6A5E">
              <w:rPr>
                <w:noProof/>
                <w:webHidden/>
              </w:rPr>
              <w:fldChar w:fldCharType="begin"/>
            </w:r>
            <w:r w:rsidR="00DA6A5E">
              <w:rPr>
                <w:noProof/>
                <w:webHidden/>
              </w:rPr>
              <w:instrText xml:space="preserve"> PAGEREF _Toc144374411 \h </w:instrText>
            </w:r>
            <w:r w:rsidR="00DA6A5E">
              <w:rPr>
                <w:noProof/>
                <w:webHidden/>
              </w:rPr>
            </w:r>
            <w:r w:rsidR="00DA6A5E">
              <w:rPr>
                <w:noProof/>
                <w:webHidden/>
              </w:rPr>
              <w:fldChar w:fldCharType="separate"/>
            </w:r>
            <w:r w:rsidR="00DA6A5E">
              <w:rPr>
                <w:noProof/>
                <w:webHidden/>
              </w:rPr>
              <w:t>46</w:t>
            </w:r>
            <w:r w:rsidR="00DA6A5E">
              <w:rPr>
                <w:noProof/>
                <w:webHidden/>
              </w:rPr>
              <w:fldChar w:fldCharType="end"/>
            </w:r>
          </w:hyperlink>
        </w:p>
        <w:p w14:paraId="0F653FF9" w14:textId="324169BE" w:rsidR="00DA6A5E" w:rsidRDefault="00000000">
          <w:pPr>
            <w:pStyle w:val="TOC2"/>
            <w:tabs>
              <w:tab w:val="right" w:leader="dot" w:pos="9016"/>
            </w:tabs>
            <w:rPr>
              <w:rFonts w:cstheme="minorBidi"/>
              <w:b w:val="0"/>
              <w:bCs w:val="0"/>
              <w:noProof/>
              <w:sz w:val="24"/>
              <w:szCs w:val="24"/>
            </w:rPr>
          </w:pPr>
          <w:hyperlink w:anchor="_Toc144374412" w:history="1">
            <w:r w:rsidR="00DA6A5E" w:rsidRPr="000E1153">
              <w:rPr>
                <w:rStyle w:val="Hyperlink"/>
                <w:noProof/>
              </w:rPr>
              <w:t>8.7 Comparative Analysis of Top 10 Firms by AUC Scores Across Models</w:t>
            </w:r>
            <w:r w:rsidR="00DA6A5E">
              <w:rPr>
                <w:noProof/>
                <w:webHidden/>
              </w:rPr>
              <w:tab/>
            </w:r>
            <w:r w:rsidR="00DA6A5E">
              <w:rPr>
                <w:noProof/>
                <w:webHidden/>
              </w:rPr>
              <w:fldChar w:fldCharType="begin"/>
            </w:r>
            <w:r w:rsidR="00DA6A5E">
              <w:rPr>
                <w:noProof/>
                <w:webHidden/>
              </w:rPr>
              <w:instrText xml:space="preserve"> PAGEREF _Toc144374412 \h </w:instrText>
            </w:r>
            <w:r w:rsidR="00DA6A5E">
              <w:rPr>
                <w:noProof/>
                <w:webHidden/>
              </w:rPr>
            </w:r>
            <w:r w:rsidR="00DA6A5E">
              <w:rPr>
                <w:noProof/>
                <w:webHidden/>
              </w:rPr>
              <w:fldChar w:fldCharType="separate"/>
            </w:r>
            <w:r w:rsidR="00DA6A5E">
              <w:rPr>
                <w:noProof/>
                <w:webHidden/>
              </w:rPr>
              <w:t>48</w:t>
            </w:r>
            <w:r w:rsidR="00DA6A5E">
              <w:rPr>
                <w:noProof/>
                <w:webHidden/>
              </w:rPr>
              <w:fldChar w:fldCharType="end"/>
            </w:r>
          </w:hyperlink>
        </w:p>
        <w:p w14:paraId="3A53E9EE" w14:textId="4A2EAC7E" w:rsidR="00DA6A5E" w:rsidRDefault="00000000">
          <w:pPr>
            <w:pStyle w:val="TOC2"/>
            <w:tabs>
              <w:tab w:val="right" w:leader="dot" w:pos="9016"/>
            </w:tabs>
            <w:rPr>
              <w:rFonts w:cstheme="minorBidi"/>
              <w:b w:val="0"/>
              <w:bCs w:val="0"/>
              <w:noProof/>
              <w:sz w:val="24"/>
              <w:szCs w:val="24"/>
            </w:rPr>
          </w:pPr>
          <w:hyperlink w:anchor="_Toc144374413" w:history="1">
            <w:r w:rsidR="00DA6A5E" w:rsidRPr="000E1153">
              <w:rPr>
                <w:rStyle w:val="Hyperlink"/>
                <w:noProof/>
                <w:lang w:val="en-US"/>
              </w:rPr>
              <w:t>8.8 Comparative Analysis of Bottom 10 Firms by AUC Scores Across Models</w:t>
            </w:r>
            <w:r w:rsidR="00DA6A5E">
              <w:rPr>
                <w:noProof/>
                <w:webHidden/>
              </w:rPr>
              <w:tab/>
            </w:r>
            <w:r w:rsidR="00DA6A5E">
              <w:rPr>
                <w:noProof/>
                <w:webHidden/>
              </w:rPr>
              <w:fldChar w:fldCharType="begin"/>
            </w:r>
            <w:r w:rsidR="00DA6A5E">
              <w:rPr>
                <w:noProof/>
                <w:webHidden/>
              </w:rPr>
              <w:instrText xml:space="preserve"> PAGEREF _Toc144374413 \h </w:instrText>
            </w:r>
            <w:r w:rsidR="00DA6A5E">
              <w:rPr>
                <w:noProof/>
                <w:webHidden/>
              </w:rPr>
            </w:r>
            <w:r w:rsidR="00DA6A5E">
              <w:rPr>
                <w:noProof/>
                <w:webHidden/>
              </w:rPr>
              <w:fldChar w:fldCharType="separate"/>
            </w:r>
            <w:r w:rsidR="00DA6A5E">
              <w:rPr>
                <w:noProof/>
                <w:webHidden/>
              </w:rPr>
              <w:t>50</w:t>
            </w:r>
            <w:r w:rsidR="00DA6A5E">
              <w:rPr>
                <w:noProof/>
                <w:webHidden/>
              </w:rPr>
              <w:fldChar w:fldCharType="end"/>
            </w:r>
          </w:hyperlink>
        </w:p>
        <w:p w14:paraId="40422B53" w14:textId="19FDD0F7" w:rsidR="00DA6A5E" w:rsidRDefault="00000000">
          <w:pPr>
            <w:pStyle w:val="TOC2"/>
            <w:tabs>
              <w:tab w:val="right" w:leader="dot" w:pos="9016"/>
            </w:tabs>
            <w:rPr>
              <w:rFonts w:cstheme="minorBidi"/>
              <w:b w:val="0"/>
              <w:bCs w:val="0"/>
              <w:noProof/>
              <w:sz w:val="24"/>
              <w:szCs w:val="24"/>
            </w:rPr>
          </w:pPr>
          <w:hyperlink w:anchor="_Toc144374414" w:history="1">
            <w:r w:rsidR="00DA6A5E" w:rsidRPr="000E1153">
              <w:rPr>
                <w:rStyle w:val="Hyperlink"/>
                <w:noProof/>
                <w:lang w:val="en-US"/>
              </w:rPr>
              <w:t>8.9 Feature Importance Across Models</w:t>
            </w:r>
            <w:r w:rsidR="00DA6A5E">
              <w:rPr>
                <w:noProof/>
                <w:webHidden/>
              </w:rPr>
              <w:tab/>
            </w:r>
            <w:r w:rsidR="00DA6A5E">
              <w:rPr>
                <w:noProof/>
                <w:webHidden/>
              </w:rPr>
              <w:fldChar w:fldCharType="begin"/>
            </w:r>
            <w:r w:rsidR="00DA6A5E">
              <w:rPr>
                <w:noProof/>
                <w:webHidden/>
              </w:rPr>
              <w:instrText xml:space="preserve"> PAGEREF _Toc144374414 \h </w:instrText>
            </w:r>
            <w:r w:rsidR="00DA6A5E">
              <w:rPr>
                <w:noProof/>
                <w:webHidden/>
              </w:rPr>
            </w:r>
            <w:r w:rsidR="00DA6A5E">
              <w:rPr>
                <w:noProof/>
                <w:webHidden/>
              </w:rPr>
              <w:fldChar w:fldCharType="separate"/>
            </w:r>
            <w:r w:rsidR="00DA6A5E">
              <w:rPr>
                <w:noProof/>
                <w:webHidden/>
              </w:rPr>
              <w:t>53</w:t>
            </w:r>
            <w:r w:rsidR="00DA6A5E">
              <w:rPr>
                <w:noProof/>
                <w:webHidden/>
              </w:rPr>
              <w:fldChar w:fldCharType="end"/>
            </w:r>
          </w:hyperlink>
        </w:p>
        <w:p w14:paraId="4584DD27" w14:textId="24382585" w:rsidR="00DA6A5E" w:rsidRDefault="00000000">
          <w:pPr>
            <w:pStyle w:val="TOC3"/>
            <w:tabs>
              <w:tab w:val="right" w:leader="dot" w:pos="9016"/>
            </w:tabs>
            <w:rPr>
              <w:rFonts w:cstheme="minorBidi"/>
              <w:noProof/>
              <w:sz w:val="24"/>
              <w:szCs w:val="24"/>
            </w:rPr>
          </w:pPr>
          <w:hyperlink w:anchor="_Toc144374415" w:history="1">
            <w:r w:rsidR="00DA6A5E" w:rsidRPr="000E1153">
              <w:rPr>
                <w:rStyle w:val="Hyperlink"/>
                <w:noProof/>
                <w:lang w:val="en-US"/>
              </w:rPr>
              <w:t>8.9.1 How Feature Importance is computed</w:t>
            </w:r>
            <w:r w:rsidR="00DA6A5E">
              <w:rPr>
                <w:noProof/>
                <w:webHidden/>
              </w:rPr>
              <w:tab/>
            </w:r>
            <w:r w:rsidR="00DA6A5E">
              <w:rPr>
                <w:noProof/>
                <w:webHidden/>
              </w:rPr>
              <w:fldChar w:fldCharType="begin"/>
            </w:r>
            <w:r w:rsidR="00DA6A5E">
              <w:rPr>
                <w:noProof/>
                <w:webHidden/>
              </w:rPr>
              <w:instrText xml:space="preserve"> PAGEREF _Toc144374415 \h </w:instrText>
            </w:r>
            <w:r w:rsidR="00DA6A5E">
              <w:rPr>
                <w:noProof/>
                <w:webHidden/>
              </w:rPr>
            </w:r>
            <w:r w:rsidR="00DA6A5E">
              <w:rPr>
                <w:noProof/>
                <w:webHidden/>
              </w:rPr>
              <w:fldChar w:fldCharType="separate"/>
            </w:r>
            <w:r w:rsidR="00DA6A5E">
              <w:rPr>
                <w:noProof/>
                <w:webHidden/>
              </w:rPr>
              <w:t>53</w:t>
            </w:r>
            <w:r w:rsidR="00DA6A5E">
              <w:rPr>
                <w:noProof/>
                <w:webHidden/>
              </w:rPr>
              <w:fldChar w:fldCharType="end"/>
            </w:r>
          </w:hyperlink>
        </w:p>
        <w:p w14:paraId="1524FE62" w14:textId="7FB9834C" w:rsidR="00DA6A5E" w:rsidRDefault="00000000">
          <w:pPr>
            <w:pStyle w:val="TOC3"/>
            <w:tabs>
              <w:tab w:val="right" w:leader="dot" w:pos="9016"/>
            </w:tabs>
            <w:rPr>
              <w:rFonts w:cstheme="minorBidi"/>
              <w:noProof/>
              <w:sz w:val="24"/>
              <w:szCs w:val="24"/>
            </w:rPr>
          </w:pPr>
          <w:hyperlink w:anchor="_Toc144374416" w:history="1">
            <w:r w:rsidR="00DA6A5E" w:rsidRPr="000E1153">
              <w:rPr>
                <w:rStyle w:val="Hyperlink"/>
                <w:noProof/>
                <w:lang w:val="en-US"/>
              </w:rPr>
              <w:t>8.9.2 Feature Importance Across Models</w:t>
            </w:r>
            <w:r w:rsidR="00DA6A5E">
              <w:rPr>
                <w:noProof/>
                <w:webHidden/>
              </w:rPr>
              <w:tab/>
            </w:r>
            <w:r w:rsidR="00DA6A5E">
              <w:rPr>
                <w:noProof/>
                <w:webHidden/>
              </w:rPr>
              <w:fldChar w:fldCharType="begin"/>
            </w:r>
            <w:r w:rsidR="00DA6A5E">
              <w:rPr>
                <w:noProof/>
                <w:webHidden/>
              </w:rPr>
              <w:instrText xml:space="preserve"> PAGEREF _Toc144374416 \h </w:instrText>
            </w:r>
            <w:r w:rsidR="00DA6A5E">
              <w:rPr>
                <w:noProof/>
                <w:webHidden/>
              </w:rPr>
            </w:r>
            <w:r w:rsidR="00DA6A5E">
              <w:rPr>
                <w:noProof/>
                <w:webHidden/>
              </w:rPr>
              <w:fldChar w:fldCharType="separate"/>
            </w:r>
            <w:r w:rsidR="00DA6A5E">
              <w:rPr>
                <w:noProof/>
                <w:webHidden/>
              </w:rPr>
              <w:t>55</w:t>
            </w:r>
            <w:r w:rsidR="00DA6A5E">
              <w:rPr>
                <w:noProof/>
                <w:webHidden/>
              </w:rPr>
              <w:fldChar w:fldCharType="end"/>
            </w:r>
          </w:hyperlink>
        </w:p>
        <w:p w14:paraId="473FA794" w14:textId="525C0B4D" w:rsidR="00DA6A5E" w:rsidRDefault="00000000">
          <w:pPr>
            <w:pStyle w:val="TOC3"/>
            <w:tabs>
              <w:tab w:val="right" w:leader="dot" w:pos="9016"/>
            </w:tabs>
            <w:rPr>
              <w:rFonts w:cstheme="minorBidi"/>
              <w:noProof/>
              <w:sz w:val="24"/>
              <w:szCs w:val="24"/>
            </w:rPr>
          </w:pPr>
          <w:hyperlink w:anchor="_Toc144374417" w:history="1">
            <w:r w:rsidR="00DA6A5E" w:rsidRPr="000E1153">
              <w:rPr>
                <w:rStyle w:val="Hyperlink"/>
                <w:noProof/>
                <w:lang w:val="en-US"/>
              </w:rPr>
              <w:t>8.9.3 Analyzing the Implications</w:t>
            </w:r>
            <w:r w:rsidR="00DA6A5E">
              <w:rPr>
                <w:noProof/>
                <w:webHidden/>
              </w:rPr>
              <w:tab/>
            </w:r>
            <w:r w:rsidR="00DA6A5E">
              <w:rPr>
                <w:noProof/>
                <w:webHidden/>
              </w:rPr>
              <w:fldChar w:fldCharType="begin"/>
            </w:r>
            <w:r w:rsidR="00DA6A5E">
              <w:rPr>
                <w:noProof/>
                <w:webHidden/>
              </w:rPr>
              <w:instrText xml:space="preserve"> PAGEREF _Toc144374417 \h </w:instrText>
            </w:r>
            <w:r w:rsidR="00DA6A5E">
              <w:rPr>
                <w:noProof/>
                <w:webHidden/>
              </w:rPr>
            </w:r>
            <w:r w:rsidR="00DA6A5E">
              <w:rPr>
                <w:noProof/>
                <w:webHidden/>
              </w:rPr>
              <w:fldChar w:fldCharType="separate"/>
            </w:r>
            <w:r w:rsidR="00DA6A5E">
              <w:rPr>
                <w:noProof/>
                <w:webHidden/>
              </w:rPr>
              <w:t>56</w:t>
            </w:r>
            <w:r w:rsidR="00DA6A5E">
              <w:rPr>
                <w:noProof/>
                <w:webHidden/>
              </w:rPr>
              <w:fldChar w:fldCharType="end"/>
            </w:r>
          </w:hyperlink>
        </w:p>
        <w:p w14:paraId="700CB885" w14:textId="4A76D2B2" w:rsidR="00DA6A5E" w:rsidRDefault="00000000">
          <w:pPr>
            <w:pStyle w:val="TOC1"/>
            <w:tabs>
              <w:tab w:val="right" w:leader="dot" w:pos="9016"/>
            </w:tabs>
            <w:rPr>
              <w:rFonts w:cstheme="minorBidi"/>
              <w:b w:val="0"/>
              <w:bCs w:val="0"/>
              <w:i w:val="0"/>
              <w:iCs w:val="0"/>
              <w:noProof/>
            </w:rPr>
          </w:pPr>
          <w:hyperlink w:anchor="_Toc144374418" w:history="1">
            <w:r w:rsidR="00DA6A5E" w:rsidRPr="000E1153">
              <w:rPr>
                <w:rStyle w:val="Hyperlink"/>
                <w:noProof/>
              </w:rPr>
              <w:t>9. Discussion</w:t>
            </w:r>
            <w:r w:rsidR="00DA6A5E">
              <w:rPr>
                <w:noProof/>
                <w:webHidden/>
              </w:rPr>
              <w:tab/>
            </w:r>
            <w:r w:rsidR="00DA6A5E">
              <w:rPr>
                <w:noProof/>
                <w:webHidden/>
              </w:rPr>
              <w:fldChar w:fldCharType="begin"/>
            </w:r>
            <w:r w:rsidR="00DA6A5E">
              <w:rPr>
                <w:noProof/>
                <w:webHidden/>
              </w:rPr>
              <w:instrText xml:space="preserve"> PAGEREF _Toc144374418 \h </w:instrText>
            </w:r>
            <w:r w:rsidR="00DA6A5E">
              <w:rPr>
                <w:noProof/>
                <w:webHidden/>
              </w:rPr>
            </w:r>
            <w:r w:rsidR="00DA6A5E">
              <w:rPr>
                <w:noProof/>
                <w:webHidden/>
              </w:rPr>
              <w:fldChar w:fldCharType="separate"/>
            </w:r>
            <w:r w:rsidR="00DA6A5E">
              <w:rPr>
                <w:noProof/>
                <w:webHidden/>
              </w:rPr>
              <w:t>57</w:t>
            </w:r>
            <w:r w:rsidR="00DA6A5E">
              <w:rPr>
                <w:noProof/>
                <w:webHidden/>
              </w:rPr>
              <w:fldChar w:fldCharType="end"/>
            </w:r>
          </w:hyperlink>
        </w:p>
        <w:p w14:paraId="330FCBC4" w14:textId="019574A0" w:rsidR="00DA6A5E" w:rsidRDefault="00000000">
          <w:pPr>
            <w:pStyle w:val="TOC2"/>
            <w:tabs>
              <w:tab w:val="right" w:leader="dot" w:pos="9016"/>
            </w:tabs>
            <w:rPr>
              <w:rFonts w:cstheme="minorBidi"/>
              <w:b w:val="0"/>
              <w:bCs w:val="0"/>
              <w:noProof/>
              <w:sz w:val="24"/>
              <w:szCs w:val="24"/>
            </w:rPr>
          </w:pPr>
          <w:hyperlink w:anchor="_Toc144374419" w:history="1">
            <w:r w:rsidR="00DA6A5E" w:rsidRPr="000E1153">
              <w:rPr>
                <w:rStyle w:val="Hyperlink"/>
                <w:noProof/>
              </w:rPr>
              <w:t>9.2 Variability Among Models</w:t>
            </w:r>
            <w:r w:rsidR="00DA6A5E">
              <w:rPr>
                <w:noProof/>
                <w:webHidden/>
              </w:rPr>
              <w:tab/>
            </w:r>
            <w:r w:rsidR="00DA6A5E">
              <w:rPr>
                <w:noProof/>
                <w:webHidden/>
              </w:rPr>
              <w:fldChar w:fldCharType="begin"/>
            </w:r>
            <w:r w:rsidR="00DA6A5E">
              <w:rPr>
                <w:noProof/>
                <w:webHidden/>
              </w:rPr>
              <w:instrText xml:space="preserve"> PAGEREF _Toc144374419 \h </w:instrText>
            </w:r>
            <w:r w:rsidR="00DA6A5E">
              <w:rPr>
                <w:noProof/>
                <w:webHidden/>
              </w:rPr>
            </w:r>
            <w:r w:rsidR="00DA6A5E">
              <w:rPr>
                <w:noProof/>
                <w:webHidden/>
              </w:rPr>
              <w:fldChar w:fldCharType="separate"/>
            </w:r>
            <w:r w:rsidR="00DA6A5E">
              <w:rPr>
                <w:noProof/>
                <w:webHidden/>
              </w:rPr>
              <w:t>58</w:t>
            </w:r>
            <w:r w:rsidR="00DA6A5E">
              <w:rPr>
                <w:noProof/>
                <w:webHidden/>
              </w:rPr>
              <w:fldChar w:fldCharType="end"/>
            </w:r>
          </w:hyperlink>
        </w:p>
        <w:p w14:paraId="0008E504" w14:textId="6EE4FA79" w:rsidR="00DA6A5E" w:rsidRDefault="00000000">
          <w:pPr>
            <w:pStyle w:val="TOC2"/>
            <w:tabs>
              <w:tab w:val="right" w:leader="dot" w:pos="9016"/>
            </w:tabs>
            <w:rPr>
              <w:rFonts w:cstheme="minorBidi"/>
              <w:b w:val="0"/>
              <w:bCs w:val="0"/>
              <w:noProof/>
              <w:sz w:val="24"/>
              <w:szCs w:val="24"/>
            </w:rPr>
          </w:pPr>
          <w:hyperlink w:anchor="_Toc144374420" w:history="1">
            <w:r w:rsidR="00DA6A5E" w:rsidRPr="000E1153">
              <w:rPr>
                <w:rStyle w:val="Hyperlink"/>
                <w:noProof/>
              </w:rPr>
              <w:t>9.3 Limitations and Scope for Future Research</w:t>
            </w:r>
            <w:r w:rsidR="00DA6A5E">
              <w:rPr>
                <w:noProof/>
                <w:webHidden/>
              </w:rPr>
              <w:tab/>
            </w:r>
            <w:r w:rsidR="00DA6A5E">
              <w:rPr>
                <w:noProof/>
                <w:webHidden/>
              </w:rPr>
              <w:fldChar w:fldCharType="begin"/>
            </w:r>
            <w:r w:rsidR="00DA6A5E">
              <w:rPr>
                <w:noProof/>
                <w:webHidden/>
              </w:rPr>
              <w:instrText xml:space="preserve"> PAGEREF _Toc144374420 \h </w:instrText>
            </w:r>
            <w:r w:rsidR="00DA6A5E">
              <w:rPr>
                <w:noProof/>
                <w:webHidden/>
              </w:rPr>
            </w:r>
            <w:r w:rsidR="00DA6A5E">
              <w:rPr>
                <w:noProof/>
                <w:webHidden/>
              </w:rPr>
              <w:fldChar w:fldCharType="separate"/>
            </w:r>
            <w:r w:rsidR="00DA6A5E">
              <w:rPr>
                <w:noProof/>
                <w:webHidden/>
              </w:rPr>
              <w:t>58</w:t>
            </w:r>
            <w:r w:rsidR="00DA6A5E">
              <w:rPr>
                <w:noProof/>
                <w:webHidden/>
              </w:rPr>
              <w:fldChar w:fldCharType="end"/>
            </w:r>
          </w:hyperlink>
        </w:p>
        <w:p w14:paraId="70467084" w14:textId="7B45D5AD" w:rsidR="00DA6A5E" w:rsidRDefault="00000000">
          <w:pPr>
            <w:pStyle w:val="TOC1"/>
            <w:tabs>
              <w:tab w:val="right" w:leader="dot" w:pos="9016"/>
            </w:tabs>
            <w:rPr>
              <w:rFonts w:cstheme="minorBidi"/>
              <w:b w:val="0"/>
              <w:bCs w:val="0"/>
              <w:i w:val="0"/>
              <w:iCs w:val="0"/>
              <w:noProof/>
            </w:rPr>
          </w:pPr>
          <w:hyperlink w:anchor="_Toc144374421" w:history="1">
            <w:r w:rsidR="00DA6A5E" w:rsidRPr="000E1153">
              <w:rPr>
                <w:rStyle w:val="Hyperlink"/>
                <w:noProof/>
              </w:rPr>
              <w:t>10. Ethics</w:t>
            </w:r>
            <w:r w:rsidR="00DA6A5E">
              <w:rPr>
                <w:noProof/>
                <w:webHidden/>
              </w:rPr>
              <w:tab/>
            </w:r>
            <w:r w:rsidR="00DA6A5E">
              <w:rPr>
                <w:noProof/>
                <w:webHidden/>
              </w:rPr>
              <w:fldChar w:fldCharType="begin"/>
            </w:r>
            <w:r w:rsidR="00DA6A5E">
              <w:rPr>
                <w:noProof/>
                <w:webHidden/>
              </w:rPr>
              <w:instrText xml:space="preserve"> PAGEREF _Toc144374421 \h </w:instrText>
            </w:r>
            <w:r w:rsidR="00DA6A5E">
              <w:rPr>
                <w:noProof/>
                <w:webHidden/>
              </w:rPr>
            </w:r>
            <w:r w:rsidR="00DA6A5E">
              <w:rPr>
                <w:noProof/>
                <w:webHidden/>
              </w:rPr>
              <w:fldChar w:fldCharType="separate"/>
            </w:r>
            <w:r w:rsidR="00DA6A5E">
              <w:rPr>
                <w:noProof/>
                <w:webHidden/>
              </w:rPr>
              <w:t>59</w:t>
            </w:r>
            <w:r w:rsidR="00DA6A5E">
              <w:rPr>
                <w:noProof/>
                <w:webHidden/>
              </w:rPr>
              <w:fldChar w:fldCharType="end"/>
            </w:r>
          </w:hyperlink>
        </w:p>
        <w:p w14:paraId="59575C48" w14:textId="05BD2FAE" w:rsidR="00DA6A5E" w:rsidRDefault="00000000">
          <w:pPr>
            <w:pStyle w:val="TOC2"/>
            <w:tabs>
              <w:tab w:val="right" w:leader="dot" w:pos="9016"/>
            </w:tabs>
            <w:rPr>
              <w:rFonts w:cstheme="minorBidi"/>
              <w:b w:val="0"/>
              <w:bCs w:val="0"/>
              <w:noProof/>
              <w:sz w:val="24"/>
              <w:szCs w:val="24"/>
            </w:rPr>
          </w:pPr>
          <w:hyperlink w:anchor="_Toc144374422" w:history="1">
            <w:r w:rsidR="00DA6A5E" w:rsidRPr="000E1153">
              <w:rPr>
                <w:rStyle w:val="Hyperlink"/>
                <w:noProof/>
              </w:rPr>
              <w:t>10.1 Ethical Foundations and Risk Management</w:t>
            </w:r>
            <w:r w:rsidR="00DA6A5E">
              <w:rPr>
                <w:noProof/>
                <w:webHidden/>
              </w:rPr>
              <w:tab/>
            </w:r>
            <w:r w:rsidR="00DA6A5E">
              <w:rPr>
                <w:noProof/>
                <w:webHidden/>
              </w:rPr>
              <w:fldChar w:fldCharType="begin"/>
            </w:r>
            <w:r w:rsidR="00DA6A5E">
              <w:rPr>
                <w:noProof/>
                <w:webHidden/>
              </w:rPr>
              <w:instrText xml:space="preserve"> PAGEREF _Toc144374422 \h </w:instrText>
            </w:r>
            <w:r w:rsidR="00DA6A5E">
              <w:rPr>
                <w:noProof/>
                <w:webHidden/>
              </w:rPr>
            </w:r>
            <w:r w:rsidR="00DA6A5E">
              <w:rPr>
                <w:noProof/>
                <w:webHidden/>
              </w:rPr>
              <w:fldChar w:fldCharType="separate"/>
            </w:r>
            <w:r w:rsidR="00DA6A5E">
              <w:rPr>
                <w:noProof/>
                <w:webHidden/>
              </w:rPr>
              <w:t>59</w:t>
            </w:r>
            <w:r w:rsidR="00DA6A5E">
              <w:rPr>
                <w:noProof/>
                <w:webHidden/>
              </w:rPr>
              <w:fldChar w:fldCharType="end"/>
            </w:r>
          </w:hyperlink>
        </w:p>
        <w:p w14:paraId="077C2607" w14:textId="0E602B9E" w:rsidR="00DA6A5E" w:rsidRDefault="00000000">
          <w:pPr>
            <w:pStyle w:val="TOC2"/>
            <w:tabs>
              <w:tab w:val="right" w:leader="dot" w:pos="9016"/>
            </w:tabs>
            <w:rPr>
              <w:rFonts w:cstheme="minorBidi"/>
              <w:b w:val="0"/>
              <w:bCs w:val="0"/>
              <w:noProof/>
              <w:sz w:val="24"/>
              <w:szCs w:val="24"/>
            </w:rPr>
          </w:pPr>
          <w:hyperlink w:anchor="_Toc144374423" w:history="1">
            <w:r w:rsidR="00DA6A5E" w:rsidRPr="000E1153">
              <w:rPr>
                <w:rStyle w:val="Hyperlink"/>
                <w:noProof/>
              </w:rPr>
              <w:t>10.2 Societal Implications and Ethical Risks</w:t>
            </w:r>
            <w:r w:rsidR="00DA6A5E">
              <w:rPr>
                <w:noProof/>
                <w:webHidden/>
              </w:rPr>
              <w:tab/>
            </w:r>
            <w:r w:rsidR="00DA6A5E">
              <w:rPr>
                <w:noProof/>
                <w:webHidden/>
              </w:rPr>
              <w:fldChar w:fldCharType="begin"/>
            </w:r>
            <w:r w:rsidR="00DA6A5E">
              <w:rPr>
                <w:noProof/>
                <w:webHidden/>
              </w:rPr>
              <w:instrText xml:space="preserve"> PAGEREF _Toc144374423 \h </w:instrText>
            </w:r>
            <w:r w:rsidR="00DA6A5E">
              <w:rPr>
                <w:noProof/>
                <w:webHidden/>
              </w:rPr>
            </w:r>
            <w:r w:rsidR="00DA6A5E">
              <w:rPr>
                <w:noProof/>
                <w:webHidden/>
              </w:rPr>
              <w:fldChar w:fldCharType="separate"/>
            </w:r>
            <w:r w:rsidR="00DA6A5E">
              <w:rPr>
                <w:noProof/>
                <w:webHidden/>
              </w:rPr>
              <w:t>59</w:t>
            </w:r>
            <w:r w:rsidR="00DA6A5E">
              <w:rPr>
                <w:noProof/>
                <w:webHidden/>
              </w:rPr>
              <w:fldChar w:fldCharType="end"/>
            </w:r>
          </w:hyperlink>
        </w:p>
        <w:p w14:paraId="40CB9549" w14:textId="10114A6A" w:rsidR="00DA6A5E" w:rsidRDefault="00000000">
          <w:pPr>
            <w:pStyle w:val="TOC2"/>
            <w:tabs>
              <w:tab w:val="right" w:leader="dot" w:pos="9016"/>
            </w:tabs>
            <w:rPr>
              <w:rFonts w:cstheme="minorBidi"/>
              <w:b w:val="0"/>
              <w:bCs w:val="0"/>
              <w:noProof/>
              <w:sz w:val="24"/>
              <w:szCs w:val="24"/>
            </w:rPr>
          </w:pPr>
          <w:hyperlink w:anchor="_Toc144374424" w:history="1">
            <w:r w:rsidR="00DA6A5E" w:rsidRPr="000E1153">
              <w:rPr>
                <w:rStyle w:val="Hyperlink"/>
                <w:noProof/>
              </w:rPr>
              <w:t>10.3 Methodological Ethical Challenges</w:t>
            </w:r>
            <w:r w:rsidR="00DA6A5E">
              <w:rPr>
                <w:noProof/>
                <w:webHidden/>
              </w:rPr>
              <w:tab/>
            </w:r>
            <w:r w:rsidR="00DA6A5E">
              <w:rPr>
                <w:noProof/>
                <w:webHidden/>
              </w:rPr>
              <w:fldChar w:fldCharType="begin"/>
            </w:r>
            <w:r w:rsidR="00DA6A5E">
              <w:rPr>
                <w:noProof/>
                <w:webHidden/>
              </w:rPr>
              <w:instrText xml:space="preserve"> PAGEREF _Toc144374424 \h </w:instrText>
            </w:r>
            <w:r w:rsidR="00DA6A5E">
              <w:rPr>
                <w:noProof/>
                <w:webHidden/>
              </w:rPr>
            </w:r>
            <w:r w:rsidR="00DA6A5E">
              <w:rPr>
                <w:noProof/>
                <w:webHidden/>
              </w:rPr>
              <w:fldChar w:fldCharType="separate"/>
            </w:r>
            <w:r w:rsidR="00DA6A5E">
              <w:rPr>
                <w:noProof/>
                <w:webHidden/>
              </w:rPr>
              <w:t>60</w:t>
            </w:r>
            <w:r w:rsidR="00DA6A5E">
              <w:rPr>
                <w:noProof/>
                <w:webHidden/>
              </w:rPr>
              <w:fldChar w:fldCharType="end"/>
            </w:r>
          </w:hyperlink>
        </w:p>
        <w:p w14:paraId="5D2AFAF1" w14:textId="4F7E39F8" w:rsidR="00DA6A5E" w:rsidRDefault="00000000">
          <w:pPr>
            <w:pStyle w:val="TOC2"/>
            <w:tabs>
              <w:tab w:val="right" w:leader="dot" w:pos="9016"/>
            </w:tabs>
            <w:rPr>
              <w:rFonts w:cstheme="minorBidi"/>
              <w:b w:val="0"/>
              <w:bCs w:val="0"/>
              <w:noProof/>
              <w:sz w:val="24"/>
              <w:szCs w:val="24"/>
            </w:rPr>
          </w:pPr>
          <w:hyperlink w:anchor="_Toc144374425" w:history="1">
            <w:r w:rsidR="00DA6A5E" w:rsidRPr="000E1153">
              <w:rPr>
                <w:rStyle w:val="Hyperlink"/>
                <w:noProof/>
              </w:rPr>
              <w:t>10.4 Responsible Innovation and Future Directions</w:t>
            </w:r>
            <w:r w:rsidR="00DA6A5E">
              <w:rPr>
                <w:noProof/>
                <w:webHidden/>
              </w:rPr>
              <w:tab/>
            </w:r>
            <w:r w:rsidR="00DA6A5E">
              <w:rPr>
                <w:noProof/>
                <w:webHidden/>
              </w:rPr>
              <w:fldChar w:fldCharType="begin"/>
            </w:r>
            <w:r w:rsidR="00DA6A5E">
              <w:rPr>
                <w:noProof/>
                <w:webHidden/>
              </w:rPr>
              <w:instrText xml:space="preserve"> PAGEREF _Toc144374425 \h </w:instrText>
            </w:r>
            <w:r w:rsidR="00DA6A5E">
              <w:rPr>
                <w:noProof/>
                <w:webHidden/>
              </w:rPr>
            </w:r>
            <w:r w:rsidR="00DA6A5E">
              <w:rPr>
                <w:noProof/>
                <w:webHidden/>
              </w:rPr>
              <w:fldChar w:fldCharType="separate"/>
            </w:r>
            <w:r w:rsidR="00DA6A5E">
              <w:rPr>
                <w:noProof/>
                <w:webHidden/>
              </w:rPr>
              <w:t>60</w:t>
            </w:r>
            <w:r w:rsidR="00DA6A5E">
              <w:rPr>
                <w:noProof/>
                <w:webHidden/>
              </w:rPr>
              <w:fldChar w:fldCharType="end"/>
            </w:r>
          </w:hyperlink>
        </w:p>
        <w:p w14:paraId="54E9DF31" w14:textId="11BC3012" w:rsidR="00DA6A5E" w:rsidRDefault="00000000">
          <w:pPr>
            <w:pStyle w:val="TOC1"/>
            <w:tabs>
              <w:tab w:val="right" w:leader="dot" w:pos="9016"/>
            </w:tabs>
            <w:rPr>
              <w:rFonts w:cstheme="minorBidi"/>
              <w:b w:val="0"/>
              <w:bCs w:val="0"/>
              <w:i w:val="0"/>
              <w:iCs w:val="0"/>
              <w:noProof/>
            </w:rPr>
          </w:pPr>
          <w:hyperlink w:anchor="_Toc144374426" w:history="1">
            <w:r w:rsidR="00DA6A5E" w:rsidRPr="000E1153">
              <w:rPr>
                <w:rStyle w:val="Hyperlink"/>
                <w:noProof/>
              </w:rPr>
              <w:t>11. Conclusion</w:t>
            </w:r>
            <w:r w:rsidR="00DA6A5E">
              <w:rPr>
                <w:noProof/>
                <w:webHidden/>
              </w:rPr>
              <w:tab/>
            </w:r>
            <w:r w:rsidR="00DA6A5E">
              <w:rPr>
                <w:noProof/>
                <w:webHidden/>
              </w:rPr>
              <w:fldChar w:fldCharType="begin"/>
            </w:r>
            <w:r w:rsidR="00DA6A5E">
              <w:rPr>
                <w:noProof/>
                <w:webHidden/>
              </w:rPr>
              <w:instrText xml:space="preserve"> PAGEREF _Toc144374426 \h </w:instrText>
            </w:r>
            <w:r w:rsidR="00DA6A5E">
              <w:rPr>
                <w:noProof/>
                <w:webHidden/>
              </w:rPr>
            </w:r>
            <w:r w:rsidR="00DA6A5E">
              <w:rPr>
                <w:noProof/>
                <w:webHidden/>
              </w:rPr>
              <w:fldChar w:fldCharType="separate"/>
            </w:r>
            <w:r w:rsidR="00DA6A5E">
              <w:rPr>
                <w:noProof/>
                <w:webHidden/>
              </w:rPr>
              <w:t>61</w:t>
            </w:r>
            <w:r w:rsidR="00DA6A5E">
              <w:rPr>
                <w:noProof/>
                <w:webHidden/>
              </w:rPr>
              <w:fldChar w:fldCharType="end"/>
            </w:r>
          </w:hyperlink>
        </w:p>
        <w:p w14:paraId="2B244D5E" w14:textId="7281EBB5" w:rsidR="00DA6A5E" w:rsidRDefault="00000000">
          <w:pPr>
            <w:pStyle w:val="TOC1"/>
            <w:tabs>
              <w:tab w:val="right" w:leader="dot" w:pos="9016"/>
            </w:tabs>
            <w:rPr>
              <w:rFonts w:cstheme="minorBidi"/>
              <w:b w:val="0"/>
              <w:bCs w:val="0"/>
              <w:i w:val="0"/>
              <w:iCs w:val="0"/>
              <w:noProof/>
            </w:rPr>
          </w:pPr>
          <w:hyperlink w:anchor="_Toc144374427" w:history="1">
            <w:r w:rsidR="00DA6A5E" w:rsidRPr="000E1153">
              <w:rPr>
                <w:rStyle w:val="Hyperlink"/>
                <w:noProof/>
              </w:rPr>
              <w:t xml:space="preserve">References </w:t>
            </w:r>
            <w:r w:rsidR="00DA6A5E">
              <w:rPr>
                <w:noProof/>
                <w:webHidden/>
              </w:rPr>
              <w:tab/>
            </w:r>
            <w:r w:rsidR="00DA6A5E">
              <w:rPr>
                <w:noProof/>
                <w:webHidden/>
              </w:rPr>
              <w:fldChar w:fldCharType="begin"/>
            </w:r>
            <w:r w:rsidR="00DA6A5E">
              <w:rPr>
                <w:noProof/>
                <w:webHidden/>
              </w:rPr>
              <w:instrText xml:space="preserve"> PAGEREF _Toc144374427 \h </w:instrText>
            </w:r>
            <w:r w:rsidR="00DA6A5E">
              <w:rPr>
                <w:noProof/>
                <w:webHidden/>
              </w:rPr>
            </w:r>
            <w:r w:rsidR="00DA6A5E">
              <w:rPr>
                <w:noProof/>
                <w:webHidden/>
              </w:rPr>
              <w:fldChar w:fldCharType="separate"/>
            </w:r>
            <w:r w:rsidR="00DA6A5E">
              <w:rPr>
                <w:noProof/>
                <w:webHidden/>
              </w:rPr>
              <w:t>62</w:t>
            </w:r>
            <w:r w:rsidR="00DA6A5E">
              <w:rPr>
                <w:noProof/>
                <w:webHidden/>
              </w:rPr>
              <w:fldChar w:fldCharType="end"/>
            </w:r>
          </w:hyperlink>
        </w:p>
        <w:p w14:paraId="2AB8DE93" w14:textId="581E57B2" w:rsidR="00DA6A5E" w:rsidRDefault="00000000">
          <w:pPr>
            <w:pStyle w:val="TOC1"/>
            <w:tabs>
              <w:tab w:val="right" w:leader="dot" w:pos="9016"/>
            </w:tabs>
            <w:rPr>
              <w:rFonts w:cstheme="minorBidi"/>
              <w:b w:val="0"/>
              <w:bCs w:val="0"/>
              <w:i w:val="0"/>
              <w:iCs w:val="0"/>
              <w:noProof/>
            </w:rPr>
          </w:pPr>
          <w:hyperlink w:anchor="_Toc144374428" w:history="1">
            <w:r w:rsidR="00DA6A5E" w:rsidRPr="000E1153">
              <w:rPr>
                <w:rStyle w:val="Hyperlink"/>
                <w:noProof/>
              </w:rPr>
              <w:t>Appendix</w:t>
            </w:r>
            <w:r w:rsidR="00DA6A5E">
              <w:rPr>
                <w:noProof/>
                <w:webHidden/>
              </w:rPr>
              <w:tab/>
            </w:r>
            <w:r w:rsidR="00DA6A5E">
              <w:rPr>
                <w:noProof/>
                <w:webHidden/>
              </w:rPr>
              <w:fldChar w:fldCharType="begin"/>
            </w:r>
            <w:r w:rsidR="00DA6A5E">
              <w:rPr>
                <w:noProof/>
                <w:webHidden/>
              </w:rPr>
              <w:instrText xml:space="preserve"> PAGEREF _Toc144374428 \h </w:instrText>
            </w:r>
            <w:r w:rsidR="00DA6A5E">
              <w:rPr>
                <w:noProof/>
                <w:webHidden/>
              </w:rPr>
            </w:r>
            <w:r w:rsidR="00DA6A5E">
              <w:rPr>
                <w:noProof/>
                <w:webHidden/>
              </w:rPr>
              <w:fldChar w:fldCharType="separate"/>
            </w:r>
            <w:r w:rsidR="00DA6A5E">
              <w:rPr>
                <w:noProof/>
                <w:webHidden/>
              </w:rPr>
              <w:t>69</w:t>
            </w:r>
            <w:r w:rsidR="00DA6A5E">
              <w:rPr>
                <w:noProof/>
                <w:webHidden/>
              </w:rPr>
              <w:fldChar w:fldCharType="end"/>
            </w:r>
          </w:hyperlink>
        </w:p>
        <w:p w14:paraId="55AFF083" w14:textId="113F7590" w:rsidR="003F7514" w:rsidRPr="00DE40EC" w:rsidRDefault="003F7514">
          <w:r w:rsidRPr="00DE40EC">
            <w:rPr>
              <w:bCs/>
              <w:noProof/>
            </w:rPr>
            <w:fldChar w:fldCharType="end"/>
          </w:r>
        </w:p>
      </w:sdtContent>
    </w:sdt>
    <w:p w14:paraId="0C1BC79E" w14:textId="77777777" w:rsidR="003F7514" w:rsidRPr="00DE40EC" w:rsidRDefault="003F7514">
      <w:pPr>
        <w:rPr>
          <w:rFonts w:ascii="Arial" w:hAnsi="Arial" w:cs="Arial"/>
          <w:lang w:val="en-US"/>
        </w:rPr>
      </w:pPr>
      <w:r w:rsidRPr="00DE40EC">
        <w:rPr>
          <w:rFonts w:ascii="Arial" w:hAnsi="Arial" w:cs="Arial"/>
        </w:rPr>
        <w:br w:type="page"/>
      </w:r>
    </w:p>
    <w:p w14:paraId="4EE59D47" w14:textId="77777777" w:rsidR="005F6FD4" w:rsidRDefault="005F6FD4">
      <w:pPr>
        <w:rPr>
          <w:rFonts w:ascii="Arial" w:hAnsi="Arial" w:cs="Arial"/>
        </w:rPr>
      </w:pPr>
    </w:p>
    <w:p w14:paraId="5BC510CC" w14:textId="77777777" w:rsidR="005F6FD4" w:rsidRPr="00372612" w:rsidRDefault="005F6FD4">
      <w:pPr>
        <w:rPr>
          <w:rFonts w:ascii="Arial" w:hAnsi="Arial" w:cs="Arial"/>
          <w:lang w:val="en-US"/>
        </w:rPr>
      </w:pPr>
      <w:commentRangeStart w:id="7"/>
      <w:commentRangeStart w:id="8"/>
      <w:commentRangeEnd w:id="7"/>
      <w:r>
        <w:rPr>
          <w:rStyle w:val="CommentReference"/>
        </w:rPr>
        <w:commentReference w:id="7"/>
      </w:r>
      <w:commentRangeEnd w:id="8"/>
      <w:r w:rsidR="003A02C0">
        <w:rPr>
          <w:rStyle w:val="CommentReference"/>
        </w:rPr>
        <w:commentReference w:id="8"/>
      </w:r>
    </w:p>
    <w:p w14:paraId="7F8784B8" w14:textId="2B10E2BA" w:rsidR="00F27F56" w:rsidRPr="00DE40EC" w:rsidRDefault="005F6FD4">
      <w:pPr>
        <w:pStyle w:val="TableofFigures"/>
        <w:tabs>
          <w:tab w:val="right" w:leader="dot" w:pos="9016"/>
        </w:tabs>
        <w:rPr>
          <w:noProof/>
        </w:rPr>
      </w:pPr>
      <w:r w:rsidRPr="00DE40EC">
        <w:rPr>
          <w:rFonts w:ascii="Arial" w:hAnsi="Arial" w:cs="Arial"/>
        </w:rPr>
        <w:fldChar w:fldCharType="begin"/>
      </w:r>
      <w:r w:rsidRPr="00DE40EC">
        <w:rPr>
          <w:rFonts w:ascii="Arial" w:hAnsi="Arial" w:cs="Arial"/>
        </w:rPr>
        <w:instrText xml:space="preserve"> TOC \h \z \c "Table" </w:instrText>
      </w:r>
      <w:r w:rsidRPr="00DE40EC">
        <w:rPr>
          <w:rFonts w:ascii="Arial" w:hAnsi="Arial" w:cs="Arial"/>
        </w:rPr>
        <w:fldChar w:fldCharType="separate"/>
      </w:r>
      <w:hyperlink w:anchor="_Toc143883922" w:history="1">
        <w:r w:rsidR="00F27F56" w:rsidRPr="00DE40EC">
          <w:rPr>
            <w:rStyle w:val="Hyperlink"/>
            <w:noProof/>
          </w:rPr>
          <w:t>Table 1 Variables</w:t>
        </w:r>
        <w:r w:rsidR="00F27F56" w:rsidRPr="00DE40EC">
          <w:rPr>
            <w:noProof/>
            <w:webHidden/>
          </w:rPr>
          <w:tab/>
        </w:r>
        <w:r w:rsidR="00F27F56" w:rsidRPr="00DE40EC">
          <w:rPr>
            <w:noProof/>
            <w:webHidden/>
          </w:rPr>
          <w:fldChar w:fldCharType="begin"/>
        </w:r>
        <w:r w:rsidR="00F27F56" w:rsidRPr="00DE40EC">
          <w:rPr>
            <w:noProof/>
            <w:webHidden/>
          </w:rPr>
          <w:instrText xml:space="preserve"> PAGEREF _Toc143883922 \h </w:instrText>
        </w:r>
        <w:r w:rsidR="00F27F56" w:rsidRPr="00DE40EC">
          <w:rPr>
            <w:noProof/>
            <w:webHidden/>
          </w:rPr>
        </w:r>
        <w:r w:rsidR="00F27F56" w:rsidRPr="00DE40EC">
          <w:rPr>
            <w:noProof/>
            <w:webHidden/>
          </w:rPr>
          <w:fldChar w:fldCharType="separate"/>
        </w:r>
        <w:r w:rsidR="00F27F56" w:rsidRPr="00DE40EC">
          <w:rPr>
            <w:noProof/>
            <w:webHidden/>
          </w:rPr>
          <w:t>12</w:t>
        </w:r>
        <w:r w:rsidR="00F27F56" w:rsidRPr="00DE40EC">
          <w:rPr>
            <w:noProof/>
            <w:webHidden/>
          </w:rPr>
          <w:fldChar w:fldCharType="end"/>
        </w:r>
      </w:hyperlink>
    </w:p>
    <w:p w14:paraId="0CFB852D" w14:textId="6C112D97" w:rsidR="00F27F56" w:rsidRPr="00DE40EC" w:rsidRDefault="00000000">
      <w:pPr>
        <w:pStyle w:val="TableofFigures"/>
        <w:tabs>
          <w:tab w:val="right" w:leader="dot" w:pos="9016"/>
        </w:tabs>
        <w:rPr>
          <w:noProof/>
        </w:rPr>
      </w:pPr>
      <w:hyperlink w:anchor="_Toc143883923" w:history="1">
        <w:r w:rsidR="00F27F56" w:rsidRPr="00DE40EC">
          <w:rPr>
            <w:rStyle w:val="Hyperlink"/>
            <w:noProof/>
          </w:rPr>
          <w:t>Table 2 Sample of Companies with Their Tickers</w:t>
        </w:r>
        <w:r w:rsidR="00F27F56" w:rsidRPr="00DE40EC">
          <w:rPr>
            <w:noProof/>
            <w:webHidden/>
          </w:rPr>
          <w:tab/>
        </w:r>
        <w:r w:rsidR="00F27F56" w:rsidRPr="00DE40EC">
          <w:rPr>
            <w:noProof/>
            <w:webHidden/>
          </w:rPr>
          <w:fldChar w:fldCharType="begin"/>
        </w:r>
        <w:r w:rsidR="00F27F56" w:rsidRPr="00DE40EC">
          <w:rPr>
            <w:noProof/>
            <w:webHidden/>
          </w:rPr>
          <w:instrText xml:space="preserve"> PAGEREF _Toc143883923 \h </w:instrText>
        </w:r>
        <w:r w:rsidR="00F27F56" w:rsidRPr="00DE40EC">
          <w:rPr>
            <w:noProof/>
            <w:webHidden/>
          </w:rPr>
        </w:r>
        <w:r w:rsidR="00F27F56" w:rsidRPr="00DE40EC">
          <w:rPr>
            <w:noProof/>
            <w:webHidden/>
          </w:rPr>
          <w:fldChar w:fldCharType="separate"/>
        </w:r>
        <w:r w:rsidR="00F27F56" w:rsidRPr="00DE40EC">
          <w:rPr>
            <w:noProof/>
            <w:webHidden/>
          </w:rPr>
          <w:t>13</w:t>
        </w:r>
        <w:r w:rsidR="00F27F56" w:rsidRPr="00DE40EC">
          <w:rPr>
            <w:noProof/>
            <w:webHidden/>
          </w:rPr>
          <w:fldChar w:fldCharType="end"/>
        </w:r>
      </w:hyperlink>
    </w:p>
    <w:p w14:paraId="2830CC44" w14:textId="59503801" w:rsidR="00F27F56" w:rsidRPr="00DE40EC" w:rsidRDefault="00000000">
      <w:pPr>
        <w:pStyle w:val="TableofFigures"/>
        <w:tabs>
          <w:tab w:val="right" w:leader="dot" w:pos="9016"/>
        </w:tabs>
        <w:rPr>
          <w:noProof/>
        </w:rPr>
      </w:pPr>
      <w:hyperlink w:anchor="_Toc143883924" w:history="1">
        <w:r w:rsidR="00F27F56" w:rsidRPr="00DE40EC">
          <w:rPr>
            <w:rStyle w:val="Hyperlink"/>
            <w:noProof/>
          </w:rPr>
          <w:t>Table 3 Descriptive statistics</w:t>
        </w:r>
        <w:r w:rsidR="00F27F56" w:rsidRPr="00DE40EC">
          <w:rPr>
            <w:noProof/>
            <w:webHidden/>
          </w:rPr>
          <w:tab/>
        </w:r>
        <w:r w:rsidR="00F27F56" w:rsidRPr="00DE40EC">
          <w:rPr>
            <w:noProof/>
            <w:webHidden/>
          </w:rPr>
          <w:fldChar w:fldCharType="begin"/>
        </w:r>
        <w:r w:rsidR="00F27F56" w:rsidRPr="00DE40EC">
          <w:rPr>
            <w:noProof/>
            <w:webHidden/>
          </w:rPr>
          <w:instrText xml:space="preserve"> PAGEREF _Toc143883924 \h </w:instrText>
        </w:r>
        <w:r w:rsidR="00F27F56" w:rsidRPr="00DE40EC">
          <w:rPr>
            <w:noProof/>
            <w:webHidden/>
          </w:rPr>
        </w:r>
        <w:r w:rsidR="00F27F56" w:rsidRPr="00DE40EC">
          <w:rPr>
            <w:noProof/>
            <w:webHidden/>
          </w:rPr>
          <w:fldChar w:fldCharType="separate"/>
        </w:r>
        <w:r w:rsidR="00F27F56" w:rsidRPr="00DE40EC">
          <w:rPr>
            <w:noProof/>
            <w:webHidden/>
          </w:rPr>
          <w:t>20</w:t>
        </w:r>
        <w:r w:rsidR="00F27F56" w:rsidRPr="00DE40EC">
          <w:rPr>
            <w:noProof/>
            <w:webHidden/>
          </w:rPr>
          <w:fldChar w:fldCharType="end"/>
        </w:r>
      </w:hyperlink>
    </w:p>
    <w:p w14:paraId="73191A07" w14:textId="5CEAF076" w:rsidR="00F27F56" w:rsidRPr="00DE40EC" w:rsidRDefault="00000000">
      <w:pPr>
        <w:pStyle w:val="TableofFigures"/>
        <w:tabs>
          <w:tab w:val="right" w:leader="dot" w:pos="9016"/>
        </w:tabs>
        <w:rPr>
          <w:noProof/>
        </w:rPr>
      </w:pPr>
      <w:hyperlink w:anchor="_Toc143883925" w:history="1">
        <w:r w:rsidR="00F27F56" w:rsidRPr="00DE40EC">
          <w:rPr>
            <w:rStyle w:val="Hyperlink"/>
            <w:noProof/>
          </w:rPr>
          <w:t>Table 4 Results of AUC scores</w:t>
        </w:r>
        <w:r w:rsidR="00F27F56" w:rsidRPr="00DE40EC">
          <w:rPr>
            <w:noProof/>
            <w:webHidden/>
          </w:rPr>
          <w:tab/>
        </w:r>
        <w:r w:rsidR="00F27F56" w:rsidRPr="00DE40EC">
          <w:rPr>
            <w:noProof/>
            <w:webHidden/>
          </w:rPr>
          <w:fldChar w:fldCharType="begin"/>
        </w:r>
        <w:r w:rsidR="00F27F56" w:rsidRPr="00DE40EC">
          <w:rPr>
            <w:noProof/>
            <w:webHidden/>
          </w:rPr>
          <w:instrText xml:space="preserve"> PAGEREF _Toc143883925 \h </w:instrText>
        </w:r>
        <w:r w:rsidR="00F27F56" w:rsidRPr="00DE40EC">
          <w:rPr>
            <w:noProof/>
            <w:webHidden/>
          </w:rPr>
        </w:r>
        <w:r w:rsidR="00F27F56" w:rsidRPr="00DE40EC">
          <w:rPr>
            <w:noProof/>
            <w:webHidden/>
          </w:rPr>
          <w:fldChar w:fldCharType="separate"/>
        </w:r>
        <w:r w:rsidR="00F27F56" w:rsidRPr="00DE40EC">
          <w:rPr>
            <w:noProof/>
            <w:webHidden/>
          </w:rPr>
          <w:t>51</w:t>
        </w:r>
        <w:r w:rsidR="00F27F56" w:rsidRPr="00DE40EC">
          <w:rPr>
            <w:noProof/>
            <w:webHidden/>
          </w:rPr>
          <w:fldChar w:fldCharType="end"/>
        </w:r>
      </w:hyperlink>
    </w:p>
    <w:p w14:paraId="2632B79C" w14:textId="77777777" w:rsidR="00BE357B" w:rsidRDefault="005F6FD4" w:rsidP="002E5761">
      <w:pPr>
        <w:spacing w:line="360" w:lineRule="auto"/>
        <w:jc w:val="both"/>
        <w:rPr>
          <w:noProof/>
        </w:rPr>
      </w:pPr>
      <w:r w:rsidRPr="00DE40EC">
        <w:rPr>
          <w:rFonts w:ascii="Arial" w:hAnsi="Arial" w:cs="Arial"/>
        </w:rPr>
        <w:fldChar w:fldCharType="end"/>
      </w:r>
      <w:r w:rsidRPr="00DE40EC">
        <w:rPr>
          <w:rFonts w:ascii="Arial" w:hAnsi="Arial" w:cs="Arial"/>
        </w:rPr>
        <w:fldChar w:fldCharType="begin"/>
      </w:r>
      <w:r w:rsidRPr="00DE40EC">
        <w:rPr>
          <w:rFonts w:ascii="Arial" w:hAnsi="Arial" w:cs="Arial"/>
        </w:rPr>
        <w:instrText xml:space="preserve"> TOC \h \z \c "Figure" </w:instrText>
      </w:r>
      <w:r w:rsidRPr="00DE40EC">
        <w:rPr>
          <w:rFonts w:ascii="Arial" w:hAnsi="Arial" w:cs="Arial"/>
        </w:rPr>
        <w:fldChar w:fldCharType="separate"/>
      </w:r>
    </w:p>
    <w:p w14:paraId="02BAA27C" w14:textId="121F1D5B" w:rsidR="00BE357B" w:rsidRDefault="00000000">
      <w:pPr>
        <w:pStyle w:val="TableofFigures"/>
        <w:tabs>
          <w:tab w:val="right" w:leader="dot" w:pos="9016"/>
        </w:tabs>
        <w:rPr>
          <w:noProof/>
        </w:rPr>
      </w:pPr>
      <w:hyperlink w:anchor="_Toc144378264" w:history="1">
        <w:r w:rsidR="00BE357B" w:rsidRPr="0001627E">
          <w:rPr>
            <w:rStyle w:val="Hyperlink"/>
            <w:noProof/>
          </w:rPr>
          <w:t>Figure 1 Top 20 tickers with most missing in news sentiment score.</w:t>
        </w:r>
        <w:r w:rsidR="00BE357B">
          <w:rPr>
            <w:noProof/>
            <w:webHidden/>
          </w:rPr>
          <w:tab/>
        </w:r>
        <w:r w:rsidR="00BE357B">
          <w:rPr>
            <w:noProof/>
            <w:webHidden/>
          </w:rPr>
          <w:fldChar w:fldCharType="begin"/>
        </w:r>
        <w:r w:rsidR="00BE357B">
          <w:rPr>
            <w:noProof/>
            <w:webHidden/>
          </w:rPr>
          <w:instrText xml:space="preserve"> PAGEREF _Toc144378264 \h </w:instrText>
        </w:r>
        <w:r w:rsidR="00BE357B">
          <w:rPr>
            <w:noProof/>
            <w:webHidden/>
          </w:rPr>
        </w:r>
        <w:r w:rsidR="00BE357B">
          <w:rPr>
            <w:noProof/>
            <w:webHidden/>
          </w:rPr>
          <w:fldChar w:fldCharType="separate"/>
        </w:r>
        <w:r w:rsidR="00BE357B">
          <w:rPr>
            <w:noProof/>
            <w:webHidden/>
          </w:rPr>
          <w:t>15</w:t>
        </w:r>
        <w:r w:rsidR="00BE357B">
          <w:rPr>
            <w:noProof/>
            <w:webHidden/>
          </w:rPr>
          <w:fldChar w:fldCharType="end"/>
        </w:r>
      </w:hyperlink>
    </w:p>
    <w:p w14:paraId="4CF8151C" w14:textId="5931896B" w:rsidR="00BE357B" w:rsidRDefault="00000000">
      <w:pPr>
        <w:pStyle w:val="TableofFigures"/>
        <w:tabs>
          <w:tab w:val="right" w:leader="dot" w:pos="9016"/>
        </w:tabs>
        <w:rPr>
          <w:noProof/>
        </w:rPr>
      </w:pPr>
      <w:hyperlink w:anchor="_Toc144378265" w:history="1">
        <w:r w:rsidR="00BE357B" w:rsidRPr="0001627E">
          <w:rPr>
            <w:rStyle w:val="Hyperlink"/>
            <w:noProof/>
          </w:rPr>
          <w:t>Figure 2 Distribution of positive and negative returns</w:t>
        </w:r>
        <w:r w:rsidR="00BE357B">
          <w:rPr>
            <w:noProof/>
            <w:webHidden/>
          </w:rPr>
          <w:tab/>
        </w:r>
        <w:r w:rsidR="00BE357B">
          <w:rPr>
            <w:noProof/>
            <w:webHidden/>
          </w:rPr>
          <w:fldChar w:fldCharType="begin"/>
        </w:r>
        <w:r w:rsidR="00BE357B">
          <w:rPr>
            <w:noProof/>
            <w:webHidden/>
          </w:rPr>
          <w:instrText xml:space="preserve"> PAGEREF _Toc144378265 \h </w:instrText>
        </w:r>
        <w:r w:rsidR="00BE357B">
          <w:rPr>
            <w:noProof/>
            <w:webHidden/>
          </w:rPr>
        </w:r>
        <w:r w:rsidR="00BE357B">
          <w:rPr>
            <w:noProof/>
            <w:webHidden/>
          </w:rPr>
          <w:fldChar w:fldCharType="separate"/>
        </w:r>
        <w:r w:rsidR="00BE357B">
          <w:rPr>
            <w:noProof/>
            <w:webHidden/>
          </w:rPr>
          <w:t>17</w:t>
        </w:r>
        <w:r w:rsidR="00BE357B">
          <w:rPr>
            <w:noProof/>
            <w:webHidden/>
          </w:rPr>
          <w:fldChar w:fldCharType="end"/>
        </w:r>
      </w:hyperlink>
    </w:p>
    <w:p w14:paraId="644EB780" w14:textId="4548B4A7" w:rsidR="00BE357B" w:rsidRDefault="00000000">
      <w:pPr>
        <w:pStyle w:val="TableofFigures"/>
        <w:tabs>
          <w:tab w:val="right" w:leader="dot" w:pos="9016"/>
        </w:tabs>
        <w:rPr>
          <w:noProof/>
        </w:rPr>
      </w:pPr>
      <w:hyperlink w:anchor="_Toc144378266" w:history="1">
        <w:r w:rsidR="00BE357B" w:rsidRPr="0001627E">
          <w:rPr>
            <w:rStyle w:val="Hyperlink"/>
            <w:noProof/>
          </w:rPr>
          <w:t>Figure 3 Temporal evolution of average sentiment score</w:t>
        </w:r>
        <w:r w:rsidR="00BE357B">
          <w:rPr>
            <w:noProof/>
            <w:webHidden/>
          </w:rPr>
          <w:tab/>
        </w:r>
        <w:r w:rsidR="00BE357B">
          <w:rPr>
            <w:noProof/>
            <w:webHidden/>
          </w:rPr>
          <w:fldChar w:fldCharType="begin"/>
        </w:r>
        <w:r w:rsidR="00BE357B">
          <w:rPr>
            <w:noProof/>
            <w:webHidden/>
          </w:rPr>
          <w:instrText xml:space="preserve"> PAGEREF _Toc144378266 \h </w:instrText>
        </w:r>
        <w:r w:rsidR="00BE357B">
          <w:rPr>
            <w:noProof/>
            <w:webHidden/>
          </w:rPr>
        </w:r>
        <w:r w:rsidR="00BE357B">
          <w:rPr>
            <w:noProof/>
            <w:webHidden/>
          </w:rPr>
          <w:fldChar w:fldCharType="separate"/>
        </w:r>
        <w:r w:rsidR="00BE357B">
          <w:rPr>
            <w:noProof/>
            <w:webHidden/>
          </w:rPr>
          <w:t>20</w:t>
        </w:r>
        <w:r w:rsidR="00BE357B">
          <w:rPr>
            <w:noProof/>
            <w:webHidden/>
          </w:rPr>
          <w:fldChar w:fldCharType="end"/>
        </w:r>
      </w:hyperlink>
    </w:p>
    <w:p w14:paraId="3AE2A2A9" w14:textId="26F1F749" w:rsidR="00BE357B" w:rsidRDefault="00000000">
      <w:pPr>
        <w:pStyle w:val="TableofFigures"/>
        <w:tabs>
          <w:tab w:val="right" w:leader="dot" w:pos="9016"/>
        </w:tabs>
        <w:rPr>
          <w:noProof/>
        </w:rPr>
      </w:pPr>
      <w:hyperlink w:anchor="_Toc144378267" w:history="1">
        <w:r w:rsidR="00BE357B" w:rsidRPr="0001627E">
          <w:rPr>
            <w:rStyle w:val="Hyperlink"/>
            <w:noProof/>
          </w:rPr>
          <w:t>Figure 4 Average sentiment score by company</w:t>
        </w:r>
        <w:r w:rsidR="00BE357B">
          <w:rPr>
            <w:noProof/>
            <w:webHidden/>
          </w:rPr>
          <w:tab/>
        </w:r>
        <w:r w:rsidR="00BE357B">
          <w:rPr>
            <w:noProof/>
            <w:webHidden/>
          </w:rPr>
          <w:fldChar w:fldCharType="begin"/>
        </w:r>
        <w:r w:rsidR="00BE357B">
          <w:rPr>
            <w:noProof/>
            <w:webHidden/>
          </w:rPr>
          <w:instrText xml:space="preserve"> PAGEREF _Toc144378267 \h </w:instrText>
        </w:r>
        <w:r w:rsidR="00BE357B">
          <w:rPr>
            <w:noProof/>
            <w:webHidden/>
          </w:rPr>
        </w:r>
        <w:r w:rsidR="00BE357B">
          <w:rPr>
            <w:noProof/>
            <w:webHidden/>
          </w:rPr>
          <w:fldChar w:fldCharType="separate"/>
        </w:r>
        <w:r w:rsidR="00BE357B">
          <w:rPr>
            <w:noProof/>
            <w:webHidden/>
          </w:rPr>
          <w:t>21</w:t>
        </w:r>
        <w:r w:rsidR="00BE357B">
          <w:rPr>
            <w:noProof/>
            <w:webHidden/>
          </w:rPr>
          <w:fldChar w:fldCharType="end"/>
        </w:r>
      </w:hyperlink>
    </w:p>
    <w:p w14:paraId="2386FC39" w14:textId="5211F8AF" w:rsidR="00BE357B" w:rsidRDefault="00000000">
      <w:pPr>
        <w:pStyle w:val="TableofFigures"/>
        <w:tabs>
          <w:tab w:val="right" w:leader="dot" w:pos="9016"/>
        </w:tabs>
        <w:rPr>
          <w:noProof/>
        </w:rPr>
      </w:pPr>
      <w:hyperlink w:anchor="_Toc144378268" w:history="1">
        <w:r w:rsidR="00BE357B" w:rsidRPr="0001627E">
          <w:rPr>
            <w:rStyle w:val="Hyperlink"/>
            <w:noProof/>
          </w:rPr>
          <w:t>Figure 5 Time series of new COVID-19 cases</w:t>
        </w:r>
        <w:r w:rsidR="00BE357B">
          <w:rPr>
            <w:noProof/>
            <w:webHidden/>
          </w:rPr>
          <w:tab/>
        </w:r>
        <w:r w:rsidR="00BE357B">
          <w:rPr>
            <w:noProof/>
            <w:webHidden/>
          </w:rPr>
          <w:fldChar w:fldCharType="begin"/>
        </w:r>
        <w:r w:rsidR="00BE357B">
          <w:rPr>
            <w:noProof/>
            <w:webHidden/>
          </w:rPr>
          <w:instrText xml:space="preserve"> PAGEREF _Toc144378268 \h </w:instrText>
        </w:r>
        <w:r w:rsidR="00BE357B">
          <w:rPr>
            <w:noProof/>
            <w:webHidden/>
          </w:rPr>
        </w:r>
        <w:r w:rsidR="00BE357B">
          <w:rPr>
            <w:noProof/>
            <w:webHidden/>
          </w:rPr>
          <w:fldChar w:fldCharType="separate"/>
        </w:r>
        <w:r w:rsidR="00BE357B">
          <w:rPr>
            <w:noProof/>
            <w:webHidden/>
          </w:rPr>
          <w:t>23</w:t>
        </w:r>
        <w:r w:rsidR="00BE357B">
          <w:rPr>
            <w:noProof/>
            <w:webHidden/>
          </w:rPr>
          <w:fldChar w:fldCharType="end"/>
        </w:r>
      </w:hyperlink>
    </w:p>
    <w:p w14:paraId="0C86CD7C" w14:textId="7EF20EEB" w:rsidR="00BE357B" w:rsidRDefault="00000000">
      <w:pPr>
        <w:pStyle w:val="TableofFigures"/>
        <w:tabs>
          <w:tab w:val="right" w:leader="dot" w:pos="9016"/>
        </w:tabs>
        <w:rPr>
          <w:noProof/>
        </w:rPr>
      </w:pPr>
      <w:hyperlink w:anchor="_Toc144378269" w:history="1">
        <w:r w:rsidR="00BE357B" w:rsidRPr="0001627E">
          <w:rPr>
            <w:rStyle w:val="Hyperlink"/>
            <w:noProof/>
          </w:rPr>
          <w:t>Figure 6 Trend of closing prices for all companies</w:t>
        </w:r>
        <w:r w:rsidR="00BE357B">
          <w:rPr>
            <w:noProof/>
            <w:webHidden/>
          </w:rPr>
          <w:tab/>
        </w:r>
        <w:r w:rsidR="00BE357B">
          <w:rPr>
            <w:noProof/>
            <w:webHidden/>
          </w:rPr>
          <w:fldChar w:fldCharType="begin"/>
        </w:r>
        <w:r w:rsidR="00BE357B">
          <w:rPr>
            <w:noProof/>
            <w:webHidden/>
          </w:rPr>
          <w:instrText xml:space="preserve"> PAGEREF _Toc144378269 \h </w:instrText>
        </w:r>
        <w:r w:rsidR="00BE357B">
          <w:rPr>
            <w:noProof/>
            <w:webHidden/>
          </w:rPr>
        </w:r>
        <w:r w:rsidR="00BE357B">
          <w:rPr>
            <w:noProof/>
            <w:webHidden/>
          </w:rPr>
          <w:fldChar w:fldCharType="separate"/>
        </w:r>
        <w:r w:rsidR="00BE357B">
          <w:rPr>
            <w:noProof/>
            <w:webHidden/>
          </w:rPr>
          <w:t>24</w:t>
        </w:r>
        <w:r w:rsidR="00BE357B">
          <w:rPr>
            <w:noProof/>
            <w:webHidden/>
          </w:rPr>
          <w:fldChar w:fldCharType="end"/>
        </w:r>
      </w:hyperlink>
    </w:p>
    <w:p w14:paraId="2A85B90F" w14:textId="52582050" w:rsidR="00BE357B" w:rsidRDefault="00000000">
      <w:pPr>
        <w:pStyle w:val="TableofFigures"/>
        <w:tabs>
          <w:tab w:val="right" w:leader="dot" w:pos="9016"/>
        </w:tabs>
        <w:rPr>
          <w:noProof/>
        </w:rPr>
      </w:pPr>
      <w:hyperlink w:anchor="_Toc144378270" w:history="1">
        <w:r w:rsidR="00BE357B" w:rsidRPr="0001627E">
          <w:rPr>
            <w:rStyle w:val="Hyperlink"/>
            <w:noProof/>
          </w:rPr>
          <w:t>Figure 7 Correlation matrix of features</w:t>
        </w:r>
        <w:r w:rsidR="00BE357B">
          <w:rPr>
            <w:noProof/>
            <w:webHidden/>
          </w:rPr>
          <w:tab/>
        </w:r>
        <w:r w:rsidR="00BE357B">
          <w:rPr>
            <w:noProof/>
            <w:webHidden/>
          </w:rPr>
          <w:fldChar w:fldCharType="begin"/>
        </w:r>
        <w:r w:rsidR="00BE357B">
          <w:rPr>
            <w:noProof/>
            <w:webHidden/>
          </w:rPr>
          <w:instrText xml:space="preserve"> PAGEREF _Toc144378270 \h </w:instrText>
        </w:r>
        <w:r w:rsidR="00BE357B">
          <w:rPr>
            <w:noProof/>
            <w:webHidden/>
          </w:rPr>
        </w:r>
        <w:r w:rsidR="00BE357B">
          <w:rPr>
            <w:noProof/>
            <w:webHidden/>
          </w:rPr>
          <w:fldChar w:fldCharType="separate"/>
        </w:r>
        <w:r w:rsidR="00BE357B">
          <w:rPr>
            <w:noProof/>
            <w:webHidden/>
          </w:rPr>
          <w:t>25</w:t>
        </w:r>
        <w:r w:rsidR="00BE357B">
          <w:rPr>
            <w:noProof/>
            <w:webHidden/>
          </w:rPr>
          <w:fldChar w:fldCharType="end"/>
        </w:r>
      </w:hyperlink>
    </w:p>
    <w:p w14:paraId="671931F7" w14:textId="3A07424A" w:rsidR="00BE357B" w:rsidRDefault="00000000">
      <w:pPr>
        <w:pStyle w:val="TableofFigures"/>
        <w:tabs>
          <w:tab w:val="right" w:leader="dot" w:pos="9016"/>
        </w:tabs>
        <w:rPr>
          <w:noProof/>
        </w:rPr>
      </w:pPr>
      <w:hyperlink w:anchor="_Toc144378271" w:history="1">
        <w:r w:rsidR="00BE357B" w:rsidRPr="0001627E">
          <w:rPr>
            <w:rStyle w:val="Hyperlink"/>
            <w:noProof/>
          </w:rPr>
          <w:t>Figure 8 News sentiment score vs. MarketCap</w:t>
        </w:r>
        <w:r w:rsidR="00BE357B">
          <w:rPr>
            <w:noProof/>
            <w:webHidden/>
          </w:rPr>
          <w:tab/>
        </w:r>
        <w:r w:rsidR="00BE357B">
          <w:rPr>
            <w:noProof/>
            <w:webHidden/>
          </w:rPr>
          <w:fldChar w:fldCharType="begin"/>
        </w:r>
        <w:r w:rsidR="00BE357B">
          <w:rPr>
            <w:noProof/>
            <w:webHidden/>
          </w:rPr>
          <w:instrText xml:space="preserve"> PAGEREF _Toc144378271 \h </w:instrText>
        </w:r>
        <w:r w:rsidR="00BE357B">
          <w:rPr>
            <w:noProof/>
            <w:webHidden/>
          </w:rPr>
        </w:r>
        <w:r w:rsidR="00BE357B">
          <w:rPr>
            <w:noProof/>
            <w:webHidden/>
          </w:rPr>
          <w:fldChar w:fldCharType="separate"/>
        </w:r>
        <w:r w:rsidR="00BE357B">
          <w:rPr>
            <w:noProof/>
            <w:webHidden/>
          </w:rPr>
          <w:t>27</w:t>
        </w:r>
        <w:r w:rsidR="00BE357B">
          <w:rPr>
            <w:noProof/>
            <w:webHidden/>
          </w:rPr>
          <w:fldChar w:fldCharType="end"/>
        </w:r>
      </w:hyperlink>
    </w:p>
    <w:p w14:paraId="4C9EAF70" w14:textId="44CE033D" w:rsidR="00BE357B" w:rsidRDefault="00000000">
      <w:pPr>
        <w:pStyle w:val="TableofFigures"/>
        <w:tabs>
          <w:tab w:val="right" w:leader="dot" w:pos="9016"/>
        </w:tabs>
        <w:rPr>
          <w:noProof/>
        </w:rPr>
      </w:pPr>
      <w:hyperlink w:anchor="_Toc144378272" w:history="1">
        <w:r w:rsidR="00BE357B" w:rsidRPr="0001627E">
          <w:rPr>
            <w:rStyle w:val="Hyperlink"/>
            <w:noProof/>
          </w:rPr>
          <w:t>Figure 9 Regression line: Impact of market capitalization on news sentiment score.</w:t>
        </w:r>
        <w:r w:rsidR="00BE357B">
          <w:rPr>
            <w:noProof/>
            <w:webHidden/>
          </w:rPr>
          <w:tab/>
        </w:r>
        <w:r w:rsidR="00BE357B">
          <w:rPr>
            <w:noProof/>
            <w:webHidden/>
          </w:rPr>
          <w:fldChar w:fldCharType="begin"/>
        </w:r>
        <w:r w:rsidR="00BE357B">
          <w:rPr>
            <w:noProof/>
            <w:webHidden/>
          </w:rPr>
          <w:instrText xml:space="preserve"> PAGEREF _Toc144378272 \h </w:instrText>
        </w:r>
        <w:r w:rsidR="00BE357B">
          <w:rPr>
            <w:noProof/>
            <w:webHidden/>
          </w:rPr>
        </w:r>
        <w:r w:rsidR="00BE357B">
          <w:rPr>
            <w:noProof/>
            <w:webHidden/>
          </w:rPr>
          <w:fldChar w:fldCharType="separate"/>
        </w:r>
        <w:r w:rsidR="00BE357B">
          <w:rPr>
            <w:noProof/>
            <w:webHidden/>
          </w:rPr>
          <w:t>28</w:t>
        </w:r>
        <w:r w:rsidR="00BE357B">
          <w:rPr>
            <w:noProof/>
            <w:webHidden/>
          </w:rPr>
          <w:fldChar w:fldCharType="end"/>
        </w:r>
      </w:hyperlink>
    </w:p>
    <w:p w14:paraId="7EBD4C4D" w14:textId="2FFADB5E" w:rsidR="00BE357B" w:rsidRDefault="00000000">
      <w:pPr>
        <w:pStyle w:val="TableofFigures"/>
        <w:tabs>
          <w:tab w:val="right" w:leader="dot" w:pos="9016"/>
        </w:tabs>
        <w:rPr>
          <w:noProof/>
        </w:rPr>
      </w:pPr>
      <w:hyperlink w:anchor="_Toc144378273" w:history="1">
        <w:r w:rsidR="00BE357B" w:rsidRPr="0001627E">
          <w:rPr>
            <w:rStyle w:val="Hyperlink"/>
            <w:noProof/>
          </w:rPr>
          <w:t>Figure 10 Clusters of companies</w:t>
        </w:r>
        <w:r w:rsidR="00BE357B">
          <w:rPr>
            <w:noProof/>
            <w:webHidden/>
          </w:rPr>
          <w:tab/>
        </w:r>
        <w:r w:rsidR="00BE357B">
          <w:rPr>
            <w:noProof/>
            <w:webHidden/>
          </w:rPr>
          <w:fldChar w:fldCharType="begin"/>
        </w:r>
        <w:r w:rsidR="00BE357B">
          <w:rPr>
            <w:noProof/>
            <w:webHidden/>
          </w:rPr>
          <w:instrText xml:space="preserve"> PAGEREF _Toc144378273 \h </w:instrText>
        </w:r>
        <w:r w:rsidR="00BE357B">
          <w:rPr>
            <w:noProof/>
            <w:webHidden/>
          </w:rPr>
        </w:r>
        <w:r w:rsidR="00BE357B">
          <w:rPr>
            <w:noProof/>
            <w:webHidden/>
          </w:rPr>
          <w:fldChar w:fldCharType="separate"/>
        </w:r>
        <w:r w:rsidR="00BE357B">
          <w:rPr>
            <w:noProof/>
            <w:webHidden/>
          </w:rPr>
          <w:t>30</w:t>
        </w:r>
        <w:r w:rsidR="00BE357B">
          <w:rPr>
            <w:noProof/>
            <w:webHidden/>
          </w:rPr>
          <w:fldChar w:fldCharType="end"/>
        </w:r>
      </w:hyperlink>
    </w:p>
    <w:p w14:paraId="3F252666" w14:textId="24E494FA" w:rsidR="00BE357B" w:rsidRDefault="00000000">
      <w:pPr>
        <w:pStyle w:val="TableofFigures"/>
        <w:tabs>
          <w:tab w:val="right" w:leader="dot" w:pos="9016"/>
        </w:tabs>
        <w:rPr>
          <w:noProof/>
        </w:rPr>
      </w:pPr>
      <w:hyperlink w:anchor="_Toc144378274" w:history="1">
        <w:r w:rsidR="00BE357B" w:rsidRPr="0001627E">
          <w:rPr>
            <w:rStyle w:val="Hyperlink"/>
            <w:noProof/>
          </w:rPr>
          <w:t>Figure 11 AUC scores for Random Forest by ticker</w:t>
        </w:r>
        <w:r w:rsidR="00BE357B">
          <w:rPr>
            <w:noProof/>
            <w:webHidden/>
          </w:rPr>
          <w:tab/>
        </w:r>
        <w:r w:rsidR="00BE357B">
          <w:rPr>
            <w:noProof/>
            <w:webHidden/>
          </w:rPr>
          <w:fldChar w:fldCharType="begin"/>
        </w:r>
        <w:r w:rsidR="00BE357B">
          <w:rPr>
            <w:noProof/>
            <w:webHidden/>
          </w:rPr>
          <w:instrText xml:space="preserve"> PAGEREF _Toc144378274 \h </w:instrText>
        </w:r>
        <w:r w:rsidR="00BE357B">
          <w:rPr>
            <w:noProof/>
            <w:webHidden/>
          </w:rPr>
        </w:r>
        <w:r w:rsidR="00BE357B">
          <w:rPr>
            <w:noProof/>
            <w:webHidden/>
          </w:rPr>
          <w:fldChar w:fldCharType="separate"/>
        </w:r>
        <w:r w:rsidR="00BE357B">
          <w:rPr>
            <w:noProof/>
            <w:webHidden/>
          </w:rPr>
          <w:t>35</w:t>
        </w:r>
        <w:r w:rsidR="00BE357B">
          <w:rPr>
            <w:noProof/>
            <w:webHidden/>
          </w:rPr>
          <w:fldChar w:fldCharType="end"/>
        </w:r>
      </w:hyperlink>
    </w:p>
    <w:p w14:paraId="0F3EFDA3" w14:textId="647F59C5" w:rsidR="00BE357B" w:rsidRDefault="00000000">
      <w:pPr>
        <w:pStyle w:val="TableofFigures"/>
        <w:tabs>
          <w:tab w:val="right" w:leader="dot" w:pos="9016"/>
        </w:tabs>
        <w:rPr>
          <w:noProof/>
        </w:rPr>
      </w:pPr>
      <w:hyperlink w:anchor="_Toc144378275" w:history="1">
        <w:r w:rsidR="00BE357B" w:rsidRPr="0001627E">
          <w:rPr>
            <w:rStyle w:val="Hyperlink"/>
            <w:noProof/>
          </w:rPr>
          <w:t>Figure 12 AUC scores for XGBoost by ticker</w:t>
        </w:r>
        <w:r w:rsidR="00BE357B">
          <w:rPr>
            <w:noProof/>
            <w:webHidden/>
          </w:rPr>
          <w:tab/>
        </w:r>
        <w:r w:rsidR="00BE357B">
          <w:rPr>
            <w:noProof/>
            <w:webHidden/>
          </w:rPr>
          <w:fldChar w:fldCharType="begin"/>
        </w:r>
        <w:r w:rsidR="00BE357B">
          <w:rPr>
            <w:noProof/>
            <w:webHidden/>
          </w:rPr>
          <w:instrText xml:space="preserve"> PAGEREF _Toc144378275 \h </w:instrText>
        </w:r>
        <w:r w:rsidR="00BE357B">
          <w:rPr>
            <w:noProof/>
            <w:webHidden/>
          </w:rPr>
        </w:r>
        <w:r w:rsidR="00BE357B">
          <w:rPr>
            <w:noProof/>
            <w:webHidden/>
          </w:rPr>
          <w:fldChar w:fldCharType="separate"/>
        </w:r>
        <w:r w:rsidR="00BE357B">
          <w:rPr>
            <w:noProof/>
            <w:webHidden/>
          </w:rPr>
          <w:t>39</w:t>
        </w:r>
        <w:r w:rsidR="00BE357B">
          <w:rPr>
            <w:noProof/>
            <w:webHidden/>
          </w:rPr>
          <w:fldChar w:fldCharType="end"/>
        </w:r>
      </w:hyperlink>
    </w:p>
    <w:p w14:paraId="7E94FCE0" w14:textId="5FFD0996" w:rsidR="00BE357B" w:rsidRDefault="00000000">
      <w:pPr>
        <w:pStyle w:val="TableofFigures"/>
        <w:tabs>
          <w:tab w:val="right" w:leader="dot" w:pos="9016"/>
        </w:tabs>
        <w:rPr>
          <w:noProof/>
        </w:rPr>
      </w:pPr>
      <w:hyperlink w:anchor="_Toc144378276" w:history="1">
        <w:r w:rsidR="00BE357B" w:rsidRPr="0001627E">
          <w:rPr>
            <w:rStyle w:val="Hyperlink"/>
            <w:noProof/>
          </w:rPr>
          <w:t>Figure 13 AUC scores for LightGBM by ticker</w:t>
        </w:r>
        <w:r w:rsidR="00BE357B">
          <w:rPr>
            <w:noProof/>
            <w:webHidden/>
          </w:rPr>
          <w:tab/>
        </w:r>
        <w:r w:rsidR="00BE357B">
          <w:rPr>
            <w:noProof/>
            <w:webHidden/>
          </w:rPr>
          <w:fldChar w:fldCharType="begin"/>
        </w:r>
        <w:r w:rsidR="00BE357B">
          <w:rPr>
            <w:noProof/>
            <w:webHidden/>
          </w:rPr>
          <w:instrText xml:space="preserve"> PAGEREF _Toc144378276 \h </w:instrText>
        </w:r>
        <w:r w:rsidR="00BE357B">
          <w:rPr>
            <w:noProof/>
            <w:webHidden/>
          </w:rPr>
        </w:r>
        <w:r w:rsidR="00BE357B">
          <w:rPr>
            <w:noProof/>
            <w:webHidden/>
          </w:rPr>
          <w:fldChar w:fldCharType="separate"/>
        </w:r>
        <w:r w:rsidR="00BE357B">
          <w:rPr>
            <w:noProof/>
            <w:webHidden/>
          </w:rPr>
          <w:t>42</w:t>
        </w:r>
        <w:r w:rsidR="00BE357B">
          <w:rPr>
            <w:noProof/>
            <w:webHidden/>
          </w:rPr>
          <w:fldChar w:fldCharType="end"/>
        </w:r>
      </w:hyperlink>
    </w:p>
    <w:p w14:paraId="34B61317" w14:textId="71224FCE" w:rsidR="00BE357B" w:rsidRDefault="00000000">
      <w:pPr>
        <w:pStyle w:val="TableofFigures"/>
        <w:tabs>
          <w:tab w:val="right" w:leader="dot" w:pos="9016"/>
        </w:tabs>
        <w:rPr>
          <w:noProof/>
        </w:rPr>
      </w:pPr>
      <w:hyperlink w:anchor="_Toc144378277" w:history="1">
        <w:r w:rsidR="00BE357B" w:rsidRPr="0001627E">
          <w:rPr>
            <w:rStyle w:val="Hyperlink"/>
            <w:noProof/>
          </w:rPr>
          <w:t>Figure 14 AUC scores for CatBoost by ticker</w:t>
        </w:r>
        <w:r w:rsidR="00BE357B">
          <w:rPr>
            <w:noProof/>
            <w:webHidden/>
          </w:rPr>
          <w:tab/>
        </w:r>
        <w:r w:rsidR="00BE357B">
          <w:rPr>
            <w:noProof/>
            <w:webHidden/>
          </w:rPr>
          <w:fldChar w:fldCharType="begin"/>
        </w:r>
        <w:r w:rsidR="00BE357B">
          <w:rPr>
            <w:noProof/>
            <w:webHidden/>
          </w:rPr>
          <w:instrText xml:space="preserve"> PAGEREF _Toc144378277 \h </w:instrText>
        </w:r>
        <w:r w:rsidR="00BE357B">
          <w:rPr>
            <w:noProof/>
            <w:webHidden/>
          </w:rPr>
        </w:r>
        <w:r w:rsidR="00BE357B">
          <w:rPr>
            <w:noProof/>
            <w:webHidden/>
          </w:rPr>
          <w:fldChar w:fldCharType="separate"/>
        </w:r>
        <w:r w:rsidR="00BE357B">
          <w:rPr>
            <w:noProof/>
            <w:webHidden/>
          </w:rPr>
          <w:t>45</w:t>
        </w:r>
        <w:r w:rsidR="00BE357B">
          <w:rPr>
            <w:noProof/>
            <w:webHidden/>
          </w:rPr>
          <w:fldChar w:fldCharType="end"/>
        </w:r>
      </w:hyperlink>
    </w:p>
    <w:p w14:paraId="48071A9E" w14:textId="3811029E" w:rsidR="00BE357B" w:rsidRDefault="00000000">
      <w:pPr>
        <w:pStyle w:val="TableofFigures"/>
        <w:tabs>
          <w:tab w:val="right" w:leader="dot" w:pos="9016"/>
        </w:tabs>
        <w:rPr>
          <w:noProof/>
        </w:rPr>
      </w:pPr>
      <w:hyperlink w:anchor="_Toc144378278" w:history="1">
        <w:r w:rsidR="00BE357B" w:rsidRPr="0001627E">
          <w:rPr>
            <w:rStyle w:val="Hyperlink"/>
            <w:noProof/>
          </w:rPr>
          <w:t>Figure 15 Top 10 frims and bottom 10 Firms in AUC score across models</w:t>
        </w:r>
        <w:r w:rsidR="00BE357B">
          <w:rPr>
            <w:noProof/>
            <w:webHidden/>
          </w:rPr>
          <w:tab/>
        </w:r>
        <w:r w:rsidR="00BE357B">
          <w:rPr>
            <w:noProof/>
            <w:webHidden/>
          </w:rPr>
          <w:fldChar w:fldCharType="begin"/>
        </w:r>
        <w:r w:rsidR="00BE357B">
          <w:rPr>
            <w:noProof/>
            <w:webHidden/>
          </w:rPr>
          <w:instrText xml:space="preserve"> PAGEREF _Toc144378278 \h </w:instrText>
        </w:r>
        <w:r w:rsidR="00BE357B">
          <w:rPr>
            <w:noProof/>
            <w:webHidden/>
          </w:rPr>
        </w:r>
        <w:r w:rsidR="00BE357B">
          <w:rPr>
            <w:noProof/>
            <w:webHidden/>
          </w:rPr>
          <w:fldChar w:fldCharType="separate"/>
        </w:r>
        <w:r w:rsidR="00BE357B">
          <w:rPr>
            <w:noProof/>
            <w:webHidden/>
          </w:rPr>
          <w:t>51</w:t>
        </w:r>
        <w:r w:rsidR="00BE357B">
          <w:rPr>
            <w:noProof/>
            <w:webHidden/>
          </w:rPr>
          <w:fldChar w:fldCharType="end"/>
        </w:r>
      </w:hyperlink>
    </w:p>
    <w:p w14:paraId="53950141" w14:textId="1F80C32C" w:rsidR="00BE357B" w:rsidRDefault="00000000">
      <w:pPr>
        <w:pStyle w:val="TableofFigures"/>
        <w:tabs>
          <w:tab w:val="right" w:leader="dot" w:pos="9016"/>
        </w:tabs>
        <w:rPr>
          <w:noProof/>
        </w:rPr>
      </w:pPr>
      <w:hyperlink w:anchor="_Toc144378279" w:history="1">
        <w:r w:rsidR="00BE357B" w:rsidRPr="0001627E">
          <w:rPr>
            <w:rStyle w:val="Hyperlink"/>
            <w:noProof/>
          </w:rPr>
          <w:t>Figure 16 Feature importance across models</w:t>
        </w:r>
        <w:r w:rsidR="00BE357B">
          <w:rPr>
            <w:noProof/>
            <w:webHidden/>
          </w:rPr>
          <w:tab/>
        </w:r>
        <w:r w:rsidR="00BE357B">
          <w:rPr>
            <w:noProof/>
            <w:webHidden/>
          </w:rPr>
          <w:fldChar w:fldCharType="begin"/>
        </w:r>
        <w:r w:rsidR="00BE357B">
          <w:rPr>
            <w:noProof/>
            <w:webHidden/>
          </w:rPr>
          <w:instrText xml:space="preserve"> PAGEREF _Toc144378279 \h </w:instrText>
        </w:r>
        <w:r w:rsidR="00BE357B">
          <w:rPr>
            <w:noProof/>
            <w:webHidden/>
          </w:rPr>
        </w:r>
        <w:r w:rsidR="00BE357B">
          <w:rPr>
            <w:noProof/>
            <w:webHidden/>
          </w:rPr>
          <w:fldChar w:fldCharType="separate"/>
        </w:r>
        <w:r w:rsidR="00BE357B">
          <w:rPr>
            <w:noProof/>
            <w:webHidden/>
          </w:rPr>
          <w:t>55</w:t>
        </w:r>
        <w:r w:rsidR="00BE357B">
          <w:rPr>
            <w:noProof/>
            <w:webHidden/>
          </w:rPr>
          <w:fldChar w:fldCharType="end"/>
        </w:r>
      </w:hyperlink>
    </w:p>
    <w:p w14:paraId="76E7C22B" w14:textId="6EAC6742" w:rsidR="005F6FD4" w:rsidRPr="00C9766E" w:rsidRDefault="005F6FD4" w:rsidP="002E5761">
      <w:pPr>
        <w:spacing w:line="360" w:lineRule="auto"/>
        <w:jc w:val="both"/>
        <w:rPr>
          <w:rFonts w:ascii="Arial" w:hAnsi="Arial" w:cs="Arial"/>
          <w:lang w:val="en-US"/>
        </w:rPr>
      </w:pPr>
      <w:r w:rsidRPr="00DE40EC">
        <w:rPr>
          <w:rFonts w:ascii="Arial" w:hAnsi="Arial" w:cs="Arial"/>
        </w:rPr>
        <w:fldChar w:fldCharType="end"/>
      </w:r>
    </w:p>
    <w:p w14:paraId="0C0B35BD" w14:textId="1939A0A0" w:rsidR="00103D9F" w:rsidRPr="00E349FA" w:rsidRDefault="005F6FD4">
      <w:pPr>
        <w:rPr>
          <w:rFonts w:ascii="Arial" w:hAnsi="Arial" w:cs="Arial"/>
          <w:lang w:val="en-US"/>
        </w:rPr>
      </w:pPr>
      <w:r w:rsidRPr="00DE40EC">
        <w:rPr>
          <w:rFonts w:ascii="Arial" w:hAnsi="Arial" w:cs="Arial"/>
        </w:rPr>
        <w:br w:type="page"/>
      </w:r>
    </w:p>
    <w:p w14:paraId="41E2BAA2" w14:textId="1A781D3B" w:rsidR="00103D9F" w:rsidRPr="00103D9F" w:rsidRDefault="001219EE" w:rsidP="007E5E83">
      <w:pPr>
        <w:pStyle w:val="Heading1"/>
      </w:pPr>
      <w:bookmarkStart w:id="9" w:name="_Toc144374355"/>
      <w:r>
        <w:lastRenderedPageBreak/>
        <w:t xml:space="preserve">1. </w:t>
      </w:r>
      <w:r w:rsidR="00103D9F" w:rsidRPr="00103D9F">
        <w:t>Introduction</w:t>
      </w:r>
      <w:bookmarkEnd w:id="9"/>
    </w:p>
    <w:p w14:paraId="13FBD975" w14:textId="79734532" w:rsidR="007E5E83" w:rsidRDefault="007E5E83" w:rsidP="007E5E83">
      <w:pPr>
        <w:pStyle w:val="Heading2"/>
      </w:pPr>
      <w:bookmarkStart w:id="10" w:name="_Toc144374356"/>
      <w:r>
        <w:t>1.1 Background</w:t>
      </w:r>
      <w:bookmarkEnd w:id="10"/>
    </w:p>
    <w:p w14:paraId="321EBE61" w14:textId="10EA9FA9" w:rsidR="00103D9F" w:rsidRPr="00103D9F" w:rsidRDefault="00103D9F" w:rsidP="00103D9F">
      <w:pPr>
        <w:spacing w:line="360" w:lineRule="auto"/>
        <w:jc w:val="both"/>
        <w:rPr>
          <w:rFonts w:ascii="Arial" w:hAnsi="Arial" w:cs="Arial"/>
        </w:rPr>
      </w:pPr>
      <w:r w:rsidRPr="00103D9F">
        <w:rPr>
          <w:rFonts w:ascii="Arial" w:hAnsi="Arial" w:cs="Arial"/>
        </w:rPr>
        <w:t>In the rapidly evolving landscape of financial markets, the role of digital information, particularly news sentiment, has become increasingly crucial. This dissertation delves into the predictive power of news sentiment analysis in forecasting stock returns, focusing on the tumultuous period marked by the COVID-19 pandemic. By adopting a dissertation-style project, I aim to bridge the existing gaps in literature, providing a comprehensive enquiry into overlapping literatures, adopting an evidence-based approach, and underpinning the methodology with data science principles. The choice of this style is necessitated by the interdisciplinary nature of the topic, allowing for a thorough exploration that culminates in findings of profound significance.</w:t>
      </w:r>
    </w:p>
    <w:p w14:paraId="607A6DCC" w14:textId="77777777" w:rsidR="00103D9F" w:rsidRPr="00103D9F" w:rsidRDefault="00103D9F" w:rsidP="00103D9F">
      <w:pPr>
        <w:spacing w:line="360" w:lineRule="auto"/>
        <w:jc w:val="both"/>
        <w:rPr>
          <w:rFonts w:ascii="Arial" w:hAnsi="Arial" w:cs="Arial"/>
        </w:rPr>
      </w:pPr>
    </w:p>
    <w:p w14:paraId="35ECA5C4" w14:textId="6BEC654E" w:rsidR="00103D9F" w:rsidRPr="00103D9F" w:rsidRDefault="00103D9F" w:rsidP="00103D9F">
      <w:pPr>
        <w:spacing w:line="360" w:lineRule="auto"/>
        <w:jc w:val="both"/>
        <w:rPr>
          <w:rFonts w:ascii="Arial" w:hAnsi="Arial" w:cs="Arial"/>
        </w:rPr>
      </w:pPr>
      <w:r w:rsidRPr="00103D9F">
        <w:rPr>
          <w:rFonts w:ascii="Arial" w:hAnsi="Arial" w:cs="Arial"/>
        </w:rPr>
        <w:t>The confluence of the digital age with financial markets has reshaped traditional methods of stock analysis. With the rise of the digital era, sentiment analysis has emerged as a pivotal tool, tapping into the vast reserves of online textual data to discern market directions</w:t>
      </w:r>
      <w:r w:rsidR="009A1DD7">
        <w:rPr>
          <w:rFonts w:ascii="Arial" w:hAnsi="Arial" w:cs="Arial"/>
        </w:rPr>
        <w:t xml:space="preserve"> (</w:t>
      </w:r>
      <w:proofErr w:type="spellStart"/>
      <w:r w:rsidR="009A1DD7">
        <w:rPr>
          <w:rFonts w:ascii="Arial" w:hAnsi="Arial" w:cs="Arial"/>
        </w:rPr>
        <w:t>Wankhade</w:t>
      </w:r>
      <w:proofErr w:type="spellEnd"/>
      <w:r w:rsidR="009A1DD7">
        <w:rPr>
          <w:rFonts w:ascii="Arial" w:hAnsi="Arial" w:cs="Arial"/>
        </w:rPr>
        <w:t xml:space="preserve"> et al., 2022)</w:t>
      </w:r>
      <w:r w:rsidRPr="00103D9F">
        <w:rPr>
          <w:rFonts w:ascii="Arial" w:hAnsi="Arial" w:cs="Arial"/>
        </w:rPr>
        <w:t xml:space="preserve">. </w:t>
      </w:r>
      <w:r w:rsidR="00D47DA5" w:rsidRPr="00D47DA5">
        <w:rPr>
          <w:rFonts w:ascii="Arial" w:hAnsi="Arial" w:cs="Arial"/>
        </w:rPr>
        <w:t>This transition is further accentuated by global upheavals, notably the COVID-19 pandemic.</w:t>
      </w:r>
      <w:r w:rsidRPr="00103D9F">
        <w:rPr>
          <w:rFonts w:ascii="Arial" w:hAnsi="Arial" w:cs="Arial"/>
        </w:rPr>
        <w:t xml:space="preserve"> The pandemic, characterized by its unpredictability and profound economic implications, accentuated the symbiotic relationship between news sentiment and stock market movements</w:t>
      </w:r>
      <w:r w:rsidR="00FF6239">
        <w:rPr>
          <w:rFonts w:ascii="Arial" w:hAnsi="Arial" w:cs="Arial"/>
        </w:rPr>
        <w:t xml:space="preserve"> (Biswas et al., 2020)</w:t>
      </w:r>
      <w:r w:rsidRPr="00103D9F">
        <w:rPr>
          <w:rFonts w:ascii="Arial" w:hAnsi="Arial" w:cs="Arial"/>
        </w:rPr>
        <w:t>.</w:t>
      </w:r>
    </w:p>
    <w:p w14:paraId="52A02446" w14:textId="77777777" w:rsidR="00103D9F" w:rsidRPr="00103D9F" w:rsidRDefault="00103D9F" w:rsidP="00103D9F">
      <w:pPr>
        <w:spacing w:line="360" w:lineRule="auto"/>
        <w:jc w:val="both"/>
        <w:rPr>
          <w:rFonts w:ascii="Arial" w:hAnsi="Arial" w:cs="Arial"/>
        </w:rPr>
      </w:pPr>
    </w:p>
    <w:p w14:paraId="5EA6D4EE" w14:textId="58FA0549" w:rsidR="00103D9F" w:rsidRPr="00103D9F" w:rsidRDefault="00103D9F" w:rsidP="00103D9F">
      <w:pPr>
        <w:spacing w:line="360" w:lineRule="auto"/>
        <w:jc w:val="both"/>
        <w:rPr>
          <w:rFonts w:ascii="Arial" w:hAnsi="Arial" w:cs="Arial"/>
        </w:rPr>
      </w:pPr>
      <w:r w:rsidRPr="00103D9F">
        <w:rPr>
          <w:rFonts w:ascii="Arial" w:hAnsi="Arial" w:cs="Arial"/>
        </w:rPr>
        <w:t>Understanding the dynamics of news sentiment is of paramount importance to financial experts, hedge fund managers, and individual investors</w:t>
      </w:r>
      <w:r w:rsidR="0019604D">
        <w:rPr>
          <w:rFonts w:ascii="Arial" w:hAnsi="Arial" w:cs="Arial"/>
        </w:rPr>
        <w:t xml:space="preserve"> (Dickinson et al., 2015)</w:t>
      </w:r>
      <w:r w:rsidRPr="00103D9F">
        <w:rPr>
          <w:rFonts w:ascii="Arial" w:hAnsi="Arial" w:cs="Arial"/>
        </w:rPr>
        <w:t xml:space="preserve">. Predicting stock movements based on sentiment can offer a competitive edge, potentially leading to better investment decisions and strategies. Moreover, with the proliferation of digital news sources and the surge in algorithmic trading, the ability to quickly </w:t>
      </w:r>
      <w:proofErr w:type="spellStart"/>
      <w:r w:rsidRPr="00103D9F">
        <w:rPr>
          <w:rFonts w:ascii="Arial" w:hAnsi="Arial" w:cs="Arial"/>
        </w:rPr>
        <w:t>analyze</w:t>
      </w:r>
      <w:proofErr w:type="spellEnd"/>
      <w:r w:rsidRPr="00103D9F">
        <w:rPr>
          <w:rFonts w:ascii="Arial" w:hAnsi="Arial" w:cs="Arial"/>
        </w:rPr>
        <w:t xml:space="preserve"> and act upon news sentiment has become a strategic asset in the financial realm</w:t>
      </w:r>
      <w:r w:rsidR="00FE3BF7">
        <w:rPr>
          <w:rFonts w:ascii="Arial" w:hAnsi="Arial" w:cs="Arial"/>
        </w:rPr>
        <w:t xml:space="preserve"> (Dickinson et al., 2015)</w:t>
      </w:r>
      <w:r w:rsidRPr="00103D9F">
        <w:rPr>
          <w:rFonts w:ascii="Arial" w:hAnsi="Arial" w:cs="Arial"/>
        </w:rPr>
        <w:t>.</w:t>
      </w:r>
    </w:p>
    <w:p w14:paraId="41438634" w14:textId="77777777" w:rsidR="00103D9F" w:rsidRPr="00103D9F" w:rsidRDefault="00103D9F" w:rsidP="00103D9F">
      <w:pPr>
        <w:spacing w:line="360" w:lineRule="auto"/>
        <w:jc w:val="both"/>
        <w:rPr>
          <w:rFonts w:ascii="Arial" w:hAnsi="Arial" w:cs="Arial"/>
        </w:rPr>
      </w:pPr>
    </w:p>
    <w:p w14:paraId="19543488" w14:textId="6BCDCD97" w:rsidR="00103D9F" w:rsidRPr="00103D9F" w:rsidRDefault="007E5E83" w:rsidP="007E5E83">
      <w:pPr>
        <w:pStyle w:val="Heading2"/>
      </w:pPr>
      <w:bookmarkStart w:id="11" w:name="_Toc144374357"/>
      <w:r>
        <w:t xml:space="preserve">1.2 </w:t>
      </w:r>
      <w:r w:rsidR="00103D9F" w:rsidRPr="00103D9F">
        <w:t>The Situation and the Challenge</w:t>
      </w:r>
      <w:bookmarkEnd w:id="11"/>
    </w:p>
    <w:p w14:paraId="4E6FFCC7" w14:textId="4EA4175F" w:rsidR="00103D9F" w:rsidRPr="005A0A9F" w:rsidRDefault="00103D9F" w:rsidP="00103D9F">
      <w:pPr>
        <w:spacing w:line="360" w:lineRule="auto"/>
        <w:rPr>
          <w:rFonts w:ascii="Arial" w:hAnsi="Arial" w:cs="Arial"/>
          <w:lang w:val="en-US"/>
        </w:rPr>
      </w:pPr>
      <w:r w:rsidRPr="00103D9F">
        <w:rPr>
          <w:rFonts w:ascii="Arial" w:hAnsi="Arial" w:cs="Arial"/>
        </w:rPr>
        <w:t xml:space="preserve">While the interplay between news sentiment and stock returns has been a focal point for many empirical studies, the events of the COVID-19 pandemic have presented unprecedented challenges in this domain. Much of the existing literature addresses </w:t>
      </w:r>
      <w:r w:rsidRPr="00103D9F">
        <w:rPr>
          <w:rFonts w:ascii="Arial" w:hAnsi="Arial" w:cs="Arial"/>
        </w:rPr>
        <w:lastRenderedPageBreak/>
        <w:t xml:space="preserve">the period prior to the pandemic, with methodologies that are now considered outdated or limited in their scope. For instance, while </w:t>
      </w:r>
      <w:r w:rsidR="00D013EC">
        <w:rPr>
          <w:rFonts w:ascii="Arial" w:hAnsi="Arial" w:cs="Arial"/>
        </w:rPr>
        <w:t xml:space="preserve">Cakra and </w:t>
      </w:r>
      <w:proofErr w:type="spellStart"/>
      <w:r w:rsidR="00D013EC">
        <w:rPr>
          <w:rFonts w:ascii="Arial" w:hAnsi="Arial" w:cs="Arial"/>
        </w:rPr>
        <w:t>Trisedya</w:t>
      </w:r>
      <w:proofErr w:type="spellEnd"/>
      <w:r w:rsidR="00D013EC">
        <w:rPr>
          <w:rFonts w:ascii="Arial" w:hAnsi="Arial" w:cs="Arial"/>
        </w:rPr>
        <w:t xml:space="preserve"> (2015)</w:t>
      </w:r>
      <w:r w:rsidR="00B56EF2">
        <w:rPr>
          <w:rFonts w:ascii="Arial" w:hAnsi="Arial" w:cs="Arial"/>
        </w:rPr>
        <w:t xml:space="preserve"> used </w:t>
      </w:r>
      <w:r w:rsidRPr="00103D9F">
        <w:rPr>
          <w:rFonts w:ascii="Arial" w:hAnsi="Arial" w:cs="Arial"/>
        </w:rPr>
        <w:t xml:space="preserve">regression methodologies </w:t>
      </w:r>
      <w:r w:rsidR="00B56EF2">
        <w:rPr>
          <w:rFonts w:ascii="Arial" w:hAnsi="Arial" w:cs="Arial"/>
        </w:rPr>
        <w:t>to predict stock price</w:t>
      </w:r>
      <w:r w:rsidRPr="00103D9F">
        <w:rPr>
          <w:rFonts w:ascii="Arial" w:hAnsi="Arial" w:cs="Arial"/>
        </w:rPr>
        <w:t xml:space="preserve">, recent advances have introduced more sophisticated models like </w:t>
      </w:r>
      <w:proofErr w:type="spellStart"/>
      <w:r w:rsidRPr="00103D9F">
        <w:rPr>
          <w:rFonts w:ascii="Arial" w:hAnsi="Arial" w:cs="Arial"/>
        </w:rPr>
        <w:t>CatBoost</w:t>
      </w:r>
      <w:proofErr w:type="spellEnd"/>
      <w:r w:rsidRPr="00103D9F">
        <w:rPr>
          <w:rFonts w:ascii="Arial" w:hAnsi="Arial" w:cs="Arial"/>
        </w:rPr>
        <w:t>, which remain underexplored in the context of news sentiment analysis</w:t>
      </w:r>
      <w:r w:rsidR="00B56EF2">
        <w:rPr>
          <w:rFonts w:ascii="Arial" w:hAnsi="Arial" w:cs="Arial"/>
        </w:rPr>
        <w:t xml:space="preserve"> (Yeo, 2021)</w:t>
      </w:r>
      <w:r w:rsidRPr="00103D9F">
        <w:rPr>
          <w:rFonts w:ascii="Arial" w:hAnsi="Arial" w:cs="Arial"/>
        </w:rPr>
        <w:t>.</w:t>
      </w:r>
      <w:r w:rsidR="00937C32">
        <w:rPr>
          <w:rFonts w:ascii="Arial" w:hAnsi="Arial" w:cs="Arial"/>
        </w:rPr>
        <w:t xml:space="preserve"> </w:t>
      </w:r>
      <w:r w:rsidR="00937C32" w:rsidRPr="00937C32">
        <w:rPr>
          <w:rFonts w:ascii="Arial" w:hAnsi="Arial" w:cs="Arial"/>
        </w:rPr>
        <w:t>Disparate models are employed across papers, with a notable lack of comparative studies consolidating their findings.</w:t>
      </w:r>
    </w:p>
    <w:p w14:paraId="3941410D" w14:textId="77777777" w:rsidR="00103D9F" w:rsidRPr="00103D9F" w:rsidRDefault="00103D9F" w:rsidP="00103D9F">
      <w:pPr>
        <w:spacing w:line="360" w:lineRule="auto"/>
        <w:rPr>
          <w:rFonts w:ascii="Arial" w:hAnsi="Arial" w:cs="Arial"/>
        </w:rPr>
      </w:pPr>
    </w:p>
    <w:p w14:paraId="4CCD2C65" w14:textId="49FED017" w:rsidR="00103D9F" w:rsidRDefault="00103D9F" w:rsidP="00103D9F">
      <w:pPr>
        <w:spacing w:line="360" w:lineRule="auto"/>
        <w:rPr>
          <w:rFonts w:ascii="Arial" w:hAnsi="Arial" w:cs="Arial"/>
        </w:rPr>
      </w:pPr>
      <w:r w:rsidRPr="00103D9F">
        <w:rPr>
          <w:rFonts w:ascii="Arial" w:hAnsi="Arial" w:cs="Arial"/>
        </w:rPr>
        <w:t>Furthermore, there's a noted inconsistency in the literature regarding the subjects of these studies. Some studies are narrowly focused on specific firms or sectors, such as big tech firms or broad market indices like the S&amp;P 500</w:t>
      </w:r>
      <w:r w:rsidR="00AD1897">
        <w:rPr>
          <w:rFonts w:ascii="Arial" w:hAnsi="Arial" w:cs="Arial"/>
        </w:rPr>
        <w:t xml:space="preserve"> (</w:t>
      </w:r>
      <w:proofErr w:type="spellStart"/>
      <w:r w:rsidR="00AD1897">
        <w:rPr>
          <w:rFonts w:ascii="Arial" w:hAnsi="Arial" w:cs="Arial"/>
        </w:rPr>
        <w:t>Biktimirov</w:t>
      </w:r>
      <w:proofErr w:type="spellEnd"/>
      <w:r w:rsidR="00AD1897">
        <w:rPr>
          <w:rFonts w:ascii="Arial" w:hAnsi="Arial" w:cs="Arial"/>
        </w:rPr>
        <w:t>, 2021)</w:t>
      </w:r>
      <w:r w:rsidRPr="00103D9F">
        <w:rPr>
          <w:rFonts w:ascii="Arial" w:hAnsi="Arial" w:cs="Arial"/>
        </w:rPr>
        <w:t xml:space="preserve">. Even though a few studies have targeted the NASDAQ, they are comparatively </w:t>
      </w:r>
      <w:proofErr w:type="gramStart"/>
      <w:r w:rsidRPr="00103D9F">
        <w:rPr>
          <w:rFonts w:ascii="Arial" w:hAnsi="Arial" w:cs="Arial"/>
        </w:rPr>
        <w:t>few in number</w:t>
      </w:r>
      <w:proofErr w:type="gramEnd"/>
      <w:r w:rsidRPr="00103D9F">
        <w:rPr>
          <w:rFonts w:ascii="Arial" w:hAnsi="Arial" w:cs="Arial"/>
        </w:rPr>
        <w:t>, which limits the comprehensiveness of the research landscape</w:t>
      </w:r>
      <w:r w:rsidR="004C433D">
        <w:rPr>
          <w:rFonts w:ascii="Arial" w:hAnsi="Arial" w:cs="Arial"/>
        </w:rPr>
        <w:t xml:space="preserve"> (Lee, 2022)</w:t>
      </w:r>
      <w:r w:rsidRPr="00103D9F">
        <w:rPr>
          <w:rFonts w:ascii="Arial" w:hAnsi="Arial" w:cs="Arial"/>
        </w:rPr>
        <w:t>. This fragmented and occasionally outdated research landscape has left financial experts, hedge fund managers, and individual investors in a quandary. They grapple with critical questions about the best models to employ, the features to prioritize in these models, and the applicability of sentiment analysis across a diverse range of firms, including small-scale enterprises.</w:t>
      </w:r>
    </w:p>
    <w:p w14:paraId="58DA2096" w14:textId="77777777" w:rsidR="00AF198E" w:rsidRDefault="00AF198E" w:rsidP="00103D9F">
      <w:pPr>
        <w:spacing w:line="360" w:lineRule="auto"/>
        <w:rPr>
          <w:rFonts w:ascii="Arial" w:hAnsi="Arial" w:cs="Arial"/>
        </w:rPr>
      </w:pPr>
    </w:p>
    <w:p w14:paraId="764C0491" w14:textId="63C2B3E3" w:rsidR="00AF198E" w:rsidRPr="00AF198E" w:rsidRDefault="007E5E83" w:rsidP="007E5E83">
      <w:pPr>
        <w:pStyle w:val="Heading2"/>
      </w:pPr>
      <w:bookmarkStart w:id="12" w:name="_Toc144374358"/>
      <w:r>
        <w:t xml:space="preserve">1.3 </w:t>
      </w:r>
      <w:r w:rsidR="00AF198E" w:rsidRPr="00AF198E">
        <w:t>Methodology</w:t>
      </w:r>
      <w:bookmarkEnd w:id="12"/>
    </w:p>
    <w:p w14:paraId="349AFE59" w14:textId="5D5823CA" w:rsidR="00103D9F" w:rsidRDefault="00AF198E" w:rsidP="00AF198E">
      <w:pPr>
        <w:spacing w:line="360" w:lineRule="auto"/>
        <w:rPr>
          <w:rFonts w:ascii="Arial" w:hAnsi="Arial" w:cs="Arial"/>
        </w:rPr>
      </w:pPr>
      <w:r w:rsidRPr="00AF198E">
        <w:rPr>
          <w:rFonts w:ascii="Arial" w:hAnsi="Arial" w:cs="Arial"/>
        </w:rPr>
        <w:t xml:space="preserve">In response to these challenges, this study undertakes a comparative evaluation of four state-of-the-art machine learning models: Random Forest, </w:t>
      </w:r>
      <w:proofErr w:type="spellStart"/>
      <w:r w:rsidRPr="00AF198E">
        <w:rPr>
          <w:rFonts w:ascii="Arial" w:hAnsi="Arial" w:cs="Arial"/>
        </w:rPr>
        <w:t>XGBoost</w:t>
      </w:r>
      <w:proofErr w:type="spellEnd"/>
      <w:r w:rsidRPr="00AF198E">
        <w:rPr>
          <w:rFonts w:ascii="Arial" w:hAnsi="Arial" w:cs="Arial"/>
        </w:rPr>
        <w:t xml:space="preserve">, </w:t>
      </w:r>
      <w:proofErr w:type="spellStart"/>
      <w:r w:rsidRPr="00AF198E">
        <w:rPr>
          <w:rFonts w:ascii="Arial" w:hAnsi="Arial" w:cs="Arial"/>
        </w:rPr>
        <w:t>LightGBM</w:t>
      </w:r>
      <w:proofErr w:type="spellEnd"/>
      <w:r w:rsidRPr="00AF198E">
        <w:rPr>
          <w:rFonts w:ascii="Arial" w:hAnsi="Arial" w:cs="Arial"/>
        </w:rPr>
        <w:t xml:space="preserve">, and </w:t>
      </w:r>
      <w:proofErr w:type="spellStart"/>
      <w:r w:rsidRPr="00AF198E">
        <w:rPr>
          <w:rFonts w:ascii="Arial" w:hAnsi="Arial" w:cs="Arial"/>
        </w:rPr>
        <w:t>CatBoost</w:t>
      </w:r>
      <w:proofErr w:type="spellEnd"/>
      <w:r w:rsidRPr="00AF198E">
        <w:rPr>
          <w:rFonts w:ascii="Arial" w:hAnsi="Arial" w:cs="Arial"/>
        </w:rPr>
        <w:t xml:space="preserve">. The focus is sharpened on their capability to predict stock returns using sentiment scores during the unprecedented COVID-19 era. The selection of these models is underpinned by their prominence and demonstrable success across a spectrum of prediction tasks, notably in finance, as corroborated by preceding studies like Huang et al. (2020). While erstwhile mainstays such as linear regression and SVM have witnessed diminishing relevance, deep learning models, despite their powerful capabilities, often come across as intricate and </w:t>
      </w:r>
      <w:proofErr w:type="gramStart"/>
      <w:r w:rsidRPr="00AF198E">
        <w:rPr>
          <w:rFonts w:ascii="Arial" w:hAnsi="Arial" w:cs="Arial"/>
        </w:rPr>
        <w:t>resource-intensive</w:t>
      </w:r>
      <w:proofErr w:type="gramEnd"/>
      <w:r w:rsidRPr="00AF198E">
        <w:rPr>
          <w:rFonts w:ascii="Arial" w:hAnsi="Arial" w:cs="Arial"/>
        </w:rPr>
        <w:t>. Ensemble tree-based methodologies like the ones chosen for this study emerge as the golden mean, harmonizing interpretability, operational efficiency, and predictive prowess.</w:t>
      </w:r>
    </w:p>
    <w:p w14:paraId="631EE8FB" w14:textId="77777777" w:rsidR="00AF198E" w:rsidRDefault="00AF198E" w:rsidP="00AF198E">
      <w:pPr>
        <w:spacing w:line="360" w:lineRule="auto"/>
        <w:rPr>
          <w:rFonts w:ascii="Arial" w:hAnsi="Arial" w:cs="Arial"/>
        </w:rPr>
      </w:pPr>
    </w:p>
    <w:p w14:paraId="6B89478B" w14:textId="4361F104" w:rsidR="00103D9F" w:rsidRPr="00103D9F" w:rsidRDefault="007E5E83" w:rsidP="007E5E83">
      <w:pPr>
        <w:pStyle w:val="Heading2"/>
      </w:pPr>
      <w:bookmarkStart w:id="13" w:name="_Toc144374359"/>
      <w:r>
        <w:lastRenderedPageBreak/>
        <w:t xml:space="preserve">1.4 </w:t>
      </w:r>
      <w:r w:rsidR="00103D9F" w:rsidRPr="00103D9F">
        <w:t>Research Questions</w:t>
      </w:r>
      <w:bookmarkEnd w:id="13"/>
    </w:p>
    <w:p w14:paraId="0C8A8600" w14:textId="77777777" w:rsidR="00103D9F" w:rsidRPr="00103D9F" w:rsidRDefault="00103D9F" w:rsidP="00103D9F">
      <w:pPr>
        <w:spacing w:line="360" w:lineRule="auto"/>
        <w:rPr>
          <w:rFonts w:ascii="Arial" w:hAnsi="Arial" w:cs="Arial"/>
        </w:rPr>
      </w:pPr>
      <w:r w:rsidRPr="00103D9F">
        <w:rPr>
          <w:rFonts w:ascii="Arial" w:hAnsi="Arial" w:cs="Arial"/>
        </w:rPr>
        <w:t>To bridge these identified gaps in the literature and provide clarity to stakeholders in the financial sector, this research seeks to address three main questions:</w:t>
      </w:r>
    </w:p>
    <w:p w14:paraId="3943740F" w14:textId="77777777" w:rsidR="00103D9F" w:rsidRPr="00103D9F" w:rsidRDefault="00103D9F" w:rsidP="00103D9F">
      <w:pPr>
        <w:spacing w:line="360" w:lineRule="auto"/>
        <w:rPr>
          <w:rFonts w:ascii="Arial" w:hAnsi="Arial" w:cs="Arial"/>
        </w:rPr>
      </w:pPr>
    </w:p>
    <w:p w14:paraId="6BC836EB"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Comparative Analysis:</w:t>
      </w:r>
    </w:p>
    <w:p w14:paraId="7AEFBC8B" w14:textId="77777777" w:rsidR="00103D9F" w:rsidRPr="003C5FEB" w:rsidRDefault="00103D9F" w:rsidP="003C5FEB">
      <w:pPr>
        <w:pStyle w:val="ListParagraph"/>
        <w:spacing w:line="360" w:lineRule="auto"/>
        <w:rPr>
          <w:rFonts w:ascii="Arial" w:hAnsi="Arial" w:cs="Arial"/>
        </w:rPr>
      </w:pPr>
      <w:proofErr w:type="gramStart"/>
      <w:r w:rsidRPr="003C5FEB">
        <w:rPr>
          <w:rFonts w:ascii="Arial" w:hAnsi="Arial" w:cs="Arial"/>
        </w:rPr>
        <w:t>In light of</w:t>
      </w:r>
      <w:proofErr w:type="gramEnd"/>
      <w:r w:rsidRPr="003C5FEB">
        <w:rPr>
          <w:rFonts w:ascii="Arial" w:hAnsi="Arial" w:cs="Arial"/>
        </w:rPr>
        <w:t xml:space="preserve"> the COVID-19 pandemic, how do contemporary machine learning models, specifically </w:t>
      </w:r>
      <w:proofErr w:type="spellStart"/>
      <w:r w:rsidRPr="003C5FEB">
        <w:rPr>
          <w:rFonts w:ascii="Arial" w:hAnsi="Arial" w:cs="Arial"/>
        </w:rPr>
        <w:t>XGBoost</w:t>
      </w:r>
      <w:proofErr w:type="spellEnd"/>
      <w:r w:rsidRPr="003C5FEB">
        <w:rPr>
          <w:rFonts w:ascii="Arial" w:hAnsi="Arial" w:cs="Arial"/>
        </w:rPr>
        <w:t xml:space="preserve">, Random Forest, </w:t>
      </w:r>
      <w:proofErr w:type="spellStart"/>
      <w:r w:rsidRPr="003C5FEB">
        <w:rPr>
          <w:rFonts w:ascii="Arial" w:hAnsi="Arial" w:cs="Arial"/>
        </w:rPr>
        <w:t>LightGBM</w:t>
      </w:r>
      <w:proofErr w:type="spellEnd"/>
      <w:r w:rsidRPr="003C5FEB">
        <w:rPr>
          <w:rFonts w:ascii="Arial" w:hAnsi="Arial" w:cs="Arial"/>
        </w:rPr>
        <w:t xml:space="preserve">, and </w:t>
      </w:r>
      <w:proofErr w:type="spellStart"/>
      <w:r w:rsidRPr="003C5FEB">
        <w:rPr>
          <w:rFonts w:ascii="Arial" w:hAnsi="Arial" w:cs="Arial"/>
        </w:rPr>
        <w:t>CatBoost</w:t>
      </w:r>
      <w:proofErr w:type="spellEnd"/>
      <w:r w:rsidRPr="003C5FEB">
        <w:rPr>
          <w:rFonts w:ascii="Arial" w:hAnsi="Arial" w:cs="Arial"/>
        </w:rPr>
        <w:t>, compare in their effectiveness at leveraging news sentiment to predict stock returns?</w:t>
      </w:r>
    </w:p>
    <w:p w14:paraId="5A212558" w14:textId="77777777" w:rsidR="00103D9F" w:rsidRPr="00103D9F" w:rsidRDefault="00103D9F" w:rsidP="00103D9F">
      <w:pPr>
        <w:spacing w:line="360" w:lineRule="auto"/>
        <w:rPr>
          <w:rFonts w:ascii="Arial" w:hAnsi="Arial" w:cs="Arial"/>
        </w:rPr>
      </w:pPr>
    </w:p>
    <w:p w14:paraId="44A27CC2"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Feature Importance:</w:t>
      </w:r>
    </w:p>
    <w:p w14:paraId="2898E583" w14:textId="6D2085A9" w:rsidR="00103D9F" w:rsidRPr="003C5FEB" w:rsidRDefault="00103D9F" w:rsidP="003C5FEB">
      <w:pPr>
        <w:pStyle w:val="ListParagraph"/>
        <w:spacing w:line="360" w:lineRule="auto"/>
        <w:rPr>
          <w:rFonts w:ascii="Arial" w:hAnsi="Arial" w:cs="Arial"/>
        </w:rPr>
      </w:pPr>
      <w:r w:rsidRPr="003C5FEB">
        <w:rPr>
          <w:rFonts w:ascii="Arial" w:hAnsi="Arial" w:cs="Arial"/>
        </w:rPr>
        <w:t xml:space="preserve">Given the myriad of variables that could influence stock predictions, which attributes emerge as most crucial for these models? </w:t>
      </w:r>
      <w:r w:rsidR="003C5FEB" w:rsidRPr="003C5FEB">
        <w:rPr>
          <w:rFonts w:ascii="Arial" w:hAnsi="Arial" w:cs="Arial"/>
        </w:rPr>
        <w:t>Is news sentiment consistently paramount, or do other factors such as volume or COVID-19 wield a more significant influence?</w:t>
      </w:r>
    </w:p>
    <w:p w14:paraId="0CA98D90" w14:textId="77777777" w:rsidR="00103D9F" w:rsidRPr="00103D9F" w:rsidRDefault="00103D9F" w:rsidP="00103D9F">
      <w:pPr>
        <w:spacing w:line="360" w:lineRule="auto"/>
        <w:rPr>
          <w:rFonts w:ascii="Arial" w:hAnsi="Arial" w:cs="Arial"/>
        </w:rPr>
      </w:pPr>
    </w:p>
    <w:p w14:paraId="5FA87EEA" w14:textId="77777777" w:rsidR="00103D9F" w:rsidRPr="003C5FEB" w:rsidRDefault="00103D9F" w:rsidP="003C5FEB">
      <w:pPr>
        <w:pStyle w:val="ListParagraph"/>
        <w:numPr>
          <w:ilvl w:val="0"/>
          <w:numId w:val="463"/>
        </w:numPr>
        <w:spacing w:line="360" w:lineRule="auto"/>
        <w:rPr>
          <w:rFonts w:ascii="Arial" w:hAnsi="Arial" w:cs="Arial"/>
        </w:rPr>
      </w:pPr>
      <w:r w:rsidRPr="003C5FEB">
        <w:rPr>
          <w:rFonts w:ascii="Arial" w:hAnsi="Arial" w:cs="Arial"/>
        </w:rPr>
        <w:t>Company-Specific Variations:</w:t>
      </w:r>
    </w:p>
    <w:p w14:paraId="5E19BA49" w14:textId="77777777" w:rsidR="00103D9F" w:rsidRPr="003C5FEB" w:rsidRDefault="00103D9F" w:rsidP="003C5FEB">
      <w:pPr>
        <w:pStyle w:val="ListParagraph"/>
        <w:spacing w:line="360" w:lineRule="auto"/>
        <w:rPr>
          <w:rFonts w:ascii="Arial" w:hAnsi="Arial" w:cs="Arial"/>
        </w:rPr>
      </w:pPr>
      <w:r w:rsidRPr="003C5FEB">
        <w:rPr>
          <w:rFonts w:ascii="Arial" w:hAnsi="Arial" w:cs="Arial"/>
        </w:rPr>
        <w:t>Considering the vast landscape of the financial market, how do sentiment scores differ among companies? Are there particular firms or sectors where sentiment analysis proves more challenging or potentially misleading, warranting extra caution?</w:t>
      </w:r>
    </w:p>
    <w:p w14:paraId="1C0C7636" w14:textId="77777777" w:rsidR="00103D9F" w:rsidRPr="00103D9F" w:rsidRDefault="00103D9F" w:rsidP="00103D9F">
      <w:pPr>
        <w:spacing w:line="360" w:lineRule="auto"/>
        <w:rPr>
          <w:rFonts w:ascii="Arial" w:hAnsi="Arial" w:cs="Arial"/>
        </w:rPr>
      </w:pPr>
    </w:p>
    <w:p w14:paraId="251FBA7A" w14:textId="77777777" w:rsidR="00103D9F" w:rsidRPr="00103D9F" w:rsidRDefault="00103D9F" w:rsidP="00103D9F">
      <w:pPr>
        <w:spacing w:line="360" w:lineRule="auto"/>
        <w:rPr>
          <w:rFonts w:ascii="Arial" w:hAnsi="Arial" w:cs="Arial"/>
        </w:rPr>
      </w:pPr>
      <w:r w:rsidRPr="00103D9F">
        <w:rPr>
          <w:rFonts w:ascii="Arial" w:hAnsi="Arial" w:cs="Arial"/>
        </w:rPr>
        <w:t>Through a meticulous exploration of these questions, this study aims to offer valuable insights and guidance, particularly in the context of the challenges presented by the COVID-19 pandemic.</w:t>
      </w:r>
    </w:p>
    <w:p w14:paraId="7E29145D" w14:textId="762CED5D" w:rsidR="00103D9F" w:rsidRDefault="00103D9F" w:rsidP="00103D9F">
      <w:pPr>
        <w:spacing w:line="360" w:lineRule="auto"/>
        <w:rPr>
          <w:rFonts w:ascii="Arial" w:hAnsi="Arial" w:cs="Arial"/>
        </w:rPr>
      </w:pPr>
      <w:r>
        <w:rPr>
          <w:rFonts w:ascii="Arial" w:hAnsi="Arial" w:cs="Arial"/>
        </w:rPr>
        <w:br w:type="page"/>
      </w:r>
    </w:p>
    <w:p w14:paraId="51199CE6" w14:textId="77777777" w:rsidR="00BC6342" w:rsidRDefault="00BC6342" w:rsidP="002E5761">
      <w:pPr>
        <w:spacing w:line="360" w:lineRule="auto"/>
        <w:jc w:val="both"/>
        <w:rPr>
          <w:rFonts w:ascii="Arial" w:hAnsi="Arial" w:cs="Arial"/>
        </w:rPr>
      </w:pPr>
    </w:p>
    <w:p w14:paraId="66E83455" w14:textId="77777777" w:rsidR="00751397" w:rsidRPr="004F4D55" w:rsidRDefault="00751397" w:rsidP="005F6FD4">
      <w:pPr>
        <w:pStyle w:val="Heading1"/>
      </w:pPr>
      <w:bookmarkStart w:id="14" w:name="_Toc144374360"/>
      <w:r w:rsidRPr="004F4D55">
        <w:t>2. Literature Review</w:t>
      </w:r>
      <w:bookmarkEnd w:id="14"/>
    </w:p>
    <w:p w14:paraId="752C81C2" w14:textId="77777777" w:rsidR="00751397" w:rsidRPr="00751397" w:rsidRDefault="00751397" w:rsidP="002E5761">
      <w:pPr>
        <w:spacing w:line="360" w:lineRule="auto"/>
        <w:jc w:val="both"/>
        <w:rPr>
          <w:rFonts w:ascii="Arial" w:hAnsi="Arial" w:cs="Arial"/>
        </w:rPr>
      </w:pPr>
      <w:r w:rsidRPr="00751397">
        <w:rPr>
          <w:rFonts w:ascii="Arial" w:hAnsi="Arial" w:cs="Arial"/>
        </w:rPr>
        <w:t>The study of the relationship between news sentiment and stock market movements is a burgeoning field in financial research, enriched by the intersection of computational linguistics, finance, and machine learning. The increasing volume and accessibility of digital textual data, coupled with rapid advancements in computational techniques, have breathed new life into sentiment analysis and its applications in the realm of financial forecasting.</w:t>
      </w:r>
    </w:p>
    <w:p w14:paraId="477AEA5C" w14:textId="77777777" w:rsidR="00751397" w:rsidRPr="00751397" w:rsidRDefault="00751397" w:rsidP="002E5761">
      <w:pPr>
        <w:spacing w:line="360" w:lineRule="auto"/>
        <w:jc w:val="both"/>
        <w:rPr>
          <w:rFonts w:ascii="Arial" w:hAnsi="Arial" w:cs="Arial"/>
        </w:rPr>
      </w:pPr>
    </w:p>
    <w:p w14:paraId="517DA110" w14:textId="77777777" w:rsidR="00751397" w:rsidRPr="004F4D55" w:rsidRDefault="00751397" w:rsidP="005F6FD4">
      <w:pPr>
        <w:pStyle w:val="Heading2"/>
      </w:pPr>
      <w:bookmarkStart w:id="15" w:name="_Toc144374361"/>
      <w:r w:rsidRPr="004F4D55">
        <w:t>2.1 Sentiment Analysis: A Brief Overview</w:t>
      </w:r>
      <w:bookmarkEnd w:id="15"/>
    </w:p>
    <w:p w14:paraId="5B98D441" w14:textId="66891A54" w:rsidR="00751397" w:rsidRPr="00751397" w:rsidRDefault="00751397" w:rsidP="002E5761">
      <w:pPr>
        <w:spacing w:line="360" w:lineRule="auto"/>
        <w:jc w:val="both"/>
        <w:rPr>
          <w:rFonts w:ascii="Arial" w:hAnsi="Arial" w:cs="Arial"/>
        </w:rPr>
      </w:pPr>
      <w:r w:rsidRPr="00751397">
        <w:rPr>
          <w:rFonts w:ascii="Arial" w:hAnsi="Arial" w:cs="Arial"/>
        </w:rPr>
        <w:t>Sentiment analysis, or opinion mining, involves discerning and quantifying sentiments, emotions, and opinions within textual data. Early work in the domain, such as that by Pang</w:t>
      </w:r>
      <w:r w:rsidR="00A9187C">
        <w:rPr>
          <w:rFonts w:ascii="Arial" w:hAnsi="Arial" w:cs="Arial"/>
        </w:rPr>
        <w:t xml:space="preserve"> et al.</w:t>
      </w:r>
      <w:r w:rsidRPr="00751397">
        <w:rPr>
          <w:rFonts w:ascii="Arial" w:hAnsi="Arial" w:cs="Arial"/>
        </w:rPr>
        <w:t xml:space="preserve"> (2002), focused primarily on product reviews. Their seminal research illuminated the potential of using textual analysis to infer consumer sentiments. </w:t>
      </w:r>
      <w:commentRangeStart w:id="16"/>
      <w:del w:id="17" w:author="He He (Staff)" w:date="2023-08-20T12:52:00Z">
        <w:r w:rsidRPr="00751397" w:rsidDel="00C55CCE">
          <w:rPr>
            <w:rFonts w:ascii="Arial" w:hAnsi="Arial" w:cs="Arial"/>
          </w:rPr>
          <w:delText xml:space="preserve">Since then, </w:delText>
        </w:r>
      </w:del>
      <w:ins w:id="18" w:author="He He (Staff)" w:date="2023-08-20T12:52:00Z">
        <w:r w:rsidR="00C55CCE">
          <w:rPr>
            <w:rFonts w:ascii="Arial" w:hAnsi="Arial" w:cs="Arial"/>
          </w:rPr>
          <w:t xml:space="preserve">Recently, </w:t>
        </w:r>
      </w:ins>
      <w:r w:rsidRPr="00751397">
        <w:rPr>
          <w:rFonts w:ascii="Arial" w:hAnsi="Arial" w:cs="Arial"/>
        </w:rPr>
        <w:t xml:space="preserve">the application of sentiment analysis has expanded manifold, especially in the field of finance. </w:t>
      </w:r>
      <w:commentRangeEnd w:id="16"/>
      <w:r w:rsidR="00C55CCE">
        <w:rPr>
          <w:rStyle w:val="CommentReference"/>
        </w:rPr>
        <w:commentReference w:id="16"/>
      </w:r>
      <w:commentRangeStart w:id="19"/>
      <w:r w:rsidR="009F6A35" w:rsidRPr="009F6A35">
        <w:rPr>
          <w:rFonts w:ascii="Arial" w:hAnsi="Arial" w:cs="Arial"/>
        </w:rPr>
        <w:t xml:space="preserve">For example, </w:t>
      </w:r>
      <w:r w:rsidR="009639E0" w:rsidRPr="009639E0">
        <w:rPr>
          <w:rFonts w:ascii="Arial" w:hAnsi="Arial" w:cs="Arial"/>
        </w:rPr>
        <w:t xml:space="preserve">Valle-Cruz et al. (2020) emphasized its significance as a forecasting tool for the stock market, with polarity being a widely adopted technique. Moreover, </w:t>
      </w:r>
      <w:r w:rsidR="0073506C">
        <w:rPr>
          <w:rFonts w:ascii="Arial" w:hAnsi="Arial" w:cs="Arial"/>
        </w:rPr>
        <w:t>Kumar</w:t>
      </w:r>
      <w:r w:rsidR="009639E0" w:rsidRPr="009639E0">
        <w:rPr>
          <w:rFonts w:ascii="Arial" w:hAnsi="Arial" w:cs="Arial"/>
        </w:rPr>
        <w:t xml:space="preserve"> et al. (2021) highlighted the benefits of sentiment analysis in enhancing data accuracy in financial contexts</w:t>
      </w:r>
      <w:r w:rsidR="009F6A35" w:rsidRPr="009F6A35">
        <w:rPr>
          <w:rFonts w:ascii="Arial" w:hAnsi="Arial" w:cs="Arial"/>
        </w:rPr>
        <w:t>.</w:t>
      </w:r>
      <w:commentRangeEnd w:id="19"/>
      <w:r w:rsidR="009F6A35">
        <w:rPr>
          <w:rStyle w:val="CommentReference"/>
        </w:rPr>
        <w:commentReference w:id="19"/>
      </w:r>
      <w:r w:rsidR="009F6A35">
        <w:rPr>
          <w:rFonts w:ascii="Arial" w:hAnsi="Arial" w:cs="Arial"/>
        </w:rPr>
        <w:t xml:space="preserve"> </w:t>
      </w:r>
      <w:r w:rsidRPr="00751397">
        <w:rPr>
          <w:rFonts w:ascii="Arial" w:hAnsi="Arial" w:cs="Arial"/>
        </w:rPr>
        <w:t>A study by Loughran and McDonald (2011) stressed the importance of crafting specialized dictionaries to mine financial texts, noting that traditional dictionaries often misclassify financial terms, leading to inaccurate sentiment classifications.</w:t>
      </w:r>
    </w:p>
    <w:p w14:paraId="11139B9B" w14:textId="77777777" w:rsidR="00751397" w:rsidRPr="00751397" w:rsidRDefault="00751397" w:rsidP="002E5761">
      <w:pPr>
        <w:spacing w:line="360" w:lineRule="auto"/>
        <w:jc w:val="both"/>
        <w:rPr>
          <w:rFonts w:ascii="Arial" w:hAnsi="Arial" w:cs="Arial"/>
        </w:rPr>
      </w:pPr>
    </w:p>
    <w:p w14:paraId="3845428E" w14:textId="77777777" w:rsidR="00751397" w:rsidRPr="004F4D55" w:rsidRDefault="00751397" w:rsidP="005F6FD4">
      <w:pPr>
        <w:pStyle w:val="Heading2"/>
      </w:pPr>
      <w:bookmarkStart w:id="20" w:name="_Toc144374362"/>
      <w:r w:rsidRPr="004F4D55">
        <w:t>2.2 News Sentiment and Stock Market Movements</w:t>
      </w:r>
      <w:bookmarkEnd w:id="20"/>
    </w:p>
    <w:p w14:paraId="541712BB" w14:textId="77777777" w:rsidR="00751397" w:rsidRPr="00751397" w:rsidRDefault="00751397" w:rsidP="002E5761">
      <w:pPr>
        <w:spacing w:line="360" w:lineRule="auto"/>
        <w:jc w:val="both"/>
        <w:rPr>
          <w:rFonts w:ascii="Arial" w:hAnsi="Arial" w:cs="Arial"/>
        </w:rPr>
      </w:pPr>
      <w:r w:rsidRPr="00751397">
        <w:rPr>
          <w:rFonts w:ascii="Arial" w:hAnsi="Arial" w:cs="Arial"/>
        </w:rPr>
        <w:t xml:space="preserve">The link between stock market performance and news sentiment has been an area of keen academic interest. </w:t>
      </w:r>
      <w:proofErr w:type="spellStart"/>
      <w:r w:rsidRPr="00751397">
        <w:rPr>
          <w:rFonts w:ascii="Arial" w:hAnsi="Arial" w:cs="Arial"/>
        </w:rPr>
        <w:t>Tetlock</w:t>
      </w:r>
      <w:proofErr w:type="spellEnd"/>
      <w:r w:rsidRPr="00751397">
        <w:rPr>
          <w:rFonts w:ascii="Arial" w:hAnsi="Arial" w:cs="Arial"/>
        </w:rPr>
        <w:t xml:space="preserve"> (2007) demonstrated that negative words in financial news were strongly correlated with downward stock price movements. Further, </w:t>
      </w:r>
      <w:proofErr w:type="spellStart"/>
      <w:r w:rsidRPr="00751397">
        <w:rPr>
          <w:rFonts w:ascii="Arial" w:hAnsi="Arial" w:cs="Arial"/>
        </w:rPr>
        <w:t>Engelberg</w:t>
      </w:r>
      <w:proofErr w:type="spellEnd"/>
      <w:r w:rsidRPr="00751397">
        <w:rPr>
          <w:rFonts w:ascii="Arial" w:hAnsi="Arial" w:cs="Arial"/>
        </w:rPr>
        <w:t xml:space="preserve"> and Parsons (2011) illustrated how front-page news articles could induce stock market volatility. These findings underscore the market's sensitivity to news sentiment, with investors often reacting, either positively or negatively, to the sentiments embedded in news articles.</w:t>
      </w:r>
    </w:p>
    <w:p w14:paraId="14368546" w14:textId="77777777" w:rsidR="00751397" w:rsidRPr="00751397" w:rsidRDefault="00751397" w:rsidP="002E5761">
      <w:pPr>
        <w:spacing w:line="360" w:lineRule="auto"/>
        <w:jc w:val="both"/>
        <w:rPr>
          <w:rFonts w:ascii="Arial" w:hAnsi="Arial" w:cs="Arial"/>
        </w:rPr>
      </w:pPr>
    </w:p>
    <w:p w14:paraId="0AA39324" w14:textId="4E5B306E" w:rsidR="00751397" w:rsidRPr="00751397" w:rsidRDefault="00751397" w:rsidP="002E5761">
      <w:pPr>
        <w:spacing w:line="360" w:lineRule="auto"/>
        <w:jc w:val="both"/>
        <w:rPr>
          <w:rFonts w:ascii="Arial" w:hAnsi="Arial" w:cs="Arial"/>
        </w:rPr>
      </w:pPr>
      <w:r w:rsidRPr="00751397">
        <w:rPr>
          <w:rFonts w:ascii="Arial" w:hAnsi="Arial" w:cs="Arial"/>
        </w:rPr>
        <w:lastRenderedPageBreak/>
        <w:t xml:space="preserve">The influence of social media platforms, particularly Twitter, has also been explored in depth. </w:t>
      </w:r>
      <w:proofErr w:type="spellStart"/>
      <w:r w:rsidRPr="00751397">
        <w:rPr>
          <w:rFonts w:ascii="Arial" w:hAnsi="Arial" w:cs="Arial"/>
        </w:rPr>
        <w:t>Bollen</w:t>
      </w:r>
      <w:proofErr w:type="spellEnd"/>
      <w:r w:rsidR="002A7A20">
        <w:rPr>
          <w:rFonts w:ascii="Arial" w:hAnsi="Arial" w:cs="Arial"/>
        </w:rPr>
        <w:t xml:space="preserve"> et al. </w:t>
      </w:r>
      <w:r w:rsidRPr="00751397">
        <w:rPr>
          <w:rFonts w:ascii="Arial" w:hAnsi="Arial" w:cs="Arial"/>
        </w:rPr>
        <w:t>(2011) pioneering work revealed that Twitter mood could indeed serve as a predictor for stock market movements. Their research posited that the collective mood derived from Twitter feeds was indicative of subsequent changes in the Dow Jones Industrial Average.</w:t>
      </w:r>
    </w:p>
    <w:p w14:paraId="40509535" w14:textId="77777777" w:rsidR="00751397" w:rsidRPr="00751397" w:rsidRDefault="00751397" w:rsidP="002E5761">
      <w:pPr>
        <w:spacing w:line="360" w:lineRule="auto"/>
        <w:jc w:val="both"/>
        <w:rPr>
          <w:rFonts w:ascii="Arial" w:hAnsi="Arial" w:cs="Arial"/>
        </w:rPr>
      </w:pPr>
    </w:p>
    <w:p w14:paraId="6E78F6E1" w14:textId="77777777" w:rsidR="00751397" w:rsidRPr="004F4D55" w:rsidRDefault="00751397" w:rsidP="005F6FD4">
      <w:pPr>
        <w:pStyle w:val="Heading2"/>
      </w:pPr>
      <w:bookmarkStart w:id="21" w:name="_Toc144374363"/>
      <w:r w:rsidRPr="004F4D55">
        <w:t>2.3 Machine Learning Models in Financial Forecasting</w:t>
      </w:r>
      <w:bookmarkEnd w:id="21"/>
    </w:p>
    <w:p w14:paraId="31A413C5" w14:textId="13CD461F" w:rsidR="00751397" w:rsidRPr="00751397" w:rsidRDefault="00751397" w:rsidP="002E5761">
      <w:pPr>
        <w:spacing w:line="360" w:lineRule="auto"/>
        <w:jc w:val="both"/>
        <w:rPr>
          <w:rFonts w:ascii="Arial" w:hAnsi="Arial" w:cs="Arial"/>
        </w:rPr>
      </w:pPr>
      <w:r w:rsidRPr="00751397">
        <w:rPr>
          <w:rFonts w:ascii="Arial" w:hAnsi="Arial" w:cs="Arial"/>
        </w:rPr>
        <w:t>Machine learning models have brought about a paradigm shift in financial forecasting.</w:t>
      </w:r>
      <w:commentRangeStart w:id="22"/>
      <w:r w:rsidRPr="00751397">
        <w:rPr>
          <w:rFonts w:ascii="Arial" w:hAnsi="Arial" w:cs="Arial"/>
        </w:rPr>
        <w:t xml:space="preserve"> </w:t>
      </w:r>
      <w:commentRangeEnd w:id="22"/>
      <w:r w:rsidR="00C55CCE">
        <w:rPr>
          <w:rStyle w:val="CommentReference"/>
        </w:rPr>
        <w:commentReference w:id="22"/>
      </w:r>
      <w:commentRangeStart w:id="23"/>
      <w:r w:rsidR="00280941" w:rsidRPr="00280941">
        <w:rPr>
          <w:rFonts w:ascii="Arial" w:hAnsi="Arial" w:cs="Arial"/>
        </w:rPr>
        <w:t>Traditional statistical models like multivariate linear regression have been extensively used for prediction tasks in finance (Brooks, 2014). However, these linear models often fail to capture complex nonlinear relationships and interactions in financial data (</w:t>
      </w:r>
      <w:proofErr w:type="spellStart"/>
      <w:r w:rsidR="00280941" w:rsidRPr="00280941">
        <w:rPr>
          <w:rFonts w:ascii="Arial" w:hAnsi="Arial" w:cs="Arial"/>
        </w:rPr>
        <w:t>Atsalakis</w:t>
      </w:r>
      <w:proofErr w:type="spellEnd"/>
      <w:r w:rsidR="00280941" w:rsidRPr="00280941">
        <w:rPr>
          <w:rFonts w:ascii="Arial" w:hAnsi="Arial" w:cs="Arial"/>
        </w:rPr>
        <w:t xml:space="preserve"> &amp; </w:t>
      </w:r>
      <w:proofErr w:type="spellStart"/>
      <w:r w:rsidR="00280941" w:rsidRPr="00280941">
        <w:rPr>
          <w:rFonts w:ascii="Arial" w:hAnsi="Arial" w:cs="Arial"/>
        </w:rPr>
        <w:t>Valavanis</w:t>
      </w:r>
      <w:proofErr w:type="spellEnd"/>
      <w:r w:rsidR="00280941" w:rsidRPr="00280941">
        <w:rPr>
          <w:rFonts w:ascii="Arial" w:hAnsi="Arial" w:cs="Arial"/>
        </w:rPr>
        <w:t>, 2009).</w:t>
      </w:r>
      <w:commentRangeEnd w:id="23"/>
      <w:r w:rsidR="001C2058">
        <w:rPr>
          <w:rStyle w:val="CommentReference"/>
        </w:rPr>
        <w:commentReference w:id="23"/>
      </w:r>
      <w:r w:rsidRPr="00751397">
        <w:rPr>
          <w:rFonts w:ascii="Arial" w:hAnsi="Arial" w:cs="Arial"/>
        </w:rPr>
        <w:t>The advent of machine learning heralded a new era, enabling more nuanced predictions.</w:t>
      </w:r>
    </w:p>
    <w:p w14:paraId="7E9733F8" w14:textId="77777777" w:rsidR="00751397" w:rsidRPr="00751397" w:rsidRDefault="00751397" w:rsidP="002E5761">
      <w:pPr>
        <w:spacing w:line="360" w:lineRule="auto"/>
        <w:jc w:val="both"/>
        <w:rPr>
          <w:rFonts w:ascii="Arial" w:hAnsi="Arial" w:cs="Arial"/>
        </w:rPr>
      </w:pPr>
    </w:p>
    <w:p w14:paraId="09B1B545" w14:textId="0CCA0FD7" w:rsidR="00751397" w:rsidRPr="00751397" w:rsidRDefault="00751397" w:rsidP="002E5761">
      <w:pPr>
        <w:spacing w:line="360" w:lineRule="auto"/>
        <w:jc w:val="both"/>
        <w:rPr>
          <w:rFonts w:ascii="Arial" w:hAnsi="Arial" w:cs="Arial"/>
        </w:rPr>
      </w:pPr>
      <w:r w:rsidRPr="00751397">
        <w:rPr>
          <w:rFonts w:ascii="Arial" w:hAnsi="Arial" w:cs="Arial"/>
        </w:rPr>
        <w:t xml:space="preserve">Various machine learning algorithms have been deployed in the financial sector. </w:t>
      </w:r>
      <w:proofErr w:type="spellStart"/>
      <w:r w:rsidRPr="00751397">
        <w:rPr>
          <w:rFonts w:ascii="Arial" w:hAnsi="Arial" w:cs="Arial"/>
        </w:rPr>
        <w:t>XGBoost</w:t>
      </w:r>
      <w:proofErr w:type="spellEnd"/>
      <w:r w:rsidRPr="00751397">
        <w:rPr>
          <w:rFonts w:ascii="Arial" w:hAnsi="Arial" w:cs="Arial"/>
        </w:rPr>
        <w:t xml:space="preserve">, for instance, is renowned for its robustness and has been employed extensively in financial forecasting, as highlighted by Chen and </w:t>
      </w:r>
      <w:proofErr w:type="spellStart"/>
      <w:r w:rsidRPr="00751397">
        <w:rPr>
          <w:rFonts w:ascii="Arial" w:hAnsi="Arial" w:cs="Arial"/>
        </w:rPr>
        <w:t>Guestrin</w:t>
      </w:r>
      <w:proofErr w:type="spellEnd"/>
      <w:r w:rsidRPr="00751397">
        <w:rPr>
          <w:rFonts w:ascii="Arial" w:hAnsi="Arial" w:cs="Arial"/>
        </w:rPr>
        <w:t xml:space="preserve"> (2016). On the other hand, Random Forest, a versatile ensemble learning method, has been lauded for its accuracy in financial applications (</w:t>
      </w:r>
      <w:r w:rsidR="00303DC4">
        <w:rPr>
          <w:rFonts w:ascii="Arial" w:hAnsi="Arial" w:cs="Arial"/>
        </w:rPr>
        <w:t>Renault</w:t>
      </w:r>
      <w:r w:rsidRPr="00751397">
        <w:rPr>
          <w:rFonts w:ascii="Arial" w:hAnsi="Arial" w:cs="Arial"/>
        </w:rPr>
        <w:t>, 202</w:t>
      </w:r>
      <w:r w:rsidR="00303DC4">
        <w:rPr>
          <w:rFonts w:ascii="Arial" w:hAnsi="Arial" w:cs="Arial"/>
        </w:rPr>
        <w:t>0</w:t>
      </w:r>
      <w:r w:rsidRPr="00751397">
        <w:rPr>
          <w:rFonts w:ascii="Arial" w:hAnsi="Arial" w:cs="Arial"/>
        </w:rPr>
        <w:t>).</w:t>
      </w:r>
    </w:p>
    <w:p w14:paraId="0183DB6E" w14:textId="77777777" w:rsidR="00751397" w:rsidRPr="00751397" w:rsidRDefault="00751397" w:rsidP="002E5761">
      <w:pPr>
        <w:spacing w:line="360" w:lineRule="auto"/>
        <w:jc w:val="both"/>
        <w:rPr>
          <w:rFonts w:ascii="Arial" w:hAnsi="Arial" w:cs="Arial"/>
        </w:rPr>
      </w:pPr>
    </w:p>
    <w:p w14:paraId="6E5440C0" w14:textId="6DBB0262" w:rsidR="00751397" w:rsidRPr="00131B15" w:rsidRDefault="00751397" w:rsidP="002E5761">
      <w:pPr>
        <w:spacing w:line="360" w:lineRule="auto"/>
        <w:jc w:val="both"/>
        <w:rPr>
          <w:rFonts w:ascii="Arial" w:hAnsi="Arial" w:cs="Arial"/>
        </w:rPr>
      </w:pPr>
      <w:r w:rsidRPr="00751397">
        <w:rPr>
          <w:rFonts w:ascii="Arial" w:hAnsi="Arial" w:cs="Arial"/>
        </w:rPr>
        <w:t xml:space="preserve">Recent studies have also shed light on the efficacy of </w:t>
      </w:r>
      <w:del w:id="24" w:author="He He (Staff)" w:date="2023-08-20T12:56:00Z">
        <w:r w:rsidRPr="00751397" w:rsidDel="00C55CCE">
          <w:rPr>
            <w:rFonts w:ascii="Arial" w:hAnsi="Arial" w:cs="Arial"/>
          </w:rPr>
          <w:delText xml:space="preserve">newer </w:delText>
        </w:r>
      </w:del>
      <w:ins w:id="25" w:author="He He (Staff)" w:date="2023-08-20T12:56:00Z">
        <w:r w:rsidR="00C55CCE">
          <w:rPr>
            <w:rFonts w:ascii="Arial" w:hAnsi="Arial" w:cs="Arial"/>
          </w:rPr>
          <w:t>more advanced</w:t>
        </w:r>
        <w:r w:rsidR="00C55CCE" w:rsidRPr="00751397">
          <w:rPr>
            <w:rFonts w:ascii="Arial" w:hAnsi="Arial" w:cs="Arial"/>
          </w:rPr>
          <w:t xml:space="preserve"> </w:t>
        </w:r>
      </w:ins>
      <w:r w:rsidRPr="00751397">
        <w:rPr>
          <w:rFonts w:ascii="Arial" w:hAnsi="Arial" w:cs="Arial"/>
        </w:rPr>
        <w:t xml:space="preserve">algorithms such as </w:t>
      </w:r>
      <w:proofErr w:type="spellStart"/>
      <w:r w:rsidRPr="00751397">
        <w:rPr>
          <w:rFonts w:ascii="Arial" w:hAnsi="Arial" w:cs="Arial"/>
        </w:rPr>
        <w:t>LightGBM</w:t>
      </w:r>
      <w:proofErr w:type="spellEnd"/>
      <w:r w:rsidRPr="00751397">
        <w:rPr>
          <w:rFonts w:ascii="Arial" w:hAnsi="Arial" w:cs="Arial"/>
        </w:rPr>
        <w:t xml:space="preserve"> and </w:t>
      </w:r>
      <w:proofErr w:type="spellStart"/>
      <w:r w:rsidRPr="00751397">
        <w:rPr>
          <w:rFonts w:ascii="Arial" w:hAnsi="Arial" w:cs="Arial"/>
        </w:rPr>
        <w:t>CatBoost</w:t>
      </w:r>
      <w:proofErr w:type="spellEnd"/>
      <w:r w:rsidRPr="00751397">
        <w:rPr>
          <w:rFonts w:ascii="Arial" w:hAnsi="Arial" w:cs="Arial"/>
        </w:rPr>
        <w:t xml:space="preserve">. </w:t>
      </w:r>
      <w:proofErr w:type="spellStart"/>
      <w:r w:rsidRPr="00751397">
        <w:rPr>
          <w:rFonts w:ascii="Arial" w:hAnsi="Arial" w:cs="Arial"/>
        </w:rPr>
        <w:t>Ke</w:t>
      </w:r>
      <w:proofErr w:type="spellEnd"/>
      <w:r w:rsidR="00FC74A4">
        <w:rPr>
          <w:rFonts w:ascii="Arial" w:hAnsi="Arial" w:cs="Arial"/>
        </w:rPr>
        <w:t xml:space="preserve"> et al.</w:t>
      </w:r>
      <w:r w:rsidRPr="00751397">
        <w:rPr>
          <w:rFonts w:ascii="Arial" w:hAnsi="Arial" w:cs="Arial"/>
        </w:rPr>
        <w:t xml:space="preserve"> (2017) extolled the virtues of </w:t>
      </w:r>
      <w:proofErr w:type="spellStart"/>
      <w:r w:rsidRPr="00751397">
        <w:rPr>
          <w:rFonts w:ascii="Arial" w:hAnsi="Arial" w:cs="Arial"/>
        </w:rPr>
        <w:t>LightGBM</w:t>
      </w:r>
      <w:proofErr w:type="spellEnd"/>
      <w:r w:rsidRPr="00751397">
        <w:rPr>
          <w:rFonts w:ascii="Arial" w:hAnsi="Arial" w:cs="Arial"/>
        </w:rPr>
        <w:t xml:space="preserve">, emphasizing its scalability and efficiency. Similarly, </w:t>
      </w:r>
      <w:proofErr w:type="spellStart"/>
      <w:r w:rsidRPr="00751397">
        <w:rPr>
          <w:rFonts w:ascii="Arial" w:hAnsi="Arial" w:cs="Arial"/>
        </w:rPr>
        <w:t>Prokhorenkova</w:t>
      </w:r>
      <w:proofErr w:type="spellEnd"/>
      <w:r w:rsidRPr="00751397">
        <w:rPr>
          <w:rFonts w:ascii="Arial" w:hAnsi="Arial" w:cs="Arial"/>
        </w:rPr>
        <w:t xml:space="preserve"> et al. (2018) explored the capabilities of </w:t>
      </w:r>
      <w:proofErr w:type="spellStart"/>
      <w:r w:rsidRPr="00751397">
        <w:rPr>
          <w:rFonts w:ascii="Arial" w:hAnsi="Arial" w:cs="Arial"/>
        </w:rPr>
        <w:t>CatBoost</w:t>
      </w:r>
      <w:proofErr w:type="spellEnd"/>
      <w:r w:rsidRPr="00751397">
        <w:rPr>
          <w:rFonts w:ascii="Arial" w:hAnsi="Arial" w:cs="Arial"/>
        </w:rPr>
        <w:t>, highlighting its prowess in handling categorical features, a common occurrence in financial datasets.</w:t>
      </w:r>
    </w:p>
    <w:p w14:paraId="710B4C92" w14:textId="3999ACD5" w:rsidR="006554BB" w:rsidRDefault="006554BB" w:rsidP="002E5761">
      <w:pPr>
        <w:spacing w:line="360" w:lineRule="auto"/>
        <w:jc w:val="both"/>
        <w:rPr>
          <w:rFonts w:ascii="Arial" w:hAnsi="Arial" w:cs="Arial"/>
        </w:rPr>
      </w:pPr>
    </w:p>
    <w:p w14:paraId="0F800504" w14:textId="77777777" w:rsidR="00751397" w:rsidRPr="004F4D55" w:rsidRDefault="00751397" w:rsidP="005F6FD4">
      <w:pPr>
        <w:pStyle w:val="Heading2"/>
      </w:pPr>
      <w:bookmarkStart w:id="26" w:name="_Toc144374364"/>
      <w:r w:rsidRPr="004F4D55">
        <w:t>2.4 The COVID-19 Pandemic: A New Challenge</w:t>
      </w:r>
      <w:bookmarkEnd w:id="26"/>
    </w:p>
    <w:p w14:paraId="3D4D353B" w14:textId="77777777" w:rsidR="00751397" w:rsidRPr="00751397" w:rsidRDefault="00751397" w:rsidP="002E5761">
      <w:pPr>
        <w:spacing w:line="360" w:lineRule="auto"/>
        <w:jc w:val="both"/>
        <w:rPr>
          <w:rFonts w:ascii="Arial" w:hAnsi="Arial" w:cs="Arial"/>
        </w:rPr>
      </w:pPr>
      <w:r w:rsidRPr="00751397">
        <w:rPr>
          <w:rFonts w:ascii="Arial" w:hAnsi="Arial" w:cs="Arial"/>
        </w:rPr>
        <w:t>The onset of the COVID-19 pandemic brought about unprecedented challenges for financial forecasting. Traditional models were often found wanting in the face of the pandemic's volatile impact on global stock markets. Baker et al. (2020) detailed the heightened economic uncertainty induced by COVID-19, emphasizing the need for more adaptable forecasting models.</w:t>
      </w:r>
    </w:p>
    <w:p w14:paraId="55FFFCE9" w14:textId="13E5EEC4" w:rsidR="00751397" w:rsidRPr="00751397" w:rsidRDefault="00EB1E12" w:rsidP="002E5761">
      <w:pPr>
        <w:spacing w:line="360" w:lineRule="auto"/>
        <w:jc w:val="both"/>
        <w:rPr>
          <w:rFonts w:ascii="Arial" w:hAnsi="Arial" w:cs="Arial"/>
        </w:rPr>
      </w:pPr>
      <w:r w:rsidRPr="00EB1E12">
        <w:rPr>
          <w:rFonts w:ascii="Arial" w:hAnsi="Arial" w:cs="Arial"/>
        </w:rPr>
        <w:lastRenderedPageBreak/>
        <w:t xml:space="preserve">Post-COVID-19, this study highlights four pieces of literature that apply sentiment analysis to forecast stock </w:t>
      </w:r>
      <w:proofErr w:type="gramStart"/>
      <w:r w:rsidRPr="00EB1E12">
        <w:rPr>
          <w:rFonts w:ascii="Arial" w:hAnsi="Arial" w:cs="Arial"/>
        </w:rPr>
        <w:t>returns.</w:t>
      </w:r>
      <w:r w:rsidR="00DD0059" w:rsidRPr="00DD0059">
        <w:rPr>
          <w:rFonts w:ascii="Arial" w:hAnsi="Arial" w:cs="Arial"/>
        </w:rPr>
        <w:t>.</w:t>
      </w:r>
      <w:proofErr w:type="gramEnd"/>
      <w:r w:rsidR="00DD0059" w:rsidRPr="00DD0059">
        <w:rPr>
          <w:rFonts w:ascii="Arial" w:hAnsi="Arial" w:cs="Arial"/>
        </w:rPr>
        <w:t xml:space="preserve"> Huynh et al. (2021) examined global equity markets, indicating a nuanced relationship between sentiment and stock returns. Duan et al. (2020) </w:t>
      </w:r>
      <w:proofErr w:type="spellStart"/>
      <w:r w:rsidR="00DD0059" w:rsidRPr="00DD0059">
        <w:rPr>
          <w:rFonts w:ascii="Arial" w:hAnsi="Arial" w:cs="Arial"/>
        </w:rPr>
        <w:t>analyzed</w:t>
      </w:r>
      <w:proofErr w:type="spellEnd"/>
      <w:r w:rsidR="00DD0059" w:rsidRPr="00DD0059">
        <w:rPr>
          <w:rFonts w:ascii="Arial" w:hAnsi="Arial" w:cs="Arial"/>
        </w:rPr>
        <w:t xml:space="preserve"> the Chinese stock market using textual data, highlighting positive correlations between sentiment and stock metrics. </w:t>
      </w:r>
      <w:proofErr w:type="spellStart"/>
      <w:r w:rsidR="00DD0059" w:rsidRPr="00DD0059">
        <w:rPr>
          <w:rFonts w:ascii="Arial" w:hAnsi="Arial" w:cs="Arial"/>
        </w:rPr>
        <w:t>Costola</w:t>
      </w:r>
      <w:proofErr w:type="spellEnd"/>
      <w:r w:rsidR="00DD0059" w:rsidRPr="00DD0059">
        <w:rPr>
          <w:rFonts w:ascii="Arial" w:hAnsi="Arial" w:cs="Arial"/>
        </w:rPr>
        <w:t xml:space="preserve"> et al. (2020) discerned a positive link between sentiment scores and US market returns, while Ren et al. (2019) achieved a high forecasting accuracy for China's SSE 50 Index through sentiment analysis.</w:t>
      </w:r>
    </w:p>
    <w:p w14:paraId="58FF4273" w14:textId="77777777" w:rsidR="0070219D" w:rsidRPr="0070219D" w:rsidRDefault="0070219D" w:rsidP="0070219D">
      <w:pPr>
        <w:spacing w:line="360" w:lineRule="auto"/>
        <w:jc w:val="both"/>
        <w:rPr>
          <w:rFonts w:ascii="Arial" w:hAnsi="Arial" w:cs="Arial"/>
        </w:rPr>
      </w:pPr>
    </w:p>
    <w:p w14:paraId="0B87C487" w14:textId="20A565DB" w:rsidR="00751397" w:rsidRPr="00751397" w:rsidRDefault="00FD2548" w:rsidP="002E5761">
      <w:pPr>
        <w:spacing w:line="360" w:lineRule="auto"/>
        <w:jc w:val="both"/>
        <w:rPr>
          <w:rFonts w:ascii="Arial" w:hAnsi="Arial" w:cs="Arial"/>
        </w:rPr>
      </w:pPr>
      <w:r>
        <w:rPr>
          <w:rFonts w:ascii="Arial" w:hAnsi="Arial" w:cs="Arial"/>
        </w:rPr>
        <w:t>However</w:t>
      </w:r>
      <w:r w:rsidR="0070219D" w:rsidRPr="0070219D">
        <w:rPr>
          <w:rFonts w:ascii="Arial" w:hAnsi="Arial" w:cs="Arial"/>
        </w:rPr>
        <w:t>, these studies overlooked the US's NASDAQ market, with its tech-centric composition. The diverse methodologies employed across these works, without comparative analysis of multiple models, leave an ambiguity in model selection for investors. Moreover, the predominant focus on large tech firms raises questions about the applicability of findings to firms of varying sizes.</w:t>
      </w:r>
      <w:r w:rsidR="0070219D">
        <w:rPr>
          <w:rFonts w:ascii="Arial" w:hAnsi="Arial" w:cs="Arial"/>
        </w:rPr>
        <w:t xml:space="preserve"> </w:t>
      </w:r>
      <w:r w:rsidR="0070219D" w:rsidRPr="0070219D">
        <w:rPr>
          <w:rFonts w:ascii="Arial" w:hAnsi="Arial" w:cs="Arial"/>
        </w:rPr>
        <w:t>Such gaps underscore unresolved queries for financial stakeholders: the optimal model choice, the key features for analysis, and the efficacy of sentiment analysis for smaller firms.</w:t>
      </w:r>
    </w:p>
    <w:p w14:paraId="219C8E9F" w14:textId="77777777" w:rsidR="00751397" w:rsidRPr="00131B15" w:rsidRDefault="00751397" w:rsidP="002E5761">
      <w:pPr>
        <w:spacing w:line="360" w:lineRule="auto"/>
        <w:jc w:val="both"/>
        <w:rPr>
          <w:rFonts w:ascii="Arial" w:hAnsi="Arial" w:cs="Arial"/>
        </w:rPr>
      </w:pPr>
    </w:p>
    <w:p w14:paraId="6667D1C3" w14:textId="77777777" w:rsidR="00F662A4" w:rsidRPr="00D328CA" w:rsidRDefault="00F662A4" w:rsidP="005F6FD4">
      <w:pPr>
        <w:pStyle w:val="Heading1"/>
      </w:pPr>
      <w:bookmarkStart w:id="27" w:name="_Toc144374365"/>
      <w:r w:rsidRPr="00D328CA">
        <w:t>3. Data</w:t>
      </w:r>
      <w:bookmarkEnd w:id="27"/>
    </w:p>
    <w:p w14:paraId="37E70D18" w14:textId="77777777" w:rsidR="00F662A4" w:rsidRPr="00D328CA" w:rsidRDefault="00F662A4" w:rsidP="00002967">
      <w:pPr>
        <w:pStyle w:val="Heading2"/>
      </w:pPr>
      <w:bookmarkStart w:id="28" w:name="_Toc144374366"/>
      <w:r w:rsidRPr="00D328CA">
        <w:t>3.1 Dataset Overview</w:t>
      </w:r>
      <w:bookmarkEnd w:id="28"/>
    </w:p>
    <w:p w14:paraId="35EE10BC" w14:textId="51A6633F" w:rsidR="00F662A4" w:rsidRDefault="00F662A4" w:rsidP="00002967">
      <w:pPr>
        <w:spacing w:line="360" w:lineRule="auto"/>
        <w:jc w:val="both"/>
        <w:rPr>
          <w:rFonts w:ascii="Arial" w:hAnsi="Arial" w:cs="Arial"/>
        </w:rPr>
      </w:pPr>
      <w:commentRangeStart w:id="29"/>
      <w:commentRangeStart w:id="30"/>
      <w:commentRangeStart w:id="31"/>
      <w:r w:rsidRPr="00131B15">
        <w:rPr>
          <w:rFonts w:ascii="Arial" w:hAnsi="Arial" w:cs="Arial"/>
        </w:rPr>
        <w:t xml:space="preserve">The dataset consolidates daily stock data with sentiment scores derived from news analytics, covering a wide range of firms listed on NASDAQ. </w:t>
      </w:r>
      <w:commentRangeEnd w:id="29"/>
      <w:r w:rsidR="0035156F">
        <w:rPr>
          <w:rStyle w:val="CommentReference"/>
        </w:rPr>
        <w:commentReference w:id="29"/>
      </w:r>
      <w:commentRangeEnd w:id="30"/>
      <w:r w:rsidR="003E4F6C">
        <w:rPr>
          <w:rStyle w:val="CommentReference"/>
        </w:rPr>
        <w:commentReference w:id="30"/>
      </w:r>
      <w:commentRangeEnd w:id="31"/>
      <w:r w:rsidR="000A3A72">
        <w:rPr>
          <w:rStyle w:val="CommentReference"/>
        </w:rPr>
        <w:commentReference w:id="31"/>
      </w:r>
      <w:r w:rsidR="004B1880">
        <w:rPr>
          <w:rFonts w:ascii="Arial" w:hAnsi="Arial" w:cs="Arial"/>
        </w:rPr>
        <w:t xml:space="preserve"> </w:t>
      </w:r>
      <w:r w:rsidRPr="00131B15">
        <w:rPr>
          <w:rFonts w:ascii="Arial" w:hAnsi="Arial" w:cs="Arial"/>
        </w:rPr>
        <w:t xml:space="preserve">The study spans from April 30, 2013, to April 26, 2023, allowing </w:t>
      </w:r>
      <w:commentRangeStart w:id="32"/>
      <w:del w:id="33" w:author="He He (Staff)" w:date="2023-08-20T13:03:00Z">
        <w:r w:rsidRPr="00131B15" w:rsidDel="0035156F">
          <w:rPr>
            <w:rFonts w:ascii="Arial" w:hAnsi="Arial" w:cs="Arial"/>
          </w:rPr>
          <w:delText xml:space="preserve">us </w:delText>
        </w:r>
      </w:del>
      <w:ins w:id="34" w:author="He He (Staff)" w:date="2023-08-20T13:03:00Z">
        <w:r w:rsidR="0035156F">
          <w:rPr>
            <w:rFonts w:ascii="Arial" w:hAnsi="Arial" w:cs="Arial"/>
          </w:rPr>
          <w:t xml:space="preserve">me </w:t>
        </w:r>
        <w:commentRangeEnd w:id="32"/>
        <w:r w:rsidR="0035156F">
          <w:rPr>
            <w:rStyle w:val="CommentReference"/>
          </w:rPr>
          <w:commentReference w:id="32"/>
        </w:r>
      </w:ins>
      <w:r w:rsidRPr="00131B15">
        <w:rPr>
          <w:rFonts w:ascii="Arial" w:hAnsi="Arial" w:cs="Arial"/>
        </w:rPr>
        <w:t>to not only capture the intricacies of the COVID-19 pandemic era but also the years leading up to it. This comprehensive timeframe facilitates a deeper understanding of stock returns in relation to news sentiment.</w:t>
      </w:r>
    </w:p>
    <w:p w14:paraId="22599908" w14:textId="77777777" w:rsidR="00977FCA" w:rsidRDefault="00977FCA" w:rsidP="00002967">
      <w:pPr>
        <w:spacing w:line="360" w:lineRule="auto"/>
        <w:jc w:val="both"/>
        <w:rPr>
          <w:rFonts w:ascii="Arial" w:hAnsi="Arial" w:cs="Arial"/>
        </w:rPr>
      </w:pPr>
    </w:p>
    <w:p w14:paraId="4682DA4A" w14:textId="3F93F9AB" w:rsidR="00977FCA" w:rsidRPr="00131B15" w:rsidRDefault="00857157" w:rsidP="00002967">
      <w:pPr>
        <w:spacing w:line="360" w:lineRule="auto"/>
        <w:jc w:val="both"/>
        <w:rPr>
          <w:rFonts w:ascii="Arial" w:hAnsi="Arial" w:cs="Arial"/>
        </w:rPr>
      </w:pPr>
      <w:r>
        <w:rPr>
          <w:rFonts w:ascii="Arial" w:hAnsi="Arial" w:cs="Arial"/>
        </w:rPr>
        <w:t xml:space="preserve">Among global indices, </w:t>
      </w:r>
      <w:r w:rsidR="00977FCA" w:rsidRPr="00002967">
        <w:rPr>
          <w:rFonts w:ascii="Arial" w:hAnsi="Arial" w:cs="Arial"/>
        </w:rPr>
        <w:t xml:space="preserve">NASDAQ stands out as the prime choice for sentiment analysis for several key reasons. First, its heavy concentration of tech and innovative firms generates substantial public discourse on platforms like social media and news outlets, offering a rich dataset for analysis. Second, companies listed on NASDAQ display heightened sensitivity to news and events, amplifying the impact of sentiment shifts. For instance, research on the Michigan Index of Consumer Sentiment revealed that NASDAQ stocks react more swiftly to news insights, underscoring their susceptibility. </w:t>
      </w:r>
      <w:r w:rsidR="00977FCA" w:rsidRPr="00002967">
        <w:rPr>
          <w:rFonts w:ascii="Arial" w:hAnsi="Arial" w:cs="Arial"/>
        </w:rPr>
        <w:lastRenderedPageBreak/>
        <w:t>This unique blend of tech-centric listings and heightened news reactivity makes NASDAQ especially conducive for sentiment-driven market predictions</w:t>
      </w:r>
      <w:r w:rsidR="00977FCA">
        <w:rPr>
          <w:rFonts w:ascii="Arial" w:hAnsi="Arial" w:cs="Arial"/>
        </w:rPr>
        <w:t xml:space="preserve"> (Wu et al., 2019)</w:t>
      </w:r>
      <w:r w:rsidR="00977FCA" w:rsidRPr="00002967">
        <w:rPr>
          <w:rFonts w:ascii="Arial" w:hAnsi="Arial" w:cs="Arial"/>
        </w:rPr>
        <w:t>.</w:t>
      </w:r>
    </w:p>
    <w:p w14:paraId="0904CCEC" w14:textId="77777777" w:rsidR="00F662A4" w:rsidRPr="00131B15" w:rsidRDefault="00F662A4" w:rsidP="002E5761">
      <w:pPr>
        <w:spacing w:line="360" w:lineRule="auto"/>
        <w:jc w:val="both"/>
        <w:rPr>
          <w:rFonts w:ascii="Arial" w:hAnsi="Arial" w:cs="Arial"/>
        </w:rPr>
      </w:pPr>
    </w:p>
    <w:p w14:paraId="2D1D0A7B" w14:textId="7E8620A4" w:rsidR="00D328CA" w:rsidRPr="00D328CA" w:rsidRDefault="00F662A4" w:rsidP="005F6FD4">
      <w:pPr>
        <w:pStyle w:val="Heading2"/>
      </w:pPr>
      <w:bookmarkStart w:id="35" w:name="_Toc144374367"/>
      <w:r w:rsidRPr="00D328CA">
        <w:t>3.2 Data Sources</w:t>
      </w:r>
      <w:bookmarkEnd w:id="35"/>
    </w:p>
    <w:p w14:paraId="5A3140CF" w14:textId="326B74E0" w:rsidR="008B06C6" w:rsidRDefault="008B06C6" w:rsidP="002E5761">
      <w:pPr>
        <w:spacing w:line="360" w:lineRule="auto"/>
        <w:jc w:val="both"/>
        <w:rPr>
          <w:rFonts w:ascii="Arial" w:hAnsi="Arial" w:cs="Arial"/>
        </w:rPr>
      </w:pPr>
      <w:r>
        <w:rPr>
          <w:rFonts w:ascii="Arial" w:hAnsi="Arial" w:cs="Arial"/>
        </w:rPr>
        <w:t xml:space="preserve">In this paper, </w:t>
      </w:r>
      <w:r w:rsidR="003E4F6C">
        <w:rPr>
          <w:rFonts w:ascii="Arial" w:hAnsi="Arial" w:cs="Arial"/>
        </w:rPr>
        <w:t>I</w:t>
      </w:r>
      <w:r>
        <w:rPr>
          <w:rFonts w:ascii="Arial" w:hAnsi="Arial" w:cs="Arial"/>
        </w:rPr>
        <w:t xml:space="preserve"> utilized three types of datasets</w:t>
      </w:r>
      <w:ins w:id="36" w:author="He He (Staff)" w:date="2023-08-20T13:04:00Z">
        <w:r w:rsidR="0035156F">
          <w:rPr>
            <w:rFonts w:ascii="Arial" w:hAnsi="Arial" w:cs="Arial"/>
          </w:rPr>
          <w:t xml:space="preserve">, in particular, </w:t>
        </w:r>
      </w:ins>
      <w:del w:id="37" w:author="He He (Staff)" w:date="2023-08-20T13:04:00Z">
        <w:r w:rsidDel="0035156F">
          <w:rPr>
            <w:rFonts w:ascii="Arial" w:hAnsi="Arial" w:cs="Arial"/>
          </w:rPr>
          <w:delText xml:space="preserve"> such as </w:delText>
        </w:r>
      </w:del>
      <w:r>
        <w:rPr>
          <w:rFonts w:ascii="Arial" w:hAnsi="Arial" w:cs="Arial"/>
        </w:rPr>
        <w:t xml:space="preserve">stock data, </w:t>
      </w:r>
      <w:ins w:id="38" w:author="He He (Staff)" w:date="2023-08-20T13:04:00Z">
        <w:r w:rsidR="0035156F">
          <w:rPr>
            <w:rFonts w:ascii="Arial" w:hAnsi="Arial" w:cs="Arial"/>
          </w:rPr>
          <w:t xml:space="preserve">news </w:t>
        </w:r>
      </w:ins>
      <w:r>
        <w:rPr>
          <w:rFonts w:ascii="Arial" w:hAnsi="Arial" w:cs="Arial"/>
        </w:rPr>
        <w:t xml:space="preserve">sentiment data, and COVID-19 data. </w:t>
      </w:r>
    </w:p>
    <w:p w14:paraId="4858907E" w14:textId="77777777" w:rsidR="008B06C6" w:rsidRDefault="008B06C6" w:rsidP="002E5761">
      <w:pPr>
        <w:spacing w:line="360" w:lineRule="auto"/>
        <w:jc w:val="both"/>
        <w:rPr>
          <w:rFonts w:ascii="Arial" w:hAnsi="Arial" w:cs="Arial"/>
        </w:rPr>
      </w:pPr>
    </w:p>
    <w:p w14:paraId="7400A4CD" w14:textId="2539AB2C" w:rsidR="00F662A4" w:rsidRPr="00131B15" w:rsidRDefault="00F662A4" w:rsidP="002E5761">
      <w:pPr>
        <w:spacing w:line="360" w:lineRule="auto"/>
        <w:jc w:val="both"/>
        <w:rPr>
          <w:rFonts w:ascii="Arial" w:hAnsi="Arial" w:cs="Arial"/>
        </w:rPr>
      </w:pPr>
      <w:commentRangeStart w:id="39"/>
      <w:r w:rsidRPr="00131B15">
        <w:rPr>
          <w:rFonts w:ascii="Arial" w:hAnsi="Arial" w:cs="Arial"/>
        </w:rPr>
        <w:t xml:space="preserve">Stock Data: The stock </w:t>
      </w:r>
      <w:del w:id="40" w:author="He He (Staff)" w:date="2023-08-20T13:05:00Z">
        <w:r w:rsidRPr="00131B15" w:rsidDel="0035156F">
          <w:rPr>
            <w:rFonts w:ascii="Arial" w:hAnsi="Arial" w:cs="Arial"/>
          </w:rPr>
          <w:delText xml:space="preserve">information </w:delText>
        </w:r>
      </w:del>
      <w:ins w:id="41" w:author="He He (Staff)" w:date="2023-08-20T13:05:00Z">
        <w:r w:rsidR="0035156F">
          <w:rPr>
            <w:rFonts w:ascii="Arial" w:hAnsi="Arial" w:cs="Arial"/>
          </w:rPr>
          <w:t>data is at daily level and</w:t>
        </w:r>
        <w:r w:rsidR="0035156F" w:rsidRPr="00131B15">
          <w:rPr>
            <w:rFonts w:ascii="Arial" w:hAnsi="Arial" w:cs="Arial"/>
          </w:rPr>
          <w:t xml:space="preserve"> </w:t>
        </w:r>
      </w:ins>
      <w:r w:rsidRPr="00131B15">
        <w:rPr>
          <w:rFonts w:ascii="Arial" w:hAnsi="Arial" w:cs="Arial"/>
        </w:rPr>
        <w:t xml:space="preserve">was sourced using the Yahoo Finance Python library, which </w:t>
      </w:r>
      <w:ins w:id="42" w:author="He He (Staff)" w:date="2023-08-20T13:06:00Z">
        <w:r w:rsidR="0035156F">
          <w:rPr>
            <w:rFonts w:ascii="Arial" w:hAnsi="Arial" w:cs="Arial"/>
          </w:rPr>
          <w:t xml:space="preserve">records information regarding </w:t>
        </w:r>
      </w:ins>
      <w:del w:id="43" w:author="He He (Staff)" w:date="2023-08-20T13:06:00Z">
        <w:r w:rsidRPr="00131B15" w:rsidDel="0035156F">
          <w:rPr>
            <w:rFonts w:ascii="Arial" w:hAnsi="Arial" w:cs="Arial"/>
          </w:rPr>
          <w:delText xml:space="preserve">offers insights into conventional </w:delText>
        </w:r>
      </w:del>
      <w:r w:rsidRPr="00131B15">
        <w:rPr>
          <w:rFonts w:ascii="Arial" w:hAnsi="Arial" w:cs="Arial"/>
        </w:rPr>
        <w:t xml:space="preserve">stock indicators </w:t>
      </w:r>
      <w:del w:id="44" w:author="He He (Staff)" w:date="2023-08-20T13:06:00Z">
        <w:r w:rsidRPr="00131B15" w:rsidDel="0035156F">
          <w:rPr>
            <w:rFonts w:ascii="Arial" w:hAnsi="Arial" w:cs="Arial"/>
          </w:rPr>
          <w:delText>such as</w:delText>
        </w:r>
      </w:del>
      <w:ins w:id="45" w:author="He He (Staff)" w:date="2023-08-20T13:06:00Z">
        <w:r w:rsidR="0035156F">
          <w:rPr>
            <w:rFonts w:ascii="Arial" w:hAnsi="Arial" w:cs="Arial"/>
          </w:rPr>
          <w:t>including</w:t>
        </w:r>
      </w:ins>
      <w:r w:rsidRPr="00131B15">
        <w:rPr>
          <w:rFonts w:ascii="Arial" w:hAnsi="Arial" w:cs="Arial"/>
        </w:rPr>
        <w:t xml:space="preserve"> opening price, closing price, high, low, adjusted closing price, and trading volume.</w:t>
      </w:r>
      <w:commentRangeEnd w:id="39"/>
      <w:r w:rsidR="00130226">
        <w:rPr>
          <w:rStyle w:val="CommentReference"/>
        </w:rPr>
        <w:commentReference w:id="39"/>
      </w:r>
      <w:r w:rsidR="00171823">
        <w:rPr>
          <w:rFonts w:ascii="Arial" w:hAnsi="Arial" w:cs="Arial"/>
        </w:rPr>
        <w:t xml:space="preserve"> </w:t>
      </w:r>
      <w:commentRangeStart w:id="46"/>
      <w:commentRangeStart w:id="47"/>
      <w:r w:rsidR="00171823" w:rsidRPr="00171823">
        <w:rPr>
          <w:rFonts w:ascii="Arial" w:hAnsi="Arial" w:cs="Arial"/>
        </w:rPr>
        <w:t xml:space="preserve">The significance of stock data, especially from Yahoo Finance, in predicting stock </w:t>
      </w:r>
      <w:proofErr w:type="spellStart"/>
      <w:r w:rsidR="00171823" w:rsidRPr="00171823">
        <w:rPr>
          <w:rFonts w:ascii="Arial" w:hAnsi="Arial" w:cs="Arial"/>
        </w:rPr>
        <w:t>behaviors</w:t>
      </w:r>
      <w:proofErr w:type="spellEnd"/>
      <w:r w:rsidR="00171823" w:rsidRPr="00171823">
        <w:rPr>
          <w:rFonts w:ascii="Arial" w:hAnsi="Arial" w:cs="Arial"/>
        </w:rPr>
        <w:t xml:space="preserve"> has been emphasized in previous research. For instance, </w:t>
      </w:r>
      <w:proofErr w:type="spellStart"/>
      <w:r w:rsidR="00171823" w:rsidRPr="00171823">
        <w:rPr>
          <w:rFonts w:ascii="Arial" w:hAnsi="Arial" w:cs="Arial"/>
        </w:rPr>
        <w:t>Jagwani</w:t>
      </w:r>
      <w:proofErr w:type="spellEnd"/>
      <w:r w:rsidR="005349C8">
        <w:rPr>
          <w:rFonts w:ascii="Arial" w:hAnsi="Arial" w:cs="Arial"/>
        </w:rPr>
        <w:t xml:space="preserve"> et al.</w:t>
      </w:r>
      <w:r w:rsidR="00171823" w:rsidRPr="00171823">
        <w:rPr>
          <w:rFonts w:ascii="Arial" w:hAnsi="Arial" w:cs="Arial"/>
        </w:rPr>
        <w:t xml:space="preserve"> (2018) explored stock price forecasting using data from Yahoo Finance and highlighted the importance of </w:t>
      </w:r>
      <w:proofErr w:type="spellStart"/>
      <w:r w:rsidR="00171823" w:rsidRPr="00171823">
        <w:rPr>
          <w:rFonts w:ascii="Arial" w:hAnsi="Arial" w:cs="Arial"/>
        </w:rPr>
        <w:t>analyzing</w:t>
      </w:r>
      <w:proofErr w:type="spellEnd"/>
      <w:r w:rsidR="00171823" w:rsidRPr="00171823">
        <w:rPr>
          <w:rFonts w:ascii="Arial" w:hAnsi="Arial" w:cs="Arial"/>
        </w:rPr>
        <w:t xml:space="preserve"> both seasonal and nonseasonal trends. Furthermore, </w:t>
      </w:r>
      <w:proofErr w:type="spellStart"/>
      <w:r w:rsidR="00171823" w:rsidRPr="00171823">
        <w:rPr>
          <w:rFonts w:ascii="Arial" w:hAnsi="Arial" w:cs="Arial"/>
        </w:rPr>
        <w:t>Bordino</w:t>
      </w:r>
      <w:proofErr w:type="spellEnd"/>
      <w:r w:rsidR="00D549D5">
        <w:rPr>
          <w:rFonts w:ascii="Arial" w:hAnsi="Arial" w:cs="Arial"/>
        </w:rPr>
        <w:t xml:space="preserve"> et al.</w:t>
      </w:r>
      <w:r w:rsidR="00171823" w:rsidRPr="00171823">
        <w:rPr>
          <w:rFonts w:ascii="Arial" w:hAnsi="Arial" w:cs="Arial"/>
        </w:rPr>
        <w:t xml:space="preserve"> (2014) underscored the predictive power of Yahoo Finance user browsing </w:t>
      </w:r>
      <w:proofErr w:type="spellStart"/>
      <w:r w:rsidR="00171823" w:rsidRPr="00171823">
        <w:rPr>
          <w:rFonts w:ascii="Arial" w:hAnsi="Arial" w:cs="Arial"/>
        </w:rPr>
        <w:t>behavior</w:t>
      </w:r>
      <w:proofErr w:type="spellEnd"/>
      <w:r w:rsidR="00171823" w:rsidRPr="00171823">
        <w:rPr>
          <w:rFonts w:ascii="Arial" w:hAnsi="Arial" w:cs="Arial"/>
        </w:rPr>
        <w:t xml:space="preserve"> in determining stock trade volumes</w:t>
      </w:r>
      <w:r w:rsidR="00171823">
        <w:rPr>
          <w:rFonts w:ascii="Arial" w:hAnsi="Arial" w:cs="Arial"/>
        </w:rPr>
        <w:t>.</w:t>
      </w:r>
      <w:commentRangeEnd w:id="46"/>
      <w:r w:rsidR="00D432C5">
        <w:rPr>
          <w:rStyle w:val="CommentReference"/>
        </w:rPr>
        <w:commentReference w:id="46"/>
      </w:r>
      <w:commentRangeEnd w:id="47"/>
      <w:r w:rsidR="000A3A72">
        <w:rPr>
          <w:rStyle w:val="CommentReference"/>
        </w:rPr>
        <w:commentReference w:id="47"/>
      </w:r>
    </w:p>
    <w:p w14:paraId="57BF3958" w14:textId="77777777" w:rsidR="00F662A4" w:rsidRPr="00131B15" w:rsidRDefault="00F662A4" w:rsidP="002E5761">
      <w:pPr>
        <w:spacing w:line="360" w:lineRule="auto"/>
        <w:jc w:val="both"/>
        <w:rPr>
          <w:rFonts w:ascii="Arial" w:hAnsi="Arial" w:cs="Arial"/>
        </w:rPr>
      </w:pPr>
    </w:p>
    <w:p w14:paraId="5E07BBF6" w14:textId="41E6D717" w:rsidR="00F662A4" w:rsidRPr="00131B15" w:rsidRDefault="00F662A4" w:rsidP="002E5761">
      <w:pPr>
        <w:spacing w:line="360" w:lineRule="auto"/>
        <w:jc w:val="both"/>
        <w:rPr>
          <w:rFonts w:ascii="Arial" w:hAnsi="Arial" w:cs="Arial"/>
        </w:rPr>
      </w:pPr>
      <w:r w:rsidRPr="00131B15">
        <w:rPr>
          <w:rFonts w:ascii="Arial" w:hAnsi="Arial" w:cs="Arial"/>
        </w:rPr>
        <w:t xml:space="preserve">Sentiment Data: </w:t>
      </w:r>
      <w:proofErr w:type="spellStart"/>
      <w:r w:rsidRPr="00131B15">
        <w:rPr>
          <w:rFonts w:ascii="Arial" w:hAnsi="Arial" w:cs="Arial"/>
        </w:rPr>
        <w:t>RavenPack</w:t>
      </w:r>
      <w:proofErr w:type="spellEnd"/>
      <w:r w:rsidRPr="00131B15">
        <w:rPr>
          <w:rFonts w:ascii="Arial" w:hAnsi="Arial" w:cs="Arial"/>
        </w:rPr>
        <w:t xml:space="preserve"> Analytics, a leading provider of real-time data services for financial professionals, supplied the sentiment scores. They aggregate data from numerous sources, including but not limited to Dow Jones Financial Wires, Wall Street Journal, Barron’s, and MarketWatch.</w:t>
      </w:r>
      <w:r w:rsidR="00F8622D">
        <w:rPr>
          <w:rFonts w:ascii="Arial" w:hAnsi="Arial" w:cs="Arial"/>
        </w:rPr>
        <w:t xml:space="preserve"> According to Shi </w:t>
      </w:r>
      <w:r w:rsidR="00564D95">
        <w:rPr>
          <w:rFonts w:ascii="Arial" w:hAnsi="Arial" w:cs="Arial"/>
        </w:rPr>
        <w:t>and Ho</w:t>
      </w:r>
      <w:r w:rsidR="00F8622D">
        <w:rPr>
          <w:rFonts w:ascii="Arial" w:hAnsi="Arial" w:cs="Arial"/>
        </w:rPr>
        <w:t xml:space="preserve"> (2021) and Ho et al. (2020), </w:t>
      </w:r>
      <w:proofErr w:type="spellStart"/>
      <w:r w:rsidR="00F8622D" w:rsidRPr="00F8622D">
        <w:rPr>
          <w:rFonts w:ascii="Arial" w:hAnsi="Arial" w:cs="Arial"/>
        </w:rPr>
        <w:t>RavenPack</w:t>
      </w:r>
      <w:proofErr w:type="spellEnd"/>
      <w:r w:rsidR="00F8622D" w:rsidRPr="00F8622D">
        <w:rPr>
          <w:rFonts w:ascii="Arial" w:hAnsi="Arial" w:cs="Arial"/>
        </w:rPr>
        <w:t xml:space="preserve"> Analytics is suitable </w:t>
      </w:r>
      <w:r w:rsidR="00284030">
        <w:rPr>
          <w:rFonts w:ascii="Arial" w:hAnsi="Arial" w:cs="Arial"/>
        </w:rPr>
        <w:t xml:space="preserve">for sentiment scores </w:t>
      </w:r>
      <w:r w:rsidR="00F8622D" w:rsidRPr="00F8622D">
        <w:rPr>
          <w:rFonts w:ascii="Arial" w:hAnsi="Arial" w:cs="Arial"/>
        </w:rPr>
        <w:t>because it offers a comprehensive database that captures firm-specific news releases and their sentiment scores at high frequencies, enabling researchers to examine correlations between news sentiment and stock return volatility.</w:t>
      </w:r>
    </w:p>
    <w:p w14:paraId="69C2A1C9" w14:textId="77777777" w:rsidR="00F662A4" w:rsidRPr="00131B15" w:rsidRDefault="00F662A4" w:rsidP="002E5761">
      <w:pPr>
        <w:spacing w:line="360" w:lineRule="auto"/>
        <w:jc w:val="both"/>
        <w:rPr>
          <w:rFonts w:ascii="Arial" w:hAnsi="Arial" w:cs="Arial"/>
        </w:rPr>
      </w:pPr>
    </w:p>
    <w:p w14:paraId="6AC5788E" w14:textId="77777777" w:rsidR="00F662A4" w:rsidRPr="00E349FA" w:rsidRDefault="00F662A4" w:rsidP="002E5761">
      <w:pPr>
        <w:spacing w:line="360" w:lineRule="auto"/>
        <w:jc w:val="both"/>
        <w:rPr>
          <w:rFonts w:ascii="Arial" w:hAnsi="Arial" w:cs="Arial"/>
          <w:lang w:val="en-US"/>
        </w:rPr>
      </w:pPr>
      <w:r w:rsidRPr="00131B15">
        <w:rPr>
          <w:rFonts w:ascii="Arial" w:hAnsi="Arial" w:cs="Arial"/>
        </w:rPr>
        <w:t>COVID-19 Data: The data detailing new daily COVID-19 cases in the US was procured from Our World in Data. This dataset stands out for its comprehensiveness and timely updates. Data is regularly sourced from esteemed organizations such as the World Health Organization (WHO), Johns Hopkins University, and the European Centre for Disease Prevention and Control (ECDC).</w:t>
      </w:r>
    </w:p>
    <w:p w14:paraId="34AEC5F0" w14:textId="77777777" w:rsidR="00F662A4" w:rsidRDefault="00F662A4" w:rsidP="002E5761">
      <w:pPr>
        <w:spacing w:line="360" w:lineRule="auto"/>
        <w:jc w:val="both"/>
        <w:rPr>
          <w:rFonts w:ascii="Arial" w:hAnsi="Arial" w:cs="Arial"/>
        </w:rPr>
      </w:pPr>
    </w:p>
    <w:p w14:paraId="2FEC66AC" w14:textId="77777777" w:rsidR="00F662A4" w:rsidRPr="007D2840" w:rsidRDefault="00F662A4" w:rsidP="005F6FD4">
      <w:pPr>
        <w:pStyle w:val="Heading2"/>
      </w:pPr>
      <w:bookmarkStart w:id="48" w:name="_Toc144374368"/>
      <w:r w:rsidRPr="007D2840">
        <w:lastRenderedPageBreak/>
        <w:t>3.3 Variables</w:t>
      </w:r>
      <w:bookmarkEnd w:id="48"/>
    </w:p>
    <w:p w14:paraId="6DE6577F" w14:textId="38B79ADF" w:rsidR="00977FCA" w:rsidRDefault="00F662A4" w:rsidP="002E5761">
      <w:pPr>
        <w:spacing w:line="360" w:lineRule="auto"/>
        <w:jc w:val="both"/>
        <w:rPr>
          <w:rFonts w:ascii="Arial" w:hAnsi="Arial" w:cs="Arial"/>
        </w:rPr>
      </w:pPr>
      <w:r w:rsidRPr="00131B15">
        <w:rPr>
          <w:rFonts w:ascii="Arial" w:hAnsi="Arial" w:cs="Arial"/>
        </w:rPr>
        <w:t>The dataset encompasses the following variables:</w:t>
      </w:r>
    </w:p>
    <w:p w14:paraId="4761781A" w14:textId="2D482F60" w:rsidR="00D066F2" w:rsidRPr="0082647A" w:rsidRDefault="00D066F2" w:rsidP="003654AD">
      <w:pPr>
        <w:pStyle w:val="Caption"/>
      </w:pPr>
      <w:bookmarkStart w:id="49" w:name="_Toc143883922"/>
      <w:r w:rsidRPr="0082647A">
        <w:t xml:space="preserve">Table </w:t>
      </w:r>
      <w:fldSimple w:instr=" SEQ Table \* ARABIC ">
        <w:r w:rsidR="00590585">
          <w:rPr>
            <w:noProof/>
          </w:rPr>
          <w:t>1</w:t>
        </w:r>
      </w:fldSimple>
      <w:r w:rsidR="0082647A">
        <w:t xml:space="preserve"> Variables</w:t>
      </w:r>
      <w:bookmarkEnd w:id="49"/>
      <w:r w:rsidR="0082647A">
        <w:t xml:space="preserve"> </w:t>
      </w:r>
      <w:r w:rsidR="0038373E" w:rsidRPr="0038373E">
        <w:rPr>
          <w:rFonts w:cs="Arial"/>
          <w:noProof/>
        </w:rPr>
        <w:drawing>
          <wp:inline distT="0" distB="0" distL="0" distR="0" wp14:anchorId="454E43CD" wp14:editId="13D0406F">
            <wp:extent cx="5731510" cy="7642225"/>
            <wp:effectExtent l="0" t="0" r="0" b="3175"/>
            <wp:docPr id="199213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9071" name=""/>
                    <pic:cNvPicPr/>
                  </pic:nvPicPr>
                  <pic:blipFill>
                    <a:blip r:embed="rId12"/>
                    <a:stretch>
                      <a:fillRect/>
                    </a:stretch>
                  </pic:blipFill>
                  <pic:spPr>
                    <a:xfrm>
                      <a:off x="0" y="0"/>
                      <a:ext cx="5731510" cy="7642225"/>
                    </a:xfrm>
                    <a:prstGeom prst="rect">
                      <a:avLst/>
                    </a:prstGeom>
                  </pic:spPr>
                </pic:pic>
              </a:graphicData>
            </a:graphic>
          </wp:inline>
        </w:drawing>
      </w:r>
    </w:p>
    <w:p w14:paraId="15E1B8E9" w14:textId="1C5263BF" w:rsidR="00E34490" w:rsidRDefault="00E34490" w:rsidP="005F6FD4">
      <w:pPr>
        <w:pStyle w:val="Heading2"/>
      </w:pPr>
      <w:bookmarkStart w:id="50" w:name="_Toc144374369"/>
      <w:commentRangeStart w:id="51"/>
      <w:commentRangeStart w:id="52"/>
      <w:r w:rsidRPr="007D2840">
        <w:t>3.</w:t>
      </w:r>
      <w:r>
        <w:t xml:space="preserve">4 </w:t>
      </w:r>
      <w:r w:rsidRPr="00E34490">
        <w:t>Dataset Specifications</w:t>
      </w:r>
      <w:commentRangeEnd w:id="51"/>
      <w:r w:rsidR="009E12A0">
        <w:rPr>
          <w:rStyle w:val="CommentReference"/>
        </w:rPr>
        <w:commentReference w:id="51"/>
      </w:r>
      <w:commentRangeEnd w:id="52"/>
      <w:r w:rsidR="000A3A72">
        <w:rPr>
          <w:rStyle w:val="CommentReference"/>
          <w:rFonts w:asciiTheme="minorHAnsi" w:hAnsiTheme="minorHAnsi" w:cstheme="minorBidi"/>
          <w:b w:val="0"/>
          <w:bCs w:val="0"/>
        </w:rPr>
        <w:commentReference w:id="52"/>
      </w:r>
      <w:bookmarkEnd w:id="50"/>
    </w:p>
    <w:p w14:paraId="521C8D85" w14:textId="383082F2" w:rsidR="00E34490" w:rsidRDefault="00E34490" w:rsidP="002E5761">
      <w:pPr>
        <w:spacing w:line="360" w:lineRule="auto"/>
        <w:jc w:val="both"/>
        <w:rPr>
          <w:rFonts w:ascii="Arial" w:hAnsi="Arial" w:cs="Arial"/>
        </w:rPr>
      </w:pPr>
      <w:r w:rsidRPr="00E34490">
        <w:rPr>
          <w:rFonts w:ascii="Arial" w:hAnsi="Arial" w:cs="Arial"/>
        </w:rPr>
        <w:lastRenderedPageBreak/>
        <w:t xml:space="preserve">The dataset utilized for this research is a meticulously curated amalgamation of financial metrics, sentiment scores, and pandemic-related data, specifically curated to decipher the intricate dynamics of the stock market in the wake of the COVID-19 pandemic. Derived from the NASDAQ-100 index, the dataset encapsulates observations from 102 companies, representing a diverse spectrum of industries and market capitalizations. Some notable firms included are tech behemoths like Apple, </w:t>
      </w:r>
      <w:r w:rsidR="009E12A0" w:rsidRPr="009E12A0">
        <w:rPr>
          <w:rFonts w:ascii="Arial" w:hAnsi="Arial" w:cs="Arial"/>
        </w:rPr>
        <w:t>NVIDIA</w:t>
      </w:r>
      <w:r w:rsidRPr="00E34490">
        <w:rPr>
          <w:rFonts w:ascii="Arial" w:hAnsi="Arial" w:cs="Arial"/>
        </w:rPr>
        <w:t>, and Microsoft, along with other significant players across different sectors.</w:t>
      </w:r>
    </w:p>
    <w:p w14:paraId="02B19E98" w14:textId="77777777" w:rsidR="009E632E" w:rsidRDefault="009E632E" w:rsidP="002E5761">
      <w:pPr>
        <w:spacing w:line="360" w:lineRule="auto"/>
        <w:jc w:val="both"/>
        <w:rPr>
          <w:rFonts w:ascii="Arial" w:hAnsi="Arial" w:cs="Arial"/>
        </w:rPr>
      </w:pPr>
    </w:p>
    <w:p w14:paraId="1813E466" w14:textId="77777777" w:rsidR="009E632E" w:rsidRDefault="009E632E" w:rsidP="002E5761">
      <w:pPr>
        <w:spacing w:line="360" w:lineRule="auto"/>
        <w:jc w:val="both"/>
        <w:rPr>
          <w:rFonts w:ascii="Arial" w:hAnsi="Arial" w:cs="Arial"/>
        </w:rPr>
      </w:pPr>
      <w:r w:rsidRPr="009E632E">
        <w:rPr>
          <w:rFonts w:ascii="Arial" w:hAnsi="Arial" w:cs="Arial"/>
        </w:rPr>
        <w:t>In total, the dataset boasts a substantial 233,135 observations, offering a comprehensive view of the market's trajectory during the stipulated period. The sentiment scores, a pivotal component of this dataset, exhibit a range from a minimum of -96.88 to a maximum of 66.62, with a median sentiment value of 0.06. These scores provide insights into the market's sentiment, reflecting investor perceptions and reactions to daily news and events.</w:t>
      </w:r>
    </w:p>
    <w:p w14:paraId="4E5C6E77" w14:textId="77777777" w:rsidR="00F176B0" w:rsidRDefault="00F176B0" w:rsidP="002E5761">
      <w:pPr>
        <w:spacing w:line="360" w:lineRule="auto"/>
        <w:jc w:val="both"/>
        <w:rPr>
          <w:rFonts w:ascii="Arial" w:hAnsi="Arial" w:cs="Arial"/>
        </w:rPr>
      </w:pPr>
    </w:p>
    <w:p w14:paraId="0E5178E5" w14:textId="5427010D" w:rsidR="00454D39" w:rsidRDefault="00454D39" w:rsidP="003654AD">
      <w:pPr>
        <w:pStyle w:val="Caption"/>
      </w:pPr>
      <w:bookmarkStart w:id="53" w:name="_Toc143883923"/>
      <w:r>
        <w:t xml:space="preserve">Table </w:t>
      </w:r>
      <w:fldSimple w:instr=" SEQ Table \* ARABIC ">
        <w:r w:rsidR="00590585">
          <w:rPr>
            <w:noProof/>
          </w:rPr>
          <w:t>2</w:t>
        </w:r>
      </w:fldSimple>
      <w:r>
        <w:t xml:space="preserve"> </w:t>
      </w:r>
      <w:r w:rsidRPr="007C790F">
        <w:t>Sample of Companies with Their Tickers</w:t>
      </w:r>
      <w:bookmarkEnd w:id="53"/>
    </w:p>
    <w:p w14:paraId="62293424" w14:textId="77777777" w:rsidR="00EA7E83" w:rsidRPr="00F176B0" w:rsidRDefault="00EA7E83" w:rsidP="002E5761">
      <w:pPr>
        <w:jc w:val="both"/>
        <w:rPr>
          <w:rFonts w:ascii="Arial" w:hAnsi="Arial" w:cs="Arial"/>
        </w:rPr>
      </w:pPr>
    </w:p>
    <w:p w14:paraId="5F6B2985" w14:textId="372A78D0" w:rsidR="00EA7E83" w:rsidRDefault="006B6EEE" w:rsidP="002E5761">
      <w:pPr>
        <w:spacing w:line="360" w:lineRule="auto"/>
        <w:jc w:val="both"/>
        <w:rPr>
          <w:rFonts w:ascii="Arial" w:hAnsi="Arial" w:cs="Arial"/>
        </w:rPr>
      </w:pPr>
      <w:r w:rsidRPr="006B6EEE">
        <w:rPr>
          <w:rFonts w:ascii="Arial" w:hAnsi="Arial" w:cs="Arial"/>
          <w:noProof/>
        </w:rPr>
        <w:drawing>
          <wp:inline distT="0" distB="0" distL="0" distR="0" wp14:anchorId="736984D2" wp14:editId="0831243A">
            <wp:extent cx="5731510" cy="1616710"/>
            <wp:effectExtent l="0" t="0" r="0" b="0"/>
            <wp:docPr id="17490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1787" name=""/>
                    <pic:cNvPicPr/>
                  </pic:nvPicPr>
                  <pic:blipFill>
                    <a:blip r:embed="rId13"/>
                    <a:stretch>
                      <a:fillRect/>
                    </a:stretch>
                  </pic:blipFill>
                  <pic:spPr>
                    <a:xfrm>
                      <a:off x="0" y="0"/>
                      <a:ext cx="5731510" cy="1616710"/>
                    </a:xfrm>
                    <a:prstGeom prst="rect">
                      <a:avLst/>
                    </a:prstGeom>
                  </pic:spPr>
                </pic:pic>
              </a:graphicData>
            </a:graphic>
          </wp:inline>
        </w:drawing>
      </w:r>
    </w:p>
    <w:p w14:paraId="59BB1B6F" w14:textId="05535C5D" w:rsidR="009E632E" w:rsidRPr="00E34490" w:rsidRDefault="00EA7E83" w:rsidP="002E5761">
      <w:pPr>
        <w:spacing w:line="360" w:lineRule="auto"/>
        <w:jc w:val="both"/>
        <w:rPr>
          <w:rFonts w:ascii="Arial" w:hAnsi="Arial" w:cs="Arial"/>
        </w:rPr>
      </w:pPr>
      <w:r w:rsidRPr="00EA7E83">
        <w:rPr>
          <w:rFonts w:ascii="Arial" w:hAnsi="Arial" w:cs="Arial"/>
        </w:rPr>
        <w:t>(Note: The table represents a sample of the companies included in the dataset. The complete list can be found in the appendix.)</w:t>
      </w:r>
    </w:p>
    <w:p w14:paraId="1AC132DC" w14:textId="77777777" w:rsidR="00E34490" w:rsidRPr="00E34490" w:rsidRDefault="00E34490" w:rsidP="002E5761">
      <w:pPr>
        <w:spacing w:line="360" w:lineRule="auto"/>
        <w:jc w:val="both"/>
        <w:rPr>
          <w:rFonts w:ascii="Arial" w:hAnsi="Arial" w:cs="Arial"/>
          <w:b/>
          <w:bCs/>
          <w:sz w:val="28"/>
          <w:szCs w:val="28"/>
        </w:rPr>
      </w:pPr>
    </w:p>
    <w:p w14:paraId="478365A3" w14:textId="32461EEA" w:rsidR="00C33B54" w:rsidRPr="007700BA" w:rsidRDefault="007700BA" w:rsidP="005F6FD4">
      <w:pPr>
        <w:pStyle w:val="Heading1"/>
      </w:pPr>
      <w:bookmarkStart w:id="54" w:name="_Toc144374370"/>
      <w:r w:rsidRPr="007700BA">
        <w:t xml:space="preserve">4. </w:t>
      </w:r>
      <w:proofErr w:type="spellStart"/>
      <w:r w:rsidRPr="007700BA">
        <w:t>Preprocessing</w:t>
      </w:r>
      <w:bookmarkEnd w:id="54"/>
      <w:proofErr w:type="spellEnd"/>
    </w:p>
    <w:p w14:paraId="7317F467" w14:textId="1B909AF5" w:rsidR="006C2D07" w:rsidRPr="006E2919" w:rsidRDefault="006C2D07" w:rsidP="002E5761">
      <w:pPr>
        <w:spacing w:line="360" w:lineRule="auto"/>
        <w:jc w:val="both"/>
        <w:rPr>
          <w:rFonts w:ascii="Arial" w:hAnsi="Arial" w:cs="Arial"/>
          <w:lang w:val="en-US"/>
        </w:rPr>
      </w:pPr>
      <w:r w:rsidRPr="006C2D07">
        <w:rPr>
          <w:rFonts w:ascii="Arial" w:hAnsi="Arial" w:cs="Arial"/>
        </w:rPr>
        <w:t xml:space="preserve">The primary objective of </w:t>
      </w:r>
      <w:proofErr w:type="spellStart"/>
      <w:r w:rsidRPr="006C2D07">
        <w:rPr>
          <w:rFonts w:ascii="Arial" w:hAnsi="Arial" w:cs="Arial"/>
        </w:rPr>
        <w:t>preprocessing</w:t>
      </w:r>
      <w:proofErr w:type="spellEnd"/>
      <w:r w:rsidRPr="006C2D07">
        <w:rPr>
          <w:rFonts w:ascii="Arial" w:hAnsi="Arial" w:cs="Arial"/>
        </w:rPr>
        <w:t xml:space="preserve"> is to ensure that data is in an appropriate state for subsequent analysis, making it a critical stage in the data pipeline. In finance, data often comes from multiple sources, each with its unique characteristics and potential pitfalls, such as missing values. Addressing these issues is paramount to ensure the robustness of any </w:t>
      </w:r>
      <w:proofErr w:type="spellStart"/>
      <w:r w:rsidRPr="006C2D07">
        <w:rPr>
          <w:rFonts w:ascii="Arial" w:hAnsi="Arial" w:cs="Arial"/>
        </w:rPr>
        <w:t>modeling</w:t>
      </w:r>
      <w:proofErr w:type="spellEnd"/>
      <w:r w:rsidRPr="006C2D07">
        <w:rPr>
          <w:rFonts w:ascii="Arial" w:hAnsi="Arial" w:cs="Arial"/>
        </w:rPr>
        <w:t xml:space="preserve"> efforts that follow.</w:t>
      </w:r>
    </w:p>
    <w:p w14:paraId="5C89F166" w14:textId="77777777" w:rsidR="007700BA" w:rsidRDefault="007700BA" w:rsidP="002E5761">
      <w:pPr>
        <w:spacing w:line="360" w:lineRule="auto"/>
        <w:jc w:val="both"/>
        <w:rPr>
          <w:rFonts w:ascii="Arial" w:hAnsi="Arial" w:cs="Arial"/>
        </w:rPr>
      </w:pPr>
    </w:p>
    <w:p w14:paraId="68CED061" w14:textId="5A087E79" w:rsidR="006C2D07" w:rsidRPr="00113F09" w:rsidRDefault="006C2D07" w:rsidP="005F6FD4">
      <w:pPr>
        <w:pStyle w:val="Heading2"/>
      </w:pPr>
      <w:bookmarkStart w:id="55" w:name="_Toc144374371"/>
      <w:r w:rsidRPr="00113F09">
        <w:lastRenderedPageBreak/>
        <w:t>4.1 Handling Missing Values</w:t>
      </w:r>
      <w:bookmarkEnd w:id="55"/>
    </w:p>
    <w:p w14:paraId="3F8CCE04" w14:textId="77777777" w:rsidR="00926855" w:rsidRPr="00926855" w:rsidRDefault="00926855" w:rsidP="002E5761">
      <w:pPr>
        <w:spacing w:line="360" w:lineRule="auto"/>
        <w:jc w:val="both"/>
        <w:rPr>
          <w:rFonts w:ascii="Arial" w:hAnsi="Arial" w:cs="Arial"/>
        </w:rPr>
      </w:pPr>
      <w:r w:rsidRPr="00926855">
        <w:rPr>
          <w:rFonts w:ascii="Arial" w:hAnsi="Arial" w:cs="Arial"/>
        </w:rPr>
        <w:t xml:space="preserve">One of the most common challenges in financial datasets is the occurrence of missing values. An initial assessment revealed that our dataset had </w:t>
      </w:r>
      <w:commentRangeStart w:id="56"/>
      <w:commentRangeStart w:id="57"/>
      <w:r w:rsidRPr="00926855">
        <w:rPr>
          <w:rFonts w:ascii="Arial" w:hAnsi="Arial" w:cs="Arial"/>
        </w:rPr>
        <w:t xml:space="preserve">30,397 missing values in the </w:t>
      </w:r>
      <w:proofErr w:type="spellStart"/>
      <w:r w:rsidRPr="00B228C6">
        <w:rPr>
          <w:rFonts w:ascii="Arial" w:hAnsi="Arial" w:cs="Arial"/>
          <w:i/>
          <w:iCs/>
        </w:rPr>
        <w:t>Sentiment_Score</w:t>
      </w:r>
      <w:proofErr w:type="spellEnd"/>
      <w:r w:rsidRPr="00926855">
        <w:rPr>
          <w:rFonts w:ascii="Arial" w:hAnsi="Arial" w:cs="Arial"/>
        </w:rPr>
        <w:t xml:space="preserve"> column and 150,833 in the </w:t>
      </w:r>
      <w:proofErr w:type="spellStart"/>
      <w:r w:rsidRPr="00E661B3">
        <w:rPr>
          <w:rFonts w:ascii="Arial" w:hAnsi="Arial" w:cs="Arial"/>
          <w:i/>
          <w:iCs/>
        </w:rPr>
        <w:t>New_Covid_Cases</w:t>
      </w:r>
      <w:proofErr w:type="spellEnd"/>
      <w:r w:rsidRPr="00926855">
        <w:rPr>
          <w:rFonts w:ascii="Arial" w:hAnsi="Arial" w:cs="Arial"/>
        </w:rPr>
        <w:t xml:space="preserve"> column.</w:t>
      </w:r>
      <w:commentRangeEnd w:id="56"/>
      <w:r w:rsidR="00130226">
        <w:rPr>
          <w:rStyle w:val="CommentReference"/>
        </w:rPr>
        <w:commentReference w:id="56"/>
      </w:r>
      <w:commentRangeEnd w:id="57"/>
      <w:r w:rsidR="00743A6C">
        <w:rPr>
          <w:rStyle w:val="CommentReference"/>
        </w:rPr>
        <w:commentReference w:id="57"/>
      </w:r>
    </w:p>
    <w:p w14:paraId="034D38C6" w14:textId="77777777" w:rsidR="00113F09" w:rsidRDefault="00113F09" w:rsidP="002E5761">
      <w:pPr>
        <w:spacing w:line="360" w:lineRule="auto"/>
        <w:jc w:val="both"/>
        <w:rPr>
          <w:rFonts w:ascii="Arial" w:hAnsi="Arial" w:cs="Arial"/>
        </w:rPr>
      </w:pPr>
    </w:p>
    <w:p w14:paraId="026A6C56" w14:textId="45B01E1D" w:rsidR="00926855" w:rsidRPr="00926855" w:rsidRDefault="00926855" w:rsidP="002E5761">
      <w:pPr>
        <w:spacing w:line="360" w:lineRule="auto"/>
        <w:jc w:val="both"/>
        <w:rPr>
          <w:rFonts w:ascii="Arial" w:hAnsi="Arial" w:cs="Arial"/>
        </w:rPr>
      </w:pPr>
      <w:r w:rsidRPr="00926855">
        <w:rPr>
          <w:rFonts w:ascii="Arial" w:hAnsi="Arial" w:cs="Arial"/>
        </w:rPr>
        <w:t xml:space="preserve">For the </w:t>
      </w:r>
      <w:proofErr w:type="spellStart"/>
      <w:r w:rsidRPr="0023260F">
        <w:rPr>
          <w:rFonts w:ascii="Arial" w:hAnsi="Arial" w:cs="Arial"/>
          <w:i/>
          <w:iCs/>
        </w:rPr>
        <w:t>New_Covid_Cases</w:t>
      </w:r>
      <w:proofErr w:type="spellEnd"/>
      <w:r w:rsidRPr="00926855">
        <w:rPr>
          <w:rFonts w:ascii="Arial" w:hAnsi="Arial" w:cs="Arial"/>
        </w:rPr>
        <w:t>, the missing values were imputed with zeros. This choice is justified given the nature of the data: on days where no new cases are reported or data isn't available, it's reasonable to consider the new cases as zero.</w:t>
      </w:r>
    </w:p>
    <w:p w14:paraId="47CAD6D7" w14:textId="77777777" w:rsidR="00926855" w:rsidRPr="00926855" w:rsidRDefault="00926855" w:rsidP="002E5761">
      <w:pPr>
        <w:spacing w:line="360" w:lineRule="auto"/>
        <w:jc w:val="both"/>
        <w:rPr>
          <w:rFonts w:ascii="Arial" w:hAnsi="Arial" w:cs="Arial"/>
        </w:rPr>
      </w:pPr>
    </w:p>
    <w:p w14:paraId="25ECFE73" w14:textId="62BC4C52" w:rsidR="00113F09" w:rsidRDefault="00926855" w:rsidP="002E5761">
      <w:pPr>
        <w:spacing w:line="360" w:lineRule="auto"/>
        <w:jc w:val="both"/>
        <w:rPr>
          <w:rFonts w:ascii="Arial" w:hAnsi="Arial" w:cs="Arial"/>
        </w:rPr>
      </w:pPr>
      <w:r w:rsidRPr="00926855">
        <w:rPr>
          <w:rFonts w:ascii="Arial" w:hAnsi="Arial" w:cs="Arial"/>
        </w:rPr>
        <w:t xml:space="preserve">However, the </w:t>
      </w:r>
      <w:proofErr w:type="spellStart"/>
      <w:r w:rsidRPr="00926855">
        <w:rPr>
          <w:rFonts w:ascii="Arial" w:hAnsi="Arial" w:cs="Arial"/>
        </w:rPr>
        <w:t>Sentiment_Score</w:t>
      </w:r>
      <w:proofErr w:type="spellEnd"/>
      <w:r w:rsidRPr="00926855">
        <w:rPr>
          <w:rFonts w:ascii="Arial" w:hAnsi="Arial" w:cs="Arial"/>
        </w:rPr>
        <w:t xml:space="preserve"> column presents a more intricate scenario. A deeper dive revealed </w:t>
      </w:r>
      <w:del w:id="58" w:author="He He (Staff)" w:date="2023-08-20T13:16:00Z">
        <w:r w:rsidRPr="00926855" w:rsidDel="00130226">
          <w:rPr>
            <w:rFonts w:ascii="Arial" w:hAnsi="Arial" w:cs="Arial"/>
          </w:rPr>
          <w:delText>that specific tickers like</w:delText>
        </w:r>
      </w:del>
      <w:ins w:id="59" w:author="He He (Staff)" w:date="2023-08-20T13:16:00Z">
        <w:r w:rsidR="00130226">
          <w:rPr>
            <w:rFonts w:ascii="Arial" w:hAnsi="Arial" w:cs="Arial"/>
          </w:rPr>
          <w:t>two companies (</w:t>
        </w:r>
      </w:ins>
      <w:r w:rsidR="00946622" w:rsidRPr="00946622">
        <w:rPr>
          <w:rFonts w:ascii="Arial" w:hAnsi="Arial" w:cs="Arial"/>
        </w:rPr>
        <w:t>PepsiCo</w:t>
      </w:r>
      <w:commentRangeStart w:id="60"/>
      <w:del w:id="61" w:author="He He (Staff)" w:date="2023-08-20T13:16:00Z">
        <w:r w:rsidRPr="00926855" w:rsidDel="00130226">
          <w:rPr>
            <w:rFonts w:ascii="Arial" w:hAnsi="Arial" w:cs="Arial"/>
          </w:rPr>
          <w:delText xml:space="preserve"> </w:delText>
        </w:r>
      </w:del>
      <w:r w:rsidR="00946622">
        <w:rPr>
          <w:rFonts w:ascii="Arial" w:hAnsi="Arial" w:cs="Arial"/>
        </w:rPr>
        <w:t xml:space="preserve"> </w:t>
      </w:r>
      <w:r w:rsidRPr="00926855">
        <w:rPr>
          <w:rFonts w:ascii="Arial" w:hAnsi="Arial" w:cs="Arial"/>
        </w:rPr>
        <w:t>and</w:t>
      </w:r>
      <w:commentRangeEnd w:id="60"/>
      <w:r w:rsidR="00130226">
        <w:rPr>
          <w:rStyle w:val="CommentReference"/>
        </w:rPr>
        <w:commentReference w:id="60"/>
      </w:r>
      <w:r w:rsidR="005D234E" w:rsidRPr="005D234E">
        <w:t xml:space="preserve"> </w:t>
      </w:r>
      <w:r w:rsidR="005D234E" w:rsidRPr="005D234E">
        <w:rPr>
          <w:rFonts w:ascii="Arial" w:hAnsi="Arial" w:cs="Arial"/>
        </w:rPr>
        <w:t>Activision Blizzard</w:t>
      </w:r>
      <w:ins w:id="62" w:author="He He (Staff)" w:date="2023-08-20T13:16:00Z">
        <w:r w:rsidR="00130226">
          <w:rPr>
            <w:rFonts w:ascii="Arial" w:hAnsi="Arial" w:cs="Arial"/>
          </w:rPr>
          <w:t>)</w:t>
        </w:r>
      </w:ins>
      <w:r w:rsidRPr="00926855">
        <w:rPr>
          <w:rFonts w:ascii="Arial" w:hAnsi="Arial" w:cs="Arial"/>
        </w:rPr>
        <w:t xml:space="preserve"> lacked sentiment scores </w:t>
      </w:r>
      <w:del w:id="63" w:author="He He (Staff)" w:date="2023-08-20T13:16:00Z">
        <w:r w:rsidRPr="00926855" w:rsidDel="00130226">
          <w:rPr>
            <w:rFonts w:ascii="Arial" w:hAnsi="Arial" w:cs="Arial"/>
          </w:rPr>
          <w:delText>altogether</w:delText>
        </w:r>
      </w:del>
      <w:ins w:id="64" w:author="He He (Staff)" w:date="2023-08-20T13:16:00Z">
        <w:r w:rsidR="00130226">
          <w:rPr>
            <w:rFonts w:ascii="Arial" w:hAnsi="Arial" w:cs="Arial"/>
          </w:rPr>
          <w:t>across the sample period</w:t>
        </w:r>
      </w:ins>
      <w:r w:rsidRPr="00926855">
        <w:rPr>
          <w:rFonts w:ascii="Arial" w:hAnsi="Arial" w:cs="Arial"/>
        </w:rPr>
        <w:t xml:space="preserve">. It's plausible that these companies might not have had significant news coverage or that the data source did not track their sentiment for the given period. Given the complete absence of sentiment data for these tickers, </w:t>
      </w:r>
      <w:del w:id="65" w:author="He He (Staff)" w:date="2023-08-20T13:17:00Z">
        <w:r w:rsidRPr="00926855" w:rsidDel="00130226">
          <w:rPr>
            <w:rFonts w:ascii="Arial" w:hAnsi="Arial" w:cs="Arial"/>
          </w:rPr>
          <w:delText xml:space="preserve">they </w:delText>
        </w:r>
      </w:del>
      <w:ins w:id="66" w:author="He He (Staff)" w:date="2023-08-20T13:17:00Z">
        <w:r w:rsidR="00130226">
          <w:rPr>
            <w:rFonts w:ascii="Arial" w:hAnsi="Arial" w:cs="Arial"/>
          </w:rPr>
          <w:t>these two companies</w:t>
        </w:r>
        <w:r w:rsidR="00130226" w:rsidRPr="00926855">
          <w:rPr>
            <w:rFonts w:ascii="Arial" w:hAnsi="Arial" w:cs="Arial"/>
          </w:rPr>
          <w:t xml:space="preserve"> </w:t>
        </w:r>
      </w:ins>
      <w:r w:rsidRPr="00926855">
        <w:rPr>
          <w:rFonts w:ascii="Arial" w:hAnsi="Arial" w:cs="Arial"/>
        </w:rPr>
        <w:t xml:space="preserve">were excluded from the dataset to avoid biasing the models with potentially misleading zeros. For the remaining entries, missing values in the </w:t>
      </w:r>
      <w:proofErr w:type="spellStart"/>
      <w:r w:rsidRPr="006D5E06">
        <w:rPr>
          <w:rFonts w:ascii="Arial" w:hAnsi="Arial" w:cs="Arial"/>
          <w:i/>
          <w:iCs/>
        </w:rPr>
        <w:t>Sentiment_Score</w:t>
      </w:r>
      <w:proofErr w:type="spellEnd"/>
      <w:r w:rsidRPr="00926855">
        <w:rPr>
          <w:rFonts w:ascii="Arial" w:hAnsi="Arial" w:cs="Arial"/>
        </w:rPr>
        <w:t xml:space="preserve"> were filled with zeros, operating under the assumption that a missing value might imply neutral sentiment or lack of significant news on that </w:t>
      </w:r>
      <w:proofErr w:type="gramStart"/>
      <w:r w:rsidRPr="00926855">
        <w:rPr>
          <w:rFonts w:ascii="Arial" w:hAnsi="Arial" w:cs="Arial"/>
        </w:rPr>
        <w:t>particular day</w:t>
      </w:r>
      <w:proofErr w:type="gramEnd"/>
      <w:r w:rsidRPr="00926855">
        <w:rPr>
          <w:rFonts w:ascii="Arial" w:hAnsi="Arial" w:cs="Arial"/>
        </w:rPr>
        <w:t>.</w:t>
      </w:r>
    </w:p>
    <w:p w14:paraId="28853F37" w14:textId="77777777" w:rsidR="00113F09" w:rsidRDefault="00113F09" w:rsidP="002E5761">
      <w:pPr>
        <w:spacing w:line="360" w:lineRule="auto"/>
        <w:jc w:val="both"/>
        <w:rPr>
          <w:rFonts w:ascii="Arial" w:hAnsi="Arial" w:cs="Arial"/>
        </w:rPr>
      </w:pPr>
    </w:p>
    <w:p w14:paraId="611CFC84" w14:textId="53C47439" w:rsidR="006C2D07" w:rsidRPr="00926855" w:rsidRDefault="006C2D07" w:rsidP="005F6FD4">
      <w:pPr>
        <w:pStyle w:val="Heading2"/>
      </w:pPr>
      <w:bookmarkStart w:id="67" w:name="_Toc144374372"/>
      <w:r w:rsidRPr="00926855">
        <w:t>4.2</w:t>
      </w:r>
      <w:r w:rsidR="00926855" w:rsidRPr="00926855">
        <w:t xml:space="preserve"> Visualization of Missing Data</w:t>
      </w:r>
      <w:bookmarkEnd w:id="67"/>
    </w:p>
    <w:p w14:paraId="684B200A" w14:textId="0116CF1E" w:rsidR="003E7EEC" w:rsidRPr="003E7EEC" w:rsidRDefault="00926855" w:rsidP="002E5761">
      <w:pPr>
        <w:spacing w:line="360" w:lineRule="auto"/>
        <w:jc w:val="both"/>
        <w:rPr>
          <w:rFonts w:ascii="Arial" w:hAnsi="Arial" w:cs="Arial"/>
        </w:rPr>
      </w:pPr>
      <w:r w:rsidRPr="00926855">
        <w:rPr>
          <w:rFonts w:ascii="Arial" w:hAnsi="Arial" w:cs="Arial"/>
        </w:rPr>
        <w:t>A</w:t>
      </w:r>
      <w:del w:id="68" w:author="He He (Staff)" w:date="2023-08-20T13:18:00Z">
        <w:r w:rsidRPr="00926855" w:rsidDel="00130226">
          <w:rPr>
            <w:rFonts w:ascii="Arial" w:hAnsi="Arial" w:cs="Arial"/>
          </w:rPr>
          <w:delText>n insightful</w:delText>
        </w:r>
      </w:del>
      <w:r w:rsidRPr="00926855">
        <w:rPr>
          <w:rFonts w:ascii="Arial" w:hAnsi="Arial" w:cs="Arial"/>
        </w:rPr>
        <w:t xml:space="preserve"> visualization was generated to highlight the top 20 tickers with the highest count of missing </w:t>
      </w:r>
      <w:proofErr w:type="spellStart"/>
      <w:r w:rsidRPr="004B62A1">
        <w:rPr>
          <w:rFonts w:ascii="Arial" w:hAnsi="Arial" w:cs="Arial"/>
          <w:i/>
          <w:iCs/>
        </w:rPr>
        <w:t>Sentiment_Score</w:t>
      </w:r>
      <w:proofErr w:type="spellEnd"/>
      <w:r w:rsidRPr="00926855">
        <w:rPr>
          <w:rFonts w:ascii="Arial" w:hAnsi="Arial" w:cs="Arial"/>
        </w:rPr>
        <w:t xml:space="preserve"> values. </w:t>
      </w:r>
      <w:commentRangeStart w:id="69"/>
      <w:r w:rsidRPr="00926855">
        <w:rPr>
          <w:rFonts w:ascii="Arial" w:hAnsi="Arial" w:cs="Arial"/>
        </w:rPr>
        <w:t>This visualization can aid in understanding whether the missingness is random or if it correlates with specific tickers.</w:t>
      </w:r>
      <w:commentRangeEnd w:id="69"/>
      <w:r w:rsidR="00287CF8">
        <w:rPr>
          <w:rStyle w:val="CommentReference"/>
        </w:rPr>
        <w:commentReference w:id="69"/>
      </w:r>
      <w:r w:rsidR="003E7EEC" w:rsidRPr="003E7EEC">
        <w:rPr>
          <w:rFonts w:ascii="Arial" w:hAnsi="Arial" w:cs="Arial"/>
        </w:rPr>
        <w:t xml:space="preserve"> </w:t>
      </w:r>
      <w:commentRangeStart w:id="70"/>
      <w:r w:rsidR="003E7EEC" w:rsidRPr="003E7EEC">
        <w:rPr>
          <w:rFonts w:ascii="Arial" w:hAnsi="Arial" w:cs="Arial"/>
        </w:rPr>
        <w:t>Both PepsiCo and Activision Blizzard exhibited a complete absence of sentiment scores throughout the sample period. This conspicuous absence suggests that the missing values for these firms are not random. One potential explanation is that these companies might not have garnered substantial news coverage during this period, or the data source might have excluded their sentiment for the duration under study.</w:t>
      </w:r>
    </w:p>
    <w:p w14:paraId="2518FC79" w14:textId="77777777" w:rsidR="003E7EEC" w:rsidRPr="003E7EEC" w:rsidRDefault="003E7EEC" w:rsidP="002E5761">
      <w:pPr>
        <w:spacing w:line="360" w:lineRule="auto"/>
        <w:jc w:val="both"/>
        <w:rPr>
          <w:rFonts w:ascii="Arial" w:hAnsi="Arial" w:cs="Arial"/>
        </w:rPr>
      </w:pPr>
    </w:p>
    <w:p w14:paraId="4A9A6375" w14:textId="0BF59563" w:rsidR="003E7EEC" w:rsidRPr="003E7EEC" w:rsidRDefault="003E7EEC" w:rsidP="002E5761">
      <w:pPr>
        <w:spacing w:line="360" w:lineRule="auto"/>
        <w:jc w:val="both"/>
        <w:rPr>
          <w:rFonts w:ascii="Arial" w:hAnsi="Arial" w:cs="Arial"/>
        </w:rPr>
      </w:pPr>
      <w:r w:rsidRPr="003E7EEC">
        <w:rPr>
          <w:rFonts w:ascii="Arial" w:hAnsi="Arial" w:cs="Arial"/>
        </w:rPr>
        <w:t xml:space="preserve">In contrast, firms including Atlassian </w:t>
      </w:r>
      <w:proofErr w:type="gramStart"/>
      <w:r w:rsidRPr="003E7EEC">
        <w:rPr>
          <w:rFonts w:ascii="Arial" w:hAnsi="Arial" w:cs="Arial"/>
        </w:rPr>
        <w:t>Corp</w:t>
      </w:r>
      <w:r>
        <w:rPr>
          <w:rFonts w:ascii="Arial" w:hAnsi="Arial" w:cs="Arial"/>
        </w:rPr>
        <w:t>(</w:t>
      </w:r>
      <w:proofErr w:type="gramEnd"/>
      <w:r>
        <w:rPr>
          <w:rFonts w:ascii="Arial" w:hAnsi="Arial" w:cs="Arial"/>
        </w:rPr>
        <w:t xml:space="preserve">TEAM), </w:t>
      </w:r>
      <w:r w:rsidRPr="003E7EEC">
        <w:rPr>
          <w:rFonts w:ascii="Arial" w:hAnsi="Arial" w:cs="Arial"/>
        </w:rPr>
        <w:t>CoStar Group Inc</w:t>
      </w:r>
      <w:r>
        <w:rPr>
          <w:rFonts w:ascii="Arial" w:hAnsi="Arial" w:cs="Arial"/>
        </w:rPr>
        <w:t>(CSGP)</w:t>
      </w:r>
      <w:r w:rsidRPr="003E7EEC">
        <w:rPr>
          <w:rFonts w:ascii="Arial" w:hAnsi="Arial" w:cs="Arial"/>
        </w:rPr>
        <w:t xml:space="preserve">, and others demonstrated occasional occurrences of missing sentiment scores. This observation implies that while these companies had sentiment data on specific days, there were instances where sentiment information was absent, potentially due to a </w:t>
      </w:r>
      <w:r w:rsidRPr="003E7EEC">
        <w:rPr>
          <w:rFonts w:ascii="Arial" w:hAnsi="Arial" w:cs="Arial"/>
        </w:rPr>
        <w:lastRenderedPageBreak/>
        <w:t>lack of significant news coverage or other external factors. Such intermittent missing values could be indicative of the fact that certain companies, despite being prominent in the NASDAQ-100, might not always be the focal point of news cycles. This could be attributed to various reasons, ranging from the sector they operate in, the magnitude of their financial operations on specific days, or the overshadowing presence of other major financial or global events that divert media attention.</w:t>
      </w:r>
    </w:p>
    <w:p w14:paraId="1FE64D82" w14:textId="77777777" w:rsidR="003E7EEC" w:rsidRPr="003E7EEC" w:rsidRDefault="003E7EEC" w:rsidP="002E5761">
      <w:pPr>
        <w:spacing w:line="360" w:lineRule="auto"/>
        <w:jc w:val="both"/>
        <w:rPr>
          <w:rFonts w:ascii="Arial" w:hAnsi="Arial" w:cs="Arial"/>
        </w:rPr>
      </w:pPr>
    </w:p>
    <w:p w14:paraId="057E92D0" w14:textId="61382B13" w:rsidR="00926855" w:rsidRDefault="003E7EEC" w:rsidP="002E5761">
      <w:pPr>
        <w:spacing w:line="360" w:lineRule="auto"/>
        <w:jc w:val="both"/>
        <w:rPr>
          <w:rFonts w:ascii="Arial" w:hAnsi="Arial" w:cs="Arial"/>
        </w:rPr>
      </w:pPr>
      <w:r w:rsidRPr="003E7EEC">
        <w:rPr>
          <w:rFonts w:ascii="Arial" w:hAnsi="Arial" w:cs="Arial"/>
        </w:rPr>
        <w:t xml:space="preserve">Given the patterns discerned, </w:t>
      </w:r>
      <w:proofErr w:type="gramStart"/>
      <w:r w:rsidRPr="003E7EEC">
        <w:rPr>
          <w:rFonts w:ascii="Arial" w:hAnsi="Arial" w:cs="Arial"/>
        </w:rPr>
        <w:t>it is clear that addressing</w:t>
      </w:r>
      <w:proofErr w:type="gramEnd"/>
      <w:r w:rsidRPr="003E7EEC">
        <w:rPr>
          <w:rFonts w:ascii="Arial" w:hAnsi="Arial" w:cs="Arial"/>
        </w:rPr>
        <w:t xml:space="preserve"> missing values is of paramount importance. The decision to fill these gaps with zeros, especially for firms with occasional missing data, might imply days with neutral sentiment or a lack of meaningful news. This decision, while practical, is a pivotal </w:t>
      </w:r>
      <w:proofErr w:type="spellStart"/>
      <w:r w:rsidRPr="003E7EEC">
        <w:rPr>
          <w:rFonts w:ascii="Arial" w:hAnsi="Arial" w:cs="Arial"/>
        </w:rPr>
        <w:t>preprocessing</w:t>
      </w:r>
      <w:proofErr w:type="spellEnd"/>
      <w:r w:rsidRPr="003E7EEC">
        <w:rPr>
          <w:rFonts w:ascii="Arial" w:hAnsi="Arial" w:cs="Arial"/>
        </w:rPr>
        <w:t xml:space="preserve"> step that sets the stage for the subsequent analysis, underscoring the importance of thorough data handling in financial research.</w:t>
      </w:r>
      <w:commentRangeEnd w:id="70"/>
      <w:r w:rsidR="00BD39A6">
        <w:rPr>
          <w:rStyle w:val="CommentReference"/>
        </w:rPr>
        <w:commentReference w:id="70"/>
      </w:r>
    </w:p>
    <w:p w14:paraId="533115EF" w14:textId="77777777" w:rsidR="00454D39" w:rsidRDefault="00926855" w:rsidP="002E5761">
      <w:pPr>
        <w:keepNext/>
        <w:spacing w:line="360" w:lineRule="auto"/>
        <w:jc w:val="both"/>
      </w:pPr>
      <w:r w:rsidRPr="00926855">
        <w:rPr>
          <w:rFonts w:ascii="Arial" w:hAnsi="Arial" w:cs="Arial"/>
          <w:noProof/>
        </w:rPr>
        <w:drawing>
          <wp:inline distT="0" distB="0" distL="0" distR="0" wp14:anchorId="1F616955" wp14:editId="683C92BA">
            <wp:extent cx="5731510" cy="4573905"/>
            <wp:effectExtent l="0" t="0" r="0" b="0"/>
            <wp:docPr id="395746890" name="Picture 1" descr="A graph of a number of missing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6890" name="Picture 1" descr="A graph of a number of missing values&#10;&#10;Description automatically generated"/>
                    <pic:cNvPicPr/>
                  </pic:nvPicPr>
                  <pic:blipFill>
                    <a:blip r:embed="rId14"/>
                    <a:stretch>
                      <a:fillRect/>
                    </a:stretch>
                  </pic:blipFill>
                  <pic:spPr>
                    <a:xfrm>
                      <a:off x="0" y="0"/>
                      <a:ext cx="5731510" cy="4573905"/>
                    </a:xfrm>
                    <a:prstGeom prst="rect">
                      <a:avLst/>
                    </a:prstGeom>
                  </pic:spPr>
                </pic:pic>
              </a:graphicData>
            </a:graphic>
          </wp:inline>
        </w:drawing>
      </w:r>
    </w:p>
    <w:p w14:paraId="4CECB494" w14:textId="2B8587E1" w:rsidR="00E03A5E" w:rsidRPr="00E03A5E" w:rsidRDefault="00454D39" w:rsidP="003654AD">
      <w:pPr>
        <w:pStyle w:val="Caption"/>
        <w:rPr>
          <w:rFonts w:cs="Arial"/>
        </w:rPr>
      </w:pPr>
      <w:bookmarkStart w:id="71" w:name="_Toc144378264"/>
      <w:r>
        <w:t xml:space="preserve">Figure </w:t>
      </w:r>
      <w:fldSimple w:instr=" SEQ Figure \* ARABIC ">
        <w:r w:rsidR="00E50CA4">
          <w:rPr>
            <w:noProof/>
          </w:rPr>
          <w:t>1</w:t>
        </w:r>
      </w:fldSimple>
      <w:r>
        <w:t xml:space="preserve"> Top 20 tickers with most missing in news sentiment score.</w:t>
      </w:r>
      <w:bookmarkEnd w:id="71"/>
    </w:p>
    <w:p w14:paraId="713B6403" w14:textId="77777777" w:rsidR="007700BA" w:rsidRDefault="007700BA" w:rsidP="002E5761">
      <w:pPr>
        <w:spacing w:line="360" w:lineRule="auto"/>
        <w:jc w:val="both"/>
        <w:rPr>
          <w:rFonts w:ascii="Arial" w:hAnsi="Arial" w:cs="Arial"/>
        </w:rPr>
      </w:pPr>
    </w:p>
    <w:p w14:paraId="02D94305" w14:textId="23E2F5BC" w:rsidR="00C33B54" w:rsidRPr="00670EA7" w:rsidRDefault="00670EA7" w:rsidP="005F6FD4">
      <w:pPr>
        <w:pStyle w:val="Heading1"/>
      </w:pPr>
      <w:bookmarkStart w:id="72" w:name="_Toc144374373"/>
      <w:r w:rsidRPr="00670EA7">
        <w:lastRenderedPageBreak/>
        <w:t>5</w:t>
      </w:r>
      <w:r w:rsidR="00C33B54" w:rsidRPr="00670EA7">
        <w:t>. Feature Engineering</w:t>
      </w:r>
      <w:bookmarkEnd w:id="72"/>
    </w:p>
    <w:p w14:paraId="7D7E973E" w14:textId="676E8829" w:rsidR="00C33B54" w:rsidRPr="00131B15" w:rsidRDefault="00C33B54" w:rsidP="002E5761">
      <w:pPr>
        <w:spacing w:line="360" w:lineRule="auto"/>
        <w:jc w:val="both"/>
        <w:rPr>
          <w:rFonts w:ascii="Arial" w:hAnsi="Arial" w:cs="Arial"/>
        </w:rPr>
      </w:pPr>
      <w:r w:rsidRPr="00131B15">
        <w:rPr>
          <w:rFonts w:ascii="Arial" w:hAnsi="Arial" w:cs="Arial"/>
        </w:rPr>
        <w:t xml:space="preserve">Feature engineering is a pivotal phase in the data science pipeline, especially in the realm of financial machine learning, where the intricacies of the financial world meld with the mathematical rigor of machine learning. By transforming, aggregating, or creating new variables from existing data, </w:t>
      </w:r>
      <w:r w:rsidR="003E4F6C">
        <w:rPr>
          <w:rFonts w:ascii="Arial" w:hAnsi="Arial" w:cs="Arial"/>
        </w:rPr>
        <w:t>I</w:t>
      </w:r>
      <w:r w:rsidRPr="00131B15">
        <w:rPr>
          <w:rFonts w:ascii="Arial" w:hAnsi="Arial" w:cs="Arial"/>
        </w:rPr>
        <w:t xml:space="preserve"> aspire to enhance the predictive power of our machine learning models. In the context of this study, where </w:t>
      </w:r>
      <w:r w:rsidR="003E4F6C">
        <w:rPr>
          <w:rFonts w:ascii="Arial" w:hAnsi="Arial" w:cs="Arial"/>
        </w:rPr>
        <w:t>I</w:t>
      </w:r>
      <w:r w:rsidRPr="00131B15">
        <w:rPr>
          <w:rFonts w:ascii="Arial" w:hAnsi="Arial" w:cs="Arial"/>
        </w:rPr>
        <w:t xml:space="preserve"> aim to predict stock returns through an amalgamation of stock price data, news sentiment, and pandemic-related metrics, the significance of feature engineering cannot be overstated.</w:t>
      </w:r>
    </w:p>
    <w:p w14:paraId="36D93ABE" w14:textId="77777777" w:rsidR="00C33B54" w:rsidRPr="00131B15" w:rsidRDefault="00C33B54" w:rsidP="002E5761">
      <w:pPr>
        <w:spacing w:line="360" w:lineRule="auto"/>
        <w:jc w:val="both"/>
        <w:rPr>
          <w:rFonts w:ascii="Arial" w:hAnsi="Arial" w:cs="Arial"/>
        </w:rPr>
      </w:pPr>
    </w:p>
    <w:p w14:paraId="4F2261F6" w14:textId="6FFE8D3B" w:rsidR="00C33B54" w:rsidRPr="00670EA7" w:rsidRDefault="00670EA7" w:rsidP="005F6FD4">
      <w:pPr>
        <w:pStyle w:val="Heading2"/>
      </w:pPr>
      <w:bookmarkStart w:id="73" w:name="_Toc144374374"/>
      <w:r w:rsidRPr="00670EA7">
        <w:t>5</w:t>
      </w:r>
      <w:r w:rsidR="00C33B54" w:rsidRPr="00670EA7">
        <w:t>.1 Time-Based Features</w:t>
      </w:r>
      <w:bookmarkEnd w:id="73"/>
    </w:p>
    <w:p w14:paraId="7A6E71A5" w14:textId="5B1969A0" w:rsidR="00C33B54" w:rsidRPr="00287CF8" w:rsidRDefault="00C33B54" w:rsidP="002E5761">
      <w:pPr>
        <w:spacing w:line="360" w:lineRule="auto"/>
        <w:jc w:val="both"/>
        <w:rPr>
          <w:rFonts w:ascii="Arial" w:eastAsia="DengXian" w:hAnsi="Arial" w:cs="Arial"/>
          <w:lang w:val="en-US" w:eastAsia="zh-CN"/>
          <w:rPrChange w:id="74" w:author="He He (Staff)" w:date="2023-08-20T13:25:00Z">
            <w:rPr>
              <w:rFonts w:ascii="Arial" w:hAnsi="Arial" w:cs="Arial"/>
            </w:rPr>
          </w:rPrChange>
        </w:rPr>
      </w:pPr>
      <w:r w:rsidRPr="00131B15">
        <w:rPr>
          <w:rFonts w:ascii="Arial" w:hAnsi="Arial" w:cs="Arial"/>
        </w:rPr>
        <w:t>Time, inherently sequential, holds paramount importance in financial datasets. Extracting finer granularities from the date, such as year, month, and weekday, can provide the model with valuable temporal context. This aids in discerning seasonality, trends, or specific day-of-week effects that might be latent in the stock returns.</w:t>
      </w:r>
      <w:ins w:id="75" w:author="He He (Staff)" w:date="2023-08-20T13:22:00Z">
        <w:r w:rsidR="00287CF8">
          <w:rPr>
            <w:rFonts w:ascii="Arial" w:hAnsi="Arial" w:cs="Arial"/>
          </w:rPr>
          <w:t xml:space="preserve"> </w:t>
        </w:r>
      </w:ins>
      <w:commentRangeStart w:id="76"/>
      <w:ins w:id="77" w:author="He He (Staff)" w:date="2023-08-20T13:23:00Z">
        <w:r w:rsidR="00287CF8" w:rsidRPr="00287CF8">
          <w:rPr>
            <w:rFonts w:ascii="Arial" w:hAnsi="Arial" w:cs="Arial"/>
            <w:i/>
            <w:iCs/>
            <w:rPrChange w:id="78" w:author="He He (Staff)" w:date="2023-08-20T13:25:00Z">
              <w:rPr>
                <w:rFonts w:ascii="Arial" w:hAnsi="Arial" w:cs="Arial"/>
                <w:b/>
                <w:bCs/>
              </w:rPr>
            </w:rPrChange>
          </w:rPr>
          <w:t xml:space="preserve">Year, Month, Weekday </w:t>
        </w:r>
        <w:r w:rsidR="00287CF8" w:rsidRPr="00287CF8">
          <w:rPr>
            <w:rFonts w:ascii="Arial" w:hAnsi="Arial" w:cs="Arial"/>
            <w:lang w:val="en-US"/>
            <w:rPrChange w:id="79" w:author="He He (Staff)" w:date="2023-08-20T13:25:00Z">
              <w:rPr>
                <w:rFonts w:ascii="Arial" w:hAnsi="Arial" w:cs="Arial"/>
                <w:b/>
                <w:bCs/>
                <w:lang w:val="en-US"/>
              </w:rPr>
            </w:rPrChange>
          </w:rPr>
          <w:t xml:space="preserve">variables are constructed used to capture the time-relevant information. </w:t>
        </w:r>
      </w:ins>
      <w:commentRangeEnd w:id="76"/>
      <w:ins w:id="80" w:author="He He (Staff)" w:date="2023-08-20T13:24:00Z">
        <w:r w:rsidR="00287CF8" w:rsidRPr="00287CF8">
          <w:rPr>
            <w:rStyle w:val="CommentReference"/>
          </w:rPr>
          <w:commentReference w:id="76"/>
        </w:r>
      </w:ins>
    </w:p>
    <w:p w14:paraId="60DD2F86" w14:textId="77777777" w:rsidR="00C33B54" w:rsidRPr="00E51DE5" w:rsidRDefault="00C33B54" w:rsidP="002E5761">
      <w:pPr>
        <w:spacing w:line="360" w:lineRule="auto"/>
        <w:jc w:val="both"/>
        <w:rPr>
          <w:rFonts w:ascii="Arial" w:hAnsi="Arial" w:cs="Arial"/>
          <w:lang w:val="en-US"/>
        </w:rPr>
      </w:pPr>
    </w:p>
    <w:p w14:paraId="4854489C" w14:textId="1E89A8E3" w:rsidR="00C33B54" w:rsidRPr="00670EA7" w:rsidRDefault="00670EA7" w:rsidP="005F6FD4">
      <w:pPr>
        <w:pStyle w:val="Heading2"/>
      </w:pPr>
      <w:bookmarkStart w:id="81" w:name="_Toc144374375"/>
      <w:r>
        <w:t>5</w:t>
      </w:r>
      <w:r w:rsidR="00C33B54" w:rsidRPr="00670EA7">
        <w:t>.2 Pandemic Phase Indicator</w:t>
      </w:r>
      <w:bookmarkEnd w:id="81"/>
    </w:p>
    <w:p w14:paraId="3C76C179" w14:textId="77777777" w:rsidR="00C33B54" w:rsidRPr="00131B15" w:rsidRDefault="00C33B54" w:rsidP="002E5761">
      <w:pPr>
        <w:spacing w:line="360" w:lineRule="auto"/>
        <w:jc w:val="both"/>
        <w:rPr>
          <w:rFonts w:ascii="Arial" w:hAnsi="Arial" w:cs="Arial"/>
        </w:rPr>
      </w:pPr>
      <w:r w:rsidRPr="00131B15">
        <w:rPr>
          <w:rFonts w:ascii="Arial" w:hAnsi="Arial" w:cs="Arial"/>
        </w:rPr>
        <w:t xml:space="preserve">The COVID-19 pandemic has indubitably left an indelible mark on the financial markets. To encapsulate this transformative event, a binary variable, </w:t>
      </w:r>
      <w:r w:rsidRPr="00287CF8">
        <w:rPr>
          <w:rFonts w:ascii="Arial" w:hAnsi="Arial" w:cs="Arial"/>
          <w:i/>
          <w:iCs/>
          <w:rPrChange w:id="82" w:author="He He (Staff)" w:date="2023-08-20T13:25:00Z">
            <w:rPr>
              <w:rFonts w:ascii="Arial" w:hAnsi="Arial" w:cs="Arial"/>
            </w:rPr>
          </w:rPrChange>
        </w:rPr>
        <w:t>'</w:t>
      </w:r>
      <w:proofErr w:type="spellStart"/>
      <w:r w:rsidRPr="00287CF8">
        <w:rPr>
          <w:rFonts w:ascii="Arial" w:hAnsi="Arial" w:cs="Arial"/>
          <w:i/>
          <w:iCs/>
          <w:rPrChange w:id="83" w:author="He He (Staff)" w:date="2023-08-20T13:25:00Z">
            <w:rPr>
              <w:rFonts w:ascii="Arial" w:hAnsi="Arial" w:cs="Arial"/>
            </w:rPr>
          </w:rPrChange>
        </w:rPr>
        <w:t>PandemicPhase</w:t>
      </w:r>
      <w:proofErr w:type="spellEnd"/>
      <w:r w:rsidRPr="00287CF8">
        <w:rPr>
          <w:rFonts w:ascii="Arial" w:hAnsi="Arial" w:cs="Arial"/>
          <w:i/>
          <w:iCs/>
          <w:rPrChange w:id="84" w:author="He He (Staff)" w:date="2023-08-20T13:25:00Z">
            <w:rPr>
              <w:rFonts w:ascii="Arial" w:hAnsi="Arial" w:cs="Arial"/>
            </w:rPr>
          </w:rPrChange>
        </w:rPr>
        <w:t>'</w:t>
      </w:r>
      <w:r w:rsidRPr="00131B15">
        <w:rPr>
          <w:rFonts w:ascii="Arial" w:hAnsi="Arial" w:cs="Arial"/>
        </w:rPr>
        <w:t>, was introduced. This variable bifurcates the dataset into two phases – before and after the World Health Organization officially declared the pandemic on March 11, 2020.</w:t>
      </w:r>
    </w:p>
    <w:p w14:paraId="51DF4E98" w14:textId="77777777" w:rsidR="00C33B54" w:rsidRPr="00131B15" w:rsidRDefault="00C33B54" w:rsidP="002E5761">
      <w:pPr>
        <w:spacing w:line="360" w:lineRule="auto"/>
        <w:jc w:val="both"/>
        <w:rPr>
          <w:rFonts w:ascii="Arial" w:hAnsi="Arial" w:cs="Arial"/>
        </w:rPr>
      </w:pPr>
    </w:p>
    <w:p w14:paraId="15017B7D" w14:textId="570317E2" w:rsidR="00C33B54" w:rsidRPr="004715ED" w:rsidRDefault="004715ED" w:rsidP="005F6FD4">
      <w:pPr>
        <w:pStyle w:val="Heading2"/>
      </w:pPr>
      <w:bookmarkStart w:id="85" w:name="_Toc144374376"/>
      <w:r>
        <w:t>5</w:t>
      </w:r>
      <w:r w:rsidR="00C33B54" w:rsidRPr="004715ED">
        <w:t>.3 Return Calculations and Classification</w:t>
      </w:r>
      <w:bookmarkEnd w:id="85"/>
    </w:p>
    <w:p w14:paraId="331B6B63" w14:textId="77777777" w:rsidR="00C33B54" w:rsidRPr="00287CF8" w:rsidRDefault="00C33B54" w:rsidP="002E5761">
      <w:pPr>
        <w:spacing w:line="360" w:lineRule="auto"/>
        <w:jc w:val="both"/>
        <w:rPr>
          <w:rFonts w:ascii="Arial" w:hAnsi="Arial" w:cs="Arial"/>
          <w:lang w:val="en-US"/>
          <w:rPrChange w:id="86" w:author="He He (Staff)" w:date="2023-08-20T13:25:00Z">
            <w:rPr>
              <w:rFonts w:ascii="Arial" w:hAnsi="Arial" w:cs="Arial"/>
            </w:rPr>
          </w:rPrChange>
        </w:rPr>
      </w:pPr>
      <w:r w:rsidRPr="00131B15">
        <w:rPr>
          <w:rFonts w:ascii="Arial" w:hAnsi="Arial" w:cs="Arial"/>
        </w:rPr>
        <w:t xml:space="preserve">Stock returns, calculated as the percentage change in closing prices from one day to the next, serve as a foundational metric in financial analyses. This continuous variable was then transformed into a binary format, </w:t>
      </w:r>
      <w:r w:rsidRPr="00743A6C">
        <w:rPr>
          <w:rFonts w:ascii="Arial" w:hAnsi="Arial" w:cs="Arial"/>
          <w:i/>
          <w:iCs/>
        </w:rPr>
        <w:t>'</w:t>
      </w:r>
      <w:proofErr w:type="spellStart"/>
      <w:r w:rsidRPr="00743A6C">
        <w:rPr>
          <w:rFonts w:ascii="Arial" w:hAnsi="Arial" w:cs="Arial"/>
          <w:i/>
          <w:iCs/>
        </w:rPr>
        <w:t>PositiveReturn</w:t>
      </w:r>
      <w:proofErr w:type="spellEnd"/>
      <w:r w:rsidRPr="00743A6C">
        <w:rPr>
          <w:rFonts w:ascii="Arial" w:hAnsi="Arial" w:cs="Arial"/>
          <w:i/>
          <w:iCs/>
        </w:rPr>
        <w:t>'</w:t>
      </w:r>
      <w:r w:rsidRPr="00131B15">
        <w:rPr>
          <w:rFonts w:ascii="Arial" w:hAnsi="Arial" w:cs="Arial"/>
        </w:rPr>
        <w:t>, indicating whether the stock witnessed a positive return on a given day.</w:t>
      </w:r>
    </w:p>
    <w:p w14:paraId="5AC2C28D" w14:textId="77777777" w:rsidR="004C2D62" w:rsidRDefault="009641FA" w:rsidP="002E5761">
      <w:pPr>
        <w:keepNext/>
        <w:spacing w:line="360" w:lineRule="auto"/>
        <w:jc w:val="both"/>
      </w:pPr>
      <w:r w:rsidRPr="009641FA">
        <w:rPr>
          <w:rFonts w:ascii="Arial" w:hAnsi="Arial" w:cs="Arial"/>
          <w:noProof/>
        </w:rPr>
        <w:lastRenderedPageBreak/>
        <w:drawing>
          <wp:inline distT="0" distB="0" distL="0" distR="0" wp14:anchorId="59F7F0FC" wp14:editId="7143A52B">
            <wp:extent cx="5731510" cy="4280535"/>
            <wp:effectExtent l="0" t="0" r="0" b="0"/>
            <wp:docPr id="652259553" name="Picture 1" descr="A graph of a number of negative retu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59553" name="Picture 1" descr="A graph of a number of negative return&#10;&#10;Description automatically generated"/>
                    <pic:cNvPicPr/>
                  </pic:nvPicPr>
                  <pic:blipFill>
                    <a:blip r:embed="rId15"/>
                    <a:stretch>
                      <a:fillRect/>
                    </a:stretch>
                  </pic:blipFill>
                  <pic:spPr>
                    <a:xfrm>
                      <a:off x="0" y="0"/>
                      <a:ext cx="5731510" cy="4280535"/>
                    </a:xfrm>
                    <a:prstGeom prst="rect">
                      <a:avLst/>
                    </a:prstGeom>
                  </pic:spPr>
                </pic:pic>
              </a:graphicData>
            </a:graphic>
          </wp:inline>
        </w:drawing>
      </w:r>
    </w:p>
    <w:p w14:paraId="259FF406" w14:textId="1AF3C864" w:rsidR="009641FA" w:rsidRPr="00131B15" w:rsidRDefault="004C2D62" w:rsidP="003654AD">
      <w:pPr>
        <w:pStyle w:val="Caption"/>
        <w:rPr>
          <w:rFonts w:cs="Arial"/>
        </w:rPr>
      </w:pPr>
      <w:bookmarkStart w:id="87" w:name="_Toc144378265"/>
      <w:r>
        <w:t xml:space="preserve">Figure </w:t>
      </w:r>
      <w:fldSimple w:instr=" SEQ Figure \* ARABIC ">
        <w:r w:rsidR="00E50CA4">
          <w:rPr>
            <w:noProof/>
          </w:rPr>
          <w:t>2</w:t>
        </w:r>
      </w:fldSimple>
      <w:r>
        <w:t xml:space="preserve"> Distribution of positive and negative returns</w:t>
      </w:r>
      <w:bookmarkEnd w:id="87"/>
    </w:p>
    <w:p w14:paraId="5B11B8B7" w14:textId="77777777" w:rsidR="00C33B54" w:rsidRPr="00131B15" w:rsidRDefault="00C33B54" w:rsidP="002E5761">
      <w:pPr>
        <w:spacing w:line="360" w:lineRule="auto"/>
        <w:jc w:val="both"/>
        <w:rPr>
          <w:rFonts w:ascii="Arial" w:hAnsi="Arial" w:cs="Arial"/>
        </w:rPr>
      </w:pPr>
    </w:p>
    <w:p w14:paraId="4375499D" w14:textId="2EBEBF4E" w:rsidR="00C33B54" w:rsidRPr="004715ED" w:rsidRDefault="004715ED" w:rsidP="005F6FD4">
      <w:pPr>
        <w:pStyle w:val="Heading2"/>
      </w:pPr>
      <w:bookmarkStart w:id="88" w:name="_Toc144374377"/>
      <w:commentRangeStart w:id="89"/>
      <w:r>
        <w:t>5</w:t>
      </w:r>
      <w:r w:rsidR="00131B15" w:rsidRPr="004715ED">
        <w:t>.</w:t>
      </w:r>
      <w:ins w:id="90" w:author="Kobayashi, Kota" w:date="2023-08-20T18:20:00Z">
        <w:r w:rsidR="00C4507D">
          <w:t>4</w:t>
        </w:r>
      </w:ins>
      <w:del w:id="91" w:author="Kobayashi, Kota" w:date="2023-08-20T18:20:00Z">
        <w:r w:rsidR="00131B15" w:rsidRPr="004715ED" w:rsidDel="00C4507D">
          <w:delText>3</w:delText>
        </w:r>
      </w:del>
      <w:r w:rsidR="00131B15" w:rsidRPr="004715ED">
        <w:t xml:space="preserve"> Volatility</w:t>
      </w:r>
      <w:commentRangeEnd w:id="89"/>
      <w:r w:rsidR="00287CF8">
        <w:rPr>
          <w:rStyle w:val="CommentReference"/>
        </w:rPr>
        <w:commentReference w:id="89"/>
      </w:r>
      <w:bookmarkEnd w:id="88"/>
    </w:p>
    <w:p w14:paraId="568D6EF1" w14:textId="529DDE2D" w:rsidR="00131B15" w:rsidRPr="00131B15" w:rsidRDefault="00131B15" w:rsidP="002E5761">
      <w:pPr>
        <w:spacing w:line="360" w:lineRule="auto"/>
        <w:jc w:val="both"/>
        <w:rPr>
          <w:rFonts w:ascii="Arial" w:hAnsi="Arial" w:cs="Arial"/>
        </w:rPr>
      </w:pPr>
      <w:r w:rsidRPr="00131B15">
        <w:rPr>
          <w:rFonts w:ascii="Arial" w:hAnsi="Arial" w:cs="Arial"/>
        </w:rPr>
        <w:t xml:space="preserve">Volatility, the statistical measure of the dispersion of returns, is a critical risk metric in finance. In this study, </w:t>
      </w:r>
      <w:r w:rsidR="003E4F6C">
        <w:rPr>
          <w:rFonts w:ascii="Arial" w:hAnsi="Arial" w:cs="Arial"/>
        </w:rPr>
        <w:t>I</w:t>
      </w:r>
      <w:r w:rsidRPr="00131B15">
        <w:rPr>
          <w:rFonts w:ascii="Arial" w:hAnsi="Arial" w:cs="Arial"/>
        </w:rPr>
        <w:t xml:space="preserve"> computed the rolling standard deviation of the past 5 days' returns to capture short-term volatility. Such a feature can be instrumental in understanding the risk-reward dynamics and gauging market uncertainty.</w:t>
      </w:r>
    </w:p>
    <w:p w14:paraId="45607919" w14:textId="77777777" w:rsidR="00131B15" w:rsidRPr="00131B15" w:rsidRDefault="00131B15" w:rsidP="002E5761">
      <w:pPr>
        <w:spacing w:line="360" w:lineRule="auto"/>
        <w:jc w:val="both"/>
        <w:rPr>
          <w:rFonts w:ascii="Arial" w:hAnsi="Arial" w:cs="Arial"/>
        </w:rPr>
      </w:pPr>
    </w:p>
    <w:p w14:paraId="382D7204" w14:textId="77777777" w:rsidR="00131B15" w:rsidRDefault="00131B15" w:rsidP="002E5761">
      <w:pPr>
        <w:spacing w:line="360" w:lineRule="auto"/>
        <w:jc w:val="both"/>
        <w:rPr>
          <w:rFonts w:ascii="Arial" w:hAnsi="Arial" w:cs="Arial"/>
        </w:rPr>
      </w:pPr>
      <w:r w:rsidRPr="00131B15">
        <w:rPr>
          <w:rFonts w:ascii="Arial" w:hAnsi="Arial" w:cs="Arial"/>
        </w:rPr>
        <w:t>By integrating these engineered features, our dataset is now equipped with a richer set of variables that encapsulate the multifaceted world of financial markets, especially during the tumultuous period of the COVID-19 pandemic.</w:t>
      </w:r>
    </w:p>
    <w:p w14:paraId="6696851D" w14:textId="77777777" w:rsidR="009641FA" w:rsidRPr="00245D5A" w:rsidRDefault="009641FA" w:rsidP="00245D5A">
      <w:pPr>
        <w:spacing w:line="360" w:lineRule="auto"/>
        <w:jc w:val="both"/>
        <w:rPr>
          <w:rFonts w:ascii="Arial" w:hAnsi="Arial" w:cs="Arial"/>
        </w:rPr>
      </w:pPr>
    </w:p>
    <w:p w14:paraId="070B6DD2" w14:textId="1F26029D" w:rsidR="00131B15" w:rsidRDefault="00131B15" w:rsidP="002E5761">
      <w:pPr>
        <w:spacing w:line="360" w:lineRule="auto"/>
        <w:jc w:val="both"/>
        <w:rPr>
          <w:rFonts w:ascii="Arial" w:hAnsi="Arial" w:cs="Arial"/>
        </w:rPr>
      </w:pPr>
      <w:r w:rsidRPr="00131B15">
        <w:rPr>
          <w:rFonts w:ascii="Arial" w:hAnsi="Arial" w:cs="Arial"/>
        </w:rPr>
        <w:t xml:space="preserve">In </w:t>
      </w:r>
      <w:del w:id="92" w:author="He He (Staff)" w:date="2023-08-20T13:32:00Z">
        <w:r w:rsidRPr="00131B15" w:rsidDel="00C41B7F">
          <w:rPr>
            <w:rFonts w:ascii="Arial" w:hAnsi="Arial" w:cs="Arial"/>
          </w:rPr>
          <w:delText>conclusion</w:delText>
        </w:r>
      </w:del>
      <w:ins w:id="93" w:author="He He (Staff)" w:date="2023-08-20T13:32:00Z">
        <w:r w:rsidR="00C41B7F">
          <w:rPr>
            <w:rFonts w:ascii="Arial" w:hAnsi="Arial" w:cs="Arial"/>
          </w:rPr>
          <w:t>summary</w:t>
        </w:r>
      </w:ins>
      <w:r w:rsidRPr="00131B15">
        <w:rPr>
          <w:rFonts w:ascii="Arial" w:hAnsi="Arial" w:cs="Arial"/>
        </w:rPr>
        <w:t xml:space="preserve">, the feature engineering phase has augmented the dataset by infusing it with variables that encapsulate the nuanced dynamics of the financial domain. By imbuing the model with temporal context, pandemic-induced market shifts, stock return patterns, and volatility measures, </w:t>
      </w:r>
      <w:r w:rsidR="003E4F6C">
        <w:rPr>
          <w:rFonts w:ascii="Arial" w:hAnsi="Arial" w:cs="Arial"/>
        </w:rPr>
        <w:t>I</w:t>
      </w:r>
      <w:r w:rsidRPr="00131B15">
        <w:rPr>
          <w:rFonts w:ascii="Arial" w:hAnsi="Arial" w:cs="Arial"/>
        </w:rPr>
        <w:t xml:space="preserve"> aim to provide a holistic perspective, </w:t>
      </w:r>
      <w:commentRangeStart w:id="94"/>
      <w:r w:rsidRPr="00131B15">
        <w:rPr>
          <w:rFonts w:ascii="Arial" w:hAnsi="Arial" w:cs="Arial"/>
        </w:rPr>
        <w:t>enhancing the model's predictive acumen.</w:t>
      </w:r>
      <w:commentRangeEnd w:id="94"/>
      <w:r w:rsidR="00B93D24">
        <w:rPr>
          <w:rStyle w:val="CommentReference"/>
        </w:rPr>
        <w:commentReference w:id="94"/>
      </w:r>
    </w:p>
    <w:p w14:paraId="374A0085" w14:textId="77777777" w:rsidR="00453D5A" w:rsidRDefault="00453D5A" w:rsidP="002E5761">
      <w:pPr>
        <w:spacing w:line="360" w:lineRule="auto"/>
        <w:jc w:val="both"/>
        <w:rPr>
          <w:rFonts w:ascii="Arial" w:hAnsi="Arial" w:cs="Arial"/>
        </w:rPr>
      </w:pPr>
    </w:p>
    <w:p w14:paraId="5AC3465F" w14:textId="0A07EFC2" w:rsidR="00453D5A" w:rsidRPr="00453D5A" w:rsidRDefault="00453D5A" w:rsidP="005F6FD4">
      <w:pPr>
        <w:pStyle w:val="Heading1"/>
        <w:rPr>
          <w:lang w:val="en-US"/>
        </w:rPr>
      </w:pPr>
      <w:bookmarkStart w:id="95" w:name="_Toc144374378"/>
      <w:r w:rsidRPr="00453D5A">
        <w:t>6. Exploratory Data Analysis (EDA)</w:t>
      </w:r>
      <w:bookmarkEnd w:id="95"/>
    </w:p>
    <w:p w14:paraId="7947513E" w14:textId="3080A9DF" w:rsidR="00453D5A" w:rsidRPr="00453D5A" w:rsidRDefault="00453D5A" w:rsidP="005F6FD4">
      <w:pPr>
        <w:pStyle w:val="Heading2"/>
      </w:pPr>
      <w:bookmarkStart w:id="96" w:name="_Toc144374379"/>
      <w:r w:rsidRPr="00453D5A">
        <w:t>6.1 Descriptive Statistics</w:t>
      </w:r>
      <w:bookmarkEnd w:id="96"/>
    </w:p>
    <w:p w14:paraId="6D8826CE" w14:textId="43184C70" w:rsidR="00453D5A" w:rsidRDefault="00453D5A" w:rsidP="002E5761">
      <w:pPr>
        <w:spacing w:line="360" w:lineRule="auto"/>
        <w:jc w:val="both"/>
        <w:rPr>
          <w:rFonts w:ascii="Arial" w:hAnsi="Arial" w:cs="Arial"/>
        </w:rPr>
      </w:pPr>
      <w:r w:rsidRPr="00453D5A">
        <w:rPr>
          <w:rFonts w:ascii="Arial" w:hAnsi="Arial" w:cs="Arial"/>
        </w:rPr>
        <w:t xml:space="preserve">First, </w:t>
      </w:r>
      <w:r w:rsidR="0064280E">
        <w:rPr>
          <w:rFonts w:ascii="Arial" w:hAnsi="Arial" w:cs="Arial"/>
        </w:rPr>
        <w:t xml:space="preserve">I </w:t>
      </w:r>
      <w:r w:rsidRPr="00453D5A">
        <w:rPr>
          <w:rFonts w:ascii="Arial" w:hAnsi="Arial" w:cs="Arial"/>
        </w:rPr>
        <w:t xml:space="preserve">provide a summary of the dataset's main characteristics using descriptive statistics. This includes measures such as mean, standard deviation, minimum and maximum values for each column. </w:t>
      </w:r>
      <w:r w:rsidR="003E4F6C">
        <w:rPr>
          <w:rFonts w:ascii="Arial" w:hAnsi="Arial" w:cs="Arial"/>
        </w:rPr>
        <w:t>I</w:t>
      </w:r>
      <w:r w:rsidRPr="00453D5A">
        <w:rPr>
          <w:rFonts w:ascii="Arial" w:hAnsi="Arial" w:cs="Arial"/>
        </w:rPr>
        <w:t xml:space="preserve"> commence by summarizing the numerical attributes within our dataset.</w:t>
      </w:r>
    </w:p>
    <w:p w14:paraId="355216A4" w14:textId="41CAC32C" w:rsidR="00385FFB" w:rsidRDefault="00385FFB">
      <w:pPr>
        <w:rPr>
          <w:rFonts w:ascii="Arial" w:hAnsi="Arial" w:cs="Arial"/>
          <w:lang w:val="en-US"/>
        </w:rPr>
      </w:pPr>
    </w:p>
    <w:p w14:paraId="593A7F54" w14:textId="6D629FB5" w:rsidR="00453D5A" w:rsidRDefault="000478E6" w:rsidP="003654AD">
      <w:pPr>
        <w:pStyle w:val="Caption"/>
        <w:rPr>
          <w:rFonts w:cs="Arial"/>
        </w:rPr>
      </w:pPr>
      <w:bookmarkStart w:id="97" w:name="_Toc143883924"/>
      <w:r>
        <w:t xml:space="preserve">Table </w:t>
      </w:r>
      <w:fldSimple w:instr=" SEQ Table \* ARABIC ">
        <w:r w:rsidR="00590585">
          <w:rPr>
            <w:noProof/>
          </w:rPr>
          <w:t>3</w:t>
        </w:r>
      </w:fldSimple>
      <w:r>
        <w:t xml:space="preserve"> Descriptive statistics</w:t>
      </w:r>
      <w:bookmarkEnd w:id="97"/>
    </w:p>
    <w:p w14:paraId="674144E1" w14:textId="1A684C0A" w:rsidR="00073C2E" w:rsidRDefault="00073C2E" w:rsidP="002E5761">
      <w:pPr>
        <w:spacing w:line="360" w:lineRule="auto"/>
        <w:jc w:val="both"/>
        <w:rPr>
          <w:rFonts w:ascii="Arial" w:hAnsi="Arial" w:cs="Arial"/>
        </w:rPr>
      </w:pPr>
      <w:r w:rsidRPr="00073C2E">
        <w:rPr>
          <w:rFonts w:ascii="Arial" w:hAnsi="Arial" w:cs="Arial"/>
          <w:noProof/>
        </w:rPr>
        <w:drawing>
          <wp:inline distT="0" distB="0" distL="0" distR="0" wp14:anchorId="2E39E404" wp14:editId="6AA56081">
            <wp:extent cx="5731510" cy="4077970"/>
            <wp:effectExtent l="0" t="0" r="0" b="0"/>
            <wp:docPr id="20919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5877" name=""/>
                    <pic:cNvPicPr/>
                  </pic:nvPicPr>
                  <pic:blipFill>
                    <a:blip r:embed="rId16"/>
                    <a:stretch>
                      <a:fillRect/>
                    </a:stretch>
                  </pic:blipFill>
                  <pic:spPr>
                    <a:xfrm>
                      <a:off x="0" y="0"/>
                      <a:ext cx="5731510" cy="4077970"/>
                    </a:xfrm>
                    <a:prstGeom prst="rect">
                      <a:avLst/>
                    </a:prstGeom>
                  </pic:spPr>
                </pic:pic>
              </a:graphicData>
            </a:graphic>
          </wp:inline>
        </w:drawing>
      </w:r>
    </w:p>
    <w:p w14:paraId="49848ACA" w14:textId="4D8E4D88" w:rsidR="00F87F41" w:rsidRPr="00F87F41" w:rsidRDefault="00F87F41" w:rsidP="002E5761">
      <w:pPr>
        <w:spacing w:line="360" w:lineRule="auto"/>
        <w:jc w:val="both"/>
        <w:rPr>
          <w:rFonts w:ascii="Arial" w:hAnsi="Arial" w:cs="Arial"/>
        </w:rPr>
      </w:pPr>
      <w:r w:rsidRPr="008E24D0">
        <w:rPr>
          <w:rFonts w:ascii="Arial" w:hAnsi="Arial" w:cs="Arial"/>
          <w:i/>
          <w:iCs/>
        </w:rPr>
        <w:t xml:space="preserve">Stock Prices (Open, High, Low, Close, </w:t>
      </w:r>
      <w:proofErr w:type="spellStart"/>
      <w:r w:rsidRPr="008E24D0">
        <w:rPr>
          <w:rFonts w:ascii="Arial" w:hAnsi="Arial" w:cs="Arial"/>
          <w:i/>
          <w:iCs/>
        </w:rPr>
        <w:t>Adj</w:t>
      </w:r>
      <w:proofErr w:type="spellEnd"/>
      <w:r w:rsidRPr="008E24D0">
        <w:rPr>
          <w:rFonts w:ascii="Arial" w:hAnsi="Arial" w:cs="Arial"/>
          <w:i/>
          <w:iCs/>
        </w:rPr>
        <w:t xml:space="preserve"> Close):</w:t>
      </w:r>
      <w:r w:rsidRPr="00F87F41">
        <w:rPr>
          <w:rFonts w:ascii="Arial" w:hAnsi="Arial" w:cs="Arial"/>
        </w:rPr>
        <w:t xml:space="preserve"> The minimum price is 0.70 dollar while the maximum is 2,703.26 dollar. The distribution of prices appears to be right-skewed, as the mean is significantly greater than the median.</w:t>
      </w:r>
    </w:p>
    <w:p w14:paraId="7CCD40D8" w14:textId="77777777" w:rsidR="00F87F41" w:rsidRPr="00F87F41" w:rsidRDefault="00F87F41" w:rsidP="002E5761">
      <w:pPr>
        <w:spacing w:line="360" w:lineRule="auto"/>
        <w:jc w:val="both"/>
        <w:rPr>
          <w:rFonts w:ascii="Arial" w:hAnsi="Arial" w:cs="Arial"/>
        </w:rPr>
      </w:pPr>
    </w:p>
    <w:p w14:paraId="693D9A06" w14:textId="77777777" w:rsidR="00F87F41" w:rsidRPr="00F87F41" w:rsidRDefault="00F87F41" w:rsidP="002E5761">
      <w:pPr>
        <w:spacing w:line="360" w:lineRule="auto"/>
        <w:jc w:val="both"/>
        <w:rPr>
          <w:rFonts w:ascii="Arial" w:hAnsi="Arial" w:cs="Arial"/>
        </w:rPr>
      </w:pPr>
      <w:r w:rsidRPr="004D16CE">
        <w:rPr>
          <w:rFonts w:ascii="Arial" w:hAnsi="Arial" w:cs="Arial"/>
          <w:i/>
          <w:iCs/>
        </w:rPr>
        <w:t>Volume</w:t>
      </w:r>
      <w:r w:rsidRPr="00F87F41">
        <w:rPr>
          <w:rFonts w:ascii="Arial" w:hAnsi="Arial" w:cs="Arial"/>
        </w:rPr>
        <w:t>: The trading volume displays substantial variability, ranging from days with zero traded volume to those exceeding a billion.</w:t>
      </w:r>
    </w:p>
    <w:p w14:paraId="7B4AC63F" w14:textId="77777777" w:rsidR="00F87F41" w:rsidRPr="00F87F41" w:rsidRDefault="00F87F41" w:rsidP="002E5761">
      <w:pPr>
        <w:spacing w:line="360" w:lineRule="auto"/>
        <w:jc w:val="both"/>
        <w:rPr>
          <w:rFonts w:ascii="Arial" w:hAnsi="Arial" w:cs="Arial"/>
        </w:rPr>
      </w:pPr>
    </w:p>
    <w:p w14:paraId="7EA45891" w14:textId="4811C3CD" w:rsidR="00F87F41" w:rsidRPr="00F87F41" w:rsidRDefault="00F87F41" w:rsidP="002E5761">
      <w:pPr>
        <w:spacing w:line="360" w:lineRule="auto"/>
        <w:jc w:val="both"/>
        <w:rPr>
          <w:rFonts w:ascii="Arial" w:hAnsi="Arial" w:cs="Arial"/>
        </w:rPr>
      </w:pPr>
      <w:proofErr w:type="spellStart"/>
      <w:r w:rsidRPr="004D16CE">
        <w:rPr>
          <w:rFonts w:ascii="Arial" w:hAnsi="Arial" w:cs="Arial"/>
          <w:i/>
          <w:iCs/>
        </w:rPr>
        <w:lastRenderedPageBreak/>
        <w:t>Sentiment_Score</w:t>
      </w:r>
      <w:proofErr w:type="spellEnd"/>
      <w:r w:rsidRPr="00F87F41">
        <w:rPr>
          <w:rFonts w:ascii="Arial" w:hAnsi="Arial" w:cs="Arial"/>
        </w:rPr>
        <w:t>: The average sentiment score is around 0.67. However, this metric is susceptible to significant fluctuations, spanning from -96.88 to 66.62. This wide range underscores the immense variability in daily news sentiment for different firms.</w:t>
      </w:r>
      <w:r w:rsidR="002C26E0">
        <w:rPr>
          <w:rFonts w:ascii="Arial" w:hAnsi="Arial" w:cs="Arial"/>
        </w:rPr>
        <w:t xml:space="preserve"> </w:t>
      </w:r>
      <w:r w:rsidR="002C26E0" w:rsidRPr="002C26E0">
        <w:rPr>
          <w:rFonts w:ascii="Arial" w:hAnsi="Arial" w:cs="Arial"/>
        </w:rPr>
        <w:t>A major portion of the sentiment scores is clustered around the 0 mark, indicating many days have neutral or minimal sentiment. The distribution shows slight positive skewness, with a significant number of days having positive sentiment scores. There are fewer days with strongly negative sentiment scores compared to those with positive scores.</w:t>
      </w:r>
    </w:p>
    <w:p w14:paraId="01E6B248" w14:textId="77777777" w:rsidR="00F87F41" w:rsidRPr="00F87F41" w:rsidRDefault="00F87F41" w:rsidP="002E5761">
      <w:pPr>
        <w:spacing w:line="360" w:lineRule="auto"/>
        <w:jc w:val="both"/>
        <w:rPr>
          <w:rFonts w:ascii="Arial" w:hAnsi="Arial" w:cs="Arial"/>
        </w:rPr>
      </w:pPr>
    </w:p>
    <w:p w14:paraId="0A523486" w14:textId="77777777" w:rsidR="00F87F41" w:rsidRPr="00F87F41" w:rsidRDefault="00F87F41" w:rsidP="002E5761">
      <w:pPr>
        <w:spacing w:line="360" w:lineRule="auto"/>
        <w:jc w:val="both"/>
        <w:rPr>
          <w:rFonts w:ascii="Arial" w:hAnsi="Arial" w:cs="Arial"/>
        </w:rPr>
      </w:pPr>
      <w:proofErr w:type="spellStart"/>
      <w:r w:rsidRPr="00FD3D78">
        <w:rPr>
          <w:rFonts w:ascii="Arial" w:hAnsi="Arial" w:cs="Arial"/>
          <w:i/>
          <w:iCs/>
        </w:rPr>
        <w:t>New_Covid_Cases</w:t>
      </w:r>
      <w:proofErr w:type="spellEnd"/>
      <w:r w:rsidRPr="00FD3D78">
        <w:rPr>
          <w:rFonts w:ascii="Arial" w:hAnsi="Arial" w:cs="Arial"/>
          <w:i/>
          <w:iCs/>
        </w:rPr>
        <w:t>:</w:t>
      </w:r>
      <w:r w:rsidRPr="00F87F41">
        <w:rPr>
          <w:rFonts w:ascii="Arial" w:hAnsi="Arial" w:cs="Arial"/>
        </w:rPr>
        <w:t xml:space="preserve"> The mean daily count of new COVID-19 cases in the US stands at approximately 28,570. With the maximum number of cases recorded in a single day being over 1.26 million, it underscores the magnitude of the pandemic's peak phases.</w:t>
      </w:r>
    </w:p>
    <w:p w14:paraId="0EB5AD49" w14:textId="77777777" w:rsidR="00F87F41" w:rsidRPr="00F87F41" w:rsidRDefault="00F87F41" w:rsidP="002E5761">
      <w:pPr>
        <w:spacing w:line="360" w:lineRule="auto"/>
        <w:jc w:val="both"/>
        <w:rPr>
          <w:rFonts w:ascii="Arial" w:hAnsi="Arial" w:cs="Arial"/>
        </w:rPr>
      </w:pPr>
    </w:p>
    <w:p w14:paraId="617ACF89" w14:textId="6AC58141" w:rsidR="00F87F41" w:rsidRDefault="00F87F41" w:rsidP="002E5761">
      <w:pPr>
        <w:spacing w:line="360" w:lineRule="auto"/>
        <w:jc w:val="both"/>
        <w:rPr>
          <w:rFonts w:ascii="Arial" w:hAnsi="Arial" w:cs="Arial"/>
        </w:rPr>
      </w:pPr>
      <w:proofErr w:type="spellStart"/>
      <w:r w:rsidRPr="00DF231F">
        <w:rPr>
          <w:rFonts w:ascii="Arial" w:hAnsi="Arial" w:cs="Arial"/>
          <w:i/>
          <w:iCs/>
        </w:rPr>
        <w:t>MarketCap</w:t>
      </w:r>
      <w:proofErr w:type="spellEnd"/>
      <w:r w:rsidRPr="00F87F41">
        <w:rPr>
          <w:rFonts w:ascii="Arial" w:hAnsi="Arial" w:cs="Arial"/>
        </w:rPr>
        <w:t xml:space="preserve">: The companies' market capitalization exhibits a wide range, spanning from roughly 15 billion </w:t>
      </w:r>
      <w:proofErr w:type="gramStart"/>
      <w:r w:rsidRPr="00F87F41">
        <w:rPr>
          <w:rFonts w:ascii="Arial" w:hAnsi="Arial" w:cs="Arial"/>
        </w:rPr>
        <w:t>dollar</w:t>
      </w:r>
      <w:proofErr w:type="gramEnd"/>
      <w:r w:rsidRPr="00F87F41">
        <w:rPr>
          <w:rFonts w:ascii="Arial" w:hAnsi="Arial" w:cs="Arial"/>
        </w:rPr>
        <w:t xml:space="preserve"> to a staggering 2.8 trillion dollar.</w:t>
      </w:r>
    </w:p>
    <w:p w14:paraId="68C28BF6" w14:textId="77777777" w:rsidR="00F87F41" w:rsidRDefault="00F87F41" w:rsidP="002E5761">
      <w:pPr>
        <w:spacing w:line="360" w:lineRule="auto"/>
        <w:jc w:val="both"/>
        <w:rPr>
          <w:rFonts w:ascii="Arial" w:hAnsi="Arial" w:cs="Arial"/>
        </w:rPr>
      </w:pPr>
    </w:p>
    <w:p w14:paraId="2BA02438" w14:textId="58AFC8D9" w:rsidR="00361867" w:rsidRPr="00DA4708" w:rsidRDefault="00453D5A" w:rsidP="005F6FD4">
      <w:pPr>
        <w:pStyle w:val="Heading2"/>
        <w:rPr>
          <w:lang w:val="en-US"/>
        </w:rPr>
      </w:pPr>
      <w:bookmarkStart w:id="98" w:name="_Toc144374380"/>
      <w:r w:rsidRPr="00940F14">
        <w:t>6.2</w:t>
      </w:r>
      <w:r w:rsidR="00940F14" w:rsidRPr="00940F14">
        <w:t xml:space="preserve"> Data Visualization</w:t>
      </w:r>
      <w:commentRangeStart w:id="99"/>
      <w:commentRangeStart w:id="100"/>
      <w:commentRangeStart w:id="101"/>
      <w:commentRangeStart w:id="102"/>
      <w:r w:rsidR="002C26E0">
        <w:t xml:space="preserve"> </w:t>
      </w:r>
      <w:commentRangeEnd w:id="99"/>
      <w:r w:rsidR="00423AD7">
        <w:rPr>
          <w:rStyle w:val="CommentReference"/>
        </w:rPr>
        <w:commentReference w:id="99"/>
      </w:r>
      <w:commentRangeEnd w:id="100"/>
      <w:r w:rsidR="00362CC7">
        <w:rPr>
          <w:rStyle w:val="CommentReference"/>
        </w:rPr>
        <w:commentReference w:id="100"/>
      </w:r>
      <w:commentRangeEnd w:id="101"/>
      <w:r w:rsidR="00362CC7">
        <w:rPr>
          <w:rStyle w:val="CommentReference"/>
        </w:rPr>
        <w:commentReference w:id="101"/>
      </w:r>
      <w:commentRangeEnd w:id="102"/>
      <w:r w:rsidR="000A3A72">
        <w:rPr>
          <w:rStyle w:val="CommentReference"/>
          <w:rFonts w:asciiTheme="minorHAnsi" w:hAnsiTheme="minorHAnsi" w:cstheme="minorBidi"/>
          <w:b w:val="0"/>
          <w:bCs w:val="0"/>
        </w:rPr>
        <w:commentReference w:id="102"/>
      </w:r>
      <w:bookmarkEnd w:id="98"/>
    </w:p>
    <w:p w14:paraId="067A2814" w14:textId="77777777" w:rsidR="00DA4708" w:rsidRPr="00E13D89" w:rsidRDefault="00DA4708" w:rsidP="00DA4708">
      <w:pPr>
        <w:spacing w:line="360" w:lineRule="auto"/>
        <w:jc w:val="both"/>
        <w:rPr>
          <w:rFonts w:ascii="Arial" w:hAnsi="Arial" w:cs="Arial"/>
          <w:lang w:val="en-US"/>
        </w:rPr>
      </w:pPr>
      <w:bookmarkStart w:id="103" w:name="_Toc144374381"/>
      <w:r w:rsidRPr="00E13D89">
        <w:rPr>
          <w:rFonts w:ascii="Arial" w:hAnsi="Arial" w:cs="Arial"/>
          <w:lang w:val="en-US"/>
        </w:rPr>
        <w:t xml:space="preserve">Before delving into specific observations from the data, it's essential to understand the methodology behind these sentiment scores. The </w:t>
      </w:r>
      <w:r w:rsidRPr="00CD67E5">
        <w:rPr>
          <w:rFonts w:ascii="Arial" w:hAnsi="Arial" w:cs="Arial"/>
          <w:i/>
          <w:iCs/>
          <w:lang w:val="en-US"/>
        </w:rPr>
        <w:t>'Sentiment Score'</w:t>
      </w:r>
      <w:r w:rsidRPr="00E13D89">
        <w:rPr>
          <w:rFonts w:ascii="Arial" w:hAnsi="Arial" w:cs="Arial"/>
          <w:lang w:val="en-US"/>
        </w:rPr>
        <w:t xml:space="preserve"> column values typically range from -1 to 1. A score near -1 suggests a prevailing negative sentiment, whereas a score closer to 1 reflects a predominantly positive sentiment. These scores are aggregated values, capturing the essence of all news articles related to the company for a given day. Importantly, while the sentiment score of an individual news item remains confined between -1 and 1, the aggregated score isn't bound by this range. For instance, on a day when Microsoft is covered in three news items with sentiment scores of 0.8, 0.7, and 0.6, the cumulative sentiment score amounts to 2.1, exceeding the typical -1 to 1 threshold. This means that while the sentiment of a single news item may be negative, the aggregated or average score tends to be neutral or positive, reflecting a more balanced overall portrayal in the media.</w:t>
      </w:r>
    </w:p>
    <w:p w14:paraId="7C0FB8BB" w14:textId="77777777" w:rsidR="00DA4708" w:rsidRPr="00DA4708" w:rsidRDefault="00DA4708" w:rsidP="00DA4708">
      <w:pPr>
        <w:rPr>
          <w:lang w:val="en-US"/>
        </w:rPr>
      </w:pPr>
    </w:p>
    <w:p w14:paraId="36BBA085" w14:textId="3C0DE4CF" w:rsidR="00940F14" w:rsidRPr="005F6FD4" w:rsidRDefault="00940F14" w:rsidP="005F6FD4">
      <w:pPr>
        <w:pStyle w:val="Heading3"/>
      </w:pPr>
      <w:r w:rsidRPr="005F6FD4">
        <w:t>6.2.</w:t>
      </w:r>
      <w:r w:rsidR="002C26E0" w:rsidRPr="005F6FD4">
        <w:t>1</w:t>
      </w:r>
      <w:r w:rsidR="00361867" w:rsidRPr="005F6FD4">
        <w:t xml:space="preserve"> Temporal Evolution of Average Sentiment</w:t>
      </w:r>
      <w:bookmarkEnd w:id="103"/>
    </w:p>
    <w:p w14:paraId="2C354A50" w14:textId="5709017F" w:rsidR="00AD2571" w:rsidRPr="00AD2571" w:rsidRDefault="00AD2571" w:rsidP="002E5761">
      <w:pPr>
        <w:spacing w:line="360" w:lineRule="auto"/>
        <w:jc w:val="both"/>
        <w:rPr>
          <w:rFonts w:ascii="Arial" w:hAnsi="Arial" w:cs="Arial"/>
        </w:rPr>
      </w:pPr>
      <w:r w:rsidRPr="00AD2571">
        <w:rPr>
          <w:rFonts w:ascii="Arial" w:hAnsi="Arial" w:cs="Arial"/>
        </w:rPr>
        <w:t xml:space="preserve">The temporal fluctuations of sentiment, averaged across stocks, reflect overarching market moods from 2013 to 2023. </w:t>
      </w:r>
      <w:del w:id="104" w:author="He He (Staff)" w:date="2023-08-20T14:35:00Z">
        <w:r w:rsidRPr="00AD2571" w:rsidDel="00423AD7">
          <w:rPr>
            <w:rFonts w:ascii="Arial" w:hAnsi="Arial" w:cs="Arial"/>
          </w:rPr>
          <w:delText>Observing t</w:delText>
        </w:r>
      </w:del>
      <w:ins w:id="105" w:author="He He (Staff)" w:date="2023-08-20T14:35:00Z">
        <w:r w:rsidR="00423AD7">
          <w:rPr>
            <w:rFonts w:ascii="Arial" w:hAnsi="Arial" w:cs="Arial"/>
          </w:rPr>
          <w:t>T</w:t>
        </w:r>
      </w:ins>
      <w:r w:rsidRPr="00AD2571">
        <w:rPr>
          <w:rFonts w:ascii="Arial" w:hAnsi="Arial" w:cs="Arial"/>
        </w:rPr>
        <w:t xml:space="preserve">he "Temporal Evolution of Average Sentiment Score" </w:t>
      </w:r>
      <w:del w:id="106" w:author="He He (Staff)" w:date="2023-08-20T14:35:00Z">
        <w:r w:rsidRPr="00AD2571" w:rsidDel="00423AD7">
          <w:rPr>
            <w:rFonts w:ascii="Arial" w:hAnsi="Arial" w:cs="Arial"/>
          </w:rPr>
          <w:delText xml:space="preserve">chart </w:delText>
        </w:r>
      </w:del>
      <w:ins w:id="107" w:author="He He (Staff)" w:date="2023-08-20T14:35:00Z">
        <w:r w:rsidR="00423AD7">
          <w:rPr>
            <w:rFonts w:ascii="Arial" w:hAnsi="Arial" w:cs="Arial"/>
          </w:rPr>
          <w:t>figure (see below)</w:t>
        </w:r>
        <w:r w:rsidR="00423AD7" w:rsidRPr="00AD2571">
          <w:rPr>
            <w:rFonts w:ascii="Arial" w:hAnsi="Arial" w:cs="Arial"/>
          </w:rPr>
          <w:t xml:space="preserve"> </w:t>
        </w:r>
      </w:ins>
      <w:r w:rsidRPr="00AD2571">
        <w:rPr>
          <w:rFonts w:ascii="Arial" w:hAnsi="Arial" w:cs="Arial"/>
        </w:rPr>
        <w:t xml:space="preserve">reveals a general upward trend in sentiment over the years, </w:t>
      </w:r>
      <w:r w:rsidRPr="00AD2571">
        <w:rPr>
          <w:rFonts w:ascii="Arial" w:hAnsi="Arial" w:cs="Arial"/>
        </w:rPr>
        <w:lastRenderedPageBreak/>
        <w:t>interspersed with occasional dips and spikes. The pronounced troughs, especially around early 2020, likely correspond to the global uncertainties presented by the COVID-19 pandemic. As the sentiment subsequently rebounds, it could be indicative of positive developments like vaccine announcements or economic recovery signals.</w:t>
      </w:r>
    </w:p>
    <w:p w14:paraId="1370A679" w14:textId="77777777" w:rsidR="00AD2571" w:rsidRPr="00AD2571" w:rsidRDefault="00AD2571" w:rsidP="002E5761">
      <w:pPr>
        <w:spacing w:line="360" w:lineRule="auto"/>
        <w:jc w:val="both"/>
        <w:rPr>
          <w:rFonts w:ascii="Arial" w:hAnsi="Arial" w:cs="Arial"/>
        </w:rPr>
      </w:pPr>
    </w:p>
    <w:p w14:paraId="04F947E9" w14:textId="51878424" w:rsidR="00B815A8" w:rsidRDefault="00AD2571" w:rsidP="002E5761">
      <w:pPr>
        <w:spacing w:line="360" w:lineRule="auto"/>
        <w:jc w:val="both"/>
        <w:rPr>
          <w:rFonts w:ascii="Arial" w:hAnsi="Arial" w:cs="Arial"/>
        </w:rPr>
      </w:pPr>
      <w:r w:rsidRPr="00AD2571">
        <w:rPr>
          <w:rFonts w:ascii="Arial" w:hAnsi="Arial" w:cs="Arial"/>
        </w:rPr>
        <w:t xml:space="preserve">Such rapid transitions underline the stock market's sensitivity to real-time events and the prevailing reactive nature. For a comprehensive understanding, cross-referencing these sentiment shifts with significant global events on those dates would be pivotal. Established studies have emphasized the interconnectedness of market sentiment and major global occurrences, further underscoring the importance of this analysis </w:t>
      </w:r>
      <w:r w:rsidR="00107E9D">
        <w:rPr>
          <w:rFonts w:ascii="Arial" w:hAnsi="Arial" w:cs="Arial"/>
        </w:rPr>
        <w:t>(</w:t>
      </w:r>
      <w:proofErr w:type="spellStart"/>
      <w:r w:rsidR="00107E9D" w:rsidRPr="00107E9D">
        <w:rPr>
          <w:rFonts w:ascii="Arial" w:hAnsi="Arial" w:cs="Arial"/>
        </w:rPr>
        <w:t>Tetlock</w:t>
      </w:r>
      <w:proofErr w:type="spellEnd"/>
      <w:r w:rsidR="00107E9D">
        <w:rPr>
          <w:rFonts w:ascii="Arial" w:hAnsi="Arial" w:cs="Arial"/>
        </w:rPr>
        <w:t>, 2007).</w:t>
      </w:r>
    </w:p>
    <w:p w14:paraId="7DA75B25" w14:textId="77777777" w:rsidR="00107E9D" w:rsidRDefault="00107E9D" w:rsidP="002E5761">
      <w:pPr>
        <w:spacing w:line="360" w:lineRule="auto"/>
        <w:jc w:val="both"/>
        <w:rPr>
          <w:rFonts w:ascii="Arial" w:hAnsi="Arial" w:cs="Arial"/>
        </w:rPr>
      </w:pPr>
    </w:p>
    <w:p w14:paraId="026ECE62" w14:textId="77777777" w:rsidR="00B87FB0" w:rsidRDefault="009152B4" w:rsidP="00B87FB0">
      <w:pPr>
        <w:keepNext/>
        <w:spacing w:line="360" w:lineRule="auto"/>
        <w:jc w:val="both"/>
      </w:pPr>
      <w:r>
        <w:fldChar w:fldCharType="begin"/>
      </w:r>
      <w:r>
        <w:instrText xml:space="preserve"> INCLUDEPICTURE "https://fileserviceuploadsperm.blob.core.windows.net/files/4c09593c-8462-4006-9839-819a3cc8ed80?se=2023-08-16T23%3A20%3A46Z&amp;sp=r&amp;sv=2021-08-06&amp;sr=b&amp;rscd=attachment%3B%20filename%3D153783e7-2a23-452d-892a-16173e10b49e&amp;sig=JGEdLJ9PR9MDDgCEWU4iKRJBsPHozQEDxsu/SH%2BJZxI%3D" \* MERGEFORMATINET </w:instrText>
      </w:r>
      <w:r>
        <w:fldChar w:fldCharType="separate"/>
      </w:r>
      <w:r>
        <w:rPr>
          <w:noProof/>
        </w:rPr>
        <w:drawing>
          <wp:inline distT="0" distB="0" distL="0" distR="0" wp14:anchorId="1D935A71" wp14:editId="39016144">
            <wp:extent cx="5731510" cy="2844800"/>
            <wp:effectExtent l="0" t="0" r="0" b="0"/>
            <wp:docPr id="1660424915" name="Picture 12"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4915" name="Picture 12" descr="A graph showing a blu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r>
        <w:fldChar w:fldCharType="end"/>
      </w:r>
    </w:p>
    <w:p w14:paraId="6CADC87C" w14:textId="539A7CB0" w:rsidR="00F30D05" w:rsidRDefault="00B87FB0" w:rsidP="003654AD">
      <w:pPr>
        <w:pStyle w:val="Caption"/>
      </w:pPr>
      <w:bookmarkStart w:id="108" w:name="_Toc144378266"/>
      <w:r>
        <w:t xml:space="preserve">Figure </w:t>
      </w:r>
      <w:fldSimple w:instr=" SEQ Figure \* ARABIC ">
        <w:r w:rsidR="00E50CA4">
          <w:rPr>
            <w:noProof/>
          </w:rPr>
          <w:t>3</w:t>
        </w:r>
      </w:fldSimple>
      <w:r>
        <w:t xml:space="preserve"> Temporal evolution of average sentiment score</w:t>
      </w:r>
      <w:bookmarkEnd w:id="108"/>
    </w:p>
    <w:p w14:paraId="338C959F" w14:textId="77777777" w:rsidR="006A49EF" w:rsidRDefault="006A49EF" w:rsidP="002E5761">
      <w:pPr>
        <w:spacing w:line="360" w:lineRule="auto"/>
        <w:jc w:val="both"/>
        <w:rPr>
          <w:rFonts w:ascii="Arial" w:hAnsi="Arial" w:cs="Arial"/>
        </w:rPr>
      </w:pPr>
    </w:p>
    <w:p w14:paraId="5709EC5A" w14:textId="7CD529EB" w:rsidR="00940F14" w:rsidRPr="00E84479" w:rsidRDefault="00940F14" w:rsidP="005F6FD4">
      <w:pPr>
        <w:pStyle w:val="Heading3"/>
      </w:pPr>
      <w:bookmarkStart w:id="109" w:name="_Toc144374382"/>
      <w:r w:rsidRPr="00E84479">
        <w:t>6.2.</w:t>
      </w:r>
      <w:r w:rsidR="00897FF2">
        <w:t>2</w:t>
      </w:r>
      <w:r w:rsidR="00E84479" w:rsidRPr="00E84479">
        <w:t xml:space="preserve"> Average Sentiment Score by Company</w:t>
      </w:r>
      <w:bookmarkEnd w:id="109"/>
    </w:p>
    <w:p w14:paraId="03F7229E" w14:textId="77777777" w:rsidR="00412B73" w:rsidRDefault="00412B73" w:rsidP="002E5761">
      <w:pPr>
        <w:spacing w:line="360" w:lineRule="auto"/>
        <w:jc w:val="both"/>
        <w:rPr>
          <w:rFonts w:ascii="Arial" w:hAnsi="Arial" w:cs="Arial"/>
        </w:rPr>
      </w:pPr>
      <w:r w:rsidRPr="00412B73">
        <w:rPr>
          <w:rFonts w:ascii="Arial" w:hAnsi="Arial" w:cs="Arial"/>
        </w:rPr>
        <w:t xml:space="preserve">The systematic analysis of average sentiment scores across diverse companies provides insights into possible biases, patterns, or tendencies in news coverage. Companies such as META often emerge in a positive light, possibly due to </w:t>
      </w:r>
      <w:proofErr w:type="spellStart"/>
      <w:r w:rsidRPr="00412B73">
        <w:rPr>
          <w:rFonts w:ascii="Arial" w:hAnsi="Arial" w:cs="Arial"/>
        </w:rPr>
        <w:t>favorable</w:t>
      </w:r>
      <w:proofErr w:type="spellEnd"/>
      <w:r w:rsidRPr="00412B73">
        <w:rPr>
          <w:rFonts w:ascii="Arial" w:hAnsi="Arial" w:cs="Arial"/>
        </w:rPr>
        <w:t xml:space="preserve"> strategic decisions, </w:t>
      </w:r>
      <w:proofErr w:type="spellStart"/>
      <w:r w:rsidRPr="00412B73">
        <w:rPr>
          <w:rFonts w:ascii="Arial" w:hAnsi="Arial" w:cs="Arial"/>
        </w:rPr>
        <w:t>groundbreaking</w:t>
      </w:r>
      <w:proofErr w:type="spellEnd"/>
      <w:r w:rsidRPr="00412B73">
        <w:rPr>
          <w:rFonts w:ascii="Arial" w:hAnsi="Arial" w:cs="Arial"/>
        </w:rPr>
        <w:t xml:space="preserve"> innovations, or robust corporate governance. On the other hand, certain firms may frequently find themselves portrayed negatively, perhaps due to market challenges, controversies, or adverse market conditions.</w:t>
      </w:r>
    </w:p>
    <w:p w14:paraId="6D98EF14" w14:textId="77777777" w:rsidR="002E3223" w:rsidRDefault="006531C2" w:rsidP="003654AD">
      <w:pPr>
        <w:pStyle w:val="Caption"/>
      </w:pPr>
      <w:r>
        <w:rPr>
          <w:noProof/>
          <w:lang w:val="en-US"/>
        </w:rPr>
        <w:lastRenderedPageBreak/>
        <w:drawing>
          <wp:inline distT="0" distB="0" distL="0" distR="0" wp14:anchorId="4FDE4EB9" wp14:editId="1E7EEA19">
            <wp:extent cx="5731510" cy="8187690"/>
            <wp:effectExtent l="0" t="0" r="0" b="3810"/>
            <wp:docPr id="548436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6869" name="Picture 5484368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187690"/>
                    </a:xfrm>
                    <a:prstGeom prst="rect">
                      <a:avLst/>
                    </a:prstGeom>
                  </pic:spPr>
                </pic:pic>
              </a:graphicData>
            </a:graphic>
          </wp:inline>
        </w:drawing>
      </w:r>
    </w:p>
    <w:p w14:paraId="26130E9F" w14:textId="11AAFAAF" w:rsidR="006531C2" w:rsidRDefault="002E3223" w:rsidP="003654AD">
      <w:pPr>
        <w:pStyle w:val="Caption"/>
      </w:pPr>
      <w:bookmarkStart w:id="110" w:name="_Toc144378267"/>
      <w:r>
        <w:t xml:space="preserve">Figure </w:t>
      </w:r>
      <w:fldSimple w:instr=" SEQ Figure \* ARABIC ">
        <w:r w:rsidR="00E50CA4">
          <w:rPr>
            <w:noProof/>
          </w:rPr>
          <w:t>4</w:t>
        </w:r>
      </w:fldSimple>
      <w:r>
        <w:t xml:space="preserve"> </w:t>
      </w:r>
      <w:r w:rsidRPr="00E77735">
        <w:t>Average sentiment score by compan</w:t>
      </w:r>
      <w:r>
        <w:t>y</w:t>
      </w:r>
      <w:bookmarkEnd w:id="110"/>
    </w:p>
    <w:p w14:paraId="6234FE77" w14:textId="77777777" w:rsidR="006531C2" w:rsidRPr="00412B73" w:rsidRDefault="006531C2" w:rsidP="002E5761">
      <w:pPr>
        <w:spacing w:line="360" w:lineRule="auto"/>
        <w:jc w:val="both"/>
        <w:rPr>
          <w:rFonts w:ascii="Arial" w:hAnsi="Arial" w:cs="Arial"/>
        </w:rPr>
      </w:pPr>
    </w:p>
    <w:p w14:paraId="0BC39B82" w14:textId="59436086" w:rsidR="000B444F" w:rsidRPr="006531C2" w:rsidRDefault="007071A1" w:rsidP="002E5761">
      <w:pPr>
        <w:spacing w:line="360" w:lineRule="auto"/>
        <w:jc w:val="both"/>
        <w:rPr>
          <w:rFonts w:ascii="Arial" w:hAnsi="Arial" w:cs="Arial"/>
        </w:rPr>
      </w:pPr>
      <w:commentRangeStart w:id="111"/>
      <w:commentRangeStart w:id="112"/>
      <w:r>
        <w:rPr>
          <w:rFonts w:ascii="Arial" w:hAnsi="Arial" w:cs="Arial"/>
          <w:lang w:val="en-US"/>
        </w:rPr>
        <w:lastRenderedPageBreak/>
        <w:t>Ke</w:t>
      </w:r>
      <w:r w:rsidR="00DA4708">
        <w:rPr>
          <w:rFonts w:ascii="Arial" w:hAnsi="Arial" w:cs="Arial"/>
          <w:lang w:val="en-US"/>
        </w:rPr>
        <w:t>y</w:t>
      </w:r>
      <w:r w:rsidR="000B444F" w:rsidRPr="000B444F">
        <w:rPr>
          <w:rFonts w:ascii="Arial" w:hAnsi="Arial" w:cs="Arial"/>
          <w:lang w:val="en-US"/>
        </w:rPr>
        <w:t xml:space="preserve"> takeaways from the </w:t>
      </w:r>
      <w:r w:rsidR="000B444F">
        <w:rPr>
          <w:rFonts w:ascii="Arial" w:hAnsi="Arial" w:cs="Arial"/>
          <w:lang w:val="en-US"/>
        </w:rPr>
        <w:t>Figure 6</w:t>
      </w:r>
      <w:r w:rsidR="000B444F" w:rsidRPr="000B444F">
        <w:rPr>
          <w:rFonts w:ascii="Arial" w:hAnsi="Arial" w:cs="Arial"/>
          <w:lang w:val="en-US"/>
        </w:rPr>
        <w:t xml:space="preserve"> depicting the average sentiment scores of various companies throughout the dataset include:</w:t>
      </w:r>
    </w:p>
    <w:p w14:paraId="7BB1F014" w14:textId="77777777" w:rsidR="000B444F" w:rsidRDefault="000B444F" w:rsidP="002E5761">
      <w:pPr>
        <w:spacing w:line="360" w:lineRule="auto"/>
        <w:jc w:val="both"/>
        <w:rPr>
          <w:rFonts w:ascii="Arial" w:hAnsi="Arial" w:cs="Arial"/>
          <w:lang w:val="en-US"/>
        </w:rPr>
      </w:pPr>
    </w:p>
    <w:p w14:paraId="135A175E" w14:textId="754B82ED" w:rsidR="00924453"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Companies manifest a wide spectrum of average sentiment scores, with some near neutrality, while others exhibit pronounced positive or negative tendencies. Such variability points to the nuanced representation these firms receive in news outlets.</w:t>
      </w:r>
    </w:p>
    <w:p w14:paraId="4F1035E5" w14:textId="2A562C69" w:rsidR="00924453"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 xml:space="preserve">Notably, even the companies with the least favorable average sentiment, such as </w:t>
      </w:r>
      <w:r w:rsidR="006D12C3" w:rsidRPr="006D12C3">
        <w:rPr>
          <w:rFonts w:ascii="Arial" w:hAnsi="Arial" w:cs="Arial"/>
          <w:lang w:val="en-US"/>
        </w:rPr>
        <w:t xml:space="preserve">Old Dominion Freight Line Inc </w:t>
      </w:r>
      <w:r w:rsidR="006D12C3">
        <w:rPr>
          <w:rFonts w:ascii="Arial" w:hAnsi="Arial" w:cs="Arial"/>
          <w:lang w:val="en-US"/>
        </w:rPr>
        <w:t>(</w:t>
      </w:r>
      <w:r w:rsidRPr="00924453">
        <w:rPr>
          <w:rFonts w:ascii="Arial" w:hAnsi="Arial" w:cs="Arial"/>
          <w:lang w:val="en-US"/>
        </w:rPr>
        <w:t>ODFL</w:t>
      </w:r>
      <w:r w:rsidR="006D12C3">
        <w:rPr>
          <w:rFonts w:ascii="Arial" w:hAnsi="Arial" w:cs="Arial"/>
          <w:lang w:val="en-US"/>
        </w:rPr>
        <w:t>)</w:t>
      </w:r>
      <w:r w:rsidRPr="00924453">
        <w:rPr>
          <w:rFonts w:ascii="Arial" w:hAnsi="Arial" w:cs="Arial"/>
          <w:lang w:val="en-US"/>
        </w:rPr>
        <w:t>, have scores just above zero, suggesting that their news coverage is largely neutral with a slight negative inclination.</w:t>
      </w:r>
    </w:p>
    <w:p w14:paraId="2F8EA523" w14:textId="2EF9CAD6" w:rsidR="0098717A" w:rsidRPr="003B28EA" w:rsidRDefault="00924453" w:rsidP="002E5761">
      <w:pPr>
        <w:pStyle w:val="ListParagraph"/>
        <w:numPr>
          <w:ilvl w:val="0"/>
          <w:numId w:val="26"/>
        </w:numPr>
        <w:spacing w:line="360" w:lineRule="auto"/>
        <w:jc w:val="both"/>
        <w:rPr>
          <w:rFonts w:ascii="Arial" w:hAnsi="Arial" w:cs="Arial"/>
          <w:lang w:val="en-US"/>
        </w:rPr>
      </w:pPr>
      <w:r w:rsidRPr="00924453">
        <w:rPr>
          <w:rFonts w:ascii="Arial" w:hAnsi="Arial" w:cs="Arial"/>
          <w:lang w:val="en-US"/>
        </w:rPr>
        <w:t>A significant portion of companies cluster around a neutral average sentiment, indicating a balanced news portrayal over the studied duration.</w:t>
      </w:r>
    </w:p>
    <w:p w14:paraId="719FCDE2" w14:textId="0FC1FFBD" w:rsidR="00924453" w:rsidRPr="003B28EA" w:rsidRDefault="00924453" w:rsidP="002E5761">
      <w:pPr>
        <w:pStyle w:val="ListParagraph"/>
        <w:numPr>
          <w:ilvl w:val="0"/>
          <w:numId w:val="25"/>
        </w:numPr>
        <w:spacing w:line="360" w:lineRule="auto"/>
        <w:jc w:val="both"/>
        <w:rPr>
          <w:rFonts w:ascii="Arial" w:hAnsi="Arial" w:cs="Arial"/>
          <w:lang w:val="en-US"/>
        </w:rPr>
      </w:pPr>
      <w:r w:rsidRPr="00924453">
        <w:rPr>
          <w:rFonts w:ascii="Arial" w:hAnsi="Arial" w:cs="Arial"/>
          <w:lang w:val="en-US"/>
        </w:rPr>
        <w:t xml:space="preserve">Most companies display a proclivity for positive sentiment, hinting at consistently favorable media coverage. Conversely, a few </w:t>
      </w:r>
      <w:proofErr w:type="gramStart"/>
      <w:r w:rsidRPr="00924453">
        <w:rPr>
          <w:rFonts w:ascii="Arial" w:hAnsi="Arial" w:cs="Arial"/>
          <w:lang w:val="en-US"/>
        </w:rPr>
        <w:t>veer</w:t>
      </w:r>
      <w:proofErr w:type="gramEnd"/>
      <w:r w:rsidRPr="00924453">
        <w:rPr>
          <w:rFonts w:ascii="Arial" w:hAnsi="Arial" w:cs="Arial"/>
          <w:lang w:val="en-US"/>
        </w:rPr>
        <w:t xml:space="preserve"> towards the negative end, suggesting a more critical or adverse representation.</w:t>
      </w:r>
    </w:p>
    <w:p w14:paraId="303F1429" w14:textId="1070D6A7" w:rsidR="00981DEC" w:rsidRPr="003B28EA" w:rsidRDefault="00771A67" w:rsidP="002E5761">
      <w:pPr>
        <w:pStyle w:val="ListParagraph"/>
        <w:numPr>
          <w:ilvl w:val="0"/>
          <w:numId w:val="17"/>
        </w:numPr>
        <w:spacing w:line="360" w:lineRule="auto"/>
        <w:jc w:val="both"/>
        <w:rPr>
          <w:rFonts w:ascii="Arial" w:hAnsi="Arial" w:cs="Arial"/>
        </w:rPr>
      </w:pPr>
      <w:r w:rsidRPr="003B28EA">
        <w:rPr>
          <w:rFonts w:ascii="Arial" w:hAnsi="Arial" w:cs="Arial"/>
        </w:rPr>
        <w:t>Variations in sentiment scores between firms are observed. The v</w:t>
      </w:r>
      <w:r w:rsidR="00981DEC" w:rsidRPr="003B28EA">
        <w:rPr>
          <w:rFonts w:ascii="Arial" w:hAnsi="Arial" w:cs="Arial"/>
        </w:rPr>
        <w:t xml:space="preserve">ariations could be ascribed to </w:t>
      </w:r>
      <w:r w:rsidRPr="003B28EA">
        <w:rPr>
          <w:rFonts w:ascii="Arial" w:hAnsi="Arial" w:cs="Arial"/>
        </w:rPr>
        <w:t>firm size (Gillam et al., 2015;</w:t>
      </w:r>
      <w:r w:rsidRPr="003B28EA">
        <w:t xml:space="preserve"> </w:t>
      </w:r>
      <w:r w:rsidRPr="003B28EA">
        <w:rPr>
          <w:rFonts w:ascii="Arial" w:hAnsi="Arial" w:cs="Arial"/>
        </w:rPr>
        <w:t>Li and Yang, 2017;</w:t>
      </w:r>
      <w:r w:rsidRPr="003B28EA">
        <w:t xml:space="preserve"> </w:t>
      </w:r>
      <w:r w:rsidRPr="003B28EA">
        <w:rPr>
          <w:rFonts w:ascii="Arial" w:hAnsi="Arial" w:cs="Arial"/>
        </w:rPr>
        <w:t>Peng et al., 2022)</w:t>
      </w:r>
      <w:r w:rsidR="00981DEC" w:rsidRPr="003B28EA">
        <w:rPr>
          <w:rFonts w:ascii="Arial" w:hAnsi="Arial" w:cs="Arial"/>
        </w:rPr>
        <w:t xml:space="preserve"> However, </w:t>
      </w:r>
      <w:r w:rsidR="003E27B8" w:rsidRPr="003B28EA">
        <w:rPr>
          <w:rFonts w:ascii="Arial" w:hAnsi="Arial" w:cs="Arial"/>
        </w:rPr>
        <w:t>that is</w:t>
      </w:r>
      <w:r w:rsidR="00981DEC" w:rsidRPr="003B28EA">
        <w:rPr>
          <w:rFonts w:ascii="Arial" w:hAnsi="Arial" w:cs="Arial"/>
        </w:rPr>
        <w:t xml:space="preserve"> still somewhat vague. A deeper dive into these variations will be conducted in </w:t>
      </w:r>
      <w:r w:rsidR="002A4FBF" w:rsidRPr="002A4FBF">
        <w:rPr>
          <w:rFonts w:ascii="Arial" w:hAnsi="Arial" w:cs="Arial"/>
          <w:i/>
          <w:iCs/>
        </w:rPr>
        <w:t>7. The relationship between Firm Size and News Sentiment Score</w:t>
      </w:r>
      <w:r w:rsidR="002A4FBF">
        <w:rPr>
          <w:rFonts w:ascii="Arial" w:hAnsi="Arial" w:cs="Arial"/>
          <w:i/>
          <w:iCs/>
        </w:rPr>
        <w:t xml:space="preserve"> </w:t>
      </w:r>
      <w:r w:rsidR="00981DEC" w:rsidRPr="003B28EA">
        <w:rPr>
          <w:rFonts w:ascii="Arial" w:hAnsi="Arial" w:cs="Arial"/>
        </w:rPr>
        <w:t>to provide a clearer understanding.</w:t>
      </w:r>
    </w:p>
    <w:p w14:paraId="3C3FC97C" w14:textId="70C2E8C4" w:rsidR="00680E3B" w:rsidRPr="00F85A30" w:rsidRDefault="0098717A" w:rsidP="002E5761">
      <w:pPr>
        <w:pStyle w:val="ListParagraph"/>
        <w:spacing w:line="360" w:lineRule="auto"/>
        <w:jc w:val="both"/>
        <w:rPr>
          <w:rFonts w:ascii="Arial" w:hAnsi="Arial" w:cs="Arial"/>
          <w:highlight w:val="yellow"/>
        </w:rPr>
      </w:pPr>
      <w:r w:rsidRPr="00FB02A8">
        <w:rPr>
          <w:rFonts w:ascii="Arial" w:hAnsi="Arial" w:cs="Arial"/>
          <w:highlight w:val="yellow"/>
          <w:rPrChange w:id="113" w:author="He He (Staff)" w:date="2023-08-20T14:53:00Z">
            <w:rPr>
              <w:rFonts w:ascii="Arial" w:hAnsi="Arial" w:cs="Arial"/>
            </w:rPr>
          </w:rPrChange>
        </w:rPr>
        <w:t xml:space="preserve"> </w:t>
      </w:r>
      <w:commentRangeStart w:id="114"/>
      <w:commentRangeStart w:id="115"/>
      <w:commentRangeStart w:id="116"/>
      <w:commentRangeEnd w:id="114"/>
      <w:r w:rsidR="00FB02A8" w:rsidRPr="00FB02A8">
        <w:rPr>
          <w:rStyle w:val="CommentReference"/>
          <w:highlight w:val="yellow"/>
          <w:rPrChange w:id="117" w:author="He He (Staff)" w:date="2023-08-20T14:53:00Z">
            <w:rPr>
              <w:rStyle w:val="CommentReference"/>
            </w:rPr>
          </w:rPrChange>
        </w:rPr>
        <w:commentReference w:id="114"/>
      </w:r>
      <w:commentRangeEnd w:id="115"/>
      <w:r w:rsidR="00AA2A22">
        <w:rPr>
          <w:rStyle w:val="CommentReference"/>
        </w:rPr>
        <w:commentReference w:id="115"/>
      </w:r>
      <w:commentRangeEnd w:id="116"/>
      <w:r w:rsidR="0053761D">
        <w:rPr>
          <w:rStyle w:val="CommentReference"/>
        </w:rPr>
        <w:commentReference w:id="116"/>
      </w:r>
      <w:r w:rsidRPr="00FB02A8">
        <w:rPr>
          <w:rFonts w:ascii="Arial" w:hAnsi="Arial" w:cs="Arial"/>
          <w:highlight w:val="yellow"/>
          <w:rPrChange w:id="118" w:author="He He (Staff)" w:date="2023-08-20T14:53:00Z">
            <w:rPr>
              <w:rFonts w:ascii="Arial" w:hAnsi="Arial" w:cs="Arial"/>
            </w:rPr>
          </w:rPrChange>
        </w:rPr>
        <w:t xml:space="preserve"> </w:t>
      </w:r>
    </w:p>
    <w:p w14:paraId="4EE7C653" w14:textId="77777777" w:rsidR="00981DEC" w:rsidRPr="00981DEC" w:rsidRDefault="00981DEC" w:rsidP="002E5761">
      <w:pPr>
        <w:spacing w:line="360" w:lineRule="auto"/>
        <w:jc w:val="both"/>
        <w:rPr>
          <w:rFonts w:ascii="Arial" w:hAnsi="Arial" w:cs="Arial"/>
        </w:rPr>
      </w:pPr>
      <w:r w:rsidRPr="00981DEC">
        <w:rPr>
          <w:rFonts w:ascii="Arial" w:hAnsi="Arial" w:cs="Arial"/>
        </w:rPr>
        <w:t>Recognizing these patterns and intricacies is pivotal, as it offers a detailed perspective on the dynamic relationship between news sentiment, stock returns, and intrinsic company attributes.</w:t>
      </w:r>
      <w:commentRangeEnd w:id="111"/>
      <w:r w:rsidR="00743A6C">
        <w:rPr>
          <w:rStyle w:val="CommentReference"/>
        </w:rPr>
        <w:commentReference w:id="111"/>
      </w:r>
      <w:commentRangeEnd w:id="112"/>
      <w:r w:rsidR="0053761D">
        <w:rPr>
          <w:rStyle w:val="CommentReference"/>
        </w:rPr>
        <w:commentReference w:id="112"/>
      </w:r>
    </w:p>
    <w:p w14:paraId="5F0A614E" w14:textId="77777777" w:rsidR="0098717A" w:rsidRDefault="0098717A" w:rsidP="002E5761">
      <w:pPr>
        <w:spacing w:line="360" w:lineRule="auto"/>
        <w:jc w:val="both"/>
        <w:rPr>
          <w:rFonts w:ascii="Arial" w:hAnsi="Arial" w:cs="Arial"/>
        </w:rPr>
      </w:pPr>
    </w:p>
    <w:p w14:paraId="32BD10F6" w14:textId="1E44DBA3" w:rsidR="00940F14" w:rsidRPr="00FD6645" w:rsidRDefault="00940F14" w:rsidP="005F6FD4">
      <w:pPr>
        <w:pStyle w:val="Heading3"/>
      </w:pPr>
      <w:bookmarkStart w:id="119" w:name="_Toc144374383"/>
      <w:r w:rsidRPr="00FD6645">
        <w:t>6.2.</w:t>
      </w:r>
      <w:r w:rsidR="00897FF2">
        <w:t>3</w:t>
      </w:r>
      <w:r w:rsidR="00FD6645" w:rsidRPr="00FD6645">
        <w:t xml:space="preserve"> Time Series of New COVID-19 Cases</w:t>
      </w:r>
      <w:bookmarkEnd w:id="119"/>
    </w:p>
    <w:p w14:paraId="618DE87A" w14:textId="77777777" w:rsidR="00FD6645" w:rsidRPr="00FD6645" w:rsidRDefault="00FD6645" w:rsidP="002E5761">
      <w:pPr>
        <w:spacing w:line="360" w:lineRule="auto"/>
        <w:jc w:val="both"/>
        <w:rPr>
          <w:rFonts w:ascii="Arial" w:hAnsi="Arial" w:cs="Arial"/>
        </w:rPr>
      </w:pPr>
      <w:r w:rsidRPr="00FD6645">
        <w:rPr>
          <w:rFonts w:ascii="Arial" w:hAnsi="Arial" w:cs="Arial"/>
        </w:rPr>
        <w:t>The time series plot illustrates the progression of new COVID-19 cases over the study period:</w:t>
      </w:r>
    </w:p>
    <w:p w14:paraId="7CABD591" w14:textId="77777777" w:rsidR="006B06D4" w:rsidRDefault="00B90409" w:rsidP="006B06D4">
      <w:pPr>
        <w:keepNext/>
        <w:spacing w:line="360" w:lineRule="auto"/>
        <w:jc w:val="both"/>
      </w:pPr>
      <w:r>
        <w:lastRenderedPageBreak/>
        <w:fldChar w:fldCharType="begin"/>
      </w:r>
      <w:r>
        <w:instrText xml:space="preserve"> INCLUDEPICTURE "https://fileserviceuploadsperm.blob.core.windows.net/files/ab9b4ec5-f739-4fba-98b7-c5d42c3be713?se=2023-08-22T14%3A27%3A41Z&amp;sp=r&amp;sv=2021-08-06&amp;sr=b&amp;rscd=attachment%3B%20filename%3Dbc3812aa-a7d8-41e6-abdb-bd309e5e1e19&amp;sig=YN5VVIbzz2xFznTuJ1Sa/wqYdghY35wasEbn9PHqK3w%3D" \* MERGEFORMATINET </w:instrText>
      </w:r>
      <w:r>
        <w:fldChar w:fldCharType="separate"/>
      </w:r>
      <w:r>
        <w:rPr>
          <w:noProof/>
        </w:rPr>
        <w:drawing>
          <wp:inline distT="0" distB="0" distL="0" distR="0" wp14:anchorId="3F4AA176" wp14:editId="79B8FB32">
            <wp:extent cx="5731510" cy="2655570"/>
            <wp:effectExtent l="0" t="0" r="0" b="0"/>
            <wp:docPr id="261967312" name="Picture 1" descr="A graph of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7312" name="Picture 1" descr="A graph of a number of cas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r>
        <w:fldChar w:fldCharType="end"/>
      </w:r>
    </w:p>
    <w:p w14:paraId="41C99979" w14:textId="20D72CAA" w:rsidR="009556BA" w:rsidRDefault="006B06D4" w:rsidP="003654AD">
      <w:pPr>
        <w:pStyle w:val="Caption"/>
      </w:pPr>
      <w:bookmarkStart w:id="120" w:name="_Toc144378268"/>
      <w:r>
        <w:t xml:space="preserve">Figure </w:t>
      </w:r>
      <w:fldSimple w:instr=" SEQ Figure \* ARABIC ">
        <w:r w:rsidR="00E50CA4">
          <w:rPr>
            <w:noProof/>
          </w:rPr>
          <w:t>5</w:t>
        </w:r>
      </w:fldSimple>
      <w:r>
        <w:t xml:space="preserve"> </w:t>
      </w:r>
      <w:r w:rsidRPr="00BC09EA">
        <w:t>Time series of new COVID-19 cases</w:t>
      </w:r>
      <w:bookmarkEnd w:id="120"/>
    </w:p>
    <w:p w14:paraId="131D684E" w14:textId="77777777" w:rsidR="009556BA" w:rsidRPr="009556BA" w:rsidRDefault="009556BA" w:rsidP="002E5761">
      <w:pPr>
        <w:jc w:val="both"/>
      </w:pPr>
    </w:p>
    <w:p w14:paraId="0DD30283" w14:textId="7D2A908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Initially, there were minimal or no reported cases until early 2020, marking the onset of the pandemic.</w:t>
      </w:r>
    </w:p>
    <w:p w14:paraId="7314125C" w14:textId="7777777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The cases surged in waves, peaking in late 2020 and early 2021, followed by another spike towards the end of 2021.</w:t>
      </w:r>
    </w:p>
    <w:p w14:paraId="64114B28" w14:textId="77777777" w:rsidR="00FD6645"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After the peaks, there were periods of decline, indicating efforts to control the pandemic, potentially through lockdowns, vaccination drives, and other preventive measures.</w:t>
      </w:r>
    </w:p>
    <w:p w14:paraId="01C158E9" w14:textId="32FA6EE2" w:rsidR="00E84479" w:rsidRPr="00FD6645" w:rsidRDefault="00FD6645" w:rsidP="002E5761">
      <w:pPr>
        <w:pStyle w:val="ListParagraph"/>
        <w:numPr>
          <w:ilvl w:val="0"/>
          <w:numId w:val="18"/>
        </w:numPr>
        <w:spacing w:line="360" w:lineRule="auto"/>
        <w:jc w:val="both"/>
        <w:rPr>
          <w:rFonts w:ascii="Arial" w:hAnsi="Arial" w:cs="Arial"/>
        </w:rPr>
      </w:pPr>
      <w:r w:rsidRPr="00FD6645">
        <w:rPr>
          <w:rFonts w:ascii="Arial" w:hAnsi="Arial" w:cs="Arial"/>
        </w:rPr>
        <w:t>By the end of the study period, the number of new cases had decreased, but periodic fluctuations were still evident.</w:t>
      </w:r>
    </w:p>
    <w:p w14:paraId="51B22ACB" w14:textId="77777777" w:rsidR="00E84479" w:rsidRDefault="00E84479" w:rsidP="002E5761">
      <w:pPr>
        <w:spacing w:line="360" w:lineRule="auto"/>
        <w:jc w:val="both"/>
        <w:rPr>
          <w:rFonts w:ascii="Arial" w:hAnsi="Arial" w:cs="Arial"/>
        </w:rPr>
      </w:pPr>
    </w:p>
    <w:p w14:paraId="1A408629" w14:textId="79FA8145" w:rsidR="00940F14" w:rsidRPr="00FD6645" w:rsidRDefault="00940F14" w:rsidP="005F6FD4">
      <w:pPr>
        <w:pStyle w:val="Heading3"/>
      </w:pPr>
      <w:bookmarkStart w:id="121" w:name="_Toc144374384"/>
      <w:r w:rsidRPr="00FD6645">
        <w:t>6.2.</w:t>
      </w:r>
      <w:r w:rsidR="00897FF2">
        <w:t>4</w:t>
      </w:r>
      <w:r w:rsidR="00FD6645" w:rsidRPr="00FD6645">
        <w:t xml:space="preserve"> Time Series Plot of Close Prices</w:t>
      </w:r>
      <w:bookmarkEnd w:id="121"/>
    </w:p>
    <w:p w14:paraId="6882E83C" w14:textId="336F2B8B" w:rsidR="00E84479" w:rsidRDefault="00FD6645" w:rsidP="002E5761">
      <w:pPr>
        <w:spacing w:line="360" w:lineRule="auto"/>
        <w:jc w:val="both"/>
        <w:rPr>
          <w:rFonts w:ascii="Arial" w:hAnsi="Arial" w:cs="Arial"/>
        </w:rPr>
      </w:pPr>
      <w:r w:rsidRPr="00FD6645">
        <w:rPr>
          <w:rFonts w:ascii="Arial" w:hAnsi="Arial" w:cs="Arial"/>
        </w:rPr>
        <w:t>We will observe the trend in closing prices over time for all companies in our dataset. This visualization will provide insights into the overall market trend and highlight any significant market movements.</w:t>
      </w:r>
    </w:p>
    <w:p w14:paraId="58C07D66" w14:textId="77777777" w:rsidR="00834342" w:rsidRDefault="001A41A4" w:rsidP="00834342">
      <w:pPr>
        <w:keepNext/>
        <w:spacing w:line="360" w:lineRule="auto"/>
        <w:jc w:val="both"/>
      </w:pPr>
      <w:r>
        <w:lastRenderedPageBreak/>
        <w:fldChar w:fldCharType="begin"/>
      </w:r>
      <w:r>
        <w:instrText xml:space="preserve"> INCLUDEPICTURE "https://i.gyazo.com/1dd3ce05bdd10b78cb2f6d07dded5578.png" \* MERGEFORMATINET </w:instrText>
      </w:r>
      <w:r>
        <w:fldChar w:fldCharType="separate"/>
      </w:r>
      <w:r>
        <w:rPr>
          <w:noProof/>
        </w:rPr>
        <w:drawing>
          <wp:inline distT="0" distB="0" distL="0" distR="0" wp14:anchorId="19379DC3" wp14:editId="60BF34B1">
            <wp:extent cx="5731510" cy="2837180"/>
            <wp:effectExtent l="0" t="0" r="0" b="0"/>
            <wp:docPr id="1529814661"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14661" name="Picture 1" descr="A graph of a stock marke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r>
        <w:fldChar w:fldCharType="end"/>
      </w:r>
    </w:p>
    <w:p w14:paraId="61C8673A" w14:textId="1643080B" w:rsidR="009556BA" w:rsidRDefault="00834342" w:rsidP="003654AD">
      <w:pPr>
        <w:pStyle w:val="Caption"/>
      </w:pPr>
      <w:bookmarkStart w:id="122" w:name="_Toc144378269"/>
      <w:r>
        <w:t xml:space="preserve">Figure </w:t>
      </w:r>
      <w:fldSimple w:instr=" SEQ Figure \* ARABIC ">
        <w:r w:rsidR="00E50CA4">
          <w:rPr>
            <w:noProof/>
          </w:rPr>
          <w:t>6</w:t>
        </w:r>
      </w:fldSimple>
      <w:r>
        <w:t xml:space="preserve"> </w:t>
      </w:r>
      <w:r w:rsidRPr="00134751">
        <w:t>Trend of closing prices for all companies</w:t>
      </w:r>
      <w:bookmarkEnd w:id="122"/>
    </w:p>
    <w:p w14:paraId="2CCC39F5" w14:textId="7366BDD7" w:rsidR="00B12C4D" w:rsidRDefault="002B114A" w:rsidP="002E5761">
      <w:pPr>
        <w:spacing w:line="360" w:lineRule="auto"/>
        <w:jc w:val="both"/>
        <w:rPr>
          <w:rFonts w:ascii="Arial" w:hAnsi="Arial" w:cs="Arial"/>
        </w:rPr>
      </w:pPr>
      <w:commentRangeStart w:id="123"/>
      <w:commentRangeEnd w:id="123"/>
      <w:r>
        <w:rPr>
          <w:rStyle w:val="CommentReference"/>
        </w:rPr>
        <w:commentReference w:id="123"/>
      </w:r>
    </w:p>
    <w:p w14:paraId="19246B24" w14:textId="77777777" w:rsidR="00B12C4D" w:rsidRPr="00B12C4D" w:rsidRDefault="00B12C4D" w:rsidP="002E5761">
      <w:pPr>
        <w:spacing w:line="360" w:lineRule="auto"/>
        <w:jc w:val="both"/>
        <w:rPr>
          <w:rFonts w:ascii="Arial" w:hAnsi="Arial" w:cs="Arial"/>
        </w:rPr>
      </w:pPr>
      <w:r w:rsidRPr="00B12C4D">
        <w:rPr>
          <w:rFonts w:ascii="Arial" w:hAnsi="Arial" w:cs="Arial"/>
        </w:rPr>
        <w:t>The plot visualizes the trends in closing prices over the entire duration for the myriad of companies in our dataset:</w:t>
      </w:r>
    </w:p>
    <w:p w14:paraId="252EF708" w14:textId="77777777" w:rsidR="00B12C4D" w:rsidRPr="00B12C4D" w:rsidRDefault="00B12C4D" w:rsidP="002E5761">
      <w:pPr>
        <w:spacing w:line="360" w:lineRule="auto"/>
        <w:jc w:val="both"/>
        <w:rPr>
          <w:rFonts w:ascii="Arial" w:hAnsi="Arial" w:cs="Arial"/>
        </w:rPr>
      </w:pPr>
    </w:p>
    <w:p w14:paraId="15C7B52A" w14:textId="77777777"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The plot captures the multifarious trajectories of different companies, underscoring the disparate impacts of global and company-specific events on stock prices.</w:t>
      </w:r>
    </w:p>
    <w:p w14:paraId="297DDC22" w14:textId="77777777" w:rsidR="00B12C4D" w:rsidRP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Some stocks demonstrate pronounced growth, while others remain relatively stable. There are also instances of stocks exhibiting volatile fluctuations.</w:t>
      </w:r>
    </w:p>
    <w:p w14:paraId="4BE61BBA" w14:textId="5C72CFF4" w:rsidR="00B12C4D" w:rsidRDefault="00B12C4D" w:rsidP="002E5761">
      <w:pPr>
        <w:pStyle w:val="ListParagraph"/>
        <w:numPr>
          <w:ilvl w:val="0"/>
          <w:numId w:val="19"/>
        </w:numPr>
        <w:spacing w:line="360" w:lineRule="auto"/>
        <w:jc w:val="both"/>
        <w:rPr>
          <w:rFonts w:ascii="Arial" w:hAnsi="Arial" w:cs="Arial"/>
        </w:rPr>
      </w:pPr>
      <w:r w:rsidRPr="00B12C4D">
        <w:rPr>
          <w:rFonts w:ascii="Arial" w:hAnsi="Arial" w:cs="Arial"/>
        </w:rPr>
        <w:t>The dense overlapping of lines, especially during the pandemic era, encapsulates the increased market volatility and the synchronous movement of multiple stocks, which is characteristic of global events with widespread financial implications.</w:t>
      </w:r>
    </w:p>
    <w:p w14:paraId="24FFE6BA" w14:textId="77777777" w:rsidR="004E79F6" w:rsidRDefault="004E79F6" w:rsidP="004E79F6">
      <w:pPr>
        <w:spacing w:line="360" w:lineRule="auto"/>
        <w:jc w:val="both"/>
        <w:rPr>
          <w:rFonts w:ascii="Arial" w:hAnsi="Arial" w:cs="Arial"/>
        </w:rPr>
      </w:pPr>
    </w:p>
    <w:p w14:paraId="5337E85E" w14:textId="3452D0EC" w:rsidR="004E79F6" w:rsidRPr="0012693E" w:rsidRDefault="004E79F6" w:rsidP="004E79F6">
      <w:pPr>
        <w:pStyle w:val="Heading2"/>
      </w:pPr>
      <w:bookmarkStart w:id="124" w:name="_Toc144374385"/>
      <w:r>
        <w:t>6</w:t>
      </w:r>
      <w:r w:rsidRPr="0012693E">
        <w:t>.</w:t>
      </w:r>
      <w:r>
        <w:t>3</w:t>
      </w:r>
      <w:del w:id="125" w:author="Kobayashi, Kota" w:date="2023-08-20T18:20:00Z">
        <w:r w:rsidRPr="0012693E" w:rsidDel="00C4507D">
          <w:delText>4</w:delText>
        </w:r>
      </w:del>
      <w:r w:rsidRPr="0012693E">
        <w:t xml:space="preserve"> Correlation Matrix</w:t>
      </w:r>
      <w:bookmarkEnd w:id="124"/>
    </w:p>
    <w:p w14:paraId="22DA52F7" w14:textId="77777777" w:rsidR="004E79F6" w:rsidRPr="009641FA" w:rsidRDefault="004E79F6" w:rsidP="004E79F6">
      <w:pPr>
        <w:spacing w:line="360" w:lineRule="auto"/>
        <w:jc w:val="both"/>
        <w:rPr>
          <w:rFonts w:ascii="Arial" w:hAnsi="Arial" w:cs="Arial"/>
        </w:rPr>
      </w:pPr>
      <w:r w:rsidRPr="009641FA">
        <w:rPr>
          <w:rFonts w:ascii="Arial" w:hAnsi="Arial" w:cs="Arial"/>
        </w:rPr>
        <w:t xml:space="preserve">Understanding inter-variable relationships is paramount in financial </w:t>
      </w:r>
      <w:proofErr w:type="spellStart"/>
      <w:r w:rsidRPr="009641FA">
        <w:rPr>
          <w:rFonts w:ascii="Arial" w:hAnsi="Arial" w:cs="Arial"/>
        </w:rPr>
        <w:t>modeling</w:t>
      </w:r>
      <w:proofErr w:type="spellEnd"/>
      <w:r w:rsidRPr="009641FA">
        <w:rPr>
          <w:rFonts w:ascii="Arial" w:hAnsi="Arial" w:cs="Arial"/>
        </w:rPr>
        <w:t xml:space="preserve">. A correlation matrix can provide a snapshot of how different features in our dataset relate to each other. This can be instrumental in identifying potential multicollinearity or variables that might be of particular interest in predicting stock returns. </w:t>
      </w:r>
      <w:del w:id="126" w:author="He He (Staff)" w:date="2023-08-20T13:28:00Z">
        <w:r w:rsidRPr="009641FA" w:rsidDel="00287CF8">
          <w:rPr>
            <w:rFonts w:ascii="Arial" w:hAnsi="Arial" w:cs="Arial"/>
          </w:rPr>
          <w:delText xml:space="preserve">Let's visualize this </w:delText>
        </w:r>
      </w:del>
      <w:ins w:id="127" w:author="He He (Staff)" w:date="2023-08-20T13:28:00Z">
        <w:r>
          <w:rPr>
            <w:rFonts w:ascii="Arial" w:hAnsi="Arial" w:cs="Arial"/>
          </w:rPr>
          <w:t xml:space="preserve">The </w:t>
        </w:r>
      </w:ins>
      <w:r w:rsidRPr="009641FA">
        <w:rPr>
          <w:rFonts w:ascii="Arial" w:hAnsi="Arial" w:cs="Arial"/>
        </w:rPr>
        <w:t>correlation matrix</w:t>
      </w:r>
      <w:ins w:id="128" w:author="He He (Staff)" w:date="2023-08-20T13:28:00Z">
        <w:r>
          <w:rPr>
            <w:rFonts w:ascii="Arial" w:hAnsi="Arial" w:cs="Arial"/>
          </w:rPr>
          <w:t xml:space="preserve"> is presented below</w:t>
        </w:r>
      </w:ins>
      <w:del w:id="129" w:author="He He (Staff)" w:date="2023-08-20T13:28:00Z">
        <w:r w:rsidRPr="009641FA" w:rsidDel="00287CF8">
          <w:rPr>
            <w:rFonts w:ascii="Arial" w:hAnsi="Arial" w:cs="Arial"/>
          </w:rPr>
          <w:delText>.</w:delText>
        </w:r>
      </w:del>
    </w:p>
    <w:p w14:paraId="5DA18B55" w14:textId="77777777" w:rsidR="00E50CA4" w:rsidRDefault="004E79F6" w:rsidP="00E50CA4">
      <w:pPr>
        <w:keepNext/>
        <w:spacing w:line="360" w:lineRule="auto"/>
        <w:jc w:val="both"/>
      </w:pPr>
      <w:commentRangeStart w:id="130"/>
      <w:r w:rsidRPr="009641FA">
        <w:rPr>
          <w:rFonts w:ascii="Arial" w:hAnsi="Arial" w:cs="Arial"/>
          <w:noProof/>
        </w:rPr>
        <w:lastRenderedPageBreak/>
        <w:drawing>
          <wp:inline distT="0" distB="0" distL="0" distR="0" wp14:anchorId="478177E0" wp14:editId="4CE0AEFB">
            <wp:extent cx="5731510" cy="4414520"/>
            <wp:effectExtent l="0" t="0" r="0" b="5080"/>
            <wp:docPr id="3102074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7402" name="Picture 1" descr="A screenshot of a graph&#10;&#10;Description automatically generated"/>
                    <pic:cNvPicPr/>
                  </pic:nvPicPr>
                  <pic:blipFill>
                    <a:blip r:embed="rId21"/>
                    <a:stretch>
                      <a:fillRect/>
                    </a:stretch>
                  </pic:blipFill>
                  <pic:spPr>
                    <a:xfrm>
                      <a:off x="0" y="0"/>
                      <a:ext cx="5731510" cy="4414520"/>
                    </a:xfrm>
                    <a:prstGeom prst="rect">
                      <a:avLst/>
                    </a:prstGeom>
                  </pic:spPr>
                </pic:pic>
              </a:graphicData>
            </a:graphic>
          </wp:inline>
        </w:drawing>
      </w:r>
      <w:commentRangeEnd w:id="130"/>
    </w:p>
    <w:p w14:paraId="2CAD8807" w14:textId="30394BC7" w:rsidR="004E79F6" w:rsidRDefault="00E50CA4" w:rsidP="003654AD">
      <w:pPr>
        <w:pStyle w:val="Caption"/>
      </w:pPr>
      <w:bookmarkStart w:id="131" w:name="_Toc144378270"/>
      <w:r>
        <w:t xml:space="preserve">Figure </w:t>
      </w:r>
      <w:fldSimple w:instr=" SEQ Figure \* ARABIC ">
        <w:r>
          <w:rPr>
            <w:noProof/>
          </w:rPr>
          <w:t>7</w:t>
        </w:r>
      </w:fldSimple>
      <w:r>
        <w:t xml:space="preserve"> </w:t>
      </w:r>
      <w:r w:rsidRPr="00907E1A">
        <w:t>Correlation matrix of features</w:t>
      </w:r>
      <w:bookmarkEnd w:id="131"/>
    </w:p>
    <w:p w14:paraId="2505C48A" w14:textId="77777777" w:rsidR="004E79F6" w:rsidRDefault="004E79F6" w:rsidP="004E79F6">
      <w:pPr>
        <w:spacing w:line="360" w:lineRule="auto"/>
        <w:jc w:val="both"/>
        <w:rPr>
          <w:rFonts w:ascii="Arial" w:hAnsi="Arial" w:cs="Arial"/>
        </w:rPr>
      </w:pPr>
      <w:r>
        <w:rPr>
          <w:rStyle w:val="CommentReference"/>
        </w:rPr>
        <w:commentReference w:id="130"/>
      </w:r>
    </w:p>
    <w:p w14:paraId="6951AC16" w14:textId="77777777" w:rsidR="004E79F6" w:rsidRPr="009641FA" w:rsidRDefault="004E79F6" w:rsidP="004E79F6">
      <w:pPr>
        <w:spacing w:line="360" w:lineRule="auto"/>
        <w:jc w:val="both"/>
        <w:rPr>
          <w:rFonts w:ascii="Arial" w:hAnsi="Arial" w:cs="Arial"/>
        </w:rPr>
      </w:pPr>
      <w:r w:rsidRPr="009641FA">
        <w:rPr>
          <w:rFonts w:ascii="Arial" w:hAnsi="Arial" w:cs="Arial"/>
        </w:rPr>
        <w:t>The heatmap unveils the correlation coefficients between different features:</w:t>
      </w:r>
    </w:p>
    <w:p w14:paraId="7D43AC8B" w14:textId="77777777" w:rsidR="004E79F6" w:rsidRPr="009641FA" w:rsidRDefault="004E79F6" w:rsidP="004E79F6">
      <w:pPr>
        <w:spacing w:line="360" w:lineRule="auto"/>
        <w:jc w:val="both"/>
        <w:rPr>
          <w:rFonts w:ascii="Arial" w:hAnsi="Arial" w:cs="Arial"/>
        </w:rPr>
      </w:pPr>
    </w:p>
    <w:p w14:paraId="283F478F" w14:textId="77777777" w:rsidR="004E79F6" w:rsidRPr="009641FA" w:rsidRDefault="004E79F6" w:rsidP="004E79F6">
      <w:pPr>
        <w:pStyle w:val="ListParagraph"/>
        <w:numPr>
          <w:ilvl w:val="0"/>
          <w:numId w:val="5"/>
        </w:numPr>
        <w:spacing w:line="360" w:lineRule="auto"/>
        <w:jc w:val="both"/>
        <w:rPr>
          <w:rFonts w:ascii="Arial" w:hAnsi="Arial" w:cs="Arial"/>
        </w:rPr>
      </w:pPr>
      <w:r w:rsidRPr="009641FA">
        <w:rPr>
          <w:rFonts w:ascii="Arial" w:hAnsi="Arial" w:cs="Arial"/>
        </w:rPr>
        <w:t>The diagonal, as anticipated, shows a correlation of 1 since it represents the correlation of each variable with itself.</w:t>
      </w:r>
    </w:p>
    <w:p w14:paraId="1EA9048E" w14:textId="77777777" w:rsidR="004E79F6" w:rsidRPr="009641FA" w:rsidRDefault="004E79F6" w:rsidP="004E79F6">
      <w:pPr>
        <w:pStyle w:val="ListParagraph"/>
        <w:numPr>
          <w:ilvl w:val="0"/>
          <w:numId w:val="5"/>
        </w:numPr>
        <w:spacing w:line="360" w:lineRule="auto"/>
        <w:jc w:val="both"/>
        <w:rPr>
          <w:rFonts w:ascii="Arial" w:hAnsi="Arial" w:cs="Arial"/>
        </w:rPr>
      </w:pPr>
      <w:r w:rsidRPr="004528DF">
        <w:rPr>
          <w:rFonts w:ascii="Arial" w:hAnsi="Arial" w:cs="Arial"/>
          <w:i/>
          <w:iCs/>
        </w:rPr>
        <w:t xml:space="preserve">Open, High, Low, Close, and </w:t>
      </w:r>
      <w:proofErr w:type="spellStart"/>
      <w:r w:rsidRPr="004528DF">
        <w:rPr>
          <w:rFonts w:ascii="Arial" w:hAnsi="Arial" w:cs="Arial"/>
          <w:i/>
          <w:iCs/>
        </w:rPr>
        <w:t>Adj</w:t>
      </w:r>
      <w:proofErr w:type="spellEnd"/>
      <w:r w:rsidRPr="004528DF">
        <w:rPr>
          <w:rFonts w:ascii="Arial" w:hAnsi="Arial" w:cs="Arial"/>
          <w:i/>
          <w:iCs/>
        </w:rPr>
        <w:t xml:space="preserve"> Close</w:t>
      </w:r>
      <w:r w:rsidRPr="009641FA">
        <w:rPr>
          <w:rFonts w:ascii="Arial" w:hAnsi="Arial" w:cs="Arial"/>
        </w:rPr>
        <w:t xml:space="preserve"> showcase high mutual correlations, which is expected since these stock indicators are often intertwined.</w:t>
      </w:r>
    </w:p>
    <w:p w14:paraId="552079A0" w14:textId="77777777" w:rsidR="004E79F6" w:rsidRPr="009641FA" w:rsidRDefault="004E79F6" w:rsidP="004E79F6">
      <w:pPr>
        <w:pStyle w:val="ListParagraph"/>
        <w:numPr>
          <w:ilvl w:val="0"/>
          <w:numId w:val="5"/>
        </w:numPr>
        <w:spacing w:line="360" w:lineRule="auto"/>
        <w:jc w:val="both"/>
        <w:rPr>
          <w:rFonts w:ascii="Arial" w:hAnsi="Arial" w:cs="Arial"/>
        </w:rPr>
      </w:pPr>
      <w:r w:rsidRPr="009641FA">
        <w:rPr>
          <w:rFonts w:ascii="Arial" w:hAnsi="Arial" w:cs="Arial"/>
        </w:rPr>
        <w:t xml:space="preserve">Interestingly, </w:t>
      </w:r>
      <w:proofErr w:type="spellStart"/>
      <w:r w:rsidRPr="004528DF">
        <w:rPr>
          <w:rFonts w:ascii="Arial" w:hAnsi="Arial" w:cs="Arial"/>
          <w:i/>
          <w:iCs/>
        </w:rPr>
        <w:t>New_Covid_Cases</w:t>
      </w:r>
      <w:proofErr w:type="spellEnd"/>
      <w:r w:rsidRPr="009641FA">
        <w:rPr>
          <w:rFonts w:ascii="Arial" w:hAnsi="Arial" w:cs="Arial"/>
        </w:rPr>
        <w:t xml:space="preserve"> does not exhibit strong correlations with other features, suggesting that its influence on stock returns is likely nuanced and mediated by other external factors.</w:t>
      </w:r>
    </w:p>
    <w:p w14:paraId="41FE982D" w14:textId="3D81CF6E" w:rsidR="00B12C4D" w:rsidRPr="00751267" w:rsidRDefault="004E79F6" w:rsidP="00445D43">
      <w:pPr>
        <w:pStyle w:val="ListParagraph"/>
        <w:numPr>
          <w:ilvl w:val="0"/>
          <w:numId w:val="5"/>
        </w:numPr>
        <w:spacing w:line="360" w:lineRule="auto"/>
        <w:jc w:val="both"/>
        <w:rPr>
          <w:rFonts w:ascii="Arial" w:hAnsi="Arial" w:cs="Arial"/>
        </w:rPr>
      </w:pPr>
      <w:proofErr w:type="spellStart"/>
      <w:r w:rsidRPr="00751267">
        <w:rPr>
          <w:rFonts w:ascii="Arial" w:hAnsi="Arial" w:cs="Arial"/>
          <w:i/>
          <w:iCs/>
        </w:rPr>
        <w:t>Sentiment_Score</w:t>
      </w:r>
      <w:proofErr w:type="spellEnd"/>
      <w:r w:rsidRPr="00751267">
        <w:rPr>
          <w:rFonts w:ascii="Arial" w:hAnsi="Arial" w:cs="Arial"/>
        </w:rPr>
        <w:t xml:space="preserve"> has a relatively </w:t>
      </w:r>
      <w:r w:rsidR="00290C5C" w:rsidRPr="00751267">
        <w:rPr>
          <w:rFonts w:ascii="Arial" w:hAnsi="Arial" w:cs="Arial"/>
        </w:rPr>
        <w:t>high</w:t>
      </w:r>
      <w:r w:rsidRPr="00751267">
        <w:rPr>
          <w:rFonts w:ascii="Arial" w:hAnsi="Arial" w:cs="Arial"/>
        </w:rPr>
        <w:t xml:space="preserve"> correlation with </w:t>
      </w:r>
      <w:proofErr w:type="spellStart"/>
      <w:r w:rsidR="00290C5C" w:rsidRPr="00751267">
        <w:rPr>
          <w:rFonts w:ascii="Arial" w:hAnsi="Arial" w:cs="Arial"/>
          <w:i/>
          <w:iCs/>
        </w:rPr>
        <w:t>MarketCap</w:t>
      </w:r>
      <w:proofErr w:type="spellEnd"/>
      <w:r w:rsidR="00751267" w:rsidRPr="00751267">
        <w:rPr>
          <w:rFonts w:ascii="Arial" w:hAnsi="Arial" w:cs="Arial"/>
        </w:rPr>
        <w:t>.</w:t>
      </w:r>
      <w:r w:rsidRPr="00751267">
        <w:rPr>
          <w:rFonts w:ascii="Arial" w:hAnsi="Arial" w:cs="Arial"/>
        </w:rPr>
        <w:t xml:space="preserve"> </w:t>
      </w:r>
      <w:r w:rsidR="00751267" w:rsidRPr="00751267">
        <w:rPr>
          <w:rFonts w:ascii="Arial" w:hAnsi="Arial" w:cs="Arial"/>
        </w:rPr>
        <w:t xml:space="preserve">This might be reflective of larger firms receiving more media attention, which subsequently influences the sentiment metrics. Analysing these two features might help to answer one of the research questions, Company-Specific Variations. </w:t>
      </w:r>
      <w:r w:rsidR="005C4487">
        <w:rPr>
          <w:rFonts w:ascii="Arial" w:hAnsi="Arial" w:cs="Arial"/>
        </w:rPr>
        <w:t>Therefore, a</w:t>
      </w:r>
      <w:r w:rsidR="00751267" w:rsidRPr="00751267">
        <w:rPr>
          <w:rFonts w:ascii="Arial" w:hAnsi="Arial" w:cs="Arial"/>
        </w:rPr>
        <w:t xml:space="preserve"> detailed analysis between them will be conducted in the </w:t>
      </w:r>
      <w:r w:rsidR="00751267">
        <w:rPr>
          <w:rFonts w:ascii="Arial" w:hAnsi="Arial" w:cs="Arial"/>
        </w:rPr>
        <w:t>next</w:t>
      </w:r>
      <w:r w:rsidR="00751267" w:rsidRPr="00751267">
        <w:rPr>
          <w:rFonts w:ascii="Arial" w:hAnsi="Arial" w:cs="Arial"/>
        </w:rPr>
        <w:t xml:space="preserve"> section.</w:t>
      </w:r>
    </w:p>
    <w:p w14:paraId="7CB1D6B7" w14:textId="23953632" w:rsidR="007855F7" w:rsidRDefault="007855F7" w:rsidP="005F6FD4">
      <w:pPr>
        <w:pStyle w:val="Heading1"/>
      </w:pPr>
      <w:bookmarkStart w:id="132" w:name="_Toc144374386"/>
      <w:commentRangeStart w:id="133"/>
      <w:r>
        <w:lastRenderedPageBreak/>
        <w:t>7</w:t>
      </w:r>
      <w:r w:rsidRPr="00F8172E">
        <w:t>.</w:t>
      </w:r>
      <w:r>
        <w:t xml:space="preserve"> </w:t>
      </w:r>
      <w:r w:rsidR="00E51DE5">
        <w:t>The relationship between</w:t>
      </w:r>
      <w:r>
        <w:t xml:space="preserve"> Firm Size </w:t>
      </w:r>
      <w:r w:rsidR="00E51DE5">
        <w:t>and</w:t>
      </w:r>
      <w:r>
        <w:t xml:space="preserve"> News </w:t>
      </w:r>
      <w:r w:rsidR="004C6F53">
        <w:t>Sentiment</w:t>
      </w:r>
      <w:r>
        <w:t xml:space="preserve"> Score</w:t>
      </w:r>
      <w:commentRangeEnd w:id="133"/>
      <w:r w:rsidR="00AA2A22">
        <w:rPr>
          <w:rStyle w:val="CommentReference"/>
        </w:rPr>
        <w:commentReference w:id="133"/>
      </w:r>
      <w:bookmarkEnd w:id="132"/>
    </w:p>
    <w:p w14:paraId="3FC1B32A" w14:textId="21FCBCEE" w:rsidR="00AE5985" w:rsidRPr="003D6A9E" w:rsidRDefault="006E140D" w:rsidP="002E5761">
      <w:pPr>
        <w:spacing w:line="360" w:lineRule="auto"/>
        <w:jc w:val="both"/>
        <w:rPr>
          <w:rFonts w:ascii="Arial" w:hAnsi="Arial" w:cs="Arial"/>
          <w:lang w:val="en-US"/>
        </w:rPr>
      </w:pPr>
      <w:r>
        <w:rPr>
          <w:rFonts w:ascii="Arial" w:hAnsi="Arial" w:cs="Arial"/>
        </w:rPr>
        <w:t>As</w:t>
      </w:r>
      <w:r w:rsidR="00E51DE5">
        <w:rPr>
          <w:rFonts w:ascii="Arial" w:hAnsi="Arial" w:cs="Arial"/>
        </w:rPr>
        <w:t xml:space="preserve"> </w:t>
      </w:r>
      <w:r w:rsidR="0008562A">
        <w:rPr>
          <w:rFonts w:ascii="Arial" w:hAnsi="Arial" w:cs="Arial"/>
        </w:rPr>
        <w:t xml:space="preserve">Figure </w:t>
      </w:r>
      <w:r w:rsidR="00DB56F1">
        <w:rPr>
          <w:rFonts w:ascii="Arial" w:hAnsi="Arial" w:cs="Arial"/>
        </w:rPr>
        <w:t>7</w:t>
      </w:r>
      <w:r w:rsidR="0008562A">
        <w:rPr>
          <w:rFonts w:ascii="Arial" w:hAnsi="Arial" w:cs="Arial"/>
        </w:rPr>
        <w:t xml:space="preserve"> shows</w:t>
      </w:r>
      <w:r w:rsidR="00E51DE5">
        <w:rPr>
          <w:rFonts w:ascii="Arial" w:hAnsi="Arial" w:cs="Arial"/>
        </w:rPr>
        <w:t xml:space="preserve"> that there is a </w:t>
      </w:r>
      <w:r w:rsidR="009209B7">
        <w:rPr>
          <w:rFonts w:ascii="Arial" w:hAnsi="Arial" w:cs="Arial"/>
        </w:rPr>
        <w:t>moderate</w:t>
      </w:r>
      <w:r w:rsidR="00E51DE5">
        <w:rPr>
          <w:rFonts w:ascii="Arial" w:hAnsi="Arial" w:cs="Arial"/>
        </w:rPr>
        <w:t xml:space="preserve"> </w:t>
      </w:r>
      <w:r w:rsidR="00CA76F3">
        <w:rPr>
          <w:rFonts w:ascii="Arial" w:hAnsi="Arial" w:cs="Arial"/>
        </w:rPr>
        <w:t>positive</w:t>
      </w:r>
      <w:r w:rsidR="00E51DE5">
        <w:rPr>
          <w:rFonts w:ascii="Arial" w:hAnsi="Arial" w:cs="Arial"/>
        </w:rPr>
        <w:t xml:space="preserve"> correlation between firm size and sentiment score</w:t>
      </w:r>
      <w:r>
        <w:rPr>
          <w:rFonts w:ascii="Arial" w:hAnsi="Arial" w:cs="Arial"/>
        </w:rPr>
        <w:t>,</w:t>
      </w:r>
      <w:r w:rsidR="00E51DE5">
        <w:rPr>
          <w:rFonts w:ascii="Arial" w:hAnsi="Arial" w:cs="Arial"/>
        </w:rPr>
        <w:t xml:space="preserve"> </w:t>
      </w:r>
      <w:r w:rsidR="001B4942">
        <w:rPr>
          <w:rFonts w:ascii="Arial" w:hAnsi="Arial" w:cs="Arial"/>
        </w:rPr>
        <w:t>t</w:t>
      </w:r>
      <w:r w:rsidR="00E51DE5">
        <w:rPr>
          <w:rFonts w:ascii="Arial" w:hAnsi="Arial" w:cs="Arial"/>
        </w:rPr>
        <w:t xml:space="preserve">he analysis will do a deep dive into the link between them. </w:t>
      </w:r>
      <w:r w:rsidR="00AE5985" w:rsidRPr="00AE5985">
        <w:rPr>
          <w:rFonts w:ascii="Arial" w:hAnsi="Arial" w:cs="Arial"/>
        </w:rPr>
        <w:t>Numerous literatures have emphasized the intricate link between firm size and news sentiment analysis. For instance, Gillam</w:t>
      </w:r>
      <w:r w:rsidR="00E51DE5">
        <w:rPr>
          <w:rFonts w:ascii="Arial" w:hAnsi="Arial" w:cs="Arial"/>
        </w:rPr>
        <w:t xml:space="preserve"> et al.</w:t>
      </w:r>
      <w:r w:rsidR="00AE5985" w:rsidRPr="00AE5985">
        <w:rPr>
          <w:rFonts w:ascii="Arial" w:hAnsi="Arial" w:cs="Arial"/>
        </w:rPr>
        <w:t xml:space="preserve"> (2015) asserted that media's influence on firms is profound, with firm size playing a pivotal role in shaping news sentiment. With the burgeoning significance of social media platforms, Peng</w:t>
      </w:r>
      <w:r w:rsidR="00BC3EA5">
        <w:rPr>
          <w:rFonts w:ascii="Arial" w:hAnsi="Arial" w:cs="Arial"/>
        </w:rPr>
        <w:t xml:space="preserve"> et al.</w:t>
      </w:r>
      <w:r w:rsidR="00AE5985" w:rsidRPr="00AE5985">
        <w:rPr>
          <w:rFonts w:ascii="Arial" w:hAnsi="Arial" w:cs="Arial"/>
        </w:rPr>
        <w:t xml:space="preserve"> (2022) observed that investors' reactions to news, combined with specific firm characteristics such as firm size, profoundly influence the sentiment of financial discussions online. Furthermore, Li and Yang (2017) posited that sentiment associated with individual stocks, which could be influenced by firm size, has a notable impact on stock returns, underscoring the criticality of understanding the relationship between these variables. </w:t>
      </w:r>
    </w:p>
    <w:p w14:paraId="0503158C" w14:textId="77777777" w:rsidR="00AE5985" w:rsidRPr="00AE5985" w:rsidRDefault="00AE5985" w:rsidP="002E5761">
      <w:pPr>
        <w:spacing w:line="360" w:lineRule="auto"/>
        <w:jc w:val="both"/>
        <w:rPr>
          <w:rFonts w:ascii="Arial" w:hAnsi="Arial" w:cs="Arial"/>
        </w:rPr>
      </w:pPr>
    </w:p>
    <w:p w14:paraId="1D8477C9" w14:textId="09483341" w:rsidR="0008606A" w:rsidRDefault="0008606A" w:rsidP="0008606A">
      <w:pPr>
        <w:spacing w:line="360" w:lineRule="auto"/>
        <w:jc w:val="both"/>
        <w:rPr>
          <w:rFonts w:ascii="Arial" w:hAnsi="Arial" w:cs="Arial"/>
        </w:rPr>
      </w:pPr>
      <w:r w:rsidRPr="0008606A">
        <w:rPr>
          <w:rFonts w:ascii="Arial" w:hAnsi="Arial" w:cs="Arial"/>
        </w:rPr>
        <w:t xml:space="preserve">Therefore, </w:t>
      </w:r>
      <w:r>
        <w:rPr>
          <w:rFonts w:ascii="Arial" w:hAnsi="Arial" w:cs="Arial"/>
        </w:rPr>
        <w:t>i</w:t>
      </w:r>
      <w:r w:rsidRPr="0008606A">
        <w:rPr>
          <w:rFonts w:ascii="Arial" w:hAnsi="Arial" w:cs="Arial"/>
        </w:rPr>
        <w:t>t is important</w:t>
      </w:r>
      <w:r>
        <w:rPr>
          <w:rFonts w:ascii="Arial" w:hAnsi="Arial" w:cs="Arial"/>
        </w:rPr>
        <w:t xml:space="preserve"> </w:t>
      </w:r>
      <w:r w:rsidRPr="0008606A">
        <w:rPr>
          <w:rFonts w:ascii="Arial" w:hAnsi="Arial" w:cs="Arial"/>
        </w:rPr>
        <w:t xml:space="preserve">to make the relationship between them clear before </w:t>
      </w:r>
      <w:r>
        <w:rPr>
          <w:rFonts w:ascii="Arial" w:hAnsi="Arial" w:cs="Arial"/>
        </w:rPr>
        <w:t>making</w:t>
      </w:r>
      <w:r w:rsidRPr="0008606A">
        <w:rPr>
          <w:rFonts w:ascii="Arial" w:hAnsi="Arial" w:cs="Arial"/>
        </w:rPr>
        <w:t xml:space="preserve"> models and predict stock market returns</w:t>
      </w:r>
      <w:r>
        <w:rPr>
          <w:rFonts w:ascii="Arial" w:hAnsi="Arial" w:cs="Arial"/>
        </w:rPr>
        <w:t>. T</w:t>
      </w:r>
      <w:r w:rsidRPr="0008606A">
        <w:rPr>
          <w:rFonts w:ascii="Arial" w:hAnsi="Arial" w:cs="Arial"/>
        </w:rPr>
        <w:t>his section will analyse sentiment scores across firms of varying sizes, aiming to discern patterns and dependencies that might provide insights into potential variations in media representation based on firm size.</w:t>
      </w:r>
      <w:r>
        <w:rPr>
          <w:rFonts w:ascii="Arial" w:hAnsi="Arial" w:cs="Arial"/>
        </w:rPr>
        <w:t xml:space="preserve"> </w:t>
      </w:r>
      <w:r w:rsidRPr="0008606A">
        <w:rPr>
          <w:rFonts w:ascii="Arial" w:hAnsi="Arial" w:cs="Arial"/>
        </w:rPr>
        <w:t xml:space="preserve">This analysis will also be helpful for </w:t>
      </w:r>
      <w:r w:rsidR="009D23E7" w:rsidRPr="009D23E7">
        <w:rPr>
          <w:rFonts w:ascii="Arial" w:hAnsi="Arial" w:cs="Arial"/>
        </w:rPr>
        <w:t>answer</w:t>
      </w:r>
      <w:r w:rsidR="009D23E7">
        <w:rPr>
          <w:rFonts w:ascii="Arial" w:hAnsi="Arial" w:cs="Arial"/>
        </w:rPr>
        <w:t>ing</w:t>
      </w:r>
      <w:r w:rsidR="009D23E7" w:rsidRPr="009D23E7">
        <w:rPr>
          <w:rFonts w:ascii="Arial" w:hAnsi="Arial" w:cs="Arial"/>
        </w:rPr>
        <w:t xml:space="preserve"> one of the research questions, Company-Specific Variations.</w:t>
      </w:r>
    </w:p>
    <w:p w14:paraId="46DAB442" w14:textId="77777777" w:rsidR="00B03F9C" w:rsidRPr="00CE7D94" w:rsidRDefault="00B03F9C" w:rsidP="0008606A">
      <w:pPr>
        <w:spacing w:line="360" w:lineRule="auto"/>
        <w:jc w:val="both"/>
        <w:rPr>
          <w:rFonts w:ascii="Arial" w:hAnsi="Arial" w:cs="Arial"/>
          <w:lang w:val="en-US"/>
        </w:rPr>
      </w:pPr>
    </w:p>
    <w:p w14:paraId="2FEB05B7" w14:textId="7C754408" w:rsidR="00151409" w:rsidRPr="00453D5A" w:rsidRDefault="00151409" w:rsidP="005F6FD4">
      <w:pPr>
        <w:pStyle w:val="Heading2"/>
      </w:pPr>
      <w:bookmarkStart w:id="134" w:name="_Toc144374387"/>
      <w:r>
        <w:t>7</w:t>
      </w:r>
      <w:r w:rsidRPr="00453D5A">
        <w:t xml:space="preserve">.1 </w:t>
      </w:r>
      <w:r w:rsidRPr="00151409">
        <w:t>Correlation and Regression</w:t>
      </w:r>
      <w:bookmarkEnd w:id="134"/>
      <w:r w:rsidRPr="00151409">
        <w:t xml:space="preserve"> </w:t>
      </w:r>
    </w:p>
    <w:p w14:paraId="3AD308A3" w14:textId="76526825" w:rsidR="00676549" w:rsidRDefault="007E432A" w:rsidP="00676549">
      <w:pPr>
        <w:spacing w:line="360" w:lineRule="auto"/>
        <w:jc w:val="both"/>
        <w:rPr>
          <w:rFonts w:ascii="Arial" w:hAnsi="Arial" w:cs="Arial"/>
        </w:rPr>
      </w:pPr>
      <w:r>
        <w:rPr>
          <w:rFonts w:ascii="Arial" w:hAnsi="Arial" w:cs="Arial"/>
        </w:rPr>
        <w:t>To avoid outliers, the average</w:t>
      </w:r>
      <w:r w:rsidRPr="007E432A">
        <w:t xml:space="preserve"> </w:t>
      </w:r>
      <w:r w:rsidRPr="007E432A">
        <w:rPr>
          <w:rFonts w:ascii="Arial" w:hAnsi="Arial" w:cs="Arial"/>
        </w:rPr>
        <w:t>sentiment score</w:t>
      </w:r>
      <w:r w:rsidR="00F65E36">
        <w:rPr>
          <w:rFonts w:ascii="Arial" w:hAnsi="Arial" w:cs="Arial"/>
        </w:rPr>
        <w:t>s</w:t>
      </w:r>
      <w:r w:rsidRPr="007E432A">
        <w:rPr>
          <w:rFonts w:ascii="Arial" w:hAnsi="Arial" w:cs="Arial"/>
        </w:rPr>
        <w:t xml:space="preserve"> by company</w:t>
      </w:r>
      <w:r>
        <w:rPr>
          <w:rFonts w:ascii="Arial" w:hAnsi="Arial" w:cs="Arial"/>
        </w:rPr>
        <w:t xml:space="preserve"> </w:t>
      </w:r>
      <w:r w:rsidR="00F65E36">
        <w:rPr>
          <w:rFonts w:ascii="Arial" w:hAnsi="Arial" w:cs="Arial"/>
        </w:rPr>
        <w:t>are utilized instead of original sentiment score in this section</w:t>
      </w:r>
      <w:r w:rsidR="00CE7D94">
        <w:rPr>
          <w:rFonts w:ascii="Arial" w:hAnsi="Arial" w:cs="Arial"/>
        </w:rPr>
        <w:t xml:space="preserve">, </w:t>
      </w:r>
      <w:proofErr w:type="gramStart"/>
      <w:r w:rsidR="00F52292">
        <w:rPr>
          <w:rFonts w:ascii="Arial" w:hAnsi="Arial" w:cs="Arial"/>
        </w:rPr>
        <w:t>similar</w:t>
      </w:r>
      <w:r w:rsidR="00CE7D94">
        <w:rPr>
          <w:rFonts w:ascii="Arial" w:hAnsi="Arial" w:cs="Arial"/>
        </w:rPr>
        <w:t xml:space="preserve"> to</w:t>
      </w:r>
      <w:proofErr w:type="gramEnd"/>
      <w:r w:rsidR="00CE7D94">
        <w:rPr>
          <w:rFonts w:ascii="Arial" w:hAnsi="Arial" w:cs="Arial"/>
        </w:rPr>
        <w:t xml:space="preserve"> Section 6.2.2</w:t>
      </w:r>
      <w:r w:rsidR="00F65E36">
        <w:rPr>
          <w:rFonts w:ascii="Arial" w:hAnsi="Arial" w:cs="Arial"/>
        </w:rPr>
        <w:t>.</w:t>
      </w:r>
      <w:r>
        <w:rPr>
          <w:rFonts w:ascii="Arial" w:hAnsi="Arial" w:cs="Arial"/>
        </w:rPr>
        <w:t xml:space="preserve">  </w:t>
      </w:r>
      <w:r w:rsidR="00B4373C" w:rsidRPr="00B4373C">
        <w:rPr>
          <w:rFonts w:ascii="Arial" w:hAnsi="Arial" w:cs="Arial"/>
        </w:rPr>
        <w:t xml:space="preserve">The </w:t>
      </w:r>
      <w:r w:rsidR="00F65E36">
        <w:rPr>
          <w:rFonts w:ascii="Arial" w:hAnsi="Arial" w:cs="Arial"/>
        </w:rPr>
        <w:t>Figure 8 shows</w:t>
      </w:r>
      <w:r w:rsidR="00B4373C" w:rsidRPr="00B4373C">
        <w:rPr>
          <w:rFonts w:ascii="Arial" w:hAnsi="Arial" w:cs="Arial"/>
        </w:rPr>
        <w:t xml:space="preserve"> a scatter plot of average sentiment scores against market capitalization.</w:t>
      </w:r>
      <w:r w:rsidR="00FD28A7">
        <w:rPr>
          <w:rFonts w:ascii="Arial" w:hAnsi="Arial" w:cs="Arial"/>
        </w:rPr>
        <w:t xml:space="preserve"> </w:t>
      </w:r>
      <w:r w:rsidR="00676549" w:rsidRPr="00676549">
        <w:rPr>
          <w:rFonts w:ascii="Arial" w:hAnsi="Arial" w:cs="Arial"/>
        </w:rPr>
        <w:t>Upon quantifying this relationship, the Pearson correlation coefficient was calculated to be approximately</w:t>
      </w:r>
      <w:r w:rsidR="00676549">
        <w:rPr>
          <w:rFonts w:ascii="Arial" w:hAnsi="Arial" w:cs="Arial"/>
        </w:rPr>
        <w:t xml:space="preserve"> </w:t>
      </w:r>
      <w:r w:rsidR="00676549" w:rsidRPr="00676549">
        <w:rPr>
          <w:rFonts w:ascii="Arial" w:hAnsi="Arial" w:cs="Arial"/>
        </w:rPr>
        <w:t>0.702, indicating a</w:t>
      </w:r>
      <w:r w:rsidR="00DC7D40">
        <w:rPr>
          <w:rFonts w:ascii="Arial" w:hAnsi="Arial" w:cs="Arial"/>
        </w:rPr>
        <w:t xml:space="preserve"> </w:t>
      </w:r>
      <w:r w:rsidR="00676549" w:rsidRPr="00676549">
        <w:rPr>
          <w:rFonts w:ascii="Arial" w:hAnsi="Arial" w:cs="Arial"/>
        </w:rPr>
        <w:t xml:space="preserve">positive correlation between market capitalization and news sentiment score. </w:t>
      </w:r>
    </w:p>
    <w:p w14:paraId="4196B499" w14:textId="77777777" w:rsidR="00B4373C" w:rsidRDefault="00B4373C" w:rsidP="002E5761">
      <w:pPr>
        <w:keepNext/>
        <w:jc w:val="both"/>
      </w:pPr>
      <w:r w:rsidRPr="00B4373C">
        <w:rPr>
          <w:rFonts w:ascii="Arial" w:hAnsi="Arial" w:cs="Arial"/>
          <w:noProof/>
        </w:rPr>
        <w:lastRenderedPageBreak/>
        <w:drawing>
          <wp:inline distT="0" distB="0" distL="0" distR="0" wp14:anchorId="5694C752" wp14:editId="230B60BB">
            <wp:extent cx="5731510" cy="3808095"/>
            <wp:effectExtent l="0" t="0" r="0" b="1905"/>
            <wp:docPr id="187312168"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168" name="Picture 1" descr="A graph with numbers and a line&#10;&#10;Description automatically generated with medium confidence"/>
                    <pic:cNvPicPr/>
                  </pic:nvPicPr>
                  <pic:blipFill>
                    <a:blip r:embed="rId22"/>
                    <a:stretch>
                      <a:fillRect/>
                    </a:stretch>
                  </pic:blipFill>
                  <pic:spPr>
                    <a:xfrm>
                      <a:off x="0" y="0"/>
                      <a:ext cx="5731510" cy="3808095"/>
                    </a:xfrm>
                    <a:prstGeom prst="rect">
                      <a:avLst/>
                    </a:prstGeom>
                  </pic:spPr>
                </pic:pic>
              </a:graphicData>
            </a:graphic>
          </wp:inline>
        </w:drawing>
      </w:r>
    </w:p>
    <w:p w14:paraId="4D9B1C23" w14:textId="199CBE08" w:rsidR="00B4373C" w:rsidRDefault="00B4373C" w:rsidP="003654AD">
      <w:pPr>
        <w:pStyle w:val="Caption"/>
      </w:pPr>
      <w:bookmarkStart w:id="135" w:name="_Toc144378271"/>
      <w:r>
        <w:t xml:space="preserve">Figure </w:t>
      </w:r>
      <w:fldSimple w:instr=" SEQ Figure \* ARABIC ">
        <w:r w:rsidR="00E50CA4">
          <w:rPr>
            <w:noProof/>
          </w:rPr>
          <w:t>8</w:t>
        </w:r>
      </w:fldSimple>
      <w:r>
        <w:t xml:space="preserve"> News sentiment score vs. </w:t>
      </w:r>
      <w:proofErr w:type="spellStart"/>
      <w:r>
        <w:t>MarketCap</w:t>
      </w:r>
      <w:bookmarkEnd w:id="135"/>
      <w:proofErr w:type="spellEnd"/>
    </w:p>
    <w:p w14:paraId="01A53462" w14:textId="77777777" w:rsidR="00EF49AB" w:rsidRDefault="00EF49AB" w:rsidP="002E5761">
      <w:pPr>
        <w:jc w:val="both"/>
        <w:rPr>
          <w:rFonts w:ascii="Arial" w:hAnsi="Arial" w:cs="Arial"/>
        </w:rPr>
      </w:pPr>
    </w:p>
    <w:p w14:paraId="3F96FCCE" w14:textId="70F42885" w:rsidR="00EF49AB" w:rsidRDefault="00EF49AB" w:rsidP="00EF49AB">
      <w:pPr>
        <w:spacing w:line="360" w:lineRule="auto"/>
        <w:jc w:val="both"/>
        <w:rPr>
          <w:rFonts w:ascii="Arial" w:hAnsi="Arial" w:cs="Arial"/>
        </w:rPr>
      </w:pPr>
      <w:r w:rsidRPr="00EF49AB">
        <w:rPr>
          <w:rFonts w:ascii="Arial" w:hAnsi="Arial" w:cs="Arial"/>
        </w:rPr>
        <w:t>To delve deeper into the relationship between firm size (measured by market capitalization) and news sentiment score, a simple linear regression model was employed</w:t>
      </w:r>
      <w:r w:rsidR="00E314BB">
        <w:rPr>
          <w:rFonts w:ascii="Arial" w:hAnsi="Arial" w:cs="Arial"/>
        </w:rPr>
        <w:t xml:space="preserve"> in Figure 9. </w:t>
      </w:r>
    </w:p>
    <w:p w14:paraId="1B289C0C" w14:textId="77777777" w:rsidR="00DF7D24" w:rsidRDefault="00DF7D24" w:rsidP="00DF7D24">
      <w:pPr>
        <w:keepNext/>
        <w:spacing w:line="360" w:lineRule="auto"/>
        <w:jc w:val="both"/>
      </w:pPr>
      <w:r w:rsidRPr="00DF7D24">
        <w:rPr>
          <w:rFonts w:ascii="Arial" w:hAnsi="Arial" w:cs="Arial"/>
          <w:noProof/>
        </w:rPr>
        <w:lastRenderedPageBreak/>
        <w:drawing>
          <wp:inline distT="0" distB="0" distL="0" distR="0" wp14:anchorId="6987CAB4" wp14:editId="720FF821">
            <wp:extent cx="5731510" cy="3419475"/>
            <wp:effectExtent l="0" t="0" r="0" b="0"/>
            <wp:docPr id="12754010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0101" name="Picture 1" descr="A graph with a red line&#10;&#10;Description automatically generated"/>
                    <pic:cNvPicPr/>
                  </pic:nvPicPr>
                  <pic:blipFill>
                    <a:blip r:embed="rId23"/>
                    <a:stretch>
                      <a:fillRect/>
                    </a:stretch>
                  </pic:blipFill>
                  <pic:spPr>
                    <a:xfrm>
                      <a:off x="0" y="0"/>
                      <a:ext cx="5731510" cy="3419475"/>
                    </a:xfrm>
                    <a:prstGeom prst="rect">
                      <a:avLst/>
                    </a:prstGeom>
                  </pic:spPr>
                </pic:pic>
              </a:graphicData>
            </a:graphic>
          </wp:inline>
        </w:drawing>
      </w:r>
    </w:p>
    <w:p w14:paraId="631299F2" w14:textId="143B82B7" w:rsidR="00EF49AB" w:rsidRDefault="00DF7D24" w:rsidP="003654AD">
      <w:pPr>
        <w:pStyle w:val="Caption"/>
        <w:rPr>
          <w:rFonts w:cs="Arial"/>
        </w:rPr>
      </w:pPr>
      <w:bookmarkStart w:id="136" w:name="_Toc144378272"/>
      <w:r>
        <w:t xml:space="preserve">Figure </w:t>
      </w:r>
      <w:fldSimple w:instr=" SEQ Figure \* ARABIC ">
        <w:r w:rsidR="00E50CA4">
          <w:rPr>
            <w:noProof/>
          </w:rPr>
          <w:t>9</w:t>
        </w:r>
      </w:fldSimple>
      <w:r>
        <w:t xml:space="preserve"> Regression line: Impact of market capitalization on news sentiment score.</w:t>
      </w:r>
      <w:bookmarkEnd w:id="136"/>
    </w:p>
    <w:p w14:paraId="3AFABD0C" w14:textId="77777777" w:rsidR="005C155F" w:rsidRDefault="005C155F" w:rsidP="00EF49AB">
      <w:pPr>
        <w:spacing w:line="360" w:lineRule="auto"/>
        <w:jc w:val="both"/>
        <w:rPr>
          <w:rFonts w:ascii="Arial" w:hAnsi="Arial" w:cs="Arial"/>
        </w:rPr>
      </w:pPr>
    </w:p>
    <w:p w14:paraId="6FDA975D" w14:textId="035A51A4" w:rsidR="00EF49AB" w:rsidRDefault="00EF49AB" w:rsidP="00EF49AB">
      <w:pPr>
        <w:spacing w:line="360" w:lineRule="auto"/>
        <w:jc w:val="both"/>
        <w:rPr>
          <w:rFonts w:ascii="Arial" w:hAnsi="Arial" w:cs="Arial"/>
        </w:rPr>
      </w:pPr>
      <w:r>
        <w:rPr>
          <w:rFonts w:ascii="Arial" w:hAnsi="Arial" w:cs="Arial"/>
        </w:rPr>
        <w:t>The model can be represented as:</w:t>
      </w:r>
    </w:p>
    <w:p w14:paraId="16A9DD84" w14:textId="77777777" w:rsidR="00EF49AB" w:rsidRDefault="00EF49AB" w:rsidP="00EF49AB">
      <w:pPr>
        <w:spacing w:line="360" w:lineRule="auto"/>
        <w:jc w:val="center"/>
        <w:rPr>
          <w:rFonts w:ascii="Arial" w:hAnsi="Arial" w:cs="Arial"/>
        </w:rPr>
      </w:pPr>
      <m:oMathPara>
        <m:oMath>
          <m:r>
            <w:rPr>
              <w:rFonts w:ascii="Cambria Math" w:hAnsi="Cambria Math" w:cs="Arial"/>
            </w:rPr>
            <m:t xml:space="preserve">SentimentScore =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×MarketCap+ε</m:t>
          </m:r>
        </m:oMath>
      </m:oMathPara>
    </w:p>
    <w:p w14:paraId="58D4F624" w14:textId="77777777" w:rsidR="00EF49AB" w:rsidRDefault="00EF49AB" w:rsidP="00EF49AB">
      <w:pPr>
        <w:spacing w:line="360" w:lineRule="auto"/>
        <w:jc w:val="both"/>
        <w:rPr>
          <w:rFonts w:ascii="Arial" w:hAnsi="Arial" w:cs="Arial"/>
        </w:rPr>
      </w:pPr>
      <w:r>
        <w:rPr>
          <w:rFonts w:ascii="Arial" w:hAnsi="Arial" w:cs="Arial"/>
        </w:rPr>
        <w:t>Where:</w:t>
      </w:r>
    </w:p>
    <w:p w14:paraId="7CC41CBE" w14:textId="43449E06" w:rsidR="00EF49AB" w:rsidRPr="005D3619" w:rsidRDefault="00000000" w:rsidP="005D3619">
      <w:pPr>
        <w:pStyle w:val="ListParagraph"/>
        <w:numPr>
          <w:ilvl w:val="0"/>
          <w:numId w:val="27"/>
        </w:num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F49AB" w:rsidRPr="005D3619">
        <w:rPr>
          <w:rFonts w:ascii="Arial" w:hAnsi="Arial" w:cs="Arial"/>
        </w:rPr>
        <w:t xml:space="preserve"> is the intercept.</w:t>
      </w:r>
    </w:p>
    <w:p w14:paraId="2E251717" w14:textId="030115AB" w:rsidR="00EF49AB" w:rsidRPr="005D3619" w:rsidRDefault="00000000" w:rsidP="005D3619">
      <w:pPr>
        <w:pStyle w:val="ListParagraph"/>
        <w:numPr>
          <w:ilvl w:val="0"/>
          <w:numId w:val="27"/>
        </w:numPr>
        <w:spacing w:line="360" w:lineRule="auto"/>
        <w:jc w:val="both"/>
        <w:rPr>
          <w:rFonts w:ascii="Arial" w:hAnsi="Arial" w:cs="Arial"/>
        </w:rPr>
      </w:pPr>
      <m:oMath>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oMath>
      <w:r w:rsidR="00EF49AB" w:rsidRPr="005D3619">
        <w:rPr>
          <w:rFonts w:ascii="Arial" w:hAnsi="Arial" w:cs="Arial"/>
        </w:rPr>
        <w:t xml:space="preserve"> represents the change in sentiment score for a one-unit change in market capitalization. </w:t>
      </w:r>
    </w:p>
    <w:p w14:paraId="3B9681DB" w14:textId="6B4A3131" w:rsidR="00EF49AB" w:rsidRPr="005D3619" w:rsidRDefault="00EF49AB" w:rsidP="005D3619">
      <w:pPr>
        <w:pStyle w:val="ListParagraph"/>
        <w:numPr>
          <w:ilvl w:val="0"/>
          <w:numId w:val="27"/>
        </w:numPr>
        <w:spacing w:line="360" w:lineRule="auto"/>
        <w:jc w:val="both"/>
        <w:rPr>
          <w:rFonts w:ascii="Arial" w:hAnsi="Arial" w:cs="Arial"/>
        </w:rPr>
      </w:pPr>
      <m:oMath>
        <m:r>
          <w:rPr>
            <w:rFonts w:ascii="Cambria Math" w:hAnsi="Cambria Math" w:cs="Arial"/>
          </w:rPr>
          <m:t>ε</m:t>
        </m:r>
      </m:oMath>
      <w:r w:rsidR="005D3619" w:rsidRPr="005D3619">
        <w:rPr>
          <w:rFonts w:ascii="Arial" w:hAnsi="Arial" w:cs="Arial"/>
        </w:rPr>
        <w:t xml:space="preserve"> is the error term. </w:t>
      </w:r>
    </w:p>
    <w:p w14:paraId="34BA9B95" w14:textId="77777777" w:rsidR="005D3619" w:rsidRDefault="005D3619" w:rsidP="005D3619">
      <w:pPr>
        <w:spacing w:line="360" w:lineRule="auto"/>
        <w:jc w:val="both"/>
        <w:rPr>
          <w:rFonts w:ascii="Arial" w:hAnsi="Arial" w:cs="Arial"/>
        </w:rPr>
      </w:pPr>
    </w:p>
    <w:p w14:paraId="0E145EBB" w14:textId="3ED96313" w:rsidR="005D3619" w:rsidRPr="005D3619" w:rsidRDefault="005D3619" w:rsidP="005D3619">
      <w:pPr>
        <w:spacing w:line="360" w:lineRule="auto"/>
        <w:jc w:val="both"/>
        <w:rPr>
          <w:rFonts w:ascii="Arial" w:hAnsi="Arial" w:cs="Arial"/>
        </w:rPr>
      </w:pPr>
      <w:r w:rsidRPr="005D3619">
        <w:rPr>
          <w:rFonts w:ascii="Arial" w:hAnsi="Arial" w:cs="Arial"/>
        </w:rPr>
        <w:t>Regression Results:</w:t>
      </w:r>
    </w:p>
    <w:p w14:paraId="3E82D991" w14:textId="77777777" w:rsidR="005D3619" w:rsidRPr="005D3619" w:rsidRDefault="005D3619" w:rsidP="005D3619">
      <w:pPr>
        <w:spacing w:line="360" w:lineRule="auto"/>
        <w:jc w:val="both"/>
        <w:rPr>
          <w:rFonts w:ascii="Arial" w:hAnsi="Arial" w:cs="Arial"/>
        </w:rPr>
      </w:pPr>
    </w:p>
    <w:p w14:paraId="2325D3CD" w14:textId="4F6BB4F7" w:rsidR="005D3619" w:rsidRPr="00396B94" w:rsidRDefault="005D3619" w:rsidP="007A7875">
      <w:pPr>
        <w:pStyle w:val="ListParagraph"/>
        <w:numPr>
          <w:ilvl w:val="0"/>
          <w:numId w:val="28"/>
        </w:numPr>
        <w:spacing w:line="360" w:lineRule="auto"/>
        <w:jc w:val="both"/>
        <w:rPr>
          <w:rFonts w:ascii="Arial" w:hAnsi="Arial" w:cs="Arial"/>
        </w:rPr>
      </w:pPr>
      <w:r w:rsidRPr="00396B94">
        <w:rPr>
          <w:rFonts w:ascii="Arial" w:hAnsi="Arial" w:cs="Arial"/>
        </w:rPr>
        <w:t xml:space="preserve">Coefficient for </w:t>
      </w:r>
      <w:proofErr w:type="spellStart"/>
      <w:r w:rsidRPr="00396B94">
        <w:rPr>
          <w:rFonts w:ascii="Arial" w:hAnsi="Arial" w:cs="Arial"/>
        </w:rPr>
        <w:t>MarketCap</w:t>
      </w:r>
      <w:proofErr w:type="spellEnd"/>
      <w:r w:rsidRPr="00396B94">
        <w:rPr>
          <w:rFonts w:ascii="Arial" w:hAnsi="Arial" w:cs="Arial"/>
        </w:rPr>
        <w:t xml:space="preserve">: The coefficient of </w:t>
      </w:r>
      <w:r w:rsidR="002E65E3" w:rsidRPr="00396B94">
        <w:rPr>
          <w:rFonts w:ascii="Arial" w:hAnsi="Arial" w:cs="Arial"/>
        </w:rPr>
        <w:t xml:space="preserve">2.597e-12 </w:t>
      </w:r>
      <w:r w:rsidRPr="00396B94">
        <w:rPr>
          <w:rFonts w:ascii="Arial" w:hAnsi="Arial" w:cs="Arial"/>
        </w:rPr>
        <w:t>suggests that for every one-unit increase in market capitalization, the sentiment score increases by approximately</w:t>
      </w:r>
      <w:r w:rsidR="002E65E3" w:rsidRPr="00396B94">
        <w:rPr>
          <w:rFonts w:ascii="Arial" w:hAnsi="Arial" w:cs="Arial"/>
        </w:rPr>
        <w:t xml:space="preserve"> </w:t>
      </w:r>
      <w:r w:rsidRPr="00396B94">
        <w:rPr>
          <w:rFonts w:ascii="Arial" w:hAnsi="Arial" w:cs="Arial"/>
        </w:rPr>
        <w:t xml:space="preserve">This positive coefficient indicates </w:t>
      </w:r>
      <w:r w:rsidR="00396B94" w:rsidRPr="00396B94">
        <w:rPr>
          <w:rFonts w:ascii="Arial" w:hAnsi="Arial" w:cs="Arial"/>
        </w:rPr>
        <w:t xml:space="preserve">that larger companies, in terms of market capitalization, tend to receive a more </w:t>
      </w:r>
      <w:proofErr w:type="spellStart"/>
      <w:r w:rsidR="00396B94" w:rsidRPr="00396B94">
        <w:rPr>
          <w:rFonts w:ascii="Arial" w:hAnsi="Arial" w:cs="Arial"/>
        </w:rPr>
        <w:t>favorable</w:t>
      </w:r>
      <w:proofErr w:type="spellEnd"/>
      <w:r w:rsidR="00396B94" w:rsidRPr="00396B94">
        <w:rPr>
          <w:rFonts w:ascii="Arial" w:hAnsi="Arial" w:cs="Arial"/>
        </w:rPr>
        <w:t xml:space="preserve"> news sentiment on average.</w:t>
      </w:r>
    </w:p>
    <w:p w14:paraId="5A9D74AA" w14:textId="7274C856"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R-squared: The</w:t>
      </w:r>
      <w:r w:rsidR="002E65E3" w:rsidRPr="002E65E3">
        <w:rPr>
          <w:rFonts w:ascii="Arial" w:hAnsi="Arial" w:cs="Arial"/>
        </w:rPr>
        <w:t xml:space="preserve"> R-squared </w:t>
      </w:r>
      <w:r w:rsidRPr="002E65E3">
        <w:rPr>
          <w:rFonts w:ascii="Arial" w:hAnsi="Arial" w:cs="Arial"/>
        </w:rPr>
        <w:t xml:space="preserve">value of 0.492 indicates that approximately 49.2% of the variability in news sentiment scores can be explained by the market capitalization of the firms. This is a moderate explanatory power, suggesting </w:t>
      </w:r>
      <w:r w:rsidRPr="002E65E3">
        <w:rPr>
          <w:rFonts w:ascii="Arial" w:hAnsi="Arial" w:cs="Arial"/>
        </w:rPr>
        <w:lastRenderedPageBreak/>
        <w:t>that while firm size does play a role in influencing news sentiment, other factors might also be at play.</w:t>
      </w:r>
    </w:p>
    <w:p w14:paraId="6591859B" w14:textId="77777777" w:rsidR="005D3619" w:rsidRPr="005D3619" w:rsidRDefault="005D3619" w:rsidP="005D3619">
      <w:pPr>
        <w:spacing w:line="360" w:lineRule="auto"/>
        <w:jc w:val="both"/>
        <w:rPr>
          <w:rFonts w:ascii="Arial" w:hAnsi="Arial" w:cs="Arial"/>
        </w:rPr>
      </w:pPr>
    </w:p>
    <w:p w14:paraId="1ABF8213" w14:textId="77777777" w:rsidR="005D3619" w:rsidRPr="002E65E3" w:rsidRDefault="005D3619" w:rsidP="002E65E3">
      <w:pPr>
        <w:pStyle w:val="ListParagraph"/>
        <w:numPr>
          <w:ilvl w:val="0"/>
          <w:numId w:val="28"/>
        </w:numPr>
        <w:spacing w:line="360" w:lineRule="auto"/>
        <w:jc w:val="both"/>
        <w:rPr>
          <w:rFonts w:ascii="Arial" w:hAnsi="Arial" w:cs="Arial"/>
        </w:rPr>
      </w:pPr>
      <w:r w:rsidRPr="002E65E3">
        <w:rPr>
          <w:rFonts w:ascii="Arial" w:hAnsi="Arial" w:cs="Arial"/>
        </w:rPr>
        <w:t xml:space="preserve">P-value for </w:t>
      </w:r>
      <w:proofErr w:type="spellStart"/>
      <w:r w:rsidRPr="002E65E3">
        <w:rPr>
          <w:rFonts w:ascii="Arial" w:hAnsi="Arial" w:cs="Arial"/>
        </w:rPr>
        <w:t>MarketCap</w:t>
      </w:r>
      <w:proofErr w:type="spellEnd"/>
      <w:r w:rsidRPr="002E65E3">
        <w:rPr>
          <w:rFonts w:ascii="Arial" w:hAnsi="Arial" w:cs="Arial"/>
        </w:rPr>
        <w:t>: The p-value is less than 0.05, suggesting that market capitalization is a statistically significant predictor of news sentiment score.</w:t>
      </w:r>
    </w:p>
    <w:p w14:paraId="0252D39D" w14:textId="77777777" w:rsidR="005D3619" w:rsidRPr="005D3619" w:rsidRDefault="005D3619" w:rsidP="005D3619">
      <w:pPr>
        <w:spacing w:line="360" w:lineRule="auto"/>
        <w:jc w:val="both"/>
        <w:rPr>
          <w:rFonts w:ascii="Arial" w:hAnsi="Arial" w:cs="Arial"/>
        </w:rPr>
      </w:pPr>
    </w:p>
    <w:p w14:paraId="0DBF3681" w14:textId="5750867B" w:rsidR="00EF49AB" w:rsidRPr="00EF49AB" w:rsidRDefault="005D3619" w:rsidP="005D3619">
      <w:pPr>
        <w:spacing w:line="360" w:lineRule="auto"/>
        <w:jc w:val="both"/>
        <w:rPr>
          <w:rFonts w:ascii="Arial" w:hAnsi="Arial" w:cs="Arial"/>
        </w:rPr>
      </w:pPr>
      <w:r w:rsidRPr="005D3619">
        <w:rPr>
          <w:rFonts w:ascii="Arial" w:hAnsi="Arial" w:cs="Arial"/>
        </w:rPr>
        <w:t>The regression analysis reveals that firm size, as measured by market capitalization, has a statistically significant positive effect on news sentiment scores. This suggests that larger firms might be more likely to receive positive news coverage compared to their smaller counterparts. This could be attributed to various reasons, including the larger firms' visibility, their strategic decisions, or their ability to influence media narratives.</w:t>
      </w:r>
      <w:r w:rsidR="002E65E3">
        <w:rPr>
          <w:rFonts w:ascii="Arial" w:hAnsi="Arial" w:cs="Arial"/>
        </w:rPr>
        <w:t xml:space="preserve"> </w:t>
      </w:r>
      <w:r w:rsidR="002E65E3" w:rsidRPr="002E65E3">
        <w:rPr>
          <w:rFonts w:ascii="Arial" w:hAnsi="Arial" w:cs="Arial"/>
        </w:rPr>
        <w:t>However, it's important to note that this is based on a simple linear regression, which might not capture the complexities and nuances of the relationship fully.</w:t>
      </w:r>
    </w:p>
    <w:p w14:paraId="64DDC1DF" w14:textId="77777777" w:rsidR="00222E73" w:rsidRDefault="00222E73" w:rsidP="00EF49AB">
      <w:pPr>
        <w:spacing w:line="360" w:lineRule="auto"/>
        <w:jc w:val="both"/>
        <w:rPr>
          <w:rFonts w:ascii="Arial" w:hAnsi="Arial" w:cs="Arial"/>
        </w:rPr>
      </w:pPr>
    </w:p>
    <w:p w14:paraId="2A637E40" w14:textId="566213A2" w:rsidR="00222E73" w:rsidRPr="00453D5A" w:rsidRDefault="00222E73" w:rsidP="005F6FD4">
      <w:pPr>
        <w:pStyle w:val="Heading2"/>
      </w:pPr>
      <w:bookmarkStart w:id="137" w:name="_Toc144374388"/>
      <w:r>
        <w:t>7</w:t>
      </w:r>
      <w:r w:rsidRPr="00453D5A">
        <w:t>.</w:t>
      </w:r>
      <w:r>
        <w:t>2</w:t>
      </w:r>
      <w:r w:rsidRPr="00453D5A">
        <w:t xml:space="preserve"> </w:t>
      </w:r>
      <w:r w:rsidR="005E4579" w:rsidRPr="005E4579">
        <w:t>Cluster Analysis of Firm Size and News Sentiment</w:t>
      </w:r>
      <w:bookmarkEnd w:id="137"/>
    </w:p>
    <w:p w14:paraId="704E3925" w14:textId="77777777" w:rsidR="005E4579" w:rsidRPr="005E4579" w:rsidRDefault="005E4579" w:rsidP="005E4579">
      <w:pPr>
        <w:spacing w:line="360" w:lineRule="auto"/>
        <w:jc w:val="both"/>
        <w:rPr>
          <w:rFonts w:ascii="Arial" w:hAnsi="Arial" w:cs="Arial"/>
        </w:rPr>
      </w:pPr>
      <w:r w:rsidRPr="005E4579">
        <w:rPr>
          <w:rFonts w:ascii="Arial" w:hAnsi="Arial" w:cs="Arial"/>
        </w:rPr>
        <w:t xml:space="preserve">The clustering visualization provides an intricate snapshot of companies based on their market capitalization and average news sentiment scores. Through a </w:t>
      </w:r>
      <w:proofErr w:type="spellStart"/>
      <w:r w:rsidRPr="005E4579">
        <w:rPr>
          <w:rFonts w:ascii="Arial" w:hAnsi="Arial" w:cs="Arial"/>
        </w:rPr>
        <w:t>KMeans</w:t>
      </w:r>
      <w:proofErr w:type="spellEnd"/>
      <w:r w:rsidRPr="005E4579">
        <w:rPr>
          <w:rFonts w:ascii="Arial" w:hAnsi="Arial" w:cs="Arial"/>
        </w:rPr>
        <w:t xml:space="preserve"> clustering approach, we've segmented the companies into four distinct groups, each potentially representing a unique interplay between firm size and media portrayal.</w:t>
      </w:r>
    </w:p>
    <w:p w14:paraId="76E3CCB7" w14:textId="77777777" w:rsidR="005E4579" w:rsidRDefault="005E4579" w:rsidP="005E4579">
      <w:pPr>
        <w:keepNext/>
        <w:spacing w:line="360" w:lineRule="auto"/>
        <w:jc w:val="both"/>
      </w:pPr>
      <w:r w:rsidRPr="005E4579">
        <w:rPr>
          <w:rFonts w:ascii="Arial" w:hAnsi="Arial" w:cs="Arial"/>
          <w:noProof/>
        </w:rPr>
        <w:lastRenderedPageBreak/>
        <w:drawing>
          <wp:inline distT="0" distB="0" distL="0" distR="0" wp14:anchorId="3E408EC6" wp14:editId="0736D48E">
            <wp:extent cx="5731510" cy="4051300"/>
            <wp:effectExtent l="0" t="0" r="0" b="0"/>
            <wp:docPr id="1076029407"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9407" name="Picture 1" descr="A graph with red and blue dots&#10;&#10;Description automatically generated"/>
                    <pic:cNvPicPr/>
                  </pic:nvPicPr>
                  <pic:blipFill>
                    <a:blip r:embed="rId24"/>
                    <a:stretch>
                      <a:fillRect/>
                    </a:stretch>
                  </pic:blipFill>
                  <pic:spPr>
                    <a:xfrm>
                      <a:off x="0" y="0"/>
                      <a:ext cx="5731510" cy="4051300"/>
                    </a:xfrm>
                    <a:prstGeom prst="rect">
                      <a:avLst/>
                    </a:prstGeom>
                  </pic:spPr>
                </pic:pic>
              </a:graphicData>
            </a:graphic>
          </wp:inline>
        </w:drawing>
      </w:r>
    </w:p>
    <w:p w14:paraId="03F346CB" w14:textId="022AA8B0" w:rsidR="005E4579" w:rsidRDefault="005E4579" w:rsidP="003654AD">
      <w:pPr>
        <w:pStyle w:val="Caption"/>
      </w:pPr>
      <w:bookmarkStart w:id="138" w:name="_Toc144378273"/>
      <w:r>
        <w:t xml:space="preserve">Figure </w:t>
      </w:r>
      <w:fldSimple w:instr=" SEQ Figure \* ARABIC ">
        <w:r w:rsidR="00E50CA4">
          <w:rPr>
            <w:noProof/>
          </w:rPr>
          <w:t>10</w:t>
        </w:r>
      </w:fldSimple>
      <w:r>
        <w:t xml:space="preserve"> Clusters of companies</w:t>
      </w:r>
      <w:bookmarkEnd w:id="138"/>
    </w:p>
    <w:p w14:paraId="7E4F35E5" w14:textId="6526ABEA" w:rsidR="005E4579" w:rsidRDefault="005E4579" w:rsidP="005E4579">
      <w:r>
        <w:t>Note: Cluster 1 Companies: Broadcom Inc, Adobe Inc, Netflix Inc, Intel Corp, Starbucks Corp, PayPal Holdings Inc, Airbnb Inc, Moderna Inc, American Electric Power Co Inc, Electronic Arts Inc, Dollar Tree Inc, eBay Inc, Zoom Video Communications Inc, and many others. Cluster 2</w:t>
      </w:r>
    </w:p>
    <w:p w14:paraId="7147DDB0" w14:textId="11CD4C1D" w:rsidR="005E4579" w:rsidRDefault="005E4579" w:rsidP="005E4579">
      <w:r>
        <w:t>Companies: Microsoft Corp, Meta Platforms Inc, Alphabet Inc. Cluster 3 Company: Apple Inc. Cluster 4 Companies: NVIDIA Corp, Amazon.com Inc, Tesla Inc.</w:t>
      </w:r>
    </w:p>
    <w:p w14:paraId="3BC44AF2" w14:textId="77777777" w:rsidR="005E4579" w:rsidRPr="005E4579" w:rsidRDefault="005E4579" w:rsidP="005E4579"/>
    <w:p w14:paraId="26EF8116" w14:textId="6FD8ED66"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1 (Red): This cluster houses companies with a relatively high market capitalization and neutral to positive news sentiment scores. It's conceivable that these are large-cap firms that generally receive balanced media coverage, with occasional positive news highlights.</w:t>
      </w:r>
    </w:p>
    <w:p w14:paraId="4D37EA54" w14:textId="77777777" w:rsidR="005E4579" w:rsidRPr="005E4579" w:rsidRDefault="005E4579" w:rsidP="005E4579">
      <w:pPr>
        <w:spacing w:line="360" w:lineRule="auto"/>
        <w:jc w:val="both"/>
        <w:rPr>
          <w:rFonts w:ascii="Arial" w:hAnsi="Arial" w:cs="Arial"/>
        </w:rPr>
      </w:pPr>
    </w:p>
    <w:p w14:paraId="75258156"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2 (Blue): Firms in this cluster have a moderate market capitalization and predominantly neutral news sentiment scores. These might represent mid-cap companies that receive consistent, yet balanced, media attention.</w:t>
      </w:r>
    </w:p>
    <w:p w14:paraId="3ADFC4DE" w14:textId="77777777" w:rsidR="005E4579" w:rsidRPr="005E4579" w:rsidRDefault="005E4579" w:rsidP="005E4579">
      <w:pPr>
        <w:spacing w:line="360" w:lineRule="auto"/>
        <w:jc w:val="both"/>
        <w:rPr>
          <w:rFonts w:ascii="Arial" w:hAnsi="Arial" w:cs="Arial"/>
        </w:rPr>
      </w:pPr>
    </w:p>
    <w:p w14:paraId="35903F75"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 xml:space="preserve">Cluster 3 (Green): This cluster encompasses companies with lower market capitalization but relatively positive sentiment scores. These could be smaller </w:t>
      </w:r>
      <w:r w:rsidRPr="00C63A65">
        <w:rPr>
          <w:rFonts w:ascii="Arial" w:hAnsi="Arial" w:cs="Arial"/>
        </w:rPr>
        <w:lastRenderedPageBreak/>
        <w:t xml:space="preserve">firms that, despite their size, have garnered </w:t>
      </w:r>
      <w:proofErr w:type="spellStart"/>
      <w:r w:rsidRPr="00C63A65">
        <w:rPr>
          <w:rFonts w:ascii="Arial" w:hAnsi="Arial" w:cs="Arial"/>
        </w:rPr>
        <w:t>favorable</w:t>
      </w:r>
      <w:proofErr w:type="spellEnd"/>
      <w:r w:rsidRPr="00C63A65">
        <w:rPr>
          <w:rFonts w:ascii="Arial" w:hAnsi="Arial" w:cs="Arial"/>
        </w:rPr>
        <w:t xml:space="preserve"> media coverage, possibly due to innovative products, strategies, or positive financial performance.</w:t>
      </w:r>
    </w:p>
    <w:p w14:paraId="79DF37ED" w14:textId="77777777" w:rsidR="005E4579" w:rsidRPr="005E4579" w:rsidRDefault="005E4579" w:rsidP="005E4579">
      <w:pPr>
        <w:spacing w:line="360" w:lineRule="auto"/>
        <w:jc w:val="both"/>
        <w:rPr>
          <w:rFonts w:ascii="Arial" w:hAnsi="Arial" w:cs="Arial"/>
        </w:rPr>
      </w:pPr>
    </w:p>
    <w:p w14:paraId="037189CB" w14:textId="77777777" w:rsidR="005E4579" w:rsidRPr="00C63A65" w:rsidRDefault="005E4579" w:rsidP="00C63A65">
      <w:pPr>
        <w:pStyle w:val="ListParagraph"/>
        <w:numPr>
          <w:ilvl w:val="0"/>
          <w:numId w:val="29"/>
        </w:numPr>
        <w:spacing w:line="360" w:lineRule="auto"/>
        <w:jc w:val="both"/>
        <w:rPr>
          <w:rFonts w:ascii="Arial" w:hAnsi="Arial" w:cs="Arial"/>
        </w:rPr>
      </w:pPr>
      <w:r w:rsidRPr="00C63A65">
        <w:rPr>
          <w:rFonts w:ascii="Arial" w:hAnsi="Arial" w:cs="Arial"/>
        </w:rPr>
        <w:t>Cluster 4 (Cyan): Companies in this cluster exhibit both low market capitalization and neutral to slightly positive sentiment scores. It's possible that these are smaller firms with minimal media coverage or those that have been neither exceptionally praised nor critically assessed in the news.</w:t>
      </w:r>
    </w:p>
    <w:p w14:paraId="35BFEC9D" w14:textId="77777777" w:rsidR="005E4579" w:rsidRPr="00387CC0" w:rsidRDefault="005E4579" w:rsidP="005E4579">
      <w:pPr>
        <w:spacing w:line="360" w:lineRule="auto"/>
        <w:jc w:val="both"/>
        <w:rPr>
          <w:rFonts w:ascii="Arial" w:hAnsi="Arial" w:cs="Arial"/>
          <w:lang w:val="en-US"/>
        </w:rPr>
      </w:pPr>
    </w:p>
    <w:p w14:paraId="1EE521E6" w14:textId="77777777" w:rsidR="005E4579" w:rsidRPr="005E4579" w:rsidRDefault="005E4579" w:rsidP="005E4579">
      <w:pPr>
        <w:spacing w:line="360" w:lineRule="auto"/>
        <w:jc w:val="both"/>
        <w:rPr>
          <w:rFonts w:ascii="Arial" w:hAnsi="Arial" w:cs="Arial"/>
        </w:rPr>
      </w:pPr>
      <w:r w:rsidRPr="005E4579">
        <w:rPr>
          <w:rFonts w:ascii="Arial" w:hAnsi="Arial" w:cs="Arial"/>
        </w:rPr>
        <w:t>The centroids (marked with yellow 'X') signify the mean values of the clusters, guiding the distinction between the groupings.</w:t>
      </w:r>
    </w:p>
    <w:p w14:paraId="57522662" w14:textId="77777777" w:rsidR="005E4579" w:rsidRPr="005E4579" w:rsidRDefault="005E4579" w:rsidP="005E4579">
      <w:pPr>
        <w:spacing w:line="360" w:lineRule="auto"/>
        <w:jc w:val="both"/>
        <w:rPr>
          <w:rFonts w:ascii="Arial" w:hAnsi="Arial" w:cs="Arial"/>
        </w:rPr>
      </w:pPr>
    </w:p>
    <w:p w14:paraId="0CFAA59D" w14:textId="4DA00B01" w:rsidR="00532FA3" w:rsidRDefault="005E4579" w:rsidP="005E4579">
      <w:pPr>
        <w:spacing w:line="360" w:lineRule="auto"/>
        <w:jc w:val="both"/>
        <w:rPr>
          <w:rFonts w:ascii="Arial" w:hAnsi="Arial" w:cs="Arial"/>
        </w:rPr>
      </w:pPr>
      <w:r w:rsidRPr="005E4579">
        <w:rPr>
          <w:rFonts w:ascii="Arial" w:hAnsi="Arial" w:cs="Arial"/>
        </w:rPr>
        <w:t>This cluster analysis underscores the intricate relationship between a company's market standing and its media portrayal. While larger companies might often find themselves in the limelight, the nature of that attention—be it positive, negative, or neutral—can be influenced by a myriad of factors beyond just size.</w:t>
      </w:r>
    </w:p>
    <w:p w14:paraId="1426884A" w14:textId="77777777" w:rsidR="0014649E" w:rsidRPr="00792DB8" w:rsidRDefault="0014649E" w:rsidP="00A3381D">
      <w:pPr>
        <w:spacing w:line="360" w:lineRule="auto"/>
        <w:jc w:val="both"/>
        <w:rPr>
          <w:rFonts w:ascii="Arial" w:hAnsi="Arial" w:cs="Arial"/>
          <w:lang w:val="en-US"/>
        </w:rPr>
      </w:pPr>
    </w:p>
    <w:p w14:paraId="373EB579" w14:textId="30C796AD" w:rsidR="0014649E" w:rsidRPr="0014649E" w:rsidRDefault="00946C94" w:rsidP="0014649E">
      <w:pPr>
        <w:spacing w:line="360" w:lineRule="auto"/>
        <w:jc w:val="both"/>
        <w:rPr>
          <w:rFonts w:ascii="Arial" w:hAnsi="Arial" w:cs="Arial"/>
        </w:rPr>
      </w:pPr>
      <w:r w:rsidRPr="00946C94">
        <w:rPr>
          <w:rFonts w:ascii="Arial" w:hAnsi="Arial" w:cs="Arial"/>
        </w:rPr>
        <w:t xml:space="preserve">Addressing the research question of how sentiment scores vary among companies and the challenges certain firms or sectors may pose in sentiment analysis, our study found a pronounced correlation between firm size and news sentiment. Larger firms, as denoted by their market capitalization, typically attract more </w:t>
      </w:r>
      <w:proofErr w:type="spellStart"/>
      <w:r w:rsidRPr="00946C94">
        <w:rPr>
          <w:rFonts w:ascii="Arial" w:hAnsi="Arial" w:cs="Arial"/>
        </w:rPr>
        <w:t>favorable</w:t>
      </w:r>
      <w:proofErr w:type="spellEnd"/>
      <w:r w:rsidRPr="00946C94">
        <w:rPr>
          <w:rFonts w:ascii="Arial" w:hAnsi="Arial" w:cs="Arial"/>
        </w:rPr>
        <w:t xml:space="preserve"> media sentiment. </w:t>
      </w:r>
      <w:r w:rsidR="002F26DF" w:rsidRPr="002F26DF">
        <w:rPr>
          <w:rFonts w:ascii="Arial" w:hAnsi="Arial" w:cs="Arial"/>
        </w:rPr>
        <w:t xml:space="preserve">However, what the cluster analysis revealed is that while there were overall correlations, a small number of companies had exceptionally high market capitalizations or sentiment scores that were outliers. Though broad relationships existed, </w:t>
      </w:r>
      <w:proofErr w:type="gramStart"/>
      <w:r w:rsidR="002F26DF" w:rsidRPr="002F26DF">
        <w:rPr>
          <w:rFonts w:ascii="Arial" w:hAnsi="Arial" w:cs="Arial"/>
        </w:rPr>
        <w:t>particular corporations</w:t>
      </w:r>
      <w:proofErr w:type="gramEnd"/>
      <w:r w:rsidR="002F26DF" w:rsidRPr="002F26DF">
        <w:rPr>
          <w:rFonts w:ascii="Arial" w:hAnsi="Arial" w:cs="Arial"/>
        </w:rPr>
        <w:t xml:space="preserve"> exhibited anomalous financial valuations or attitudinal metrics distinct from the general trends.</w:t>
      </w:r>
      <w:r w:rsidRPr="00946C94">
        <w:rPr>
          <w:rFonts w:ascii="Arial" w:hAnsi="Arial" w:cs="Arial"/>
        </w:rPr>
        <w:t xml:space="preserve"> Therefore, for financial experts, hedge fund managers, and individual investors leveraging sentiment scores, it's imperative to discern if the firm under consideration belongs to outlier-like clusters (2, 3, 4), as these categories present unique sentiment dynamics.</w:t>
      </w:r>
    </w:p>
    <w:p w14:paraId="41ABB3A8" w14:textId="77777777" w:rsidR="003F570A" w:rsidRPr="00131B15" w:rsidRDefault="003F570A" w:rsidP="002E5761">
      <w:pPr>
        <w:spacing w:line="360" w:lineRule="auto"/>
        <w:jc w:val="both"/>
        <w:rPr>
          <w:rFonts w:ascii="Arial" w:hAnsi="Arial" w:cs="Arial"/>
        </w:rPr>
      </w:pPr>
    </w:p>
    <w:p w14:paraId="2EF99DF3" w14:textId="2ECF163D" w:rsidR="00C33B54" w:rsidRPr="00F8172E" w:rsidRDefault="003F570A" w:rsidP="005F6FD4">
      <w:pPr>
        <w:pStyle w:val="Heading1"/>
      </w:pPr>
      <w:bookmarkStart w:id="139" w:name="_Toc144374389"/>
      <w:r w:rsidRPr="00F8172E">
        <w:t>8. Model Evaluation</w:t>
      </w:r>
      <w:bookmarkEnd w:id="139"/>
      <w:r w:rsidRPr="00F8172E">
        <w:t xml:space="preserve"> </w:t>
      </w:r>
    </w:p>
    <w:p w14:paraId="34DF1BA3" w14:textId="77777777" w:rsidR="003F570A" w:rsidRDefault="003F570A" w:rsidP="002E5761">
      <w:pPr>
        <w:spacing w:line="360" w:lineRule="auto"/>
        <w:jc w:val="both"/>
        <w:rPr>
          <w:rFonts w:ascii="Arial" w:hAnsi="Arial" w:cs="Arial"/>
        </w:rPr>
      </w:pPr>
      <w:r w:rsidRPr="003F570A">
        <w:rPr>
          <w:rFonts w:ascii="Arial" w:hAnsi="Arial" w:cs="Arial"/>
        </w:rPr>
        <w:t xml:space="preserve">The predictive </w:t>
      </w:r>
      <w:proofErr w:type="spellStart"/>
      <w:r w:rsidRPr="003F570A">
        <w:rPr>
          <w:rFonts w:ascii="Arial" w:hAnsi="Arial" w:cs="Arial"/>
        </w:rPr>
        <w:t>modeling</w:t>
      </w:r>
      <w:proofErr w:type="spellEnd"/>
      <w:r w:rsidRPr="003F570A">
        <w:rPr>
          <w:rFonts w:ascii="Arial" w:hAnsi="Arial" w:cs="Arial"/>
        </w:rPr>
        <w:t xml:space="preserve"> of stock returns, especially in the volatile financial climate shaped by the COVID-19 pandemic, necessitates the utilization of robust machine </w:t>
      </w:r>
      <w:r w:rsidRPr="003F570A">
        <w:rPr>
          <w:rFonts w:ascii="Arial" w:hAnsi="Arial" w:cs="Arial"/>
        </w:rPr>
        <w:lastRenderedPageBreak/>
        <w:t xml:space="preserve">learning algorithms. This section will elucidate the methodologies and results of four chosen models: Random Forest, </w:t>
      </w:r>
      <w:proofErr w:type="spellStart"/>
      <w:r w:rsidRPr="003F570A">
        <w:rPr>
          <w:rFonts w:ascii="Arial" w:hAnsi="Arial" w:cs="Arial"/>
        </w:rPr>
        <w:t>XGBoost</w:t>
      </w:r>
      <w:proofErr w:type="spellEnd"/>
      <w:r w:rsidRPr="003F570A">
        <w:rPr>
          <w:rFonts w:ascii="Arial" w:hAnsi="Arial" w:cs="Arial"/>
        </w:rPr>
        <w:t xml:space="preserve">, </w:t>
      </w:r>
      <w:proofErr w:type="spellStart"/>
      <w:r w:rsidRPr="003F570A">
        <w:rPr>
          <w:rFonts w:ascii="Arial" w:hAnsi="Arial" w:cs="Arial"/>
        </w:rPr>
        <w:t>LightGBM</w:t>
      </w:r>
      <w:proofErr w:type="spellEnd"/>
      <w:r w:rsidRPr="003F570A">
        <w:rPr>
          <w:rFonts w:ascii="Arial" w:hAnsi="Arial" w:cs="Arial"/>
        </w:rPr>
        <w:t xml:space="preserve">, and </w:t>
      </w:r>
      <w:proofErr w:type="spellStart"/>
      <w:r w:rsidRPr="003F570A">
        <w:rPr>
          <w:rFonts w:ascii="Arial" w:hAnsi="Arial" w:cs="Arial"/>
        </w:rPr>
        <w:t>CatBoost</w:t>
      </w:r>
      <w:proofErr w:type="spellEnd"/>
      <w:r w:rsidRPr="003F570A">
        <w:rPr>
          <w:rFonts w:ascii="Arial" w:hAnsi="Arial" w:cs="Arial"/>
        </w:rPr>
        <w:t>.</w:t>
      </w:r>
    </w:p>
    <w:p w14:paraId="002BC534" w14:textId="77777777" w:rsidR="00E30314" w:rsidRDefault="00E30314" w:rsidP="002E5761">
      <w:pPr>
        <w:spacing w:line="360" w:lineRule="auto"/>
        <w:jc w:val="both"/>
        <w:rPr>
          <w:rFonts w:ascii="Arial" w:hAnsi="Arial" w:cs="Arial"/>
        </w:rPr>
      </w:pPr>
    </w:p>
    <w:p w14:paraId="24B4534E" w14:textId="1E1E470D" w:rsidR="00E30314" w:rsidRPr="00E30314" w:rsidRDefault="00E30314" w:rsidP="005F6FD4">
      <w:pPr>
        <w:pStyle w:val="Heading2"/>
      </w:pPr>
      <w:bookmarkStart w:id="140" w:name="_Toc144374390"/>
      <w:commentRangeStart w:id="141"/>
      <w:commentRangeStart w:id="142"/>
      <w:r w:rsidRPr="00F8172E">
        <w:t xml:space="preserve">8.1 </w:t>
      </w:r>
      <w:r>
        <w:t>Why AUC?</w:t>
      </w:r>
      <w:commentRangeEnd w:id="141"/>
      <w:r w:rsidR="009C79A1">
        <w:rPr>
          <w:rStyle w:val="CommentReference"/>
        </w:rPr>
        <w:commentReference w:id="141"/>
      </w:r>
      <w:commentRangeEnd w:id="142"/>
      <w:r w:rsidR="0053761D">
        <w:rPr>
          <w:rStyle w:val="CommentReference"/>
          <w:rFonts w:asciiTheme="minorHAnsi" w:hAnsiTheme="minorHAnsi" w:cstheme="minorBidi"/>
          <w:b w:val="0"/>
          <w:bCs w:val="0"/>
        </w:rPr>
        <w:commentReference w:id="142"/>
      </w:r>
      <w:bookmarkEnd w:id="140"/>
    </w:p>
    <w:p w14:paraId="6CFA40A6" w14:textId="77777777" w:rsidR="00E30314" w:rsidRDefault="00E30314" w:rsidP="00E30314">
      <w:pPr>
        <w:spacing w:line="360" w:lineRule="auto"/>
        <w:jc w:val="both"/>
        <w:rPr>
          <w:rFonts w:ascii="Arial" w:hAnsi="Arial" w:cs="Arial"/>
        </w:rPr>
      </w:pPr>
      <w:r w:rsidRPr="00E30314">
        <w:rPr>
          <w:rFonts w:ascii="Arial" w:hAnsi="Arial" w:cs="Arial"/>
        </w:rPr>
        <w:t>AUC (Area Under the Curve) is suitable in the financial area because it provides a comprehensive measure of the performance of classification models, particularly in the context of imbalanced datasets, which are common in finance. AUC is a metric that evaluates the trade-off between true positive rate (sensitivity) and false positive rate (1-specificity) across different classification thresholds. This makes it a valuable tool for assessing the performance of models in predicting financial risks, such as credit default, fraud, and stock performance.</w:t>
      </w:r>
    </w:p>
    <w:p w14:paraId="15D6BC38" w14:textId="77777777" w:rsidR="00E30314" w:rsidRPr="00E30314" w:rsidRDefault="00E30314" w:rsidP="00E30314">
      <w:pPr>
        <w:spacing w:line="360" w:lineRule="auto"/>
        <w:jc w:val="both"/>
        <w:rPr>
          <w:rFonts w:ascii="Arial" w:hAnsi="Arial" w:cs="Arial"/>
        </w:rPr>
      </w:pPr>
    </w:p>
    <w:p w14:paraId="2951E7CD" w14:textId="0A21AC44" w:rsidR="00E30314" w:rsidRDefault="00E30314" w:rsidP="00E30314">
      <w:pPr>
        <w:spacing w:line="360" w:lineRule="auto"/>
        <w:jc w:val="both"/>
        <w:rPr>
          <w:rFonts w:ascii="Arial" w:hAnsi="Arial" w:cs="Arial"/>
        </w:rPr>
      </w:pPr>
      <w:r w:rsidRPr="00E30314">
        <w:rPr>
          <w:rFonts w:ascii="Arial" w:hAnsi="Arial" w:cs="Arial"/>
        </w:rPr>
        <w:t xml:space="preserve">In a study by Gou et al. (2022), the authors used random forest and </w:t>
      </w:r>
      <w:proofErr w:type="spellStart"/>
      <w:r w:rsidRPr="00E30314">
        <w:rPr>
          <w:rFonts w:ascii="Arial" w:hAnsi="Arial" w:cs="Arial"/>
        </w:rPr>
        <w:t>XGBoost</w:t>
      </w:r>
      <w:proofErr w:type="spellEnd"/>
      <w:r w:rsidRPr="00E30314">
        <w:rPr>
          <w:rFonts w:ascii="Arial" w:hAnsi="Arial" w:cs="Arial"/>
        </w:rPr>
        <w:t xml:space="preserve"> models to evaluate the default risk of personal financial loans and found that both models had high AUC values, indicating good learning and prediction capabilities</w:t>
      </w:r>
      <w:r>
        <w:rPr>
          <w:rFonts w:ascii="Arial" w:hAnsi="Arial" w:cs="Arial"/>
        </w:rPr>
        <w:t>.</w:t>
      </w:r>
    </w:p>
    <w:p w14:paraId="7A8F0E90" w14:textId="77777777" w:rsidR="00E30314" w:rsidRPr="00E30314" w:rsidRDefault="00E30314" w:rsidP="00E30314">
      <w:pPr>
        <w:spacing w:line="360" w:lineRule="auto"/>
        <w:jc w:val="both"/>
        <w:rPr>
          <w:rFonts w:ascii="Arial" w:hAnsi="Arial" w:cs="Arial"/>
        </w:rPr>
      </w:pPr>
    </w:p>
    <w:p w14:paraId="3FF01DCB" w14:textId="10988812" w:rsidR="00E30314" w:rsidRDefault="00E30314" w:rsidP="00E30314">
      <w:pPr>
        <w:spacing w:line="360" w:lineRule="auto"/>
        <w:jc w:val="both"/>
        <w:rPr>
          <w:rFonts w:ascii="Arial" w:hAnsi="Arial" w:cs="Arial"/>
        </w:rPr>
      </w:pPr>
      <w:r w:rsidRPr="00E30314">
        <w:rPr>
          <w:rFonts w:ascii="Arial" w:hAnsi="Arial" w:cs="Arial"/>
        </w:rPr>
        <w:t>Another study by Kim et al. (2023) proposed a Geometric Mean-based Boosting (</w:t>
      </w:r>
      <w:proofErr w:type="spellStart"/>
      <w:r w:rsidRPr="00E30314">
        <w:rPr>
          <w:rFonts w:ascii="Arial" w:hAnsi="Arial" w:cs="Arial"/>
        </w:rPr>
        <w:t>GMBoost</w:t>
      </w:r>
      <w:proofErr w:type="spellEnd"/>
      <w:r w:rsidRPr="00E30314">
        <w:rPr>
          <w:rFonts w:ascii="Arial" w:hAnsi="Arial" w:cs="Arial"/>
        </w:rPr>
        <w:t xml:space="preserve">) algorithm to resolve class imbalance problems in finance, such as bankruptcy, card insolvency, and card fraud. The authors found that </w:t>
      </w:r>
      <w:proofErr w:type="spellStart"/>
      <w:r w:rsidRPr="00E30314">
        <w:rPr>
          <w:rFonts w:ascii="Arial" w:hAnsi="Arial" w:cs="Arial"/>
        </w:rPr>
        <w:t>GMBoost</w:t>
      </w:r>
      <w:proofErr w:type="spellEnd"/>
      <w:r w:rsidRPr="00E30314">
        <w:rPr>
          <w:rFonts w:ascii="Arial" w:hAnsi="Arial" w:cs="Arial"/>
        </w:rPr>
        <w:t xml:space="preserve"> outperformed conventional boosting algorithms in terms of AUC, demonstrating its effectiveness in handling imbalanced datasets.</w:t>
      </w:r>
    </w:p>
    <w:p w14:paraId="535EF35C" w14:textId="77777777" w:rsidR="00653B65" w:rsidRPr="00E30314" w:rsidRDefault="00653B65" w:rsidP="00E30314">
      <w:pPr>
        <w:spacing w:line="360" w:lineRule="auto"/>
        <w:jc w:val="both"/>
        <w:rPr>
          <w:rFonts w:ascii="Arial" w:hAnsi="Arial" w:cs="Arial"/>
        </w:rPr>
      </w:pPr>
    </w:p>
    <w:p w14:paraId="7C3DBB25" w14:textId="497335BB" w:rsidR="00E30314" w:rsidRDefault="00E30314" w:rsidP="00E30314">
      <w:pPr>
        <w:spacing w:line="360" w:lineRule="auto"/>
        <w:jc w:val="both"/>
        <w:rPr>
          <w:rFonts w:ascii="Arial" w:hAnsi="Arial" w:cs="Arial"/>
        </w:rPr>
      </w:pPr>
      <w:r w:rsidRPr="00E30314">
        <w:rPr>
          <w:rFonts w:ascii="Arial" w:hAnsi="Arial" w:cs="Arial"/>
        </w:rPr>
        <w:t xml:space="preserve">Moreover, a study by </w:t>
      </w:r>
      <w:proofErr w:type="spellStart"/>
      <w:r w:rsidR="00E14338" w:rsidRPr="00E14338">
        <w:rPr>
          <w:rFonts w:ascii="Arial" w:hAnsi="Arial" w:cs="Arial"/>
        </w:rPr>
        <w:t>Phongmekin</w:t>
      </w:r>
      <w:proofErr w:type="spellEnd"/>
      <w:r w:rsidR="00E14338" w:rsidRPr="00E14338">
        <w:rPr>
          <w:rFonts w:ascii="Arial" w:hAnsi="Arial" w:cs="Arial"/>
        </w:rPr>
        <w:t xml:space="preserve"> and </w:t>
      </w:r>
      <w:proofErr w:type="spellStart"/>
      <w:r w:rsidR="00E14338" w:rsidRPr="00E14338">
        <w:rPr>
          <w:rFonts w:ascii="Arial" w:hAnsi="Arial" w:cs="Arial"/>
        </w:rPr>
        <w:t>Jarumaneeroj</w:t>
      </w:r>
      <w:proofErr w:type="spellEnd"/>
      <w:r w:rsidR="00E14338" w:rsidRPr="00E14338">
        <w:rPr>
          <w:rFonts w:ascii="Arial" w:hAnsi="Arial" w:cs="Arial"/>
        </w:rPr>
        <w:t xml:space="preserve"> (2018)</w:t>
      </w:r>
      <w:r w:rsidR="00E14338">
        <w:rPr>
          <w:rFonts w:ascii="Arial" w:hAnsi="Arial" w:cs="Arial"/>
        </w:rPr>
        <w:t xml:space="preserve"> </w:t>
      </w:r>
      <w:r w:rsidRPr="00E30314">
        <w:rPr>
          <w:rFonts w:ascii="Arial" w:hAnsi="Arial" w:cs="Arial"/>
        </w:rPr>
        <w:t xml:space="preserve">used financial ratios and company's industry data of stocks in the finance sector of the Stock Exchange of Thailand to construct classification models predicting stock performance. The authors explored various classification techniques, including Logistic Regression (LR), Decision Tree (DT), Linear Discriminant Analysis (LDA), and K-Nearest </w:t>
      </w:r>
      <w:proofErr w:type="spellStart"/>
      <w:r w:rsidRPr="00E30314">
        <w:rPr>
          <w:rFonts w:ascii="Arial" w:hAnsi="Arial" w:cs="Arial"/>
        </w:rPr>
        <w:t>Neighbor</w:t>
      </w:r>
      <w:proofErr w:type="spellEnd"/>
      <w:r w:rsidRPr="00E30314">
        <w:rPr>
          <w:rFonts w:ascii="Arial" w:hAnsi="Arial" w:cs="Arial"/>
        </w:rPr>
        <w:t xml:space="preserve"> (KNN), and evaluated their performances using AUC. They concluded that all methods were comparatively good, with LR and LDA being the most useful classifiers for risk-averse investors.</w:t>
      </w:r>
    </w:p>
    <w:p w14:paraId="0330A6C9" w14:textId="77777777" w:rsidR="00E41421" w:rsidRPr="00E30314" w:rsidRDefault="00E41421" w:rsidP="00E30314">
      <w:pPr>
        <w:spacing w:line="360" w:lineRule="auto"/>
        <w:jc w:val="both"/>
        <w:rPr>
          <w:rFonts w:ascii="Arial" w:hAnsi="Arial" w:cs="Arial"/>
        </w:rPr>
      </w:pPr>
    </w:p>
    <w:p w14:paraId="6A73F64B" w14:textId="0B43E8A1" w:rsidR="00E30314" w:rsidRPr="003F570A" w:rsidRDefault="00E30314" w:rsidP="00E30314">
      <w:pPr>
        <w:spacing w:line="360" w:lineRule="auto"/>
        <w:jc w:val="both"/>
        <w:rPr>
          <w:rFonts w:ascii="Arial" w:hAnsi="Arial" w:cs="Arial"/>
        </w:rPr>
      </w:pPr>
      <w:r w:rsidRPr="00E30314">
        <w:rPr>
          <w:rFonts w:ascii="Arial" w:hAnsi="Arial" w:cs="Arial"/>
        </w:rPr>
        <w:t xml:space="preserve">In summary, AUC is a suitable metric in the financial area because it provides a comprehensive evaluation of classification models, particularly in the context of </w:t>
      </w:r>
      <w:r w:rsidRPr="00E30314">
        <w:rPr>
          <w:rFonts w:ascii="Arial" w:hAnsi="Arial" w:cs="Arial"/>
        </w:rPr>
        <w:lastRenderedPageBreak/>
        <w:t>imbalanced datasets, which are common in finance. AUC has been successfully applied in various financial studies, demonstrating its effectiveness in assessing the performance of models in predicting financial risks and stock performance</w:t>
      </w:r>
      <w:r w:rsidR="00E14338">
        <w:rPr>
          <w:rFonts w:ascii="Arial" w:hAnsi="Arial" w:cs="Arial"/>
        </w:rPr>
        <w:t>.</w:t>
      </w:r>
    </w:p>
    <w:p w14:paraId="15A75B1B" w14:textId="77777777" w:rsidR="00C33B54" w:rsidRDefault="00C33B54" w:rsidP="002E5761">
      <w:pPr>
        <w:spacing w:line="360" w:lineRule="auto"/>
        <w:jc w:val="both"/>
        <w:rPr>
          <w:rFonts w:ascii="Arial" w:hAnsi="Arial" w:cs="Arial"/>
        </w:rPr>
      </w:pPr>
    </w:p>
    <w:p w14:paraId="0D62F6C5" w14:textId="77777777" w:rsidR="003F570A" w:rsidRPr="00F8172E" w:rsidRDefault="003F570A" w:rsidP="005F6FD4">
      <w:pPr>
        <w:pStyle w:val="Heading2"/>
      </w:pPr>
      <w:bookmarkStart w:id="143" w:name="_Toc144374391"/>
      <w:r w:rsidRPr="00F8172E">
        <w:t>8.1 Random Forest</w:t>
      </w:r>
      <w:bookmarkEnd w:id="143"/>
    </w:p>
    <w:p w14:paraId="5D982902" w14:textId="77777777" w:rsidR="003F570A" w:rsidRDefault="003F570A" w:rsidP="002E5761">
      <w:pPr>
        <w:spacing w:line="360" w:lineRule="auto"/>
        <w:jc w:val="both"/>
        <w:rPr>
          <w:rFonts w:ascii="Arial" w:hAnsi="Arial" w:cs="Arial"/>
        </w:rPr>
      </w:pPr>
    </w:p>
    <w:p w14:paraId="01526A64" w14:textId="77777777" w:rsidR="003F570A" w:rsidRPr="00F8172E" w:rsidRDefault="003F570A" w:rsidP="005F6FD4">
      <w:pPr>
        <w:pStyle w:val="Heading3"/>
      </w:pPr>
      <w:bookmarkStart w:id="144" w:name="_Toc144374392"/>
      <w:commentRangeStart w:id="145"/>
      <w:commentRangeStart w:id="146"/>
      <w:r w:rsidRPr="00F8172E">
        <w:t>8.1.1 Theoretical Overview</w:t>
      </w:r>
      <w:commentRangeEnd w:id="145"/>
      <w:r w:rsidR="002B114A">
        <w:rPr>
          <w:rStyle w:val="CommentReference"/>
        </w:rPr>
        <w:commentReference w:id="145"/>
      </w:r>
      <w:commentRangeEnd w:id="146"/>
      <w:r w:rsidR="00976A45">
        <w:rPr>
          <w:rStyle w:val="CommentReference"/>
        </w:rPr>
        <w:commentReference w:id="146"/>
      </w:r>
      <w:bookmarkEnd w:id="144"/>
    </w:p>
    <w:p w14:paraId="5DC14969" w14:textId="77777777" w:rsidR="003F570A" w:rsidRDefault="003F570A" w:rsidP="002E5761">
      <w:pPr>
        <w:spacing w:line="360" w:lineRule="auto"/>
        <w:jc w:val="both"/>
        <w:rPr>
          <w:rFonts w:ascii="Arial" w:hAnsi="Arial" w:cs="Arial"/>
          <w:lang w:val="en-US"/>
        </w:rPr>
      </w:pPr>
    </w:p>
    <w:p w14:paraId="46698755" w14:textId="77777777" w:rsidR="003F570A" w:rsidRPr="003F570A" w:rsidRDefault="003F570A" w:rsidP="002E5761">
      <w:pPr>
        <w:spacing w:line="360" w:lineRule="auto"/>
        <w:jc w:val="both"/>
        <w:rPr>
          <w:rFonts w:ascii="Arial" w:hAnsi="Arial" w:cs="Arial"/>
          <w:lang w:val="en-US"/>
        </w:rPr>
      </w:pPr>
      <w:r w:rsidRPr="003F570A">
        <w:rPr>
          <w:rFonts w:ascii="Arial" w:hAnsi="Arial" w:cs="Arial"/>
          <w:lang w:val="en-US"/>
        </w:rPr>
        <w:t>Random Forest is an ensemble learning method that combines multiple decision trees to produce a more generalized and accurate prediction. The underlying mechanism is rooted in the "bagging" approach, where multiple weak learners (in this case, decision trees) combine to form a robust model.</w:t>
      </w:r>
    </w:p>
    <w:p w14:paraId="09E62999" w14:textId="77777777" w:rsidR="003F570A" w:rsidRPr="003F570A" w:rsidRDefault="003F570A" w:rsidP="002E5761">
      <w:pPr>
        <w:spacing w:line="360" w:lineRule="auto"/>
        <w:jc w:val="both"/>
        <w:rPr>
          <w:rFonts w:ascii="Arial" w:hAnsi="Arial" w:cs="Arial"/>
          <w:lang w:val="en-US"/>
        </w:rPr>
      </w:pPr>
    </w:p>
    <w:p w14:paraId="2824339B" w14:textId="3F1525FC" w:rsidR="00C33B54" w:rsidRDefault="0065367D" w:rsidP="002E5761">
      <w:pPr>
        <w:spacing w:line="360" w:lineRule="auto"/>
        <w:jc w:val="both"/>
        <w:rPr>
          <w:rFonts w:ascii="Arial" w:hAnsi="Arial" w:cs="Arial"/>
        </w:rPr>
      </w:pPr>
      <w:r>
        <w:rPr>
          <w:rFonts w:ascii="Arial" w:hAnsi="Arial" w:cs="Arial"/>
        </w:rPr>
        <w:t xml:space="preserve">Given a training set </w:t>
      </w:r>
      <m:oMath>
        <m:r>
          <w:rPr>
            <w:rFonts w:ascii="Cambria Math" w:hAnsi="Cambria Math" w:cs="Arial"/>
          </w:rPr>
          <m:t xml:space="preserve">X= </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oMath>
      <w:r>
        <w:rPr>
          <w:rFonts w:ascii="Arial" w:hAnsi="Arial" w:cs="Arial"/>
        </w:rPr>
        <w:t xml:space="preserve">with responses </w:t>
      </w:r>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oMath>
      <w:r>
        <w:rPr>
          <w:rFonts w:ascii="Arial" w:hAnsi="Arial" w:cs="Arial"/>
        </w:rPr>
        <w:t xml:space="preserve">, </w:t>
      </w:r>
      <w:proofErr w:type="gramStart"/>
      <w:r>
        <w:rPr>
          <w:rFonts w:ascii="Arial" w:hAnsi="Arial" w:cs="Arial"/>
        </w:rPr>
        <w:t>the a</w:t>
      </w:r>
      <w:proofErr w:type="gramEnd"/>
      <w:del w:id="147" w:author="He He (Staff)" w:date="2023-08-20T15:02:00Z">
        <w:r w:rsidDel="002B114A">
          <w:rPr>
            <w:rFonts w:ascii="Arial" w:hAnsi="Arial" w:cs="Arial"/>
          </w:rPr>
          <w:delText>a</w:delText>
        </w:r>
      </w:del>
      <w:r>
        <w:rPr>
          <w:rFonts w:ascii="Arial" w:hAnsi="Arial" w:cs="Arial"/>
        </w:rPr>
        <w:t>lgorithm for Random Forest is:</w:t>
      </w:r>
    </w:p>
    <w:p w14:paraId="0C74B6BA" w14:textId="3949F67A" w:rsidR="0065367D" w:rsidRPr="0065367D" w:rsidRDefault="0065367D" w:rsidP="002E5761">
      <w:pPr>
        <w:pStyle w:val="ListParagraph"/>
        <w:numPr>
          <w:ilvl w:val="0"/>
          <w:numId w:val="7"/>
        </w:numPr>
        <w:spacing w:line="360" w:lineRule="auto"/>
        <w:jc w:val="both"/>
        <w:rPr>
          <w:rFonts w:ascii="Arial" w:hAnsi="Arial" w:cs="Arial"/>
          <w:lang w:val="en-US"/>
        </w:rPr>
      </w:pPr>
      <w:r w:rsidRPr="0065367D">
        <w:rPr>
          <w:rFonts w:ascii="Arial" w:hAnsi="Arial" w:cs="Arial"/>
        </w:rPr>
        <w:t xml:space="preserve">For </w:t>
      </w:r>
      <m:oMath>
        <m:r>
          <w:rPr>
            <w:rFonts w:ascii="Cambria Math" w:hAnsi="Cambria Math" w:cs="Arial"/>
          </w:rPr>
          <m:t>b=1</m:t>
        </m:r>
      </m:oMath>
      <w:r w:rsidRPr="0065367D">
        <w:rPr>
          <w:rFonts w:ascii="Arial" w:hAnsi="Arial" w:cs="Arial"/>
        </w:rPr>
        <w:t xml:space="preserve"> to</w:t>
      </w:r>
      <w:r>
        <w:rPr>
          <w:rFonts w:ascii="Arial" w:hAnsi="Arial" w:cs="Arial"/>
        </w:rPr>
        <w:t xml:space="preserve"> </w:t>
      </w:r>
      <m:oMath>
        <m:r>
          <w:rPr>
            <w:rFonts w:ascii="Cambria Math" w:hAnsi="Cambria Math" w:cs="Arial"/>
          </w:rPr>
          <m:t>B</m:t>
        </m:r>
      </m:oMath>
      <w:r>
        <w:rPr>
          <w:rFonts w:ascii="Arial" w:hAnsi="Arial" w:cs="Arial"/>
        </w:rPr>
        <w:t xml:space="preserve"> (where </w:t>
      </w:r>
      <m:oMath>
        <m:r>
          <w:rPr>
            <w:rFonts w:ascii="Cambria Math" w:hAnsi="Cambria Math" w:cs="Arial"/>
          </w:rPr>
          <m:t>B</m:t>
        </m:r>
      </m:oMath>
      <w:r>
        <w:rPr>
          <w:rFonts w:ascii="Arial" w:hAnsi="Arial" w:cs="Arial"/>
        </w:rPr>
        <w:t xml:space="preserve"> is the number of trees):</w:t>
      </w:r>
    </w:p>
    <w:p w14:paraId="59115207" w14:textId="1A3885E2" w:rsidR="003B742C" w:rsidRPr="003B742C" w:rsidRDefault="003B742C" w:rsidP="002E5761">
      <w:pPr>
        <w:pStyle w:val="ListParagraph"/>
        <w:numPr>
          <w:ilvl w:val="0"/>
          <w:numId w:val="9"/>
        </w:numPr>
        <w:spacing w:line="360" w:lineRule="auto"/>
        <w:jc w:val="both"/>
        <w:rPr>
          <w:rFonts w:ascii="Arial" w:hAnsi="Arial" w:cs="Arial"/>
          <w:lang w:val="en-US"/>
        </w:rPr>
      </w:pPr>
      <w:r w:rsidRPr="003B742C">
        <w:rPr>
          <w:rFonts w:ascii="Arial" w:hAnsi="Arial" w:cs="Arial"/>
          <w:lang w:val="en-US"/>
        </w:rPr>
        <w:t xml:space="preserve">Draw a bootstrap sample </w:t>
      </w:r>
      <m:oMath>
        <m:r>
          <w:rPr>
            <w:rFonts w:ascii="Cambria Math" w:hAnsi="Cambria Math" w:cs="Arial"/>
            <w:lang w:val="en-US"/>
          </w:rPr>
          <m:t>Z</m:t>
        </m:r>
      </m:oMath>
      <w:r w:rsidRPr="003B742C">
        <w:rPr>
          <w:rFonts w:ascii="Arial" w:hAnsi="Arial" w:cs="Arial"/>
          <w:lang w:val="en-US"/>
        </w:rPr>
        <w:t xml:space="preserve"> of size</w:t>
      </w:r>
      <w:r>
        <w:rPr>
          <w:rFonts w:ascii="Arial" w:hAnsi="Arial" w:cs="Arial"/>
          <w:lang w:val="en-US"/>
        </w:rPr>
        <w:t xml:space="preserve"> </w:t>
      </w:r>
      <m:oMath>
        <m:r>
          <w:rPr>
            <w:rFonts w:ascii="Cambria Math" w:hAnsi="Cambria Math" w:cs="Arial"/>
            <w:lang w:val="en-US"/>
          </w:rPr>
          <m:t>n</m:t>
        </m:r>
      </m:oMath>
      <w:r w:rsidRPr="003B742C">
        <w:rPr>
          <w:rFonts w:ascii="Arial" w:hAnsi="Arial" w:cs="Arial"/>
          <w:lang w:val="en-US"/>
        </w:rPr>
        <w:t xml:space="preserve"> from the training data.</w:t>
      </w:r>
    </w:p>
    <w:p w14:paraId="1278544C" w14:textId="77777777" w:rsidR="003B742C" w:rsidRDefault="003B742C" w:rsidP="002E5761">
      <w:pPr>
        <w:pStyle w:val="ListParagraph"/>
        <w:numPr>
          <w:ilvl w:val="0"/>
          <w:numId w:val="9"/>
        </w:numPr>
        <w:spacing w:line="360" w:lineRule="auto"/>
        <w:jc w:val="both"/>
        <w:rPr>
          <w:rFonts w:ascii="Arial" w:hAnsi="Arial" w:cs="Arial"/>
          <w:lang w:val="en-US"/>
        </w:rPr>
      </w:pPr>
      <w:r w:rsidRPr="003B742C">
        <w:rPr>
          <w:rFonts w:ascii="Arial" w:hAnsi="Arial" w:cs="Arial"/>
          <w:lang w:val="en-US"/>
        </w:rPr>
        <w:t>Grow a decision tree</w:t>
      </w:r>
      <w:r w:rsidRPr="003B742C">
        <w:rPr>
          <w:rFonts w:ascii="Cambria Math" w:hAnsi="Cambria Math" w:cs="Arial"/>
          <w:i/>
        </w:rPr>
        <w:t xml:space="preserve"> </w:t>
      </w:r>
      <m:oMath>
        <m:sSub>
          <m:sSubPr>
            <m:ctrlPr>
              <w:rPr>
                <w:rFonts w:ascii="Cambria Math" w:hAnsi="Cambria Math" w:cs="Arial"/>
                <w:i/>
              </w:rPr>
            </m:ctrlPr>
          </m:sSubPr>
          <m:e>
            <m:r>
              <w:rPr>
                <w:rFonts w:ascii="Cambria Math" w:hAnsi="Cambria Math" w:cs="Arial"/>
              </w:rPr>
              <m:t>T</m:t>
            </m:r>
          </m:e>
          <m:sub>
            <m:r>
              <w:rPr>
                <w:rFonts w:ascii="Cambria Math" w:hAnsi="Cambria Math" w:cs="Arial"/>
              </w:rPr>
              <m:t>b</m:t>
            </m:r>
          </m:sub>
        </m:sSub>
      </m:oMath>
      <w:r w:rsidRPr="003B742C">
        <w:rPr>
          <w:rFonts w:ascii="Arial" w:hAnsi="Arial" w:cs="Arial"/>
          <w:lang w:val="en-US"/>
        </w:rPr>
        <w:t>​</w:t>
      </w:r>
      <w:r>
        <w:rPr>
          <w:rFonts w:ascii="Arial" w:hAnsi="Arial" w:cs="Arial"/>
          <w:lang w:val="en-US"/>
        </w:rPr>
        <w:t xml:space="preserve"> </w:t>
      </w:r>
      <w:r w:rsidRPr="003B742C">
        <w:rPr>
          <w:rFonts w:ascii="Arial" w:hAnsi="Arial" w:cs="Arial"/>
          <w:lang w:val="en-US"/>
        </w:rPr>
        <w:t>to the bootstrapped data by recursively repeating the following process for each terminal node of the tree, until the node size is less than the threshold:</w:t>
      </w:r>
    </w:p>
    <w:p w14:paraId="503EE768" w14:textId="77777777" w:rsidR="003B742C" w:rsidRDefault="003B742C" w:rsidP="002E5761">
      <w:pPr>
        <w:pStyle w:val="ListParagraph"/>
        <w:numPr>
          <w:ilvl w:val="1"/>
          <w:numId w:val="9"/>
        </w:numPr>
        <w:spacing w:line="360" w:lineRule="auto"/>
        <w:jc w:val="both"/>
        <w:rPr>
          <w:rFonts w:ascii="Arial" w:hAnsi="Arial" w:cs="Arial"/>
          <w:lang w:val="en-US"/>
        </w:rPr>
      </w:pPr>
      <w:r w:rsidRPr="003B742C">
        <w:rPr>
          <w:rFonts w:ascii="Arial" w:hAnsi="Arial" w:cs="Arial"/>
          <w:lang w:val="en-US"/>
        </w:rPr>
        <w:t xml:space="preserve">Select </w:t>
      </w:r>
      <m:oMath>
        <m:r>
          <w:rPr>
            <w:rFonts w:ascii="Cambria Math" w:hAnsi="Cambria Math" w:cs="Arial"/>
          </w:rPr>
          <m:t xml:space="preserve">m </m:t>
        </m:r>
      </m:oMath>
      <w:r w:rsidRPr="003B742C">
        <w:rPr>
          <w:rFonts w:ascii="Arial" w:hAnsi="Arial" w:cs="Arial"/>
          <w:lang w:val="en-US"/>
        </w:rPr>
        <w:t xml:space="preserve">variables randomly from the </w:t>
      </w:r>
      <m:oMath>
        <m:r>
          <w:rPr>
            <w:rFonts w:ascii="Cambria Math" w:hAnsi="Cambria Math" w:cs="Arial"/>
            <w:lang w:val="en-US"/>
          </w:rPr>
          <m:t xml:space="preserve">p </m:t>
        </m:r>
      </m:oMath>
      <w:r w:rsidRPr="003B742C">
        <w:rPr>
          <w:rFonts w:ascii="Arial" w:hAnsi="Arial" w:cs="Arial"/>
          <w:lang w:val="en-US"/>
        </w:rPr>
        <w:t>predictors.</w:t>
      </w:r>
    </w:p>
    <w:p w14:paraId="21637A35" w14:textId="54620AA3" w:rsidR="0065367D" w:rsidRPr="003B742C" w:rsidRDefault="003B742C" w:rsidP="002E5761">
      <w:pPr>
        <w:pStyle w:val="ListParagraph"/>
        <w:numPr>
          <w:ilvl w:val="1"/>
          <w:numId w:val="9"/>
        </w:numPr>
        <w:spacing w:line="360" w:lineRule="auto"/>
        <w:jc w:val="both"/>
        <w:rPr>
          <w:rFonts w:ascii="Arial" w:hAnsi="Arial" w:cs="Arial"/>
          <w:lang w:val="en-US"/>
        </w:rPr>
      </w:pPr>
      <w:r w:rsidRPr="003B742C">
        <w:rPr>
          <w:rFonts w:ascii="Arial" w:hAnsi="Arial" w:cs="Arial"/>
          <w:lang w:val="en-US"/>
        </w:rPr>
        <w:t>Split the node using the variable that provides the best split, according to some objective function (e.g., minimizing the Gini coefficient).</w:t>
      </w:r>
    </w:p>
    <w:p w14:paraId="2AA16782" w14:textId="1BB9CA98" w:rsidR="0065367D" w:rsidRDefault="003B742C" w:rsidP="002E5761">
      <w:pPr>
        <w:spacing w:line="360" w:lineRule="auto"/>
        <w:ind w:left="360"/>
        <w:jc w:val="both"/>
        <w:rPr>
          <w:rFonts w:ascii="Arial" w:hAnsi="Arial" w:cs="Arial"/>
        </w:rPr>
      </w:pPr>
      <w:r w:rsidRPr="003B742C">
        <w:rPr>
          <w:rFonts w:ascii="Arial" w:hAnsi="Arial" w:cs="Arial"/>
          <w:lang w:val="en-US"/>
        </w:rPr>
        <w:t>The forest's output for a test observation is the mode of the outputs of the</w:t>
      </w:r>
      <w:r>
        <w:rPr>
          <w:rFonts w:ascii="Arial" w:hAnsi="Arial" w:cs="Arial"/>
          <w:lang w:val="en-US"/>
        </w:rPr>
        <w:t xml:space="preserve"> </w:t>
      </w:r>
      <m:oMath>
        <m:r>
          <w:rPr>
            <w:rFonts w:ascii="Cambria Math" w:hAnsi="Cambria Math" w:cs="Arial"/>
          </w:rPr>
          <m:t>B</m:t>
        </m:r>
      </m:oMath>
      <w:r>
        <w:rPr>
          <w:rFonts w:ascii="Arial" w:hAnsi="Arial" w:cs="Arial"/>
        </w:rPr>
        <w:t xml:space="preserve"> trees.</w:t>
      </w:r>
    </w:p>
    <w:p w14:paraId="613F3DCA" w14:textId="77777777" w:rsidR="003B742C" w:rsidRDefault="003B742C" w:rsidP="002E5761">
      <w:pPr>
        <w:spacing w:line="360" w:lineRule="auto"/>
        <w:ind w:left="360"/>
        <w:jc w:val="both"/>
        <w:rPr>
          <w:rFonts w:ascii="Arial" w:hAnsi="Arial" w:cs="Arial"/>
        </w:rPr>
      </w:pPr>
    </w:p>
    <w:p w14:paraId="714DFEBE" w14:textId="3694D5B9" w:rsidR="003B742C" w:rsidRPr="00F8172E" w:rsidRDefault="003B742C" w:rsidP="005F6FD4">
      <w:pPr>
        <w:pStyle w:val="Heading3"/>
      </w:pPr>
      <w:bookmarkStart w:id="148" w:name="_Toc144374393"/>
      <w:r w:rsidRPr="00F8172E">
        <w:t>8.1.2 Methodology</w:t>
      </w:r>
      <w:bookmarkEnd w:id="148"/>
    </w:p>
    <w:p w14:paraId="24898FBE" w14:textId="77777777" w:rsidR="003B742C" w:rsidRDefault="003B742C" w:rsidP="002E5761">
      <w:pPr>
        <w:spacing w:line="360" w:lineRule="auto"/>
        <w:ind w:left="360"/>
        <w:jc w:val="both"/>
        <w:rPr>
          <w:rFonts w:ascii="Arial" w:hAnsi="Arial" w:cs="Arial"/>
        </w:rPr>
      </w:pPr>
    </w:p>
    <w:p w14:paraId="67655FD1" w14:textId="7F2AD68C" w:rsidR="003B742C" w:rsidRDefault="003B742C" w:rsidP="002E5761">
      <w:pPr>
        <w:spacing w:line="360" w:lineRule="auto"/>
        <w:jc w:val="both"/>
        <w:rPr>
          <w:rFonts w:ascii="Arial" w:hAnsi="Arial" w:cs="Arial"/>
        </w:rPr>
      </w:pPr>
      <w:del w:id="149" w:author="He He (Staff)" w:date="2023-08-20T15:03:00Z">
        <w:r w:rsidDel="002B114A">
          <w:rPr>
            <w:rFonts w:ascii="Arial" w:hAnsi="Arial" w:cs="Arial"/>
          </w:rPr>
          <w:delText>For our analysis</w:delText>
        </w:r>
      </w:del>
      <w:ins w:id="150" w:author="He He (Staff)" w:date="2023-08-20T15:03:00Z">
        <w:r w:rsidR="002B114A">
          <w:rPr>
            <w:rFonts w:ascii="Arial" w:hAnsi="Arial" w:cs="Arial"/>
          </w:rPr>
          <w:t>In the context of this study</w:t>
        </w:r>
      </w:ins>
      <w:r>
        <w:rPr>
          <w:rFonts w:ascii="Arial" w:hAnsi="Arial" w:cs="Arial"/>
        </w:rPr>
        <w:t>:</w:t>
      </w:r>
    </w:p>
    <w:p w14:paraId="0CA16371" w14:textId="77777777" w:rsidR="003B742C" w:rsidRP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Features: All columns except 'Date', '</w:t>
      </w:r>
      <w:proofErr w:type="spellStart"/>
      <w:r w:rsidRPr="003B742C">
        <w:rPr>
          <w:rFonts w:ascii="Arial" w:hAnsi="Arial" w:cs="Arial"/>
          <w:lang w:val="en-US"/>
        </w:rPr>
        <w:t>PositiveReturn</w:t>
      </w:r>
      <w:proofErr w:type="spellEnd"/>
      <w:r w:rsidRPr="003B742C">
        <w:rPr>
          <w:rFonts w:ascii="Arial" w:hAnsi="Arial" w:cs="Arial"/>
          <w:lang w:val="en-US"/>
        </w:rPr>
        <w:t>', and 'Ticker'.</w:t>
      </w:r>
    </w:p>
    <w:p w14:paraId="26709C4D" w14:textId="77777777" w:rsidR="003B742C" w:rsidRP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Target Variable: '</w:t>
      </w:r>
      <w:proofErr w:type="spellStart"/>
      <w:r w:rsidRPr="003B742C">
        <w:rPr>
          <w:rFonts w:ascii="Arial" w:hAnsi="Arial" w:cs="Arial"/>
          <w:lang w:val="en-US"/>
        </w:rPr>
        <w:t>PositiveReturn</w:t>
      </w:r>
      <w:proofErr w:type="spellEnd"/>
      <w:r w:rsidRPr="003B742C">
        <w:rPr>
          <w:rFonts w:ascii="Arial" w:hAnsi="Arial" w:cs="Arial"/>
          <w:lang w:val="en-US"/>
        </w:rPr>
        <w:t>'.</w:t>
      </w:r>
    </w:p>
    <w:p w14:paraId="71606F35" w14:textId="4928FCEE" w:rsidR="003B742C" w:rsidRDefault="003B742C" w:rsidP="002E5761">
      <w:pPr>
        <w:pStyle w:val="ListParagraph"/>
        <w:numPr>
          <w:ilvl w:val="0"/>
          <w:numId w:val="10"/>
        </w:numPr>
        <w:spacing w:line="360" w:lineRule="auto"/>
        <w:jc w:val="both"/>
        <w:rPr>
          <w:rFonts w:ascii="Arial" w:hAnsi="Arial" w:cs="Arial"/>
          <w:lang w:val="en-US"/>
        </w:rPr>
      </w:pPr>
      <w:r w:rsidRPr="003B742C">
        <w:rPr>
          <w:rFonts w:ascii="Arial" w:hAnsi="Arial" w:cs="Arial"/>
          <w:lang w:val="en-US"/>
        </w:rPr>
        <w:t>Data Split: 80% training, 20% test.</w:t>
      </w:r>
    </w:p>
    <w:p w14:paraId="19D66C81" w14:textId="64E48F27" w:rsidR="003B742C" w:rsidRDefault="003B742C" w:rsidP="002E5761">
      <w:pPr>
        <w:pStyle w:val="ListParagraph"/>
        <w:numPr>
          <w:ilvl w:val="0"/>
          <w:numId w:val="10"/>
        </w:numPr>
        <w:spacing w:line="360" w:lineRule="auto"/>
        <w:jc w:val="both"/>
        <w:rPr>
          <w:rFonts w:ascii="Arial" w:hAnsi="Arial" w:cs="Arial"/>
          <w:lang w:val="en-US"/>
        </w:rPr>
      </w:pPr>
      <w:commentRangeStart w:id="151"/>
      <w:r w:rsidRPr="003B742C">
        <w:rPr>
          <w:rFonts w:ascii="Arial" w:hAnsi="Arial" w:cs="Arial"/>
          <w:lang w:val="en-US"/>
        </w:rPr>
        <w:t>Hyperparameters</w:t>
      </w:r>
      <w:commentRangeEnd w:id="151"/>
      <w:r w:rsidR="002761F9">
        <w:rPr>
          <w:rStyle w:val="CommentReference"/>
        </w:rPr>
        <w:commentReference w:id="151"/>
      </w:r>
      <w:r w:rsidRPr="003B742C">
        <w:rPr>
          <w:rFonts w:ascii="Arial" w:hAnsi="Arial" w:cs="Arial"/>
          <w:lang w:val="en-US"/>
        </w:rPr>
        <w:t>: Number of trees</w:t>
      </w:r>
      <w:r>
        <w:rPr>
          <w:rFonts w:ascii="Arial" w:hAnsi="Arial" w:cs="Arial"/>
          <w:lang w:val="en-US"/>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Pr>
          <w:rFonts w:ascii="Arial" w:hAnsi="Arial" w:cs="Arial"/>
          <w:lang w:val="en-US"/>
        </w:rPr>
        <w:t>) = 100.</w:t>
      </w:r>
    </w:p>
    <w:p w14:paraId="5F4D983F" w14:textId="77777777" w:rsidR="003B742C" w:rsidRDefault="003B742C" w:rsidP="002E5761">
      <w:pPr>
        <w:spacing w:line="360" w:lineRule="auto"/>
        <w:jc w:val="both"/>
        <w:rPr>
          <w:rFonts w:ascii="Arial" w:hAnsi="Arial" w:cs="Arial"/>
          <w:lang w:val="en-US"/>
        </w:rPr>
      </w:pPr>
    </w:p>
    <w:p w14:paraId="71956864" w14:textId="77777777" w:rsidR="003E2FB2" w:rsidRPr="003E2FB2" w:rsidRDefault="003E2FB2" w:rsidP="003E2FB2">
      <w:pPr>
        <w:spacing w:line="360" w:lineRule="auto"/>
        <w:jc w:val="both"/>
        <w:rPr>
          <w:rFonts w:ascii="Arial" w:hAnsi="Arial" w:cs="Arial"/>
          <w:lang w:val="en-US"/>
        </w:rPr>
      </w:pPr>
      <w:commentRangeStart w:id="152"/>
      <w:commentRangeStart w:id="153"/>
      <w:r w:rsidRPr="003E2FB2">
        <w:rPr>
          <w:rFonts w:ascii="Arial" w:hAnsi="Arial" w:cs="Arial"/>
          <w:lang w:val="en-US"/>
        </w:rPr>
        <w:t>In machine learning models, parameters refer to the internal variables optimized during training. On the other hand, hyperparameters encompass external configurations preset by a researcher before training commences (</w:t>
      </w:r>
      <w:proofErr w:type="spellStart"/>
      <w:r w:rsidRPr="003E2FB2">
        <w:rPr>
          <w:rFonts w:ascii="Arial" w:hAnsi="Arial" w:cs="Arial"/>
          <w:lang w:val="en-US"/>
        </w:rPr>
        <w:t>Bergstra</w:t>
      </w:r>
      <w:proofErr w:type="spellEnd"/>
      <w:r w:rsidRPr="003E2FB2">
        <w:rPr>
          <w:rFonts w:ascii="Arial" w:hAnsi="Arial" w:cs="Arial"/>
          <w:lang w:val="en-US"/>
        </w:rPr>
        <w:t xml:space="preserve"> &amp; </w:t>
      </w:r>
      <w:proofErr w:type="spellStart"/>
      <w:r w:rsidRPr="003E2FB2">
        <w:rPr>
          <w:rFonts w:ascii="Arial" w:hAnsi="Arial" w:cs="Arial"/>
          <w:lang w:val="en-US"/>
        </w:rPr>
        <w:t>Bengio</w:t>
      </w:r>
      <w:proofErr w:type="spellEnd"/>
      <w:r w:rsidRPr="003E2FB2">
        <w:rPr>
          <w:rFonts w:ascii="Arial" w:hAnsi="Arial" w:cs="Arial"/>
          <w:lang w:val="en-US"/>
        </w:rPr>
        <w:t>, 2012). These hyperparameters determine the model's structure and behavior and remain unaltered during the training phase. The significance of aptly chosen hyperparameters is highlighted by their considerable impact on the model's performance, underscoring the importance of hyperparameter tuning in machine learning processes (Snoek, Larochelle, &amp; Adams, 2012).</w:t>
      </w:r>
    </w:p>
    <w:p w14:paraId="0BD2CAAE" w14:textId="77777777" w:rsidR="003E2FB2" w:rsidRPr="003E2FB2" w:rsidRDefault="003E2FB2" w:rsidP="003E2FB2">
      <w:pPr>
        <w:spacing w:line="360" w:lineRule="auto"/>
        <w:jc w:val="both"/>
        <w:rPr>
          <w:rFonts w:ascii="Arial" w:hAnsi="Arial" w:cs="Arial"/>
          <w:lang w:val="en-US"/>
        </w:rPr>
      </w:pPr>
    </w:p>
    <w:p w14:paraId="56E42750" w14:textId="32BA1B67" w:rsidR="003E2FB2" w:rsidRDefault="003E2FB2" w:rsidP="003E2FB2">
      <w:pPr>
        <w:spacing w:line="360" w:lineRule="auto"/>
        <w:jc w:val="both"/>
        <w:rPr>
          <w:rFonts w:ascii="Arial" w:hAnsi="Arial" w:cs="Arial"/>
          <w:lang w:val="en-US"/>
        </w:rPr>
      </w:pPr>
      <w:r w:rsidRPr="003E2FB2">
        <w:rPr>
          <w:rFonts w:ascii="Arial" w:hAnsi="Arial" w:cs="Arial"/>
          <w:lang w:val="en-US"/>
        </w:rPr>
        <w:t xml:space="preserve">A quintessential hyperparameter in tree-based ensemble models, such as Random Forests, is the 'number of trees', commonly represented as </w:t>
      </w:r>
      <m:oMath>
        <m:sSub>
          <m:sSubPr>
            <m:ctrlPr>
              <w:rPr>
                <w:rFonts w:ascii="Cambria Math" w:hAnsi="Cambria Math" w:cs="Arial"/>
                <w:i/>
              </w:rPr>
            </m:ctrlPr>
          </m:sSubPr>
          <m:e>
            <m:r>
              <w:rPr>
                <w:rFonts w:ascii="Cambria Math" w:hAnsi="Cambria Math" w:cs="Arial"/>
              </w:rPr>
              <m:t>n</m:t>
            </m:r>
          </m:e>
          <m:sub>
            <m:r>
              <w:rPr>
                <w:rFonts w:ascii="Cambria Math" w:hAnsi="Cambria Math" w:cs="Arial"/>
              </w:rPr>
              <m:t>estimators</m:t>
            </m:r>
          </m:sub>
        </m:sSub>
      </m:oMath>
      <w:r w:rsidRPr="003E2FB2">
        <w:rPr>
          <w:rFonts w:ascii="Arial" w:hAnsi="Arial" w:cs="Arial"/>
          <w:lang w:val="en-US"/>
        </w:rPr>
        <w:t>. This parameter delineates the count of individual decision trees constructed within the ensemble. Every tree within this ensemble furnishes a prediction. In classification tasks, the mode of these predictions, or the most frequent class, culminates as the ensemble's final prediction. An augmented number of trees generally bolsters the robustness and precision of predictions, particularly in scenarios with abundant features. This augmentation diminishes the model's variance, thereby mitigating overfitting (</w:t>
      </w:r>
      <w:proofErr w:type="spellStart"/>
      <w:r w:rsidRPr="003E2FB2">
        <w:rPr>
          <w:rFonts w:ascii="Arial" w:hAnsi="Arial" w:cs="Arial"/>
          <w:lang w:val="en-US"/>
        </w:rPr>
        <w:t>Breiman</w:t>
      </w:r>
      <w:proofErr w:type="spellEnd"/>
      <w:r w:rsidRPr="003E2FB2">
        <w:rPr>
          <w:rFonts w:ascii="Arial" w:hAnsi="Arial" w:cs="Arial"/>
          <w:lang w:val="en-US"/>
        </w:rPr>
        <w:t>, 2001). Nevertheless, an escalation in trees also amplifies computational demands and may result in diminishing performance returns. In the context of this study, the ensemble was configured with 100 trees, harmonizing computational efficiency with predictive accuracy.</w:t>
      </w:r>
      <w:commentRangeEnd w:id="152"/>
      <w:r w:rsidR="006A24C6">
        <w:rPr>
          <w:rStyle w:val="CommentReference"/>
        </w:rPr>
        <w:commentReference w:id="152"/>
      </w:r>
      <w:commentRangeEnd w:id="153"/>
      <w:r w:rsidR="0053761D">
        <w:rPr>
          <w:rStyle w:val="CommentReference"/>
        </w:rPr>
        <w:commentReference w:id="153"/>
      </w:r>
    </w:p>
    <w:p w14:paraId="7C250191" w14:textId="77777777" w:rsidR="003E2FB2" w:rsidRDefault="003E2FB2" w:rsidP="003E2FB2">
      <w:pPr>
        <w:spacing w:line="360" w:lineRule="auto"/>
        <w:jc w:val="both"/>
        <w:rPr>
          <w:rFonts w:ascii="Arial" w:hAnsi="Arial" w:cs="Arial"/>
          <w:lang w:val="en-US"/>
        </w:rPr>
      </w:pPr>
    </w:p>
    <w:p w14:paraId="59724DEF" w14:textId="254B9653" w:rsidR="003B742C" w:rsidRPr="00F8172E" w:rsidRDefault="003B742C" w:rsidP="005F6FD4">
      <w:pPr>
        <w:pStyle w:val="Heading3"/>
        <w:rPr>
          <w:lang w:val="en-US"/>
        </w:rPr>
      </w:pPr>
      <w:bookmarkStart w:id="154" w:name="_Toc144374394"/>
      <w:r w:rsidRPr="00F8172E">
        <w:rPr>
          <w:lang w:val="en-US"/>
        </w:rPr>
        <w:t>8.1.3 Results</w:t>
      </w:r>
      <w:bookmarkEnd w:id="154"/>
    </w:p>
    <w:p w14:paraId="6A7E5868" w14:textId="77777777" w:rsidR="003B742C" w:rsidRPr="003B742C" w:rsidRDefault="003B742C" w:rsidP="002E5761">
      <w:pPr>
        <w:spacing w:line="360" w:lineRule="auto"/>
        <w:jc w:val="both"/>
        <w:rPr>
          <w:rFonts w:ascii="Arial" w:hAnsi="Arial" w:cs="Arial"/>
          <w:lang w:val="en-US"/>
        </w:rPr>
      </w:pPr>
      <w:commentRangeStart w:id="155"/>
      <w:r w:rsidRPr="003B742C">
        <w:rPr>
          <w:rFonts w:ascii="Arial" w:hAnsi="Arial" w:cs="Arial"/>
          <w:lang w:val="en-US"/>
        </w:rPr>
        <w:t>To quantitatively assess the performance, we utilized the Area Under the Curve (AUC) score, given by:</w:t>
      </w:r>
      <w:commentRangeEnd w:id="155"/>
      <w:r w:rsidR="002761F9">
        <w:rPr>
          <w:rStyle w:val="CommentReference"/>
        </w:rPr>
        <w:commentReference w:id="155"/>
      </w:r>
    </w:p>
    <w:p w14:paraId="6B38ACC7" w14:textId="7FFAF346" w:rsidR="0065367D" w:rsidRPr="0065367D" w:rsidRDefault="0065367D" w:rsidP="002E5761">
      <w:pPr>
        <w:spacing w:line="360" w:lineRule="auto"/>
        <w:jc w:val="both"/>
        <w:rPr>
          <w:rFonts w:ascii="Arial" w:hAnsi="Arial" w:cs="Arial"/>
          <w:lang w:val="en-US"/>
        </w:rPr>
      </w:pPr>
    </w:p>
    <w:p w14:paraId="2111BFF7" w14:textId="0AB3A69F" w:rsidR="006520E6" w:rsidRPr="006520E6" w:rsidRDefault="006520E6" w:rsidP="002E5761">
      <w:pPr>
        <w:spacing w:line="360" w:lineRule="auto"/>
        <w:ind w:left="360"/>
        <w:jc w:val="both"/>
        <w:rPr>
          <w:rFonts w:ascii="Arial" w:hAnsi="Arial" w:cs="Arial"/>
        </w:rPr>
      </w:pPr>
      <m:oMathPara>
        <m:oMath>
          <m:r>
            <w:rPr>
              <w:rFonts w:ascii="Cambria Math" w:hAnsi="Cambria Math" w:cs="Arial"/>
            </w:rPr>
            <m:t>AUC=</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1</m:t>
              </m:r>
            </m:sup>
            <m:e>
              <m:r>
                <w:rPr>
                  <w:rFonts w:ascii="Cambria Math" w:hAnsi="Cambria Math" w:cs="Arial"/>
                </w:rPr>
                <m:t>TPR(t)dFPR(t)</m:t>
              </m:r>
            </m:e>
          </m:nary>
        </m:oMath>
      </m:oMathPara>
    </w:p>
    <w:p w14:paraId="7FE8893F" w14:textId="27F3AB9D" w:rsidR="006520E6" w:rsidRDefault="006520E6" w:rsidP="002E5761">
      <w:pPr>
        <w:spacing w:line="360" w:lineRule="auto"/>
        <w:jc w:val="both"/>
        <w:rPr>
          <w:rFonts w:ascii="Arial" w:hAnsi="Arial" w:cs="Arial"/>
          <w:lang w:val="en-US"/>
        </w:rPr>
      </w:pPr>
      <w:del w:id="156" w:author="He He (Staff)" w:date="2023-08-20T15:12:00Z">
        <w:r w:rsidDel="007063F6">
          <w:rPr>
            <w:rFonts w:ascii="Arial" w:hAnsi="Arial" w:cs="Arial"/>
            <w:lang w:val="en-US"/>
          </w:rPr>
          <w:delText>Where</w:delText>
        </w:r>
      </w:del>
      <w:ins w:id="157" w:author="He He (Staff)" w:date="2023-08-20T15:12:00Z">
        <w:r w:rsidR="007063F6">
          <w:rPr>
            <w:rFonts w:ascii="Arial" w:hAnsi="Arial" w:cs="Arial"/>
            <w:lang w:val="en-US"/>
          </w:rPr>
          <w:t>where</w:t>
        </w:r>
      </w:ins>
      <w:r>
        <w:rPr>
          <w:rFonts w:ascii="Arial" w:hAnsi="Arial" w:cs="Arial"/>
          <w:lang w:val="en-US"/>
        </w:rPr>
        <w:t>:</w:t>
      </w:r>
    </w:p>
    <w:p w14:paraId="1DA7492B" w14:textId="0D57E17D" w:rsidR="006520E6" w:rsidRPr="006520E6" w:rsidRDefault="006520E6" w:rsidP="002E5761">
      <w:pPr>
        <w:pStyle w:val="ListParagraph"/>
        <w:numPr>
          <w:ilvl w:val="0"/>
          <w:numId w:val="11"/>
        </w:numPr>
        <w:spacing w:line="360" w:lineRule="auto"/>
        <w:jc w:val="both"/>
        <w:rPr>
          <w:rFonts w:ascii="Cambria Math" w:hAnsi="Cambria Math" w:cs="Arial"/>
          <w:i/>
        </w:rPr>
      </w:pPr>
      <m:oMath>
        <m:r>
          <w:rPr>
            <w:rFonts w:ascii="Cambria Math" w:hAnsi="Cambria Math" w:cs="Arial"/>
          </w:rPr>
          <m:t>TPR</m:t>
        </m:r>
        <m:d>
          <m:dPr>
            <m:ctrlPr>
              <w:rPr>
                <w:rFonts w:ascii="Cambria Math" w:hAnsi="Cambria Math" w:cs="Arial"/>
                <w:i/>
              </w:rPr>
            </m:ctrlPr>
          </m:dPr>
          <m:e>
            <m:r>
              <w:rPr>
                <w:rFonts w:ascii="Cambria Math" w:hAnsi="Cambria Math" w:cs="Arial"/>
              </w:rPr>
              <m:t>t</m:t>
            </m:r>
          </m:e>
        </m:d>
      </m:oMath>
      <w:r w:rsidRPr="006520E6">
        <w:rPr>
          <w:rFonts w:ascii="Arial" w:hAnsi="Arial" w:cs="Arial"/>
        </w:rPr>
        <w:t xml:space="preserve"> is the true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6679AE08" w14:textId="4DCD8807" w:rsidR="006520E6" w:rsidRPr="00092D62" w:rsidRDefault="006520E6" w:rsidP="002E5761">
      <w:pPr>
        <w:pStyle w:val="ListParagraph"/>
        <w:numPr>
          <w:ilvl w:val="0"/>
          <w:numId w:val="11"/>
        </w:numPr>
        <w:spacing w:line="360" w:lineRule="auto"/>
        <w:jc w:val="both"/>
        <w:rPr>
          <w:rFonts w:ascii="Arial" w:hAnsi="Arial" w:cs="Arial"/>
          <w:lang w:val="en-US"/>
        </w:rPr>
      </w:pPr>
      <m:oMath>
        <m:r>
          <w:rPr>
            <w:rFonts w:ascii="Cambria Math" w:hAnsi="Cambria Math" w:cs="Arial"/>
          </w:rPr>
          <m:t>dFPR(t)</m:t>
        </m:r>
      </m:oMath>
      <w:r w:rsidRPr="006520E6">
        <w:rPr>
          <w:rFonts w:ascii="Arial" w:hAnsi="Arial" w:cs="Arial"/>
        </w:rPr>
        <w:t xml:space="preserve"> is the false positive rate at threshold</w:t>
      </w:r>
      <w:r w:rsidRPr="006520E6">
        <w:rPr>
          <w:rFonts w:ascii="Cambria Math" w:hAnsi="Cambria Math" w:cs="Arial"/>
          <w:i/>
        </w:rPr>
        <w:t xml:space="preserve"> </w:t>
      </w:r>
      <m:oMath>
        <m:r>
          <w:rPr>
            <w:rFonts w:ascii="Cambria Math" w:hAnsi="Cambria Math" w:cs="Arial"/>
          </w:rPr>
          <m:t>t</m:t>
        </m:r>
      </m:oMath>
      <w:r w:rsidRPr="006520E6">
        <w:rPr>
          <w:rFonts w:ascii="Cambria Math" w:hAnsi="Cambria Math" w:cs="Arial"/>
          <w:i/>
        </w:rPr>
        <w:t>.</w:t>
      </w:r>
    </w:p>
    <w:p w14:paraId="3504206D" w14:textId="77777777" w:rsidR="00092D62" w:rsidRDefault="00092D62" w:rsidP="002E5761">
      <w:pPr>
        <w:spacing w:line="360" w:lineRule="auto"/>
        <w:jc w:val="both"/>
        <w:rPr>
          <w:rFonts w:ascii="Arial" w:hAnsi="Arial" w:cs="Arial"/>
          <w:lang w:val="en-US"/>
        </w:rPr>
      </w:pPr>
    </w:p>
    <w:p w14:paraId="20312A1E" w14:textId="77777777" w:rsidR="00092D62" w:rsidRPr="00092D62" w:rsidRDefault="00092D62" w:rsidP="002E5761">
      <w:pPr>
        <w:spacing w:line="360" w:lineRule="auto"/>
        <w:jc w:val="both"/>
        <w:rPr>
          <w:rFonts w:ascii="Arial" w:hAnsi="Arial" w:cs="Arial"/>
        </w:rPr>
      </w:pPr>
      <w:r w:rsidRPr="00092D62">
        <w:rPr>
          <w:rFonts w:ascii="Arial" w:hAnsi="Arial" w:cs="Arial"/>
        </w:rPr>
        <w:lastRenderedPageBreak/>
        <w:t>A visual representation of the AUC scores for Random Forest across different tickers is given below:</w:t>
      </w:r>
    </w:p>
    <w:p w14:paraId="5C698B43" w14:textId="77777777" w:rsidR="00092D62" w:rsidRPr="00092D62" w:rsidRDefault="00092D62" w:rsidP="002E5761">
      <w:pPr>
        <w:spacing w:line="360" w:lineRule="auto"/>
        <w:jc w:val="both"/>
        <w:rPr>
          <w:rFonts w:ascii="Arial" w:hAnsi="Arial" w:cs="Arial"/>
        </w:rPr>
      </w:pPr>
    </w:p>
    <w:p w14:paraId="761DCDF1" w14:textId="77777777" w:rsidR="009556BA" w:rsidRDefault="008E73B8" w:rsidP="002E5761">
      <w:pPr>
        <w:keepNext/>
        <w:spacing w:line="360" w:lineRule="auto"/>
        <w:ind w:left="360"/>
        <w:jc w:val="both"/>
      </w:pPr>
      <w:r>
        <w:rPr>
          <w:rFonts w:ascii="Arial" w:hAnsi="Arial" w:cs="Arial"/>
          <w:noProof/>
          <w:lang w:val="en-US"/>
        </w:rPr>
        <w:lastRenderedPageBreak/>
        <w:drawing>
          <wp:inline distT="0" distB="0" distL="0" distR="0" wp14:anchorId="133D1E17" wp14:editId="2DB126A7">
            <wp:extent cx="5097101" cy="8494965"/>
            <wp:effectExtent l="0" t="0" r="0" b="0"/>
            <wp:docPr id="24030282" name="Picture 3" descr="A colorful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282" name="Picture 3" descr="A colorful lines on a white backgroun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2104" cy="8519969"/>
                    </a:xfrm>
                    <a:prstGeom prst="rect">
                      <a:avLst/>
                    </a:prstGeom>
                    <a:noFill/>
                    <a:ln>
                      <a:noFill/>
                    </a:ln>
                  </pic:spPr>
                </pic:pic>
              </a:graphicData>
            </a:graphic>
          </wp:inline>
        </w:drawing>
      </w:r>
    </w:p>
    <w:p w14:paraId="223E2F58" w14:textId="03F0D78D" w:rsidR="0065367D" w:rsidRPr="0065367D" w:rsidRDefault="009556BA" w:rsidP="003654AD">
      <w:pPr>
        <w:pStyle w:val="Caption"/>
        <w:rPr>
          <w:rFonts w:cs="Arial"/>
          <w:lang w:val="en-US"/>
        </w:rPr>
      </w:pPr>
      <w:bookmarkStart w:id="158" w:name="_Toc144378274"/>
      <w:r>
        <w:t xml:space="preserve">Figure </w:t>
      </w:r>
      <w:fldSimple w:instr=" SEQ Figure \* ARABIC ">
        <w:r w:rsidR="00E50CA4">
          <w:rPr>
            <w:noProof/>
          </w:rPr>
          <w:t>11</w:t>
        </w:r>
      </w:fldSimple>
      <w:r>
        <w:t xml:space="preserve"> AUC scores for Random Forest by ticker</w:t>
      </w:r>
      <w:bookmarkEnd w:id="158"/>
    </w:p>
    <w:p w14:paraId="42E271D8" w14:textId="77777777" w:rsidR="00092D62" w:rsidRDefault="00092D62" w:rsidP="002E5761">
      <w:pPr>
        <w:spacing w:line="360" w:lineRule="auto"/>
        <w:jc w:val="both"/>
        <w:rPr>
          <w:rFonts w:ascii="Arial" w:hAnsi="Arial" w:cs="Arial"/>
        </w:rPr>
      </w:pPr>
      <w:r w:rsidRPr="00092D62">
        <w:rPr>
          <w:rFonts w:ascii="Arial" w:hAnsi="Arial" w:cs="Arial"/>
        </w:rPr>
        <w:lastRenderedPageBreak/>
        <w:t xml:space="preserve">From the results, it's evident that while certain tickers like 'NFLX', 'GILD', and 'VRTX' yielded promising AUC scores, others, particularly 'META', 'ASML', and 'AZN', were less satisfactory. </w:t>
      </w:r>
      <w:commentRangeStart w:id="159"/>
      <w:commentRangeStart w:id="160"/>
      <w:r w:rsidRPr="00092D62">
        <w:rPr>
          <w:rFonts w:ascii="Arial" w:hAnsi="Arial" w:cs="Arial"/>
        </w:rPr>
        <w:t>The diverse AUC scores across tickers suggest that the predictability of stock returns might be intrinsically linked to individual tickers.</w:t>
      </w:r>
      <w:commentRangeEnd w:id="159"/>
      <w:r w:rsidR="007063F6">
        <w:rPr>
          <w:rStyle w:val="CommentReference"/>
        </w:rPr>
        <w:commentReference w:id="159"/>
      </w:r>
      <w:commentRangeEnd w:id="160"/>
      <w:r w:rsidR="00C81053">
        <w:rPr>
          <w:rStyle w:val="CommentReference"/>
        </w:rPr>
        <w:commentReference w:id="160"/>
      </w:r>
    </w:p>
    <w:p w14:paraId="32D3E4F0" w14:textId="77777777" w:rsidR="00092D62" w:rsidRDefault="00092D62" w:rsidP="002E5761">
      <w:pPr>
        <w:spacing w:line="360" w:lineRule="auto"/>
        <w:jc w:val="both"/>
        <w:rPr>
          <w:rFonts w:ascii="Arial" w:hAnsi="Arial" w:cs="Arial"/>
        </w:rPr>
      </w:pPr>
    </w:p>
    <w:p w14:paraId="2E98CE2E" w14:textId="1CA9F965" w:rsidR="00092D62" w:rsidRPr="00F8172E" w:rsidRDefault="00092D62" w:rsidP="005F6FD4">
      <w:pPr>
        <w:pStyle w:val="Heading3"/>
      </w:pPr>
      <w:bookmarkStart w:id="161" w:name="_Toc144374395"/>
      <w:r w:rsidRPr="00F8172E">
        <w:t>8.1.4 Discussion</w:t>
      </w:r>
      <w:bookmarkEnd w:id="161"/>
    </w:p>
    <w:p w14:paraId="5E2EA068" w14:textId="77777777" w:rsidR="00092D62" w:rsidRDefault="00092D62" w:rsidP="002E5761">
      <w:pPr>
        <w:spacing w:line="360" w:lineRule="auto"/>
        <w:jc w:val="both"/>
        <w:rPr>
          <w:rFonts w:ascii="Arial" w:hAnsi="Arial" w:cs="Arial"/>
        </w:rPr>
      </w:pPr>
    </w:p>
    <w:p w14:paraId="039EAC9A" w14:textId="77777777" w:rsidR="00092D62" w:rsidRPr="00092D62" w:rsidRDefault="00092D62" w:rsidP="002E5761">
      <w:pPr>
        <w:spacing w:line="360" w:lineRule="auto"/>
        <w:jc w:val="both"/>
        <w:rPr>
          <w:rFonts w:ascii="Arial" w:hAnsi="Arial" w:cs="Arial"/>
        </w:rPr>
      </w:pPr>
      <w:r w:rsidRPr="00092D62">
        <w:rPr>
          <w:rFonts w:ascii="Arial" w:hAnsi="Arial" w:cs="Arial"/>
        </w:rPr>
        <w:t>Random Forest's mechanism of using multiple trees and bootstrapped samples inherently makes it resistant to overfitting. Each tree's vulnerability to overfitting due to noise is mitigated by the averaging process. However, its performance can vary based on the depth of the trees, number of trees, and the number of features considered at each split.</w:t>
      </w:r>
    </w:p>
    <w:p w14:paraId="79504B10" w14:textId="77777777" w:rsidR="00092D62" w:rsidRPr="00092D62" w:rsidRDefault="00092D62" w:rsidP="002E5761">
      <w:pPr>
        <w:spacing w:line="360" w:lineRule="auto"/>
        <w:jc w:val="both"/>
        <w:rPr>
          <w:rFonts w:ascii="Arial" w:hAnsi="Arial" w:cs="Arial"/>
        </w:rPr>
      </w:pPr>
    </w:p>
    <w:p w14:paraId="70886090" w14:textId="185C8AB8" w:rsidR="00092D62" w:rsidRDefault="00092D62" w:rsidP="002E5761">
      <w:pPr>
        <w:spacing w:line="360" w:lineRule="auto"/>
        <w:jc w:val="both"/>
        <w:rPr>
          <w:rFonts w:ascii="Arial" w:hAnsi="Arial" w:cs="Arial"/>
        </w:rPr>
      </w:pPr>
      <w:r w:rsidRPr="00092D62">
        <w:rPr>
          <w:rFonts w:ascii="Arial" w:hAnsi="Arial" w:cs="Arial"/>
        </w:rPr>
        <w:t>In our analysis, the AUC scores were variable across tickers, suggesting that while Random Forest was adept at discerning patterns for certain stocks, it was less effective for others. This could be attributed to the inherent noise in financial data, external market factors not captured in our features, or the non-stationarity of stock return dynamics.</w:t>
      </w:r>
    </w:p>
    <w:p w14:paraId="5E8ED8FA" w14:textId="77777777" w:rsidR="00092D62" w:rsidRDefault="00092D62" w:rsidP="002E5761">
      <w:pPr>
        <w:spacing w:line="360" w:lineRule="auto"/>
        <w:jc w:val="both"/>
        <w:rPr>
          <w:rFonts w:ascii="Arial" w:hAnsi="Arial" w:cs="Arial"/>
        </w:rPr>
      </w:pPr>
    </w:p>
    <w:p w14:paraId="50852636" w14:textId="13549AE9" w:rsidR="00092D62" w:rsidRPr="00F8172E" w:rsidRDefault="00092D62" w:rsidP="005F6FD4">
      <w:pPr>
        <w:pStyle w:val="Heading2"/>
      </w:pPr>
      <w:bookmarkStart w:id="162" w:name="_Toc144374396"/>
      <w:r w:rsidRPr="00F8172E">
        <w:t xml:space="preserve">8.2 </w:t>
      </w:r>
      <w:proofErr w:type="spellStart"/>
      <w:r w:rsidRPr="00F8172E">
        <w:t>XGBoost</w:t>
      </w:r>
      <w:bookmarkEnd w:id="162"/>
      <w:proofErr w:type="spellEnd"/>
    </w:p>
    <w:p w14:paraId="15E82753" w14:textId="77777777" w:rsidR="00092D62" w:rsidRDefault="00092D62" w:rsidP="002E5761">
      <w:pPr>
        <w:spacing w:line="360" w:lineRule="auto"/>
        <w:jc w:val="both"/>
        <w:rPr>
          <w:rFonts w:ascii="Arial" w:hAnsi="Arial" w:cs="Arial"/>
        </w:rPr>
      </w:pPr>
    </w:p>
    <w:p w14:paraId="39065937" w14:textId="27AA13CA" w:rsidR="00092D62" w:rsidRPr="00F8172E" w:rsidRDefault="00092D62" w:rsidP="005F6FD4">
      <w:pPr>
        <w:pStyle w:val="Heading3"/>
      </w:pPr>
      <w:bookmarkStart w:id="163" w:name="_Toc144374397"/>
      <w:r w:rsidRPr="00F8172E">
        <w:t>8.2.1 Theoretical Overview</w:t>
      </w:r>
      <w:bookmarkEnd w:id="163"/>
    </w:p>
    <w:p w14:paraId="40456456" w14:textId="50F72EDE" w:rsidR="00092D62" w:rsidRPr="00092D62" w:rsidRDefault="00092D62" w:rsidP="002E5761">
      <w:pPr>
        <w:spacing w:line="360" w:lineRule="auto"/>
        <w:jc w:val="both"/>
        <w:rPr>
          <w:rFonts w:ascii="Arial" w:hAnsi="Arial" w:cs="Arial"/>
        </w:rPr>
      </w:pPr>
      <w:proofErr w:type="spellStart"/>
      <w:r w:rsidRPr="00092D62">
        <w:rPr>
          <w:rFonts w:ascii="Arial" w:hAnsi="Arial" w:cs="Arial"/>
        </w:rPr>
        <w:t>XGBoost</w:t>
      </w:r>
      <w:proofErr w:type="spellEnd"/>
      <w:r w:rsidRPr="00092D62">
        <w:rPr>
          <w:rFonts w:ascii="Arial" w:hAnsi="Arial" w:cs="Arial"/>
        </w:rPr>
        <w:t xml:space="preserve">, short for </w:t>
      </w:r>
      <w:proofErr w:type="spellStart"/>
      <w:r w:rsidRPr="00092D62">
        <w:rPr>
          <w:rFonts w:ascii="Arial" w:hAnsi="Arial" w:cs="Arial"/>
        </w:rPr>
        <w:t>eXtreme</w:t>
      </w:r>
      <w:proofErr w:type="spellEnd"/>
      <w:r w:rsidRPr="00092D62">
        <w:rPr>
          <w:rFonts w:ascii="Arial" w:hAnsi="Arial" w:cs="Arial"/>
        </w:rPr>
        <w:t xml:space="preserve"> Gradient Boosting, is an advanced implementation of the gradient boosting algorithm. It has gained immense popularity due to its computational efficiency and capability to achieve superior results.</w:t>
      </w:r>
    </w:p>
    <w:p w14:paraId="41270D2F" w14:textId="77777777" w:rsidR="00092D62" w:rsidRPr="00092D62" w:rsidRDefault="00092D62" w:rsidP="002E5761">
      <w:pPr>
        <w:spacing w:line="360" w:lineRule="auto"/>
        <w:jc w:val="both"/>
        <w:rPr>
          <w:rFonts w:ascii="Arial" w:hAnsi="Arial" w:cs="Arial"/>
        </w:rPr>
      </w:pPr>
    </w:p>
    <w:p w14:paraId="7EB5F4B1" w14:textId="1231AB07" w:rsidR="00092D62" w:rsidRDefault="00092D62" w:rsidP="002E5761">
      <w:pPr>
        <w:spacing w:line="360" w:lineRule="auto"/>
        <w:jc w:val="both"/>
        <w:rPr>
          <w:rFonts w:ascii="Arial" w:hAnsi="Arial" w:cs="Arial"/>
        </w:rPr>
      </w:pPr>
      <w:r w:rsidRPr="00092D62">
        <w:rPr>
          <w:rFonts w:ascii="Arial" w:hAnsi="Arial" w:cs="Arial"/>
        </w:rPr>
        <w:t xml:space="preserve">Gradient boosting is an ensemble technique wherein new models are trained to predict the residuals or errors of prior models. The </w:t>
      </w:r>
      <w:proofErr w:type="spellStart"/>
      <w:r w:rsidRPr="00092D62">
        <w:rPr>
          <w:rFonts w:ascii="Arial" w:hAnsi="Arial" w:cs="Arial"/>
        </w:rPr>
        <w:t>XGBoost</w:t>
      </w:r>
      <w:proofErr w:type="spellEnd"/>
      <w:r w:rsidRPr="00092D62">
        <w:rPr>
          <w:rFonts w:ascii="Arial" w:hAnsi="Arial" w:cs="Arial"/>
        </w:rPr>
        <w:t xml:space="preserve"> algorithm specifically utilizes decision trees as its base models.</w:t>
      </w:r>
    </w:p>
    <w:p w14:paraId="0617AE78" w14:textId="77777777" w:rsidR="00092D62" w:rsidRDefault="00092D62" w:rsidP="002E5761">
      <w:pPr>
        <w:spacing w:line="360" w:lineRule="auto"/>
        <w:jc w:val="both"/>
        <w:rPr>
          <w:rFonts w:ascii="Arial" w:hAnsi="Arial" w:cs="Arial"/>
        </w:rPr>
      </w:pPr>
    </w:p>
    <w:p w14:paraId="426FFB10" w14:textId="06462454" w:rsidR="00092D62" w:rsidRDefault="00092D62" w:rsidP="002E5761">
      <w:pPr>
        <w:spacing w:line="360" w:lineRule="auto"/>
        <w:jc w:val="both"/>
        <w:rPr>
          <w:rFonts w:ascii="Arial" w:hAnsi="Arial" w:cs="Arial"/>
        </w:rPr>
      </w:pPr>
      <w:r>
        <w:rPr>
          <w:rFonts w:ascii="Arial" w:hAnsi="Arial" w:cs="Arial"/>
        </w:rPr>
        <w:t xml:space="preserve">Given a differentiable loss function </w:t>
      </w:r>
      <m:oMath>
        <m:r>
          <w:rPr>
            <w:rFonts w:ascii="Cambria Math" w:hAnsi="Cambria Math" w:cs="Arial"/>
          </w:rPr>
          <m:t>L(y, F(x))</m:t>
        </m:r>
      </m:oMath>
      <w:r>
        <w:rPr>
          <w:rFonts w:ascii="Arial" w:hAnsi="Arial" w:cs="Arial"/>
        </w:rPr>
        <w:t xml:space="preserve"> where </w:t>
      </w:r>
      <m:oMath>
        <m:r>
          <w:rPr>
            <w:rFonts w:ascii="Cambria Math" w:hAnsi="Cambria Math" w:cs="Arial"/>
          </w:rPr>
          <m:t>y</m:t>
        </m:r>
      </m:oMath>
      <w:r>
        <w:rPr>
          <w:rFonts w:ascii="Arial" w:hAnsi="Arial" w:cs="Arial"/>
        </w:rPr>
        <w:t xml:space="preserve"> is the true label and </w:t>
      </w:r>
      <m:oMath>
        <m:r>
          <w:rPr>
            <w:rFonts w:ascii="Cambria Math" w:hAnsi="Cambria Math" w:cs="Arial"/>
          </w:rPr>
          <m:t>F(x)</m:t>
        </m:r>
      </m:oMath>
      <w:r>
        <w:rPr>
          <w:rFonts w:ascii="Arial" w:hAnsi="Arial" w:cs="Arial"/>
        </w:rPr>
        <w:t xml:space="preserve"> is the prediction, the objective in each iteration is to find a function </w:t>
      </w:r>
      <m:oMath>
        <m:r>
          <w:rPr>
            <w:rFonts w:ascii="Cambria Math" w:hAnsi="Cambria Math" w:cs="Arial"/>
          </w:rPr>
          <m:t>h(x)</m:t>
        </m:r>
      </m:oMath>
      <w:r>
        <w:rPr>
          <w:rFonts w:ascii="Arial" w:hAnsi="Arial" w:cs="Arial"/>
        </w:rPr>
        <w:t xml:space="preserve"> that </w:t>
      </w:r>
      <w:proofErr w:type="spellStart"/>
      <w:r>
        <w:rPr>
          <w:rFonts w:ascii="Arial" w:hAnsi="Arial" w:cs="Arial"/>
        </w:rPr>
        <w:t>minimizes:</w:t>
      </w:r>
      <w:proofErr w:type="gramStart"/>
      <w:r w:rsidR="00B507F2">
        <w:rPr>
          <w:rFonts w:ascii="Arial" w:hAnsi="Arial" w:cs="Arial"/>
        </w:rPr>
        <w:t>c</w:t>
      </w:r>
      <w:proofErr w:type="spellEnd"/>
      <w:proofErr w:type="gramEnd"/>
    </w:p>
    <w:p w14:paraId="11F034EF" w14:textId="1A22312E" w:rsidR="00092D62" w:rsidRDefault="007063F6" w:rsidP="002E5761">
      <w:pPr>
        <w:spacing w:line="360" w:lineRule="auto"/>
        <w:jc w:val="both"/>
        <w:rPr>
          <w:rFonts w:ascii="Arial" w:hAnsi="Arial" w:cs="Arial"/>
        </w:rPr>
      </w:pPr>
      <m:oMathPara>
        <m:oMath>
          <m: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33ED6DC9" w14:textId="77777777" w:rsidR="00092D62" w:rsidRDefault="00092D62" w:rsidP="002E5761">
      <w:pPr>
        <w:spacing w:line="360" w:lineRule="auto"/>
        <w:jc w:val="both"/>
        <w:rPr>
          <w:rFonts w:ascii="Arial" w:hAnsi="Arial" w:cs="Arial"/>
        </w:rPr>
      </w:pPr>
    </w:p>
    <w:p w14:paraId="032189D9" w14:textId="33587FF3" w:rsidR="00A04E03" w:rsidRDefault="00A04E03" w:rsidP="002E5761">
      <w:pPr>
        <w:spacing w:line="360" w:lineRule="auto"/>
        <w:jc w:val="both"/>
        <w:rPr>
          <w:rFonts w:ascii="Arial" w:hAnsi="Arial" w:cs="Arial"/>
        </w:rPr>
      </w:pPr>
      <w:del w:id="164" w:author="He He (Staff)" w:date="2023-08-20T15:11:00Z">
        <w:r w:rsidDel="007063F6">
          <w:rPr>
            <w:rFonts w:ascii="Arial" w:hAnsi="Arial" w:cs="Arial"/>
          </w:rPr>
          <w:delText>Where</w:delText>
        </w:r>
      </w:del>
      <w:ins w:id="165" w:author="He He (Staff)" w:date="2023-08-20T15:11:00Z">
        <w:r w:rsidR="007063F6">
          <w:rPr>
            <w:rFonts w:ascii="Arial" w:hAnsi="Arial" w:cs="Arial"/>
          </w:rPr>
          <w:t>where</w:t>
        </w:r>
      </w:ins>
      <w:r>
        <w:rPr>
          <w:rFonts w:ascii="Arial" w:hAnsi="Arial" w:cs="Arial"/>
        </w:rPr>
        <w:t>:</w:t>
      </w:r>
    </w:p>
    <w:p w14:paraId="03E3ECFB" w14:textId="69E2D5D0" w:rsidR="00A04E03" w:rsidRPr="00A04E03" w:rsidRDefault="00A04E03"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w:t>
      </w:r>
      <w:r w:rsidR="00685970" w:rsidRPr="00A04E03">
        <w:rPr>
          <w:rFonts w:ascii="Arial" w:hAnsi="Arial" w:cs="Arial"/>
        </w:rPr>
        <w:t>regularization</w:t>
      </w:r>
      <w:r w:rsidRPr="00A04E03">
        <w:rPr>
          <w:rFonts w:ascii="Arial" w:hAnsi="Arial" w:cs="Arial"/>
        </w:rPr>
        <w:t xml:space="preserve"> term.</w:t>
      </w:r>
    </w:p>
    <w:p w14:paraId="4D072016" w14:textId="173A1D15" w:rsidR="00A04E03" w:rsidRPr="00A04E03" w:rsidRDefault="00A04E03"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333FCFB3" w14:textId="77777777" w:rsidR="00A04E03" w:rsidRDefault="00A04E03" w:rsidP="002E5761">
      <w:pPr>
        <w:spacing w:line="360" w:lineRule="auto"/>
        <w:jc w:val="both"/>
        <w:rPr>
          <w:rFonts w:ascii="Arial" w:hAnsi="Arial" w:cs="Arial"/>
        </w:rPr>
      </w:pPr>
    </w:p>
    <w:p w14:paraId="0DD2A7CC" w14:textId="77777777" w:rsidR="00A04E03" w:rsidRPr="00A04E03" w:rsidRDefault="00A04E03" w:rsidP="002E5761">
      <w:pPr>
        <w:spacing w:line="360" w:lineRule="auto"/>
        <w:jc w:val="both"/>
        <w:rPr>
          <w:rFonts w:ascii="Arial" w:hAnsi="Arial" w:cs="Arial"/>
        </w:rPr>
      </w:pPr>
      <w:proofErr w:type="spellStart"/>
      <w:r w:rsidRPr="00A04E03">
        <w:rPr>
          <w:rFonts w:ascii="Arial" w:hAnsi="Arial" w:cs="Arial"/>
        </w:rPr>
        <w:t>XGBoost</w:t>
      </w:r>
      <w:proofErr w:type="spellEnd"/>
      <w:r w:rsidRPr="00A04E03">
        <w:rPr>
          <w:rFonts w:ascii="Arial" w:hAnsi="Arial" w:cs="Arial"/>
        </w:rPr>
        <w:t xml:space="preserve"> incorporates both </w:t>
      </w:r>
      <w:r w:rsidRPr="007063F6">
        <w:rPr>
          <w:rFonts w:ascii="Arial" w:hAnsi="Arial" w:cs="Arial"/>
          <w:i/>
          <w:iCs/>
          <w:rPrChange w:id="166" w:author="He He (Staff)" w:date="2023-08-20T15:11:00Z">
            <w:rPr>
              <w:rFonts w:ascii="Arial" w:hAnsi="Arial" w:cs="Arial"/>
            </w:rPr>
          </w:rPrChange>
        </w:rPr>
        <w:t xml:space="preserve">L1 </w:t>
      </w:r>
      <w:r w:rsidRPr="00A04E03">
        <w:rPr>
          <w:rFonts w:ascii="Arial" w:hAnsi="Arial" w:cs="Arial"/>
        </w:rPr>
        <w:t xml:space="preserve">(Lasso regression) and </w:t>
      </w:r>
      <w:r w:rsidRPr="007063F6">
        <w:rPr>
          <w:rFonts w:ascii="Arial" w:hAnsi="Arial" w:cs="Arial"/>
          <w:i/>
          <w:iCs/>
          <w:rPrChange w:id="167" w:author="He He (Staff)" w:date="2023-08-20T15:11:00Z">
            <w:rPr>
              <w:rFonts w:ascii="Arial" w:hAnsi="Arial" w:cs="Arial"/>
            </w:rPr>
          </w:rPrChange>
        </w:rPr>
        <w:t>L2</w:t>
      </w:r>
      <w:r w:rsidRPr="00A04E03">
        <w:rPr>
          <w:rFonts w:ascii="Arial" w:hAnsi="Arial" w:cs="Arial"/>
        </w:rPr>
        <w:t xml:space="preserve"> (Ridge regression) regularization components in its objective function. This regularization helps in reducing overfitting, making </w:t>
      </w:r>
      <w:proofErr w:type="spellStart"/>
      <w:r w:rsidRPr="00A04E03">
        <w:rPr>
          <w:rFonts w:ascii="Arial" w:hAnsi="Arial" w:cs="Arial"/>
        </w:rPr>
        <w:t>XGBoost</w:t>
      </w:r>
      <w:proofErr w:type="spellEnd"/>
      <w:r w:rsidRPr="00A04E03">
        <w:rPr>
          <w:rFonts w:ascii="Arial" w:hAnsi="Arial" w:cs="Arial"/>
        </w:rPr>
        <w:t xml:space="preserve"> more robust than simple gradient boosting.</w:t>
      </w:r>
    </w:p>
    <w:p w14:paraId="56010B43" w14:textId="77777777" w:rsidR="00A04E03" w:rsidRDefault="00A04E03" w:rsidP="002E5761">
      <w:pPr>
        <w:spacing w:line="360" w:lineRule="auto"/>
        <w:jc w:val="both"/>
        <w:rPr>
          <w:rFonts w:ascii="Arial" w:hAnsi="Arial" w:cs="Arial"/>
        </w:rPr>
      </w:pPr>
    </w:p>
    <w:p w14:paraId="439957D7" w14:textId="2C73D7AF" w:rsidR="00092D62" w:rsidRPr="00F8172E" w:rsidRDefault="00092D62" w:rsidP="005F6FD4">
      <w:pPr>
        <w:pStyle w:val="Heading3"/>
      </w:pPr>
      <w:bookmarkStart w:id="168" w:name="_Toc144374398"/>
      <w:r w:rsidRPr="00F8172E">
        <w:t>8.2.2</w:t>
      </w:r>
      <w:r w:rsidR="00A04E03" w:rsidRPr="00F8172E">
        <w:t xml:space="preserve"> Methodology</w:t>
      </w:r>
      <w:bookmarkEnd w:id="168"/>
    </w:p>
    <w:p w14:paraId="1AD809CB" w14:textId="77777777" w:rsidR="00A04E03" w:rsidRDefault="00A04E03" w:rsidP="002E5761">
      <w:pPr>
        <w:spacing w:line="360" w:lineRule="auto"/>
        <w:jc w:val="both"/>
        <w:rPr>
          <w:rFonts w:ascii="Arial" w:hAnsi="Arial" w:cs="Arial"/>
        </w:rPr>
      </w:pPr>
    </w:p>
    <w:p w14:paraId="2D74C427" w14:textId="29DD0A10" w:rsidR="00A04E03" w:rsidRDefault="00A04E03" w:rsidP="002E5761">
      <w:pPr>
        <w:spacing w:line="360" w:lineRule="auto"/>
        <w:jc w:val="both"/>
        <w:rPr>
          <w:rFonts w:ascii="Arial" w:hAnsi="Arial" w:cs="Arial"/>
        </w:rPr>
      </w:pPr>
      <w:r>
        <w:rPr>
          <w:rFonts w:ascii="Arial" w:hAnsi="Arial" w:cs="Arial"/>
        </w:rPr>
        <w:t>For our analysis:</w:t>
      </w:r>
    </w:p>
    <w:p w14:paraId="386D0377"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Features: All columns except 'Date', '</w:t>
      </w:r>
      <w:proofErr w:type="spellStart"/>
      <w:r w:rsidRPr="00A04E03">
        <w:rPr>
          <w:rFonts w:ascii="Arial" w:hAnsi="Arial" w:cs="Arial"/>
        </w:rPr>
        <w:t>PositiveReturn</w:t>
      </w:r>
      <w:proofErr w:type="spellEnd"/>
      <w:r w:rsidRPr="00A04E03">
        <w:rPr>
          <w:rFonts w:ascii="Arial" w:hAnsi="Arial" w:cs="Arial"/>
        </w:rPr>
        <w:t>', and 'Ticker'.</w:t>
      </w:r>
    </w:p>
    <w:p w14:paraId="492AAE18"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Target Variable: '</w:t>
      </w:r>
      <w:proofErr w:type="spellStart"/>
      <w:r w:rsidRPr="00A04E03">
        <w:rPr>
          <w:rFonts w:ascii="Arial" w:hAnsi="Arial" w:cs="Arial"/>
        </w:rPr>
        <w:t>PositiveReturn</w:t>
      </w:r>
      <w:proofErr w:type="spellEnd"/>
      <w:r w:rsidRPr="00A04E03">
        <w:rPr>
          <w:rFonts w:ascii="Arial" w:hAnsi="Arial" w:cs="Arial"/>
        </w:rPr>
        <w:t>'.</w:t>
      </w:r>
    </w:p>
    <w:p w14:paraId="05659B99" w14:textId="77777777" w:rsidR="00A04E03" w:rsidRPr="00A04E03" w:rsidRDefault="00A04E03" w:rsidP="002E5761">
      <w:pPr>
        <w:pStyle w:val="ListParagraph"/>
        <w:numPr>
          <w:ilvl w:val="0"/>
          <w:numId w:val="13"/>
        </w:numPr>
        <w:spacing w:line="360" w:lineRule="auto"/>
        <w:jc w:val="both"/>
        <w:rPr>
          <w:rFonts w:ascii="Arial" w:hAnsi="Arial" w:cs="Arial"/>
        </w:rPr>
      </w:pPr>
      <w:r w:rsidRPr="00A04E03">
        <w:rPr>
          <w:rFonts w:ascii="Arial" w:hAnsi="Arial" w:cs="Arial"/>
        </w:rPr>
        <w:t>Data Split: 80% training, 20% test.</w:t>
      </w:r>
    </w:p>
    <w:p w14:paraId="33750954" w14:textId="260EFDFF" w:rsidR="00A04E03" w:rsidRDefault="00A04E03" w:rsidP="002E5761">
      <w:pPr>
        <w:pStyle w:val="ListParagraph"/>
        <w:numPr>
          <w:ilvl w:val="0"/>
          <w:numId w:val="13"/>
        </w:numPr>
        <w:spacing w:line="360" w:lineRule="auto"/>
        <w:jc w:val="both"/>
        <w:rPr>
          <w:ins w:id="169" w:author="He He (Staff)" w:date="2023-08-20T15:23:00Z"/>
          <w:rFonts w:ascii="Arial" w:hAnsi="Arial" w:cs="Arial"/>
        </w:rPr>
      </w:pPr>
      <w:r w:rsidRPr="00A04E03">
        <w:rPr>
          <w:rFonts w:ascii="Arial" w:hAnsi="Arial" w:cs="Arial"/>
        </w:rPr>
        <w:t xml:space="preserve">Hyperparameters: </w:t>
      </w:r>
      <w:proofErr w:type="spellStart"/>
      <w:r w:rsidRPr="00A04E03">
        <w:rPr>
          <w:rFonts w:ascii="Arial" w:hAnsi="Arial" w:cs="Arial"/>
        </w:rPr>
        <w:t>use_label_encoder</w:t>
      </w:r>
      <w:proofErr w:type="spellEnd"/>
      <w:r w:rsidRPr="00A04E03">
        <w:rPr>
          <w:rFonts w:ascii="Arial" w:hAnsi="Arial" w:cs="Arial"/>
        </w:rPr>
        <w:t xml:space="preserve">=False, </w:t>
      </w:r>
      <w:commentRangeStart w:id="170"/>
      <w:r w:rsidRPr="00A04E03">
        <w:rPr>
          <w:rFonts w:ascii="Arial" w:hAnsi="Arial" w:cs="Arial"/>
        </w:rPr>
        <w:t>evaluation metric</w:t>
      </w:r>
      <w:commentRangeEnd w:id="170"/>
      <w:r w:rsidR="002761F9">
        <w:rPr>
          <w:rStyle w:val="CommentReference"/>
        </w:rPr>
        <w:commentReference w:id="170"/>
      </w:r>
      <w:r w:rsidRPr="00A04E03">
        <w:rPr>
          <w:rFonts w:ascii="Arial" w:hAnsi="Arial" w:cs="Arial"/>
        </w:rPr>
        <w:t xml:space="preserve"> = '</w:t>
      </w:r>
      <w:proofErr w:type="spellStart"/>
      <w:r w:rsidRPr="00A04E03">
        <w:rPr>
          <w:rFonts w:ascii="Arial" w:hAnsi="Arial" w:cs="Arial"/>
        </w:rPr>
        <w:t>auc</w:t>
      </w:r>
      <w:proofErr w:type="spellEnd"/>
      <w:r w:rsidRPr="00A04E03">
        <w:rPr>
          <w:rFonts w:ascii="Arial" w:hAnsi="Arial" w:cs="Arial"/>
        </w:rPr>
        <w:t>', early stopping rounds = 10.</w:t>
      </w:r>
    </w:p>
    <w:p w14:paraId="7B203437" w14:textId="07A01851" w:rsidR="00092D62" w:rsidRDefault="00FF285C" w:rsidP="00FF285C">
      <w:pPr>
        <w:pStyle w:val="ListParagraph"/>
        <w:spacing w:line="360" w:lineRule="auto"/>
        <w:jc w:val="both"/>
        <w:rPr>
          <w:rFonts w:ascii="Arial" w:hAnsi="Arial" w:cs="Arial"/>
        </w:rPr>
      </w:pPr>
      <w:r>
        <w:rPr>
          <w:rFonts w:ascii="Arial" w:hAnsi="Arial" w:cs="Arial"/>
        </w:rPr>
        <w:t xml:space="preserve"> </w:t>
      </w:r>
    </w:p>
    <w:p w14:paraId="52E0FC92" w14:textId="77777777" w:rsidR="00FF285C" w:rsidRPr="00FF285C" w:rsidRDefault="00FF285C" w:rsidP="00FF285C">
      <w:pPr>
        <w:spacing w:line="360" w:lineRule="auto"/>
        <w:jc w:val="both"/>
        <w:rPr>
          <w:rFonts w:ascii="Arial" w:hAnsi="Arial" w:cs="Arial"/>
        </w:rPr>
      </w:pPr>
      <w:commentRangeStart w:id="171"/>
      <w:commentRangeStart w:id="172"/>
      <w:r w:rsidRPr="00FF285C">
        <w:rPr>
          <w:rFonts w:ascii="Arial" w:hAnsi="Arial" w:cs="Arial"/>
        </w:rPr>
        <w:t xml:space="preserve">Within the </w:t>
      </w:r>
      <w:proofErr w:type="spellStart"/>
      <w:r w:rsidRPr="00FF285C">
        <w:rPr>
          <w:rFonts w:ascii="Arial" w:hAnsi="Arial" w:cs="Arial"/>
        </w:rPr>
        <w:t>XGBoost</w:t>
      </w:r>
      <w:proofErr w:type="spellEnd"/>
      <w:r w:rsidRPr="00FF285C">
        <w:rPr>
          <w:rFonts w:ascii="Arial" w:hAnsi="Arial" w:cs="Arial"/>
        </w:rPr>
        <w:t xml:space="preserve"> methodology, several hyperparameters are noteworthy:</w:t>
      </w:r>
    </w:p>
    <w:p w14:paraId="1C465963" w14:textId="77777777" w:rsidR="00FF285C" w:rsidRPr="00FF285C" w:rsidRDefault="00FF285C" w:rsidP="00FF285C">
      <w:pPr>
        <w:spacing w:line="360" w:lineRule="auto"/>
        <w:jc w:val="both"/>
        <w:rPr>
          <w:rFonts w:ascii="Arial" w:hAnsi="Arial" w:cs="Arial"/>
        </w:rPr>
      </w:pPr>
    </w:p>
    <w:p w14:paraId="51DFF777" w14:textId="77777777" w:rsidR="00FF285C" w:rsidRPr="00FF285C" w:rsidRDefault="00FF285C" w:rsidP="00FF285C">
      <w:pPr>
        <w:spacing w:line="360" w:lineRule="auto"/>
        <w:jc w:val="both"/>
        <w:rPr>
          <w:rFonts w:ascii="Arial" w:hAnsi="Arial" w:cs="Arial"/>
        </w:rPr>
      </w:pPr>
      <w:r w:rsidRPr="00FF285C">
        <w:rPr>
          <w:rFonts w:ascii="Arial" w:hAnsi="Arial" w:cs="Arial"/>
        </w:rPr>
        <w:t xml:space="preserve">The </w:t>
      </w:r>
      <w:proofErr w:type="spellStart"/>
      <w:r w:rsidRPr="00FF285C">
        <w:rPr>
          <w:rFonts w:ascii="Arial" w:hAnsi="Arial" w:cs="Arial"/>
        </w:rPr>
        <w:t>use_label_encoder</w:t>
      </w:r>
      <w:proofErr w:type="spellEnd"/>
      <w:r w:rsidRPr="00FF285C">
        <w:rPr>
          <w:rFonts w:ascii="Arial" w:hAnsi="Arial" w:cs="Arial"/>
        </w:rPr>
        <w:t xml:space="preserve">=False configuration indicates that </w:t>
      </w:r>
      <w:proofErr w:type="spellStart"/>
      <w:r w:rsidRPr="00FF285C">
        <w:rPr>
          <w:rFonts w:ascii="Arial" w:hAnsi="Arial" w:cs="Arial"/>
        </w:rPr>
        <w:t>XGBoost</w:t>
      </w:r>
      <w:proofErr w:type="spellEnd"/>
      <w:r w:rsidRPr="00FF285C">
        <w:rPr>
          <w:rFonts w:ascii="Arial" w:hAnsi="Arial" w:cs="Arial"/>
        </w:rPr>
        <w:t xml:space="preserve"> will not employ label encoding for the target variable, suggesting the target is pre-encoded.</w:t>
      </w:r>
    </w:p>
    <w:p w14:paraId="18257B88" w14:textId="77777777" w:rsidR="00FF285C" w:rsidRPr="00FF285C" w:rsidRDefault="00FF285C" w:rsidP="00FF285C">
      <w:pPr>
        <w:spacing w:line="360" w:lineRule="auto"/>
        <w:jc w:val="both"/>
        <w:rPr>
          <w:rFonts w:ascii="Arial" w:hAnsi="Arial" w:cs="Arial"/>
        </w:rPr>
      </w:pPr>
    </w:p>
    <w:p w14:paraId="7100C813" w14:textId="77777777" w:rsidR="00FF285C" w:rsidRPr="00FF285C" w:rsidRDefault="00FF285C" w:rsidP="00FF285C">
      <w:pPr>
        <w:spacing w:line="360" w:lineRule="auto"/>
        <w:jc w:val="both"/>
        <w:rPr>
          <w:rFonts w:ascii="Arial" w:hAnsi="Arial" w:cs="Arial"/>
        </w:rPr>
      </w:pPr>
      <w:r w:rsidRPr="00FF285C">
        <w:rPr>
          <w:rFonts w:ascii="Arial" w:hAnsi="Arial" w:cs="Arial"/>
        </w:rPr>
        <w:t>The evaluation metric = '</w:t>
      </w:r>
      <w:proofErr w:type="spellStart"/>
      <w:r w:rsidRPr="00FF285C">
        <w:rPr>
          <w:rFonts w:ascii="Arial" w:hAnsi="Arial" w:cs="Arial"/>
        </w:rPr>
        <w:t>auc</w:t>
      </w:r>
      <w:proofErr w:type="spellEnd"/>
      <w:r w:rsidRPr="00FF285C">
        <w:rPr>
          <w:rFonts w:ascii="Arial" w:hAnsi="Arial" w:cs="Arial"/>
        </w:rPr>
        <w:t xml:space="preserve">' denotes that the model optimizes for the Area Under the Receiver Operating Characteristic (ROC) Curve. This metric </w:t>
      </w:r>
      <w:proofErr w:type="gramStart"/>
      <w:r w:rsidRPr="00FF285C">
        <w:rPr>
          <w:rFonts w:ascii="Arial" w:hAnsi="Arial" w:cs="Arial"/>
        </w:rPr>
        <w:t>gauges</w:t>
      </w:r>
      <w:proofErr w:type="gramEnd"/>
      <w:r w:rsidRPr="00FF285C">
        <w:rPr>
          <w:rFonts w:ascii="Arial" w:hAnsi="Arial" w:cs="Arial"/>
        </w:rPr>
        <w:t xml:space="preserve"> binary classification performance, where a value closer to 1 suggests superior classification. An AUC of 0.5 denotes the model's predictions are equivalent to random guessing.</w:t>
      </w:r>
    </w:p>
    <w:p w14:paraId="46087F88" w14:textId="77777777" w:rsidR="00FF285C" w:rsidRPr="00FF285C" w:rsidRDefault="00FF285C" w:rsidP="00FF285C">
      <w:pPr>
        <w:spacing w:line="360" w:lineRule="auto"/>
        <w:jc w:val="both"/>
        <w:rPr>
          <w:rFonts w:ascii="Arial" w:hAnsi="Arial" w:cs="Arial"/>
        </w:rPr>
      </w:pPr>
    </w:p>
    <w:p w14:paraId="4F115D32" w14:textId="77777777" w:rsidR="00FF285C" w:rsidRPr="00FF285C" w:rsidRDefault="00FF285C" w:rsidP="00FF285C">
      <w:pPr>
        <w:spacing w:line="360" w:lineRule="auto"/>
        <w:jc w:val="both"/>
        <w:rPr>
          <w:rFonts w:ascii="Arial" w:hAnsi="Arial" w:cs="Arial"/>
        </w:rPr>
      </w:pPr>
      <w:r w:rsidRPr="00FF285C">
        <w:rPr>
          <w:rFonts w:ascii="Arial" w:hAnsi="Arial" w:cs="Arial"/>
        </w:rPr>
        <w:t>With early stopping rounds = 10, the model's training ceases if there's no improvement in the '</w:t>
      </w:r>
      <w:proofErr w:type="spellStart"/>
      <w:r w:rsidRPr="00FF285C">
        <w:rPr>
          <w:rFonts w:ascii="Arial" w:hAnsi="Arial" w:cs="Arial"/>
        </w:rPr>
        <w:t>auc</w:t>
      </w:r>
      <w:proofErr w:type="spellEnd"/>
      <w:r w:rsidRPr="00FF285C">
        <w:rPr>
          <w:rFonts w:ascii="Arial" w:hAnsi="Arial" w:cs="Arial"/>
        </w:rPr>
        <w:t>' metric after 10 iterations. This serves as a guard against overfitting, halting the model training when performance on validation data starts to wane.</w:t>
      </w:r>
    </w:p>
    <w:p w14:paraId="68312A5E" w14:textId="77777777" w:rsidR="00FF285C" w:rsidRPr="00FF285C" w:rsidRDefault="00FF285C" w:rsidP="00FF285C">
      <w:pPr>
        <w:spacing w:line="360" w:lineRule="auto"/>
        <w:jc w:val="both"/>
        <w:rPr>
          <w:rFonts w:ascii="Arial" w:hAnsi="Arial" w:cs="Arial"/>
        </w:rPr>
      </w:pPr>
    </w:p>
    <w:p w14:paraId="0AA33B0B" w14:textId="413344DF" w:rsidR="00A04E03" w:rsidRDefault="00FF285C" w:rsidP="00FF285C">
      <w:pPr>
        <w:spacing w:line="360" w:lineRule="auto"/>
        <w:jc w:val="both"/>
        <w:rPr>
          <w:rFonts w:ascii="Arial" w:hAnsi="Arial" w:cs="Arial"/>
        </w:rPr>
      </w:pPr>
      <w:r w:rsidRPr="00FF285C">
        <w:rPr>
          <w:rFonts w:ascii="Arial" w:hAnsi="Arial" w:cs="Arial"/>
        </w:rPr>
        <w:t>These hyperparameters collectively enhance the model's training regimen, striking a balance between performance and the risk of overfitting.</w:t>
      </w:r>
      <w:commentRangeEnd w:id="171"/>
      <w:r w:rsidR="00C81053">
        <w:rPr>
          <w:rStyle w:val="CommentReference"/>
        </w:rPr>
        <w:commentReference w:id="171"/>
      </w:r>
      <w:commentRangeEnd w:id="172"/>
      <w:r w:rsidR="0053761D">
        <w:rPr>
          <w:rStyle w:val="CommentReference"/>
        </w:rPr>
        <w:commentReference w:id="172"/>
      </w:r>
    </w:p>
    <w:p w14:paraId="546FEB42" w14:textId="77777777" w:rsidR="0007298F" w:rsidRDefault="0007298F" w:rsidP="00FF285C">
      <w:pPr>
        <w:spacing w:line="360" w:lineRule="auto"/>
        <w:jc w:val="both"/>
        <w:rPr>
          <w:rFonts w:ascii="Arial" w:hAnsi="Arial" w:cs="Arial"/>
        </w:rPr>
      </w:pPr>
    </w:p>
    <w:p w14:paraId="6CCBAA2B" w14:textId="1F705356" w:rsidR="00092D62" w:rsidRPr="00F8172E" w:rsidRDefault="00092D62" w:rsidP="005F6FD4">
      <w:pPr>
        <w:pStyle w:val="Heading3"/>
      </w:pPr>
      <w:bookmarkStart w:id="173" w:name="_Toc144374399"/>
      <w:r w:rsidRPr="00F8172E">
        <w:t>8.2.3</w:t>
      </w:r>
      <w:r w:rsidR="00A04E03" w:rsidRPr="00F8172E">
        <w:t xml:space="preserve"> Results</w:t>
      </w:r>
      <w:bookmarkEnd w:id="173"/>
    </w:p>
    <w:p w14:paraId="52DE532D" w14:textId="77777777" w:rsidR="00A04E03" w:rsidRPr="00A04E03" w:rsidRDefault="00A04E03" w:rsidP="002E5761">
      <w:pPr>
        <w:spacing w:line="360" w:lineRule="auto"/>
        <w:jc w:val="both"/>
        <w:rPr>
          <w:rFonts w:ascii="Arial" w:hAnsi="Arial" w:cs="Arial"/>
        </w:rPr>
      </w:pPr>
      <w:r w:rsidRPr="00A04E03">
        <w:rPr>
          <w:rFonts w:ascii="Arial" w:hAnsi="Arial" w:cs="Arial"/>
        </w:rPr>
        <w:t xml:space="preserve">The efficacy of </w:t>
      </w:r>
      <w:proofErr w:type="spellStart"/>
      <w:r w:rsidRPr="00A04E03">
        <w:rPr>
          <w:rFonts w:ascii="Arial" w:hAnsi="Arial" w:cs="Arial"/>
        </w:rPr>
        <w:t>XGBoost</w:t>
      </w:r>
      <w:proofErr w:type="spellEnd"/>
      <w:r w:rsidRPr="00A04E03">
        <w:rPr>
          <w:rFonts w:ascii="Arial" w:hAnsi="Arial" w:cs="Arial"/>
        </w:rPr>
        <w:t xml:space="preserve"> was gauged using the AUC score, as previously discussed.</w:t>
      </w:r>
    </w:p>
    <w:p w14:paraId="4116C5DB" w14:textId="77777777" w:rsidR="007E4FDD" w:rsidRDefault="00DB6F07" w:rsidP="002E5761">
      <w:pPr>
        <w:keepNext/>
        <w:spacing w:line="360" w:lineRule="auto"/>
        <w:jc w:val="both"/>
      </w:pPr>
      <w:r>
        <w:rPr>
          <w:rFonts w:ascii="Arial" w:hAnsi="Arial" w:cs="Arial"/>
          <w:noProof/>
        </w:rPr>
        <w:lastRenderedPageBreak/>
        <w:drawing>
          <wp:inline distT="0" distB="0" distL="0" distR="0" wp14:anchorId="5407C68E" wp14:editId="2758BE41">
            <wp:extent cx="5142368" cy="8570409"/>
            <wp:effectExtent l="0" t="0" r="0" b="0"/>
            <wp:docPr id="432518661" name="Picture 4"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8661" name="Picture 4" descr="A screen shot of a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4536" cy="8590688"/>
                    </a:xfrm>
                    <a:prstGeom prst="rect">
                      <a:avLst/>
                    </a:prstGeom>
                    <a:noFill/>
                    <a:ln>
                      <a:noFill/>
                    </a:ln>
                  </pic:spPr>
                </pic:pic>
              </a:graphicData>
            </a:graphic>
          </wp:inline>
        </w:drawing>
      </w:r>
    </w:p>
    <w:p w14:paraId="4E20D49D" w14:textId="7A34393A" w:rsidR="00A04E03" w:rsidRDefault="007E4FDD" w:rsidP="003654AD">
      <w:pPr>
        <w:pStyle w:val="Caption"/>
        <w:rPr>
          <w:rFonts w:cs="Arial"/>
        </w:rPr>
      </w:pPr>
      <w:bookmarkStart w:id="174" w:name="_Toc144378275"/>
      <w:r>
        <w:t xml:space="preserve">Figure </w:t>
      </w:r>
      <w:fldSimple w:instr=" SEQ Figure \* ARABIC ">
        <w:r w:rsidR="00E50CA4">
          <w:rPr>
            <w:noProof/>
          </w:rPr>
          <w:t>12</w:t>
        </w:r>
      </w:fldSimple>
      <w:r>
        <w:t xml:space="preserve"> </w:t>
      </w:r>
      <w:r w:rsidRPr="00DF7822">
        <w:t xml:space="preserve">AUC scores for </w:t>
      </w:r>
      <w:proofErr w:type="spellStart"/>
      <w:r>
        <w:t>XGBoost</w:t>
      </w:r>
      <w:proofErr w:type="spellEnd"/>
      <w:r w:rsidRPr="00DF7822">
        <w:t xml:space="preserve"> by ticker</w:t>
      </w:r>
      <w:bookmarkEnd w:id="174"/>
    </w:p>
    <w:p w14:paraId="7A114C2F" w14:textId="4F3D0CF7" w:rsidR="00A04E03" w:rsidRPr="00DB6F07" w:rsidRDefault="00DB6F07" w:rsidP="002E5761">
      <w:pPr>
        <w:spacing w:line="360" w:lineRule="auto"/>
        <w:jc w:val="both"/>
        <w:rPr>
          <w:rFonts w:ascii="Arial" w:hAnsi="Arial" w:cs="Arial"/>
          <w:lang w:val="en-US"/>
        </w:rPr>
      </w:pPr>
      <w:r w:rsidRPr="00DB6F07">
        <w:rPr>
          <w:rFonts w:ascii="Arial" w:hAnsi="Arial" w:cs="Arial"/>
          <w:lang w:val="en-US"/>
        </w:rPr>
        <w:lastRenderedPageBreak/>
        <w:t xml:space="preserve">The resultant AUC scores for </w:t>
      </w:r>
      <w:proofErr w:type="spellStart"/>
      <w:r w:rsidRPr="00DB6F07">
        <w:rPr>
          <w:rFonts w:ascii="Arial" w:hAnsi="Arial" w:cs="Arial"/>
          <w:lang w:val="en-US"/>
        </w:rPr>
        <w:t>XGBoost</w:t>
      </w:r>
      <w:proofErr w:type="spellEnd"/>
      <w:r w:rsidRPr="00DB6F07">
        <w:rPr>
          <w:rFonts w:ascii="Arial" w:hAnsi="Arial" w:cs="Arial"/>
          <w:lang w:val="en-US"/>
        </w:rPr>
        <w:t xml:space="preserve"> consistently outperformed those of Random Forest for </w:t>
      </w:r>
      <w:proofErr w:type="gramStart"/>
      <w:r w:rsidRPr="00DB6F07">
        <w:rPr>
          <w:rFonts w:ascii="Arial" w:hAnsi="Arial" w:cs="Arial"/>
          <w:lang w:val="en-US"/>
        </w:rPr>
        <w:t>a majority of</w:t>
      </w:r>
      <w:proofErr w:type="gramEnd"/>
      <w:r w:rsidRPr="00DB6F07">
        <w:rPr>
          <w:rFonts w:ascii="Arial" w:hAnsi="Arial" w:cs="Arial"/>
          <w:lang w:val="en-US"/>
        </w:rPr>
        <w:t xml:space="preserve"> the tickers. It was observed that the model performed exceptionally well for tickers like 'NFLX', 'CMCSA', 'BIIB', and 'SIRI', showcasing its proficiency in diverse stock scenarios.</w:t>
      </w:r>
    </w:p>
    <w:p w14:paraId="3B128489" w14:textId="77777777" w:rsidR="00092D62" w:rsidRDefault="00092D62" w:rsidP="002E5761">
      <w:pPr>
        <w:spacing w:line="360" w:lineRule="auto"/>
        <w:jc w:val="both"/>
        <w:rPr>
          <w:rFonts w:ascii="Arial" w:hAnsi="Arial" w:cs="Arial"/>
        </w:rPr>
      </w:pPr>
    </w:p>
    <w:p w14:paraId="5C4C365F" w14:textId="7AA8CBB4" w:rsidR="00092D62" w:rsidRPr="00F8172E" w:rsidRDefault="00092D62" w:rsidP="005F6FD4">
      <w:pPr>
        <w:pStyle w:val="Heading3"/>
      </w:pPr>
      <w:bookmarkStart w:id="175" w:name="_Toc144374400"/>
      <w:r w:rsidRPr="00F8172E">
        <w:t>8.2.4</w:t>
      </w:r>
      <w:r w:rsidR="00DB6F07" w:rsidRPr="00F8172E">
        <w:t xml:space="preserve"> Discussion</w:t>
      </w:r>
      <w:bookmarkEnd w:id="175"/>
    </w:p>
    <w:p w14:paraId="11DC40A6" w14:textId="77777777" w:rsidR="00DB6F07" w:rsidRPr="00DB6F07" w:rsidRDefault="00DB6F07" w:rsidP="002E5761">
      <w:pPr>
        <w:spacing w:line="360" w:lineRule="auto"/>
        <w:jc w:val="both"/>
        <w:rPr>
          <w:rFonts w:ascii="Arial" w:hAnsi="Arial" w:cs="Arial"/>
        </w:rPr>
      </w:pPr>
      <w:proofErr w:type="spellStart"/>
      <w:r w:rsidRPr="00DB6F07">
        <w:rPr>
          <w:rFonts w:ascii="Arial" w:hAnsi="Arial" w:cs="Arial"/>
        </w:rPr>
        <w:t>XGBoost's</w:t>
      </w:r>
      <w:proofErr w:type="spellEnd"/>
      <w:r w:rsidRPr="00DB6F07">
        <w:rPr>
          <w:rFonts w:ascii="Arial" w:hAnsi="Arial" w:cs="Arial"/>
        </w:rPr>
        <w:t xml:space="preserve"> success can be attributed to several factors. The integration of regularization in its objective function inherently penalizes complex models, thereby reducing overfitting. Additionally, its ability to handle missing data, its efficient implementation of the boosting algorithm, and its flexibility in defining custom optimization objectives and evaluation criteria make it apt for diverse datasets and challenges.</w:t>
      </w:r>
    </w:p>
    <w:p w14:paraId="49A8CD69" w14:textId="77777777" w:rsidR="00DB6F07" w:rsidRPr="00DB6F07" w:rsidRDefault="00DB6F07" w:rsidP="002E5761">
      <w:pPr>
        <w:spacing w:line="360" w:lineRule="auto"/>
        <w:jc w:val="both"/>
        <w:rPr>
          <w:rFonts w:ascii="Arial" w:hAnsi="Arial" w:cs="Arial"/>
        </w:rPr>
      </w:pPr>
    </w:p>
    <w:p w14:paraId="490E1081" w14:textId="6BDD1C52" w:rsidR="00DB6F07" w:rsidRDefault="00DB6F07" w:rsidP="002E5761">
      <w:pPr>
        <w:spacing w:line="360" w:lineRule="auto"/>
        <w:jc w:val="both"/>
        <w:rPr>
          <w:rFonts w:ascii="Arial" w:hAnsi="Arial" w:cs="Arial"/>
        </w:rPr>
      </w:pPr>
      <w:r w:rsidRPr="00DB6F07">
        <w:rPr>
          <w:rFonts w:ascii="Arial" w:hAnsi="Arial" w:cs="Arial"/>
        </w:rPr>
        <w:t xml:space="preserve">For our dataset, </w:t>
      </w:r>
      <w:proofErr w:type="spellStart"/>
      <w:r w:rsidRPr="00DB6F07">
        <w:rPr>
          <w:rFonts w:ascii="Arial" w:hAnsi="Arial" w:cs="Arial"/>
        </w:rPr>
        <w:t>XGBoost's</w:t>
      </w:r>
      <w:proofErr w:type="spellEnd"/>
      <w:r w:rsidRPr="00DB6F07">
        <w:rPr>
          <w:rFonts w:ascii="Arial" w:hAnsi="Arial" w:cs="Arial"/>
        </w:rPr>
        <w:t xml:space="preserve"> consistent superior performance suggests that its capability to model non-linear relationships and intricacies in the data is well-suited to the task of predicting stock returns based on news sentiment during the COVID-19 era.</w:t>
      </w:r>
    </w:p>
    <w:p w14:paraId="016EFD46" w14:textId="77777777" w:rsidR="00DB6F07" w:rsidRDefault="00DB6F07" w:rsidP="002E5761">
      <w:pPr>
        <w:spacing w:line="360" w:lineRule="auto"/>
        <w:jc w:val="both"/>
        <w:rPr>
          <w:rFonts w:ascii="Arial" w:hAnsi="Arial" w:cs="Arial"/>
        </w:rPr>
      </w:pPr>
    </w:p>
    <w:p w14:paraId="3A2AAE1E" w14:textId="206CE79A" w:rsidR="00DB6F07" w:rsidRPr="00F8172E" w:rsidRDefault="00DB6F07" w:rsidP="005F6FD4">
      <w:pPr>
        <w:pStyle w:val="Heading2"/>
      </w:pPr>
      <w:bookmarkStart w:id="176" w:name="_Toc144374401"/>
      <w:r w:rsidRPr="00F8172E">
        <w:t xml:space="preserve">8.3 </w:t>
      </w:r>
      <w:proofErr w:type="spellStart"/>
      <w:r w:rsidRPr="00F8172E">
        <w:t>LightGBM</w:t>
      </w:r>
      <w:bookmarkEnd w:id="176"/>
      <w:proofErr w:type="spellEnd"/>
    </w:p>
    <w:p w14:paraId="7CF49C6B" w14:textId="77777777" w:rsidR="00DB6F07" w:rsidRDefault="00DB6F07" w:rsidP="002E5761">
      <w:pPr>
        <w:spacing w:line="360" w:lineRule="auto"/>
        <w:jc w:val="both"/>
        <w:rPr>
          <w:rFonts w:ascii="Arial" w:hAnsi="Arial" w:cs="Arial"/>
        </w:rPr>
      </w:pPr>
    </w:p>
    <w:p w14:paraId="79D8141F" w14:textId="1AFD6C95" w:rsidR="00DB6F07" w:rsidRPr="00F8172E" w:rsidRDefault="00DB6F07" w:rsidP="005F6FD4">
      <w:pPr>
        <w:pStyle w:val="Heading3"/>
      </w:pPr>
      <w:bookmarkStart w:id="177" w:name="_Toc144374402"/>
      <w:r w:rsidRPr="00F8172E">
        <w:t>8.3.1</w:t>
      </w:r>
      <w:r w:rsidR="00F8172E" w:rsidRPr="00F8172E">
        <w:t xml:space="preserve"> Theoretical Overview</w:t>
      </w:r>
      <w:bookmarkEnd w:id="177"/>
    </w:p>
    <w:p w14:paraId="05B82CA8" w14:textId="77777777" w:rsidR="00DB6F07" w:rsidRPr="00DB6F07" w:rsidRDefault="00DB6F07" w:rsidP="002E5761">
      <w:pPr>
        <w:spacing w:line="360" w:lineRule="auto"/>
        <w:jc w:val="both"/>
        <w:rPr>
          <w:rFonts w:ascii="Arial" w:hAnsi="Arial" w:cs="Arial"/>
        </w:rPr>
      </w:pPr>
      <w:proofErr w:type="spellStart"/>
      <w:r w:rsidRPr="00DB6F07">
        <w:rPr>
          <w:rFonts w:ascii="Arial" w:hAnsi="Arial" w:cs="Arial"/>
        </w:rPr>
        <w:t>LightGBM</w:t>
      </w:r>
      <w:proofErr w:type="spellEnd"/>
      <w:r w:rsidRPr="00DB6F07">
        <w:rPr>
          <w:rFonts w:ascii="Arial" w:hAnsi="Arial" w:cs="Arial"/>
        </w:rPr>
        <w:t>, or Light Gradient Boosting Machine, is a gradient boosting framework that employs tree-based learning algorithms. It has been designed to be more efficient than its counterparts, achieving faster training speeds and consuming lower memory.</w:t>
      </w:r>
    </w:p>
    <w:p w14:paraId="0595E68D" w14:textId="77777777" w:rsidR="00DB6F07" w:rsidRPr="00DB6F07" w:rsidRDefault="00DB6F07" w:rsidP="002E5761">
      <w:pPr>
        <w:spacing w:line="360" w:lineRule="auto"/>
        <w:jc w:val="both"/>
        <w:rPr>
          <w:rFonts w:ascii="Arial" w:hAnsi="Arial" w:cs="Arial"/>
        </w:rPr>
      </w:pPr>
    </w:p>
    <w:p w14:paraId="62BA6791" w14:textId="77777777" w:rsidR="00DB6F07" w:rsidRPr="00DB6F07" w:rsidRDefault="00DB6F07" w:rsidP="002E5761">
      <w:pPr>
        <w:spacing w:line="360" w:lineRule="auto"/>
        <w:jc w:val="both"/>
        <w:rPr>
          <w:rFonts w:ascii="Arial" w:hAnsi="Arial" w:cs="Arial"/>
        </w:rPr>
      </w:pPr>
      <w:r w:rsidRPr="00DB6F07">
        <w:rPr>
          <w:rFonts w:ascii="Arial" w:hAnsi="Arial" w:cs="Arial"/>
        </w:rPr>
        <w:t xml:space="preserve">A unique property of </w:t>
      </w:r>
      <w:proofErr w:type="spellStart"/>
      <w:r w:rsidRPr="00DB6F07">
        <w:rPr>
          <w:rFonts w:ascii="Arial" w:hAnsi="Arial" w:cs="Arial"/>
        </w:rPr>
        <w:t>LightGBM</w:t>
      </w:r>
      <w:proofErr w:type="spellEnd"/>
      <w:r w:rsidRPr="00DB6F07">
        <w:rPr>
          <w:rFonts w:ascii="Arial" w:hAnsi="Arial" w:cs="Arial"/>
        </w:rPr>
        <w:t xml:space="preserve"> is its utilization of histogram-based algorithms, which divide continuous feature values into discrete bins. This method speeds up the training process and reduces memory usage.</w:t>
      </w:r>
    </w:p>
    <w:p w14:paraId="2424164C" w14:textId="77777777" w:rsidR="00DB6F07" w:rsidRPr="00DB6F07" w:rsidRDefault="00DB6F07" w:rsidP="002E5761">
      <w:pPr>
        <w:spacing w:line="360" w:lineRule="auto"/>
        <w:jc w:val="both"/>
        <w:rPr>
          <w:rFonts w:ascii="Arial" w:hAnsi="Arial" w:cs="Arial"/>
        </w:rPr>
      </w:pPr>
    </w:p>
    <w:p w14:paraId="513DC480" w14:textId="17781550" w:rsidR="00DB6F07" w:rsidRDefault="00DB6F07" w:rsidP="002E5761">
      <w:pPr>
        <w:spacing w:line="360" w:lineRule="auto"/>
        <w:jc w:val="both"/>
        <w:rPr>
          <w:rFonts w:ascii="Arial" w:hAnsi="Arial" w:cs="Arial"/>
        </w:rPr>
      </w:pPr>
      <w:r w:rsidRPr="00DB6F07">
        <w:rPr>
          <w:rFonts w:ascii="Arial" w:hAnsi="Arial" w:cs="Arial"/>
        </w:rPr>
        <w:t xml:space="preserve">The objective function for </w:t>
      </w:r>
      <w:proofErr w:type="spellStart"/>
      <w:r w:rsidRPr="00DB6F07">
        <w:rPr>
          <w:rFonts w:ascii="Arial" w:hAnsi="Arial" w:cs="Arial"/>
        </w:rPr>
        <w:t>LightGBM</w:t>
      </w:r>
      <w:proofErr w:type="spellEnd"/>
      <w:r w:rsidRPr="00DB6F07">
        <w:rPr>
          <w:rFonts w:ascii="Arial" w:hAnsi="Arial" w:cs="Arial"/>
        </w:rPr>
        <w:t xml:space="preserve"> is </w:t>
      </w:r>
      <w:proofErr w:type="gramStart"/>
      <w:r w:rsidRPr="00DB6F07">
        <w:rPr>
          <w:rFonts w:ascii="Arial" w:hAnsi="Arial" w:cs="Arial"/>
        </w:rPr>
        <w:t>similar to</w:t>
      </w:r>
      <w:proofErr w:type="gramEnd"/>
      <w:r w:rsidRPr="00DB6F07">
        <w:rPr>
          <w:rFonts w:ascii="Arial" w:hAnsi="Arial" w:cs="Arial"/>
        </w:rPr>
        <w:t xml:space="preserve"> </w:t>
      </w:r>
      <w:proofErr w:type="spellStart"/>
      <w:r w:rsidRPr="00DB6F07">
        <w:rPr>
          <w:rFonts w:ascii="Arial" w:hAnsi="Arial" w:cs="Arial"/>
        </w:rPr>
        <w:t>XGBoost</w:t>
      </w:r>
      <w:proofErr w:type="spellEnd"/>
      <w:r w:rsidRPr="00DB6F07">
        <w:rPr>
          <w:rFonts w:ascii="Arial" w:hAnsi="Arial" w:cs="Arial"/>
        </w:rPr>
        <w:t>, incorporating both the loss function and a regularization term:</w:t>
      </w:r>
    </w:p>
    <w:p w14:paraId="21016099" w14:textId="77777777" w:rsidR="00DB6F07" w:rsidRDefault="00DB6F07" w:rsidP="002E5761">
      <w:pPr>
        <w:spacing w:line="360" w:lineRule="auto"/>
        <w:jc w:val="both"/>
        <w:rPr>
          <w:rFonts w:ascii="Arial" w:hAnsi="Arial" w:cs="Arial"/>
        </w:rPr>
      </w:pPr>
    </w:p>
    <w:p w14:paraId="320226AC" w14:textId="77777777" w:rsidR="00DB6F07" w:rsidRDefault="00DB6F07" w:rsidP="002E5761">
      <w:pPr>
        <w:spacing w:line="360" w:lineRule="auto"/>
        <w:jc w:val="both"/>
        <w:rPr>
          <w:rFonts w:ascii="Arial" w:hAnsi="Arial" w:cs="Arial"/>
        </w:rPr>
      </w:pPr>
      <m:oMathPara>
        <m:oMath>
          <m:r>
            <m:rPr>
              <m:sty m:val="p"/>
            </m:rPr>
            <w:rPr>
              <w:rFonts w:ascii="Cambria Math" w:hAnsi="Cambria Math" w:cs="Arial"/>
            </w:rPr>
            <w:lastRenderedPageBreak/>
            <m:t>Obj</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4FACC4AE" w14:textId="46974A7F" w:rsidR="00DB6F07" w:rsidRDefault="00DB6F07" w:rsidP="002E5761">
      <w:pPr>
        <w:spacing w:line="360" w:lineRule="auto"/>
        <w:jc w:val="both"/>
        <w:rPr>
          <w:rFonts w:ascii="Arial" w:hAnsi="Arial" w:cs="Arial"/>
        </w:rPr>
      </w:pPr>
      <w:del w:id="178" w:author="He He (Staff)" w:date="2023-08-20T15:10:00Z">
        <w:r w:rsidDel="007063F6">
          <w:rPr>
            <w:rFonts w:ascii="Arial" w:hAnsi="Arial" w:cs="Arial"/>
          </w:rPr>
          <w:delText>Here</w:delText>
        </w:r>
      </w:del>
      <w:ins w:id="179" w:author="He He (Staff)" w:date="2023-08-20T15:10:00Z">
        <w:r w:rsidR="007063F6">
          <w:rPr>
            <w:rFonts w:ascii="Arial" w:hAnsi="Arial" w:cs="Arial"/>
          </w:rPr>
          <w:t>where</w:t>
        </w:r>
      </w:ins>
      <w:r>
        <w:rPr>
          <w:rFonts w:ascii="Arial" w:hAnsi="Arial" w:cs="Arial"/>
        </w:rPr>
        <w:t>:</w:t>
      </w:r>
    </w:p>
    <w:p w14:paraId="0902E241" w14:textId="77777777" w:rsidR="00685970" w:rsidRDefault="00685970"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685970">
        <w:rPr>
          <w:rFonts w:ascii="Arial" w:hAnsi="Arial" w:cs="Arial"/>
        </w:rPr>
        <w:t xml:space="preserve"> represents the regularization term.</w:t>
      </w:r>
    </w:p>
    <w:p w14:paraId="004124B0" w14:textId="3ED2052F" w:rsidR="00685970" w:rsidRPr="00685970" w:rsidRDefault="00685970"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685970">
        <w:rPr>
          <w:rFonts w:ascii="Arial" w:hAnsi="Arial" w:cs="Arial"/>
        </w:rPr>
        <w:t>denotes the number of iterations.</w:t>
      </w:r>
    </w:p>
    <w:p w14:paraId="5EEB96D1" w14:textId="77777777" w:rsidR="00DB6F07" w:rsidRDefault="00DB6F07" w:rsidP="002E5761">
      <w:pPr>
        <w:spacing w:line="360" w:lineRule="auto"/>
        <w:jc w:val="both"/>
        <w:rPr>
          <w:rFonts w:ascii="Arial" w:hAnsi="Arial" w:cs="Arial"/>
        </w:rPr>
      </w:pPr>
    </w:p>
    <w:p w14:paraId="7188D5E8" w14:textId="4BB84558" w:rsidR="00DB6F07" w:rsidRPr="00F8172E" w:rsidRDefault="00DB6F07" w:rsidP="005F6FD4">
      <w:pPr>
        <w:pStyle w:val="Heading3"/>
      </w:pPr>
      <w:bookmarkStart w:id="180" w:name="_Toc144374403"/>
      <w:r w:rsidRPr="00F8172E">
        <w:t>8.3.2</w:t>
      </w:r>
      <w:r w:rsidR="00685970" w:rsidRPr="00F8172E">
        <w:t xml:space="preserve"> Methodology</w:t>
      </w:r>
      <w:bookmarkEnd w:id="180"/>
    </w:p>
    <w:p w14:paraId="1CA37239" w14:textId="77777777" w:rsidR="00685970" w:rsidRPr="00685970" w:rsidRDefault="00685970" w:rsidP="002E5761">
      <w:pPr>
        <w:spacing w:line="360" w:lineRule="auto"/>
        <w:jc w:val="both"/>
        <w:rPr>
          <w:rFonts w:ascii="Arial" w:hAnsi="Arial" w:cs="Arial"/>
        </w:rPr>
      </w:pPr>
      <w:r w:rsidRPr="00685970">
        <w:rPr>
          <w:rFonts w:ascii="Arial" w:hAnsi="Arial" w:cs="Arial"/>
        </w:rPr>
        <w:t xml:space="preserve">For the </w:t>
      </w:r>
      <w:proofErr w:type="spellStart"/>
      <w:r w:rsidRPr="00685970">
        <w:rPr>
          <w:rFonts w:ascii="Arial" w:hAnsi="Arial" w:cs="Arial"/>
        </w:rPr>
        <w:t>LightGBM</w:t>
      </w:r>
      <w:proofErr w:type="spellEnd"/>
      <w:r w:rsidRPr="00685970">
        <w:rPr>
          <w:rFonts w:ascii="Arial" w:hAnsi="Arial" w:cs="Arial"/>
        </w:rPr>
        <w:t xml:space="preserve"> model:</w:t>
      </w:r>
    </w:p>
    <w:p w14:paraId="4561C867" w14:textId="77777777" w:rsidR="00685970" w:rsidRPr="00685970" w:rsidRDefault="00685970" w:rsidP="002E5761">
      <w:pPr>
        <w:spacing w:line="360" w:lineRule="auto"/>
        <w:jc w:val="both"/>
        <w:rPr>
          <w:rFonts w:ascii="Arial" w:hAnsi="Arial" w:cs="Arial"/>
        </w:rPr>
      </w:pPr>
    </w:p>
    <w:p w14:paraId="5351ED23"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 xml:space="preserve">Features: All columns </w:t>
      </w:r>
      <w:proofErr w:type="gramStart"/>
      <w:r w:rsidRPr="00685970">
        <w:rPr>
          <w:rFonts w:ascii="Arial" w:hAnsi="Arial" w:cs="Arial"/>
        </w:rPr>
        <w:t>with the exception of</w:t>
      </w:r>
      <w:proofErr w:type="gramEnd"/>
      <w:r w:rsidRPr="00685970">
        <w:rPr>
          <w:rFonts w:ascii="Arial" w:hAnsi="Arial" w:cs="Arial"/>
        </w:rPr>
        <w:t xml:space="preserve"> 'Date', '</w:t>
      </w:r>
      <w:proofErr w:type="spellStart"/>
      <w:r w:rsidRPr="00685970">
        <w:rPr>
          <w:rFonts w:ascii="Arial" w:hAnsi="Arial" w:cs="Arial"/>
        </w:rPr>
        <w:t>PositiveReturn</w:t>
      </w:r>
      <w:proofErr w:type="spellEnd"/>
      <w:r w:rsidRPr="00685970">
        <w:rPr>
          <w:rFonts w:ascii="Arial" w:hAnsi="Arial" w:cs="Arial"/>
        </w:rPr>
        <w:t>', and 'Ticker'.</w:t>
      </w:r>
    </w:p>
    <w:p w14:paraId="090329C4"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Target Variable: '</w:t>
      </w:r>
      <w:proofErr w:type="spellStart"/>
      <w:r w:rsidRPr="00685970">
        <w:rPr>
          <w:rFonts w:ascii="Arial" w:hAnsi="Arial" w:cs="Arial"/>
        </w:rPr>
        <w:t>PositiveReturn</w:t>
      </w:r>
      <w:proofErr w:type="spellEnd"/>
      <w:r w:rsidRPr="00685970">
        <w:rPr>
          <w:rFonts w:ascii="Arial" w:hAnsi="Arial" w:cs="Arial"/>
        </w:rPr>
        <w:t>'.</w:t>
      </w:r>
    </w:p>
    <w:p w14:paraId="5965F3B5" w14:textId="77777777" w:rsidR="00685970" w:rsidRP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Data Split: 80% for training, 20% for testing.</w:t>
      </w:r>
    </w:p>
    <w:p w14:paraId="374346BD" w14:textId="77777777" w:rsidR="00685970" w:rsidRDefault="00685970" w:rsidP="002E5761">
      <w:pPr>
        <w:pStyle w:val="ListParagraph"/>
        <w:numPr>
          <w:ilvl w:val="0"/>
          <w:numId w:val="14"/>
        </w:numPr>
        <w:spacing w:line="360" w:lineRule="auto"/>
        <w:jc w:val="both"/>
        <w:rPr>
          <w:rFonts w:ascii="Arial" w:hAnsi="Arial" w:cs="Arial"/>
        </w:rPr>
      </w:pPr>
      <w:r w:rsidRPr="00685970">
        <w:rPr>
          <w:rFonts w:ascii="Arial" w:hAnsi="Arial" w:cs="Arial"/>
        </w:rPr>
        <w:t>Hyperparameters: Boosting type set to "goss", a max depth of 5, and random state set to 0.</w:t>
      </w:r>
    </w:p>
    <w:p w14:paraId="3A5463B1" w14:textId="77777777" w:rsidR="00685970" w:rsidRPr="00685970" w:rsidRDefault="00685970" w:rsidP="002E5761">
      <w:pPr>
        <w:pStyle w:val="ListParagraph"/>
        <w:spacing w:line="360" w:lineRule="auto"/>
        <w:jc w:val="both"/>
        <w:rPr>
          <w:rFonts w:ascii="Arial" w:hAnsi="Arial" w:cs="Arial"/>
        </w:rPr>
      </w:pPr>
    </w:p>
    <w:p w14:paraId="486B81D5" w14:textId="2AFD8E4A" w:rsidR="00685970" w:rsidRDefault="00685970" w:rsidP="002E5761">
      <w:pPr>
        <w:spacing w:line="360" w:lineRule="auto"/>
        <w:jc w:val="both"/>
        <w:rPr>
          <w:rFonts w:ascii="Arial" w:hAnsi="Arial" w:cs="Arial"/>
        </w:rPr>
      </w:pPr>
      <w:r w:rsidRPr="00685970">
        <w:rPr>
          <w:rFonts w:ascii="Arial" w:hAnsi="Arial" w:cs="Arial"/>
        </w:rPr>
        <w:t xml:space="preserve">The boosting type "goss" refers to Gradient-based One-Side Sampling. In this method, </w:t>
      </w:r>
      <w:proofErr w:type="spellStart"/>
      <w:r w:rsidRPr="00685970">
        <w:rPr>
          <w:rFonts w:ascii="Arial" w:hAnsi="Arial" w:cs="Arial"/>
        </w:rPr>
        <w:t>LightGBM</w:t>
      </w:r>
      <w:proofErr w:type="spellEnd"/>
      <w:r w:rsidRPr="00685970">
        <w:rPr>
          <w:rFonts w:ascii="Arial" w:hAnsi="Arial" w:cs="Arial"/>
        </w:rPr>
        <w:t xml:space="preserve"> maintains the data distribution by using all the negative gradients but performs random sampling on the instances with positive gradients.</w:t>
      </w:r>
    </w:p>
    <w:p w14:paraId="3BFAD2AA" w14:textId="77777777" w:rsidR="001757D3" w:rsidRDefault="001757D3" w:rsidP="002E5761">
      <w:pPr>
        <w:spacing w:line="360" w:lineRule="auto"/>
        <w:jc w:val="both"/>
        <w:rPr>
          <w:rFonts w:ascii="Arial" w:hAnsi="Arial" w:cs="Arial"/>
        </w:rPr>
      </w:pPr>
    </w:p>
    <w:p w14:paraId="29830DA8" w14:textId="548B6898" w:rsidR="00DB6F07" w:rsidRPr="00F8172E" w:rsidRDefault="00DB6F07" w:rsidP="005F6FD4">
      <w:pPr>
        <w:pStyle w:val="Heading3"/>
      </w:pPr>
      <w:bookmarkStart w:id="181" w:name="_Toc144374404"/>
      <w:r w:rsidRPr="00F8172E">
        <w:t>8.3.3</w:t>
      </w:r>
      <w:r w:rsidR="001757D3" w:rsidRPr="00F8172E">
        <w:t xml:space="preserve"> Results</w:t>
      </w:r>
      <w:bookmarkEnd w:id="181"/>
    </w:p>
    <w:p w14:paraId="2C36D5A0" w14:textId="77777777" w:rsidR="001757D3" w:rsidRDefault="001757D3" w:rsidP="002E5761">
      <w:pPr>
        <w:spacing w:line="360" w:lineRule="auto"/>
        <w:jc w:val="both"/>
        <w:rPr>
          <w:rFonts w:ascii="Arial" w:hAnsi="Arial" w:cs="Arial"/>
        </w:rPr>
      </w:pPr>
      <w:r w:rsidRPr="001757D3">
        <w:rPr>
          <w:rFonts w:ascii="Arial" w:hAnsi="Arial" w:cs="Arial"/>
        </w:rPr>
        <w:t>The model's performance was gauged using the AUC score, the same metric employed for the previous models.</w:t>
      </w:r>
    </w:p>
    <w:p w14:paraId="3B5ED244" w14:textId="77777777" w:rsidR="00594942" w:rsidRDefault="003E1D36" w:rsidP="002E5761">
      <w:pPr>
        <w:keepNext/>
        <w:spacing w:line="360" w:lineRule="auto"/>
        <w:jc w:val="both"/>
      </w:pPr>
      <w:r>
        <w:rPr>
          <w:rFonts w:ascii="Arial" w:hAnsi="Arial" w:cs="Arial"/>
          <w:noProof/>
        </w:rPr>
        <w:lastRenderedPageBreak/>
        <w:drawing>
          <wp:inline distT="0" distB="0" distL="0" distR="0" wp14:anchorId="5AC8FF40" wp14:editId="6911C3C3">
            <wp:extent cx="5142368" cy="8570409"/>
            <wp:effectExtent l="0" t="0" r="0" b="0"/>
            <wp:docPr id="1957902922" name="Picture 5" descr="A colorful striped char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02922" name="Picture 5" descr="A colorful striped chart with a black bord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6747" cy="8594373"/>
                    </a:xfrm>
                    <a:prstGeom prst="rect">
                      <a:avLst/>
                    </a:prstGeom>
                    <a:noFill/>
                    <a:ln>
                      <a:noFill/>
                    </a:ln>
                  </pic:spPr>
                </pic:pic>
              </a:graphicData>
            </a:graphic>
          </wp:inline>
        </w:drawing>
      </w:r>
    </w:p>
    <w:p w14:paraId="71BECE56" w14:textId="0E8A7240" w:rsidR="003E1D36" w:rsidRPr="001757D3" w:rsidRDefault="00594942" w:rsidP="003654AD">
      <w:pPr>
        <w:pStyle w:val="Caption"/>
        <w:rPr>
          <w:rFonts w:cs="Arial"/>
        </w:rPr>
      </w:pPr>
      <w:bookmarkStart w:id="182" w:name="_Toc144378276"/>
      <w:r>
        <w:t xml:space="preserve">Figure </w:t>
      </w:r>
      <w:fldSimple w:instr=" SEQ Figure \* ARABIC ">
        <w:r w:rsidR="00E50CA4">
          <w:rPr>
            <w:noProof/>
          </w:rPr>
          <w:t>13</w:t>
        </w:r>
      </w:fldSimple>
      <w:r>
        <w:t xml:space="preserve"> </w:t>
      </w:r>
      <w:r w:rsidRPr="004108D7">
        <w:t xml:space="preserve">AUC scores for </w:t>
      </w:r>
      <w:proofErr w:type="spellStart"/>
      <w:r>
        <w:t>LightGBM</w:t>
      </w:r>
      <w:proofErr w:type="spellEnd"/>
      <w:r w:rsidRPr="004108D7">
        <w:t xml:space="preserve"> by ticker</w:t>
      </w:r>
      <w:bookmarkEnd w:id="182"/>
    </w:p>
    <w:p w14:paraId="25430036" w14:textId="0E75ACED" w:rsidR="001757D3" w:rsidRDefault="003E1D36" w:rsidP="002E5761">
      <w:pPr>
        <w:spacing w:line="360" w:lineRule="auto"/>
        <w:jc w:val="both"/>
        <w:rPr>
          <w:rFonts w:ascii="Arial" w:hAnsi="Arial" w:cs="Arial"/>
        </w:rPr>
      </w:pPr>
      <w:r w:rsidRPr="003E1D36">
        <w:rPr>
          <w:rFonts w:ascii="Arial" w:hAnsi="Arial" w:cs="Arial"/>
        </w:rPr>
        <w:lastRenderedPageBreak/>
        <w:t xml:space="preserve">From our results, </w:t>
      </w:r>
      <w:proofErr w:type="spellStart"/>
      <w:r w:rsidRPr="003E1D36">
        <w:rPr>
          <w:rFonts w:ascii="Arial" w:hAnsi="Arial" w:cs="Arial"/>
        </w:rPr>
        <w:t>LightGBM</w:t>
      </w:r>
      <w:proofErr w:type="spellEnd"/>
      <w:r w:rsidRPr="003E1D36">
        <w:rPr>
          <w:rFonts w:ascii="Arial" w:hAnsi="Arial" w:cs="Arial"/>
        </w:rPr>
        <w:t xml:space="preserve"> showed competitive AUC scores, being particularly adept with tickers like 'GILD', 'BIIB', and 'EXC'. However, for some tickers, such as 'META', 'ASML', and 'GEHC', it didn't fare as well as expected.</w:t>
      </w:r>
    </w:p>
    <w:p w14:paraId="33339470" w14:textId="77777777" w:rsidR="003E1D36" w:rsidRDefault="003E1D36" w:rsidP="002E5761">
      <w:pPr>
        <w:spacing w:line="360" w:lineRule="auto"/>
        <w:jc w:val="both"/>
        <w:rPr>
          <w:rFonts w:ascii="Arial" w:hAnsi="Arial" w:cs="Arial"/>
        </w:rPr>
      </w:pPr>
    </w:p>
    <w:p w14:paraId="23AFC0EC" w14:textId="3D9C7F12" w:rsidR="00DB6F07" w:rsidRPr="00F8172E" w:rsidRDefault="00DB6F07" w:rsidP="005F6FD4">
      <w:pPr>
        <w:pStyle w:val="Heading3"/>
      </w:pPr>
      <w:bookmarkStart w:id="183" w:name="_Toc144374405"/>
      <w:r w:rsidRPr="00F8172E">
        <w:t>8.3.4</w:t>
      </w:r>
      <w:r w:rsidR="003E1D36" w:rsidRPr="00F8172E">
        <w:t xml:space="preserve"> Discussion</w:t>
      </w:r>
      <w:bookmarkEnd w:id="183"/>
    </w:p>
    <w:p w14:paraId="6C2BCE3A" w14:textId="77777777" w:rsidR="003E1D36" w:rsidRPr="003E1D36" w:rsidRDefault="003E1D36" w:rsidP="002E5761">
      <w:pPr>
        <w:spacing w:line="360" w:lineRule="auto"/>
        <w:jc w:val="both"/>
        <w:rPr>
          <w:rFonts w:ascii="Arial" w:hAnsi="Arial" w:cs="Arial"/>
        </w:rPr>
      </w:pPr>
      <w:proofErr w:type="spellStart"/>
      <w:r w:rsidRPr="003E1D36">
        <w:rPr>
          <w:rFonts w:ascii="Arial" w:hAnsi="Arial" w:cs="Arial"/>
        </w:rPr>
        <w:t>LightGBM's</w:t>
      </w:r>
      <w:proofErr w:type="spellEnd"/>
      <w:r w:rsidRPr="003E1D36">
        <w:rPr>
          <w:rFonts w:ascii="Arial" w:hAnsi="Arial" w:cs="Arial"/>
        </w:rPr>
        <w:t xml:space="preserve"> histogram-based approach provides an edge in computational efficiency, allowing it to handle larger datasets with ease. Moreover, its ability to manage categorical features natively, coupled with its advanced regularization, helps in curbing overfitting.</w:t>
      </w:r>
    </w:p>
    <w:p w14:paraId="679366FA" w14:textId="77777777" w:rsidR="003E1D36" w:rsidRPr="003E1D36" w:rsidRDefault="003E1D36" w:rsidP="002E5761">
      <w:pPr>
        <w:spacing w:line="360" w:lineRule="auto"/>
        <w:jc w:val="both"/>
        <w:rPr>
          <w:rFonts w:ascii="Arial" w:hAnsi="Arial" w:cs="Arial"/>
        </w:rPr>
      </w:pPr>
    </w:p>
    <w:p w14:paraId="692ECDC7" w14:textId="3ED3E7CC" w:rsidR="003E1D36" w:rsidRDefault="003E1D36" w:rsidP="002E5761">
      <w:pPr>
        <w:spacing w:line="360" w:lineRule="auto"/>
        <w:jc w:val="both"/>
        <w:rPr>
          <w:rFonts w:ascii="Arial" w:hAnsi="Arial" w:cs="Arial"/>
        </w:rPr>
      </w:pPr>
      <w:r w:rsidRPr="003E1D36">
        <w:rPr>
          <w:rFonts w:ascii="Arial" w:hAnsi="Arial" w:cs="Arial"/>
        </w:rPr>
        <w:t xml:space="preserve">For our dataset, the model showed considerable prowess but had specific areas of weakness. </w:t>
      </w:r>
      <w:commentRangeStart w:id="184"/>
      <w:commentRangeStart w:id="185"/>
      <w:r w:rsidRPr="003E1D36">
        <w:rPr>
          <w:rFonts w:ascii="Arial" w:hAnsi="Arial" w:cs="Arial"/>
        </w:rPr>
        <w:t xml:space="preserve">This might indicate that while </w:t>
      </w:r>
      <w:proofErr w:type="spellStart"/>
      <w:r w:rsidRPr="003E1D36">
        <w:rPr>
          <w:rFonts w:ascii="Arial" w:hAnsi="Arial" w:cs="Arial"/>
        </w:rPr>
        <w:t>LightGBM's</w:t>
      </w:r>
      <w:proofErr w:type="spellEnd"/>
      <w:r w:rsidRPr="003E1D36">
        <w:rPr>
          <w:rFonts w:ascii="Arial" w:hAnsi="Arial" w:cs="Arial"/>
        </w:rPr>
        <w:t xml:space="preserve"> approach is generally effective, certain stock return dynamics influenced by news sentiment during the COVID-19 period might be better captured by other models.</w:t>
      </w:r>
      <w:ins w:id="186" w:author="He He (Staff)" w:date="2023-08-20T15:26:00Z">
        <w:r w:rsidR="0025378F">
          <w:rPr>
            <w:rFonts w:ascii="Arial" w:hAnsi="Arial" w:cs="Arial"/>
          </w:rPr>
          <w:t xml:space="preserve"> </w:t>
        </w:r>
      </w:ins>
      <w:commentRangeEnd w:id="184"/>
      <w:ins w:id="187" w:author="He He (Staff)" w:date="2023-08-20T15:27:00Z">
        <w:r w:rsidR="0025378F">
          <w:rPr>
            <w:rStyle w:val="CommentReference"/>
          </w:rPr>
          <w:commentReference w:id="184"/>
        </w:r>
      </w:ins>
      <w:commentRangeEnd w:id="185"/>
      <w:r w:rsidR="00C81053">
        <w:rPr>
          <w:rStyle w:val="CommentReference"/>
        </w:rPr>
        <w:commentReference w:id="185"/>
      </w:r>
    </w:p>
    <w:p w14:paraId="56F48893" w14:textId="77777777" w:rsidR="003E1D36" w:rsidRDefault="003E1D36" w:rsidP="002E5761">
      <w:pPr>
        <w:spacing w:line="360" w:lineRule="auto"/>
        <w:jc w:val="both"/>
        <w:rPr>
          <w:rFonts w:ascii="Arial" w:hAnsi="Arial" w:cs="Arial"/>
        </w:rPr>
      </w:pPr>
    </w:p>
    <w:p w14:paraId="6BB0F422" w14:textId="415E35DE" w:rsidR="003E1D36" w:rsidRPr="005F6FD4" w:rsidRDefault="003E1D36" w:rsidP="005F6FD4">
      <w:pPr>
        <w:pStyle w:val="Heading2"/>
        <w:rPr>
          <w:lang w:val="en-US"/>
        </w:rPr>
      </w:pPr>
      <w:bookmarkStart w:id="188" w:name="_Toc144374406"/>
      <w:r w:rsidRPr="00F8172E">
        <w:t xml:space="preserve">8.4 </w:t>
      </w:r>
      <w:proofErr w:type="spellStart"/>
      <w:r w:rsidRPr="00F8172E">
        <w:t>CatBoost</w:t>
      </w:r>
      <w:bookmarkEnd w:id="188"/>
      <w:proofErr w:type="spellEnd"/>
    </w:p>
    <w:p w14:paraId="025C506D" w14:textId="77777777" w:rsidR="00154FE6" w:rsidRDefault="00154FE6" w:rsidP="002E5761">
      <w:pPr>
        <w:spacing w:line="360" w:lineRule="auto"/>
        <w:jc w:val="both"/>
        <w:rPr>
          <w:rFonts w:ascii="Arial" w:hAnsi="Arial" w:cs="Arial"/>
        </w:rPr>
      </w:pPr>
    </w:p>
    <w:p w14:paraId="13120428" w14:textId="2A8619F9" w:rsidR="00154FE6" w:rsidRPr="00F8172E" w:rsidRDefault="00154FE6" w:rsidP="005F6FD4">
      <w:pPr>
        <w:pStyle w:val="Heading3"/>
      </w:pPr>
      <w:bookmarkStart w:id="189" w:name="_Toc144374407"/>
      <w:r w:rsidRPr="00F8172E">
        <w:t>8.4.1 Theoretical Overview</w:t>
      </w:r>
      <w:bookmarkEnd w:id="189"/>
    </w:p>
    <w:p w14:paraId="745BE63A" w14:textId="77777777" w:rsidR="003E1D36" w:rsidRPr="003E1D36" w:rsidRDefault="003E1D36" w:rsidP="002E5761">
      <w:pPr>
        <w:spacing w:line="360" w:lineRule="auto"/>
        <w:jc w:val="both"/>
        <w:rPr>
          <w:rFonts w:ascii="Arial" w:hAnsi="Arial" w:cs="Arial"/>
        </w:rPr>
      </w:pPr>
      <w:proofErr w:type="spellStart"/>
      <w:r w:rsidRPr="003E1D36">
        <w:rPr>
          <w:rFonts w:ascii="Arial" w:hAnsi="Arial" w:cs="Arial"/>
        </w:rPr>
        <w:t>CatBoost</w:t>
      </w:r>
      <w:proofErr w:type="spellEnd"/>
      <w:r w:rsidRPr="003E1D36">
        <w:rPr>
          <w:rFonts w:ascii="Arial" w:hAnsi="Arial" w:cs="Arial"/>
        </w:rPr>
        <w:t xml:space="preserve">, an acronym for "Category" and "Boosting", is a gradient boosting library developed by Yandex. It is specifically designed to handle categorical features without the need for extensive </w:t>
      </w:r>
      <w:proofErr w:type="spellStart"/>
      <w:r w:rsidRPr="003E1D36">
        <w:rPr>
          <w:rFonts w:ascii="Arial" w:hAnsi="Arial" w:cs="Arial"/>
        </w:rPr>
        <w:t>preprocessing</w:t>
      </w:r>
      <w:proofErr w:type="spellEnd"/>
      <w:r w:rsidRPr="003E1D36">
        <w:rPr>
          <w:rFonts w:ascii="Arial" w:hAnsi="Arial" w:cs="Arial"/>
        </w:rPr>
        <w:t xml:space="preserve"> such as one-hot encoding. This makes it particularly suitable for datasets with a high number of categorical attributes.</w:t>
      </w:r>
    </w:p>
    <w:p w14:paraId="049C22CE" w14:textId="77777777" w:rsidR="003E1D36" w:rsidRPr="003E1D36" w:rsidRDefault="003E1D36" w:rsidP="002E5761">
      <w:pPr>
        <w:spacing w:line="360" w:lineRule="auto"/>
        <w:jc w:val="both"/>
        <w:rPr>
          <w:rFonts w:ascii="Arial" w:hAnsi="Arial" w:cs="Arial"/>
        </w:rPr>
      </w:pPr>
    </w:p>
    <w:p w14:paraId="3FB1E178" w14:textId="74EFE351" w:rsidR="003E1D36" w:rsidRDefault="003E1D36" w:rsidP="002E5761">
      <w:pPr>
        <w:spacing w:line="360" w:lineRule="auto"/>
        <w:jc w:val="both"/>
        <w:rPr>
          <w:rFonts w:ascii="Arial" w:hAnsi="Arial" w:cs="Arial"/>
        </w:rPr>
      </w:pPr>
      <w:r w:rsidRPr="003E1D36">
        <w:rPr>
          <w:rFonts w:ascii="Arial" w:hAnsi="Arial" w:cs="Arial"/>
        </w:rPr>
        <w:t xml:space="preserve">The objective function of </w:t>
      </w:r>
      <w:proofErr w:type="spellStart"/>
      <w:r w:rsidRPr="003E1D36">
        <w:rPr>
          <w:rFonts w:ascii="Arial" w:hAnsi="Arial" w:cs="Arial"/>
        </w:rPr>
        <w:t>CatBoost</w:t>
      </w:r>
      <w:proofErr w:type="spellEnd"/>
      <w:r w:rsidRPr="003E1D36">
        <w:rPr>
          <w:rFonts w:ascii="Arial" w:hAnsi="Arial" w:cs="Arial"/>
        </w:rPr>
        <w:t xml:space="preserve"> is an iterative refinement, employing a loss function and a regularization term:</w:t>
      </w:r>
    </w:p>
    <w:p w14:paraId="1F4281E0" w14:textId="45CC47F5" w:rsidR="003E1D36" w:rsidRDefault="007063F6" w:rsidP="002E5761">
      <w:pPr>
        <w:spacing w:line="360" w:lineRule="auto"/>
        <w:jc w:val="both"/>
        <w:rPr>
          <w:rFonts w:ascii="Arial" w:hAnsi="Arial" w:cs="Arial"/>
        </w:rPr>
      </w:pPr>
      <m:oMathPara>
        <m:oMath>
          <m:r>
            <w:del w:id="190" w:author="He He (Staff)" w:date="2023-08-20T15:10:00Z">
              <w:rPr>
                <w:rFonts w:ascii="Cambria Math" w:hAnsi="Cambria Math" w:cs="Arial"/>
              </w:rPr>
              <m:t>Obj</m:t>
            </w:del>
          </m:r>
          <m:r>
            <w:ins w:id="191" w:author="He He (Staff)" w:date="2023-08-20T15:10:00Z">
              <w:rPr>
                <w:rFonts w:ascii="Cambria Math" w:hAnsi="Cambria Math" w:cs="Arial"/>
              </w:rPr>
              <m:t>2</m:t>
            </w:ins>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cs="Arial"/>
                </w:rPr>
                <m:t xml:space="preserve"> </m:t>
              </m:r>
              <m:r>
                <w:rPr>
                  <w:rFonts w:ascii="Cambria Math" w:hAnsi="Cambria Math" w:cs="Arial"/>
                </w:rPr>
                <m:t>L(</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 F(</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r>
            <w:rPr>
              <w:rFonts w:ascii="Cambria Math" w:hAnsi="Cambria Math" w:cs="Arial"/>
            </w:rPr>
            <m:t>+λ</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t</m:t>
              </m:r>
            </m:sup>
            <m:e>
              <m:r>
                <m:rPr>
                  <m:sty m:val="p"/>
                </m:rPr>
                <w:rPr>
                  <w:rFonts w:ascii="Cambria Math" w:hAnsi="Cambria Math" w:cs="Arial"/>
                </w:rPr>
                <m:t xml:space="preserve"> Ω</m:t>
              </m:r>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m:t>
              </m:r>
            </m:e>
          </m:nary>
        </m:oMath>
      </m:oMathPara>
    </w:p>
    <w:p w14:paraId="7A01FF24" w14:textId="77777777" w:rsidR="00B507F2" w:rsidRDefault="00B507F2" w:rsidP="002E5761">
      <w:pPr>
        <w:spacing w:line="360" w:lineRule="auto"/>
        <w:jc w:val="both"/>
        <w:rPr>
          <w:rFonts w:ascii="Arial" w:hAnsi="Arial" w:cs="Arial"/>
        </w:rPr>
      </w:pPr>
    </w:p>
    <w:p w14:paraId="39A5EF54" w14:textId="2069F61E" w:rsidR="00B507F2" w:rsidRDefault="00B507F2" w:rsidP="002E5761">
      <w:pPr>
        <w:spacing w:line="360" w:lineRule="auto"/>
        <w:jc w:val="both"/>
        <w:rPr>
          <w:rFonts w:ascii="Arial" w:hAnsi="Arial" w:cs="Arial"/>
        </w:rPr>
      </w:pPr>
      <w:del w:id="192" w:author="He He (Staff)" w:date="2023-08-20T15:10:00Z">
        <w:r w:rsidDel="007063F6">
          <w:rPr>
            <w:rFonts w:ascii="Arial" w:hAnsi="Arial" w:cs="Arial"/>
          </w:rPr>
          <w:delText>Where</w:delText>
        </w:r>
      </w:del>
      <w:ins w:id="193" w:author="He He (Staff)" w:date="2023-08-20T15:10:00Z">
        <w:r w:rsidR="007063F6">
          <w:rPr>
            <w:rFonts w:ascii="Arial" w:hAnsi="Arial" w:cs="Arial"/>
          </w:rPr>
          <w:t>where</w:t>
        </w:r>
      </w:ins>
      <w:r>
        <w:rPr>
          <w:rFonts w:ascii="Arial" w:hAnsi="Arial" w:cs="Arial"/>
        </w:rPr>
        <w:t>:</w:t>
      </w:r>
    </w:p>
    <w:p w14:paraId="2DDB4EE5" w14:textId="77777777" w:rsidR="00B507F2" w:rsidRPr="00A04E03" w:rsidRDefault="00B507F2" w:rsidP="002E5761">
      <w:pPr>
        <w:pStyle w:val="ListParagraph"/>
        <w:numPr>
          <w:ilvl w:val="0"/>
          <w:numId w:val="12"/>
        </w:numPr>
        <w:spacing w:line="360" w:lineRule="auto"/>
        <w:jc w:val="both"/>
        <w:rPr>
          <w:rFonts w:ascii="Arial" w:hAnsi="Arial" w:cs="Arial"/>
        </w:rPr>
      </w:pPr>
      <m:oMath>
        <m:r>
          <m:rPr>
            <m:sty m:val="p"/>
          </m:rPr>
          <w:rPr>
            <w:rFonts w:ascii="Cambria Math" w:hAnsi="Cambria Math" w:cs="Arial"/>
          </w:rPr>
          <m:t>Ω</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e>
        </m:d>
      </m:oMath>
      <w:r w:rsidRPr="00A04E03">
        <w:rPr>
          <w:rFonts w:ascii="Arial" w:hAnsi="Arial" w:cs="Arial"/>
        </w:rPr>
        <w:t xml:space="preserve"> is the regularization term.</w:t>
      </w:r>
    </w:p>
    <w:p w14:paraId="516E77D0" w14:textId="77777777" w:rsidR="00B507F2" w:rsidRDefault="00B507F2" w:rsidP="002E5761">
      <w:pPr>
        <w:pStyle w:val="ListParagraph"/>
        <w:numPr>
          <w:ilvl w:val="0"/>
          <w:numId w:val="12"/>
        </w:numPr>
        <w:spacing w:line="360" w:lineRule="auto"/>
        <w:jc w:val="both"/>
        <w:rPr>
          <w:rFonts w:ascii="Arial" w:hAnsi="Arial" w:cs="Arial"/>
        </w:rPr>
      </w:pPr>
      <m:oMath>
        <m:r>
          <w:rPr>
            <w:rFonts w:ascii="Cambria Math" w:eastAsia="Cambria Math" w:hAnsi="Cambria Math" w:cs="Cambria Math"/>
          </w:rPr>
          <m:t xml:space="preserve">t </m:t>
        </m:r>
      </m:oMath>
      <w:r w:rsidRPr="00A04E03">
        <w:rPr>
          <w:rFonts w:ascii="Arial" w:hAnsi="Arial" w:cs="Arial"/>
        </w:rPr>
        <w:t>is the number of iterations.</w:t>
      </w:r>
    </w:p>
    <w:p w14:paraId="4BFDE39A" w14:textId="5913A830" w:rsidR="00B507F2" w:rsidRPr="00A04E03" w:rsidRDefault="00B507F2" w:rsidP="002E5761">
      <w:pPr>
        <w:pStyle w:val="ListParagraph"/>
        <w:numPr>
          <w:ilvl w:val="0"/>
          <w:numId w:val="12"/>
        </w:numPr>
        <w:spacing w:line="360" w:lineRule="auto"/>
        <w:jc w:val="both"/>
        <w:rPr>
          <w:rFonts w:ascii="Arial" w:hAnsi="Arial" w:cs="Arial"/>
        </w:rPr>
      </w:pPr>
      <m:oMath>
        <m:r>
          <w:rPr>
            <w:rFonts w:ascii="Cambria Math" w:hAnsi="Cambria Math" w:cs="Arial"/>
          </w:rPr>
          <m:t>λ</m:t>
        </m:r>
      </m:oMath>
      <w:r>
        <w:rPr>
          <w:rFonts w:ascii="Arial" w:hAnsi="Arial" w:cs="Arial"/>
        </w:rPr>
        <w:t xml:space="preserve"> is a regularization coefficient.</w:t>
      </w:r>
    </w:p>
    <w:p w14:paraId="479C4267" w14:textId="77777777" w:rsidR="00B507F2" w:rsidRDefault="00B507F2" w:rsidP="002E5761">
      <w:pPr>
        <w:spacing w:line="360" w:lineRule="auto"/>
        <w:jc w:val="both"/>
        <w:rPr>
          <w:rFonts w:ascii="Arial" w:hAnsi="Arial" w:cs="Arial"/>
        </w:rPr>
      </w:pPr>
    </w:p>
    <w:p w14:paraId="6C26E4FD" w14:textId="77777777" w:rsidR="00154FE6" w:rsidRPr="00154FE6" w:rsidRDefault="00154FE6" w:rsidP="002E5761">
      <w:pPr>
        <w:spacing w:line="360" w:lineRule="auto"/>
        <w:jc w:val="both"/>
        <w:rPr>
          <w:rFonts w:ascii="Arial" w:hAnsi="Arial" w:cs="Arial"/>
        </w:rPr>
      </w:pPr>
      <w:r w:rsidRPr="00154FE6">
        <w:rPr>
          <w:rFonts w:ascii="Arial" w:hAnsi="Arial" w:cs="Arial"/>
        </w:rPr>
        <w:lastRenderedPageBreak/>
        <w:t xml:space="preserve">One of </w:t>
      </w:r>
      <w:proofErr w:type="spellStart"/>
      <w:r w:rsidRPr="00154FE6">
        <w:rPr>
          <w:rFonts w:ascii="Arial" w:hAnsi="Arial" w:cs="Arial"/>
        </w:rPr>
        <w:t>CatBoost's</w:t>
      </w:r>
      <w:proofErr w:type="spellEnd"/>
      <w:r w:rsidRPr="00154FE6">
        <w:rPr>
          <w:rFonts w:ascii="Arial" w:hAnsi="Arial" w:cs="Arial"/>
        </w:rPr>
        <w:t xml:space="preserve"> standout features is its treatment of categorical variables. It employs a technique known as "ordered boosting", wherein it uses statistics from previously seen data in the learning process and avoids potential target leakage.</w:t>
      </w:r>
    </w:p>
    <w:p w14:paraId="18CEB04A" w14:textId="77777777" w:rsidR="003E1D36" w:rsidRDefault="003E1D36" w:rsidP="002E5761">
      <w:pPr>
        <w:spacing w:line="360" w:lineRule="auto"/>
        <w:jc w:val="both"/>
        <w:rPr>
          <w:rFonts w:ascii="Arial" w:hAnsi="Arial" w:cs="Arial"/>
        </w:rPr>
      </w:pPr>
    </w:p>
    <w:p w14:paraId="6B9FCCFE" w14:textId="1B4B7CA2" w:rsidR="003E1D36" w:rsidRPr="00F8172E" w:rsidRDefault="003E1D36" w:rsidP="005F6FD4">
      <w:pPr>
        <w:pStyle w:val="Heading3"/>
      </w:pPr>
      <w:bookmarkStart w:id="194" w:name="_Toc144374408"/>
      <w:r w:rsidRPr="00F8172E">
        <w:t>8.4.2</w:t>
      </w:r>
      <w:r w:rsidR="00523F62" w:rsidRPr="00F8172E">
        <w:t xml:space="preserve"> Methodology</w:t>
      </w:r>
      <w:bookmarkEnd w:id="194"/>
    </w:p>
    <w:p w14:paraId="3E843FCA"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For the </w:t>
      </w:r>
      <w:proofErr w:type="spellStart"/>
      <w:r w:rsidRPr="00523F62">
        <w:rPr>
          <w:rFonts w:ascii="Arial" w:hAnsi="Arial" w:cs="Arial"/>
        </w:rPr>
        <w:t>CatBoost</w:t>
      </w:r>
      <w:proofErr w:type="spellEnd"/>
      <w:r w:rsidRPr="00523F62">
        <w:rPr>
          <w:rFonts w:ascii="Arial" w:hAnsi="Arial" w:cs="Arial"/>
        </w:rPr>
        <w:t xml:space="preserve"> model:</w:t>
      </w:r>
    </w:p>
    <w:p w14:paraId="728FFB7A" w14:textId="77777777" w:rsidR="00523F62" w:rsidRPr="00523F62" w:rsidRDefault="00523F62" w:rsidP="002E5761">
      <w:pPr>
        <w:spacing w:line="360" w:lineRule="auto"/>
        <w:jc w:val="both"/>
        <w:rPr>
          <w:rFonts w:ascii="Arial" w:hAnsi="Arial" w:cs="Arial"/>
        </w:rPr>
      </w:pPr>
    </w:p>
    <w:p w14:paraId="18AF6205"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Features: All columns excluding 'Date', '</w:t>
      </w:r>
      <w:proofErr w:type="spellStart"/>
      <w:r w:rsidRPr="00523F62">
        <w:rPr>
          <w:rFonts w:ascii="Arial" w:hAnsi="Arial" w:cs="Arial"/>
        </w:rPr>
        <w:t>PositiveReturn</w:t>
      </w:r>
      <w:proofErr w:type="spellEnd"/>
      <w:r w:rsidRPr="00523F62">
        <w:rPr>
          <w:rFonts w:ascii="Arial" w:hAnsi="Arial" w:cs="Arial"/>
        </w:rPr>
        <w:t>', and 'Ticker'.</w:t>
      </w:r>
    </w:p>
    <w:p w14:paraId="1B502678"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Target Variable: '</w:t>
      </w:r>
      <w:proofErr w:type="spellStart"/>
      <w:r w:rsidRPr="00523F62">
        <w:rPr>
          <w:rFonts w:ascii="Arial" w:hAnsi="Arial" w:cs="Arial"/>
        </w:rPr>
        <w:t>PositiveReturn</w:t>
      </w:r>
      <w:proofErr w:type="spellEnd"/>
      <w:r w:rsidRPr="00523F62">
        <w:rPr>
          <w:rFonts w:ascii="Arial" w:hAnsi="Arial" w:cs="Arial"/>
        </w:rPr>
        <w:t>'.</w:t>
      </w:r>
    </w:p>
    <w:p w14:paraId="6CE09C76" w14:textId="77777777"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Data Split: 80% for training and 20% for testing.</w:t>
      </w:r>
    </w:p>
    <w:p w14:paraId="248552E2" w14:textId="7FDF5705" w:rsidR="00523F62" w:rsidRPr="00523F62" w:rsidRDefault="00523F62" w:rsidP="002E5761">
      <w:pPr>
        <w:pStyle w:val="ListParagraph"/>
        <w:numPr>
          <w:ilvl w:val="0"/>
          <w:numId w:val="15"/>
        </w:numPr>
        <w:spacing w:line="360" w:lineRule="auto"/>
        <w:jc w:val="both"/>
        <w:rPr>
          <w:rFonts w:ascii="Arial" w:hAnsi="Arial" w:cs="Arial"/>
        </w:rPr>
      </w:pPr>
      <w:r w:rsidRPr="00523F62">
        <w:rPr>
          <w:rFonts w:ascii="Arial" w:hAnsi="Arial" w:cs="Arial"/>
        </w:rPr>
        <w:t>Hyperparameters: Iterations set to 1000, learning rate at 0.01, and verbose mode turned off for cleaner output.</w:t>
      </w:r>
    </w:p>
    <w:p w14:paraId="30998299" w14:textId="77777777" w:rsidR="00523F62" w:rsidRDefault="00523F62" w:rsidP="002E5761">
      <w:pPr>
        <w:spacing w:line="360" w:lineRule="auto"/>
        <w:jc w:val="both"/>
        <w:rPr>
          <w:rFonts w:ascii="Arial" w:hAnsi="Arial" w:cs="Arial"/>
        </w:rPr>
      </w:pPr>
    </w:p>
    <w:p w14:paraId="6C88255B" w14:textId="2CDA84A4" w:rsidR="003E1D36" w:rsidRPr="00F8172E" w:rsidRDefault="003E1D36" w:rsidP="005F6FD4">
      <w:pPr>
        <w:pStyle w:val="Heading3"/>
      </w:pPr>
      <w:bookmarkStart w:id="195" w:name="_Toc144374409"/>
      <w:r w:rsidRPr="00F8172E">
        <w:t>8.4.3</w:t>
      </w:r>
      <w:r w:rsidR="00523F62" w:rsidRPr="00F8172E">
        <w:t xml:space="preserve"> Results</w:t>
      </w:r>
      <w:bookmarkEnd w:id="195"/>
    </w:p>
    <w:p w14:paraId="36E347A8"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The performance of the </w:t>
      </w:r>
      <w:proofErr w:type="spellStart"/>
      <w:r w:rsidRPr="00523F62">
        <w:rPr>
          <w:rFonts w:ascii="Arial" w:hAnsi="Arial" w:cs="Arial"/>
        </w:rPr>
        <w:t>CatBoost</w:t>
      </w:r>
      <w:proofErr w:type="spellEnd"/>
      <w:r w:rsidRPr="00523F62">
        <w:rPr>
          <w:rFonts w:ascii="Arial" w:hAnsi="Arial" w:cs="Arial"/>
        </w:rPr>
        <w:t xml:space="preserve"> model was gauged using the AUC score, consistent with the evaluation of previous models.</w:t>
      </w:r>
    </w:p>
    <w:p w14:paraId="223715B8" w14:textId="77777777" w:rsidR="00E130CD" w:rsidRDefault="00E130CD" w:rsidP="002E5761">
      <w:pPr>
        <w:keepNext/>
        <w:tabs>
          <w:tab w:val="left" w:pos="1363"/>
        </w:tabs>
        <w:spacing w:line="360" w:lineRule="auto"/>
        <w:jc w:val="both"/>
      </w:pPr>
      <w:r>
        <w:rPr>
          <w:rFonts w:ascii="Arial" w:hAnsi="Arial" w:cs="Arial"/>
          <w:noProof/>
        </w:rPr>
        <w:lastRenderedPageBreak/>
        <w:drawing>
          <wp:inline distT="0" distB="0" distL="0" distR="0" wp14:anchorId="5EEDE13C" wp14:editId="3A3F734D">
            <wp:extent cx="5142368" cy="8570409"/>
            <wp:effectExtent l="0" t="0" r="0" b="0"/>
            <wp:docPr id="127508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9352" name="Picture 1275089352"/>
                    <pic:cNvPicPr/>
                  </pic:nvPicPr>
                  <pic:blipFill>
                    <a:blip r:embed="rId28">
                      <a:extLst>
                        <a:ext uri="{28A0092B-C50C-407E-A947-70E740481C1C}">
                          <a14:useLocalDpi xmlns:a14="http://schemas.microsoft.com/office/drawing/2010/main" val="0"/>
                        </a:ext>
                      </a:extLst>
                    </a:blip>
                    <a:stretch>
                      <a:fillRect/>
                    </a:stretch>
                  </pic:blipFill>
                  <pic:spPr>
                    <a:xfrm>
                      <a:off x="0" y="0"/>
                      <a:ext cx="5154033" cy="8589850"/>
                    </a:xfrm>
                    <a:prstGeom prst="rect">
                      <a:avLst/>
                    </a:prstGeom>
                  </pic:spPr>
                </pic:pic>
              </a:graphicData>
            </a:graphic>
          </wp:inline>
        </w:drawing>
      </w:r>
    </w:p>
    <w:p w14:paraId="0CB839BF" w14:textId="3DBCFF67" w:rsidR="00523F62" w:rsidRDefault="00E130CD" w:rsidP="003654AD">
      <w:pPr>
        <w:pStyle w:val="Caption"/>
        <w:rPr>
          <w:rFonts w:cs="Arial"/>
        </w:rPr>
      </w:pPr>
      <w:bookmarkStart w:id="196" w:name="_Toc144378277"/>
      <w:r>
        <w:t xml:space="preserve">Figure </w:t>
      </w:r>
      <w:fldSimple w:instr=" SEQ Figure \* ARABIC ">
        <w:r w:rsidR="00E50CA4">
          <w:rPr>
            <w:noProof/>
          </w:rPr>
          <w:t>14</w:t>
        </w:r>
      </w:fldSimple>
      <w:r>
        <w:t xml:space="preserve"> </w:t>
      </w:r>
      <w:r w:rsidRPr="00C17062">
        <w:t xml:space="preserve">AUC scores for </w:t>
      </w:r>
      <w:proofErr w:type="spellStart"/>
      <w:r>
        <w:t>CatBoost</w:t>
      </w:r>
      <w:proofErr w:type="spellEnd"/>
      <w:r w:rsidRPr="00C17062">
        <w:t xml:space="preserve"> by ticker</w:t>
      </w:r>
      <w:bookmarkEnd w:id="196"/>
    </w:p>
    <w:p w14:paraId="592ADA25" w14:textId="77777777" w:rsidR="00523F62" w:rsidRPr="00523F62" w:rsidRDefault="00523F62" w:rsidP="002E5761">
      <w:pPr>
        <w:spacing w:line="360" w:lineRule="auto"/>
        <w:jc w:val="both"/>
        <w:rPr>
          <w:rFonts w:ascii="Arial" w:hAnsi="Arial" w:cs="Arial"/>
        </w:rPr>
      </w:pPr>
      <w:r w:rsidRPr="00523F62">
        <w:rPr>
          <w:rFonts w:ascii="Arial" w:hAnsi="Arial" w:cs="Arial"/>
        </w:rPr>
        <w:lastRenderedPageBreak/>
        <w:t xml:space="preserve">The results indicate that </w:t>
      </w:r>
      <w:proofErr w:type="spellStart"/>
      <w:r w:rsidRPr="00523F62">
        <w:rPr>
          <w:rFonts w:ascii="Arial" w:hAnsi="Arial" w:cs="Arial"/>
        </w:rPr>
        <w:t>CatBoost</w:t>
      </w:r>
      <w:proofErr w:type="spellEnd"/>
      <w:r w:rsidRPr="00523F62">
        <w:rPr>
          <w:rFonts w:ascii="Arial" w:hAnsi="Arial" w:cs="Arial"/>
        </w:rPr>
        <w:t xml:space="preserve"> displayed strong proficiency with tickers like 'GILD', 'BIIB', and 'SIRI'. On the contrary, it didn't achieve high scores for tickers such as 'PANW', 'GEHC', and 'DDOG'.</w:t>
      </w:r>
    </w:p>
    <w:p w14:paraId="1E09064E" w14:textId="77777777" w:rsidR="00523F62" w:rsidRDefault="00523F62" w:rsidP="002E5761">
      <w:pPr>
        <w:spacing w:line="360" w:lineRule="auto"/>
        <w:jc w:val="both"/>
        <w:rPr>
          <w:rFonts w:ascii="Arial" w:hAnsi="Arial" w:cs="Arial"/>
        </w:rPr>
      </w:pPr>
    </w:p>
    <w:p w14:paraId="3E0E0247" w14:textId="564C267F" w:rsidR="003E1D36" w:rsidRPr="00F8172E" w:rsidRDefault="003E1D36" w:rsidP="005F6FD4">
      <w:pPr>
        <w:pStyle w:val="Heading3"/>
      </w:pPr>
      <w:bookmarkStart w:id="197" w:name="_Toc144374410"/>
      <w:r w:rsidRPr="00F8172E">
        <w:t>8.4.4</w:t>
      </w:r>
      <w:r w:rsidR="00523F62" w:rsidRPr="00F8172E">
        <w:t xml:space="preserve"> Discussion</w:t>
      </w:r>
      <w:bookmarkEnd w:id="197"/>
    </w:p>
    <w:p w14:paraId="7E6B5456" w14:textId="77777777" w:rsidR="00523F62" w:rsidRPr="00523F62" w:rsidRDefault="00523F62" w:rsidP="002E5761">
      <w:pPr>
        <w:spacing w:line="360" w:lineRule="auto"/>
        <w:jc w:val="both"/>
        <w:rPr>
          <w:rFonts w:ascii="Arial" w:hAnsi="Arial" w:cs="Arial"/>
        </w:rPr>
      </w:pPr>
      <w:proofErr w:type="spellStart"/>
      <w:r w:rsidRPr="00523F62">
        <w:rPr>
          <w:rFonts w:ascii="Arial" w:hAnsi="Arial" w:cs="Arial"/>
        </w:rPr>
        <w:t>CatBoost's</w:t>
      </w:r>
      <w:proofErr w:type="spellEnd"/>
      <w:r w:rsidRPr="00523F62">
        <w:rPr>
          <w:rFonts w:ascii="Arial" w:hAnsi="Arial" w:cs="Arial"/>
        </w:rPr>
        <w:t xml:space="preserve"> unique approach to handling categorical data allows it to often outperform other gradient boosting models, especially when the data contains a significant number of categorical attributes. Its in-built regularization, efficient handling of overfitting, and the ordered boosting technique make it a robust choice for various applications.</w:t>
      </w:r>
    </w:p>
    <w:p w14:paraId="05DF51AB" w14:textId="77777777" w:rsidR="00523F62" w:rsidRDefault="00523F62" w:rsidP="002E5761">
      <w:pPr>
        <w:spacing w:line="360" w:lineRule="auto"/>
        <w:jc w:val="both"/>
        <w:rPr>
          <w:rFonts w:ascii="Arial" w:hAnsi="Arial" w:cs="Arial"/>
        </w:rPr>
      </w:pPr>
    </w:p>
    <w:p w14:paraId="6436C5ED" w14:textId="77777777" w:rsidR="00523F62" w:rsidRPr="00523F62" w:rsidRDefault="00523F62" w:rsidP="002E5761">
      <w:pPr>
        <w:spacing w:line="360" w:lineRule="auto"/>
        <w:jc w:val="both"/>
        <w:rPr>
          <w:rFonts w:ascii="Arial" w:hAnsi="Arial" w:cs="Arial"/>
        </w:rPr>
      </w:pPr>
      <w:r w:rsidRPr="00523F62">
        <w:rPr>
          <w:rFonts w:ascii="Arial" w:hAnsi="Arial" w:cs="Arial"/>
        </w:rPr>
        <w:t xml:space="preserve">In the context of our dataset, </w:t>
      </w:r>
      <w:proofErr w:type="spellStart"/>
      <w:r w:rsidRPr="00523F62">
        <w:rPr>
          <w:rFonts w:ascii="Arial" w:hAnsi="Arial" w:cs="Arial"/>
        </w:rPr>
        <w:t>CatBoost</w:t>
      </w:r>
      <w:proofErr w:type="spellEnd"/>
      <w:r w:rsidRPr="00523F62">
        <w:rPr>
          <w:rFonts w:ascii="Arial" w:hAnsi="Arial" w:cs="Arial"/>
        </w:rPr>
        <w:t xml:space="preserve"> demonstrated promising results. However, its performance varied across tickers. This suggests that while </w:t>
      </w:r>
      <w:proofErr w:type="spellStart"/>
      <w:r w:rsidRPr="00523F62">
        <w:rPr>
          <w:rFonts w:ascii="Arial" w:hAnsi="Arial" w:cs="Arial"/>
        </w:rPr>
        <w:t>CatBoost's</w:t>
      </w:r>
      <w:proofErr w:type="spellEnd"/>
      <w:r w:rsidRPr="00523F62">
        <w:rPr>
          <w:rFonts w:ascii="Arial" w:hAnsi="Arial" w:cs="Arial"/>
        </w:rPr>
        <w:t xml:space="preserve"> unique techniques offer distinct advantages, the intricate interplay between stock returns and news sentiment during the pandemic era might be better grasped by some models over others.</w:t>
      </w:r>
    </w:p>
    <w:p w14:paraId="75E51924" w14:textId="77777777" w:rsidR="00523F62" w:rsidRDefault="00523F62" w:rsidP="002E5761">
      <w:pPr>
        <w:spacing w:line="360" w:lineRule="auto"/>
        <w:jc w:val="both"/>
        <w:rPr>
          <w:rFonts w:ascii="Arial" w:hAnsi="Arial" w:cs="Arial"/>
        </w:rPr>
      </w:pPr>
    </w:p>
    <w:p w14:paraId="38DD6CA8" w14:textId="77777777" w:rsidR="003F7514" w:rsidRDefault="003F7514" w:rsidP="002E5761">
      <w:pPr>
        <w:spacing w:line="360" w:lineRule="auto"/>
        <w:jc w:val="both"/>
        <w:rPr>
          <w:rFonts w:ascii="Arial" w:hAnsi="Arial" w:cs="Arial"/>
        </w:rPr>
      </w:pPr>
    </w:p>
    <w:p w14:paraId="770FDE18" w14:textId="72C9800A" w:rsidR="003E1D36" w:rsidRPr="00945FD2" w:rsidRDefault="009C19BC" w:rsidP="003F7514">
      <w:pPr>
        <w:pStyle w:val="Heading2"/>
        <w:rPr>
          <w:lang w:val="en-US"/>
        </w:rPr>
      </w:pPr>
      <w:bookmarkStart w:id="198" w:name="_Toc144374411"/>
      <w:r w:rsidRPr="00F8172E">
        <w:t xml:space="preserve">8.5 </w:t>
      </w:r>
      <w:r w:rsidR="003F7514">
        <w:t>AUC score</w:t>
      </w:r>
      <w:r w:rsidR="001741A3">
        <w:t xml:space="preserve"> in Each Model</w:t>
      </w:r>
      <w:bookmarkEnd w:id="198"/>
    </w:p>
    <w:p w14:paraId="55EF0FD4" w14:textId="27A3AB76" w:rsidR="009C19BC" w:rsidRPr="009C19BC" w:rsidRDefault="009C19BC" w:rsidP="002E5761">
      <w:pPr>
        <w:spacing w:line="360" w:lineRule="auto"/>
        <w:jc w:val="both"/>
        <w:rPr>
          <w:rFonts w:ascii="Arial" w:hAnsi="Arial" w:cs="Arial"/>
        </w:rPr>
      </w:pPr>
      <w:r w:rsidRPr="009C19BC">
        <w:rPr>
          <w:rFonts w:ascii="Arial" w:hAnsi="Arial" w:cs="Arial"/>
        </w:rPr>
        <w:t xml:space="preserve">To provide a comprehensive understanding of the relative strengths and weaknesses of the four models in the context of our dataset, </w:t>
      </w:r>
      <w:r w:rsidR="003E4F6C">
        <w:rPr>
          <w:rFonts w:ascii="Arial" w:hAnsi="Arial" w:cs="Arial"/>
        </w:rPr>
        <w:t>I</w:t>
      </w:r>
      <w:r w:rsidRPr="009C19BC">
        <w:rPr>
          <w:rFonts w:ascii="Arial" w:hAnsi="Arial" w:cs="Arial"/>
        </w:rPr>
        <w:t xml:space="preserve"> employed a comparative analysis. This involved juxtaposing the AUC scores of the models across all tickers, thereby offering a bird's-eye view of their performances.</w:t>
      </w:r>
    </w:p>
    <w:p w14:paraId="2888DDE0" w14:textId="7BDF505F" w:rsidR="00DB6F07" w:rsidRDefault="00DB6F07" w:rsidP="002E5761">
      <w:pPr>
        <w:spacing w:line="360" w:lineRule="auto"/>
        <w:jc w:val="both"/>
        <w:rPr>
          <w:rFonts w:ascii="Arial" w:hAnsi="Arial" w:cs="Arial"/>
        </w:rPr>
      </w:pPr>
    </w:p>
    <w:p w14:paraId="16B49ABF" w14:textId="3A5DA275" w:rsidR="00DB6F07" w:rsidRPr="00E41BF1" w:rsidRDefault="0059686C" w:rsidP="003654AD">
      <w:pPr>
        <w:pStyle w:val="Caption"/>
      </w:pPr>
      <w:bookmarkStart w:id="199" w:name="_Toc143883925"/>
      <w:r>
        <w:t xml:space="preserve">Table </w:t>
      </w:r>
      <w:fldSimple w:instr=" SEQ Table \* ARABIC ">
        <w:r w:rsidR="00590585">
          <w:rPr>
            <w:noProof/>
          </w:rPr>
          <w:t>4</w:t>
        </w:r>
      </w:fldSimple>
      <w:r>
        <w:t xml:space="preserve"> Results of AUC scores</w:t>
      </w:r>
      <w:bookmarkEnd w:id="199"/>
    </w:p>
    <w:p w14:paraId="6460FE0F" w14:textId="5C0B7878" w:rsidR="00E41BF1" w:rsidRDefault="00E41BF1" w:rsidP="002E5761">
      <w:pPr>
        <w:spacing w:line="360" w:lineRule="auto"/>
        <w:jc w:val="both"/>
        <w:rPr>
          <w:rFonts w:ascii="Arial" w:hAnsi="Arial" w:cs="Arial"/>
        </w:rPr>
      </w:pPr>
      <w:r w:rsidRPr="00E41BF1">
        <w:rPr>
          <w:rFonts w:ascii="Arial" w:hAnsi="Arial" w:cs="Arial"/>
          <w:noProof/>
        </w:rPr>
        <w:drawing>
          <wp:inline distT="0" distB="0" distL="0" distR="0" wp14:anchorId="3F19772D" wp14:editId="0A2BAD4B">
            <wp:extent cx="5731510" cy="1420495"/>
            <wp:effectExtent l="0" t="0" r="0" b="0"/>
            <wp:docPr id="13685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07285" name=""/>
                    <pic:cNvPicPr/>
                  </pic:nvPicPr>
                  <pic:blipFill>
                    <a:blip r:embed="rId29"/>
                    <a:stretch>
                      <a:fillRect/>
                    </a:stretch>
                  </pic:blipFill>
                  <pic:spPr>
                    <a:xfrm>
                      <a:off x="0" y="0"/>
                      <a:ext cx="5731510" cy="1420495"/>
                    </a:xfrm>
                    <a:prstGeom prst="rect">
                      <a:avLst/>
                    </a:prstGeom>
                  </pic:spPr>
                </pic:pic>
              </a:graphicData>
            </a:graphic>
          </wp:inline>
        </w:drawing>
      </w:r>
    </w:p>
    <w:p w14:paraId="10D85B0F" w14:textId="305C6A26" w:rsidR="009C19BC" w:rsidRPr="009C19BC" w:rsidRDefault="009C19BC" w:rsidP="002E5761">
      <w:pPr>
        <w:spacing w:line="360" w:lineRule="auto"/>
        <w:jc w:val="both"/>
        <w:rPr>
          <w:rFonts w:ascii="Arial" w:hAnsi="Arial" w:cs="Arial"/>
        </w:rPr>
      </w:pPr>
      <w:r w:rsidRPr="009C19BC">
        <w:rPr>
          <w:rFonts w:ascii="Arial" w:hAnsi="Arial" w:cs="Arial"/>
        </w:rPr>
        <w:t>This table presents a succinct comparison of AUC scores obtained from each model for every ticker. Key insights are:</w:t>
      </w:r>
    </w:p>
    <w:p w14:paraId="3ADB05F8" w14:textId="77777777" w:rsidR="00092D62" w:rsidRDefault="00092D62" w:rsidP="002E5761">
      <w:pPr>
        <w:spacing w:line="360" w:lineRule="auto"/>
        <w:jc w:val="both"/>
        <w:rPr>
          <w:rFonts w:ascii="Arial" w:hAnsi="Arial" w:cs="Arial"/>
        </w:rPr>
      </w:pPr>
    </w:p>
    <w:p w14:paraId="6C52F457" w14:textId="77777777" w:rsidR="009C19BC" w:rsidRDefault="009C19BC" w:rsidP="002E5761">
      <w:pPr>
        <w:spacing w:line="360" w:lineRule="auto"/>
        <w:jc w:val="both"/>
        <w:rPr>
          <w:rFonts w:ascii="Arial" w:hAnsi="Arial" w:cs="Arial"/>
        </w:rPr>
      </w:pPr>
      <w:r w:rsidRPr="009C19BC">
        <w:rPr>
          <w:rFonts w:ascii="Arial" w:hAnsi="Arial" w:cs="Arial"/>
        </w:rPr>
        <w:t xml:space="preserve">Overall Performance: </w:t>
      </w:r>
    </w:p>
    <w:p w14:paraId="614A25A2" w14:textId="1F3C6DF4" w:rsidR="009C19BC" w:rsidRPr="009C19BC" w:rsidRDefault="009C19BC" w:rsidP="002E5761">
      <w:pPr>
        <w:spacing w:line="360" w:lineRule="auto"/>
        <w:jc w:val="both"/>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consistently stands out, achieving superior AUC scores for </w:t>
      </w:r>
      <w:proofErr w:type="gramStart"/>
      <w:r w:rsidRPr="009C19BC">
        <w:rPr>
          <w:rFonts w:ascii="Arial" w:hAnsi="Arial" w:cs="Arial"/>
        </w:rPr>
        <w:t>a majority of</w:t>
      </w:r>
      <w:proofErr w:type="gramEnd"/>
      <w:r w:rsidRPr="009C19BC">
        <w:rPr>
          <w:rFonts w:ascii="Arial" w:hAnsi="Arial" w:cs="Arial"/>
        </w:rPr>
        <w:t xml:space="preserve"> the tickers. </w:t>
      </w:r>
      <w:proofErr w:type="spellStart"/>
      <w:r w:rsidRPr="009C19BC">
        <w:rPr>
          <w:rFonts w:ascii="Arial" w:hAnsi="Arial" w:cs="Arial"/>
        </w:rPr>
        <w:t>LightGBM</w:t>
      </w:r>
      <w:proofErr w:type="spellEnd"/>
      <w:r w:rsidRPr="009C19BC">
        <w:rPr>
          <w:rFonts w:ascii="Arial" w:hAnsi="Arial" w:cs="Arial"/>
        </w:rPr>
        <w:t xml:space="preserve"> and Random Forest display a more varied performance, with their efficacy differing noticeably across tickers. </w:t>
      </w:r>
      <w:proofErr w:type="spellStart"/>
      <w:r w:rsidRPr="009C19BC">
        <w:rPr>
          <w:rFonts w:ascii="Arial" w:hAnsi="Arial" w:cs="Arial"/>
        </w:rPr>
        <w:t>CatBoost's</w:t>
      </w:r>
      <w:proofErr w:type="spellEnd"/>
      <w:r w:rsidRPr="009C19BC">
        <w:rPr>
          <w:rFonts w:ascii="Arial" w:hAnsi="Arial" w:cs="Arial"/>
        </w:rPr>
        <w:t xml:space="preserve"> results closely mirror those of Random Forest and </w:t>
      </w:r>
      <w:proofErr w:type="spellStart"/>
      <w:r w:rsidRPr="009C19BC">
        <w:rPr>
          <w:rFonts w:ascii="Arial" w:hAnsi="Arial" w:cs="Arial"/>
        </w:rPr>
        <w:t>LightGBM</w:t>
      </w:r>
      <w:proofErr w:type="spellEnd"/>
      <w:r w:rsidRPr="009C19BC">
        <w:rPr>
          <w:rFonts w:ascii="Arial" w:hAnsi="Arial" w:cs="Arial"/>
        </w:rPr>
        <w:t xml:space="preserve"> but are generally outperformed by </w:t>
      </w:r>
      <w:proofErr w:type="spellStart"/>
      <w:r w:rsidRPr="009C19BC">
        <w:rPr>
          <w:rFonts w:ascii="Arial" w:hAnsi="Arial" w:cs="Arial"/>
        </w:rPr>
        <w:t>XGBoost</w:t>
      </w:r>
      <w:proofErr w:type="spellEnd"/>
      <w:r w:rsidRPr="009C19BC">
        <w:rPr>
          <w:rFonts w:ascii="Arial" w:hAnsi="Arial" w:cs="Arial"/>
        </w:rPr>
        <w:t>.</w:t>
      </w:r>
    </w:p>
    <w:p w14:paraId="7492AA57" w14:textId="77777777" w:rsidR="009C19BC" w:rsidRPr="009C19BC" w:rsidRDefault="009C19BC" w:rsidP="002E5761">
      <w:pPr>
        <w:spacing w:line="360" w:lineRule="auto"/>
        <w:jc w:val="both"/>
        <w:rPr>
          <w:rFonts w:ascii="Arial" w:hAnsi="Arial" w:cs="Arial"/>
        </w:rPr>
      </w:pPr>
    </w:p>
    <w:p w14:paraId="28C98989" w14:textId="77777777" w:rsidR="009C19BC" w:rsidRDefault="009C19BC" w:rsidP="002E5761">
      <w:pPr>
        <w:spacing w:line="360" w:lineRule="auto"/>
        <w:jc w:val="both"/>
        <w:rPr>
          <w:rFonts w:ascii="Arial" w:hAnsi="Arial" w:cs="Arial"/>
        </w:rPr>
      </w:pPr>
      <w:r w:rsidRPr="009C19BC">
        <w:rPr>
          <w:rFonts w:ascii="Arial" w:hAnsi="Arial" w:cs="Arial"/>
        </w:rPr>
        <w:t xml:space="preserve">Consistency: </w:t>
      </w:r>
    </w:p>
    <w:p w14:paraId="399DBA6D" w14:textId="4574B17B" w:rsidR="009C19BC" w:rsidRPr="009C19BC" w:rsidRDefault="009C19BC" w:rsidP="002E5761">
      <w:pPr>
        <w:spacing w:line="360" w:lineRule="auto"/>
        <w:jc w:val="both"/>
        <w:rPr>
          <w:rFonts w:ascii="Arial" w:hAnsi="Arial" w:cs="Arial"/>
        </w:rPr>
      </w:pPr>
      <w:proofErr w:type="spellStart"/>
      <w:r w:rsidRPr="009C19BC">
        <w:rPr>
          <w:rFonts w:ascii="Arial" w:hAnsi="Arial" w:cs="Arial"/>
        </w:rPr>
        <w:t>XGBoost</w:t>
      </w:r>
      <w:proofErr w:type="spellEnd"/>
      <w:r w:rsidRPr="009C19BC">
        <w:rPr>
          <w:rFonts w:ascii="Arial" w:hAnsi="Arial" w:cs="Arial"/>
        </w:rPr>
        <w:t xml:space="preserve"> showcases a relatively stable performance across various tickers, suggesting its robustness in capturing the nuances of the dataset. In contrast, Random Forest and </w:t>
      </w:r>
      <w:proofErr w:type="spellStart"/>
      <w:r w:rsidRPr="009C19BC">
        <w:rPr>
          <w:rFonts w:ascii="Arial" w:hAnsi="Arial" w:cs="Arial"/>
        </w:rPr>
        <w:t>LightGBM</w:t>
      </w:r>
      <w:proofErr w:type="spellEnd"/>
      <w:r w:rsidRPr="009C19BC">
        <w:rPr>
          <w:rFonts w:ascii="Arial" w:hAnsi="Arial" w:cs="Arial"/>
        </w:rPr>
        <w:t xml:space="preserve"> demonstrate more variability in their results.</w:t>
      </w:r>
    </w:p>
    <w:p w14:paraId="7305B3F2" w14:textId="77777777" w:rsidR="009C19BC" w:rsidRPr="009C19BC" w:rsidRDefault="009C19BC" w:rsidP="002E5761">
      <w:pPr>
        <w:spacing w:line="360" w:lineRule="auto"/>
        <w:jc w:val="both"/>
        <w:rPr>
          <w:rFonts w:ascii="Arial" w:hAnsi="Arial" w:cs="Arial"/>
        </w:rPr>
      </w:pPr>
    </w:p>
    <w:p w14:paraId="7076B293" w14:textId="77777777" w:rsidR="009C19BC" w:rsidRDefault="009C19BC" w:rsidP="002E5761">
      <w:pPr>
        <w:spacing w:line="360" w:lineRule="auto"/>
        <w:jc w:val="both"/>
        <w:rPr>
          <w:rFonts w:ascii="Arial" w:hAnsi="Arial" w:cs="Arial"/>
        </w:rPr>
      </w:pPr>
      <w:r w:rsidRPr="009C19BC">
        <w:rPr>
          <w:rFonts w:ascii="Arial" w:hAnsi="Arial" w:cs="Arial"/>
        </w:rPr>
        <w:t xml:space="preserve">Top-Performing Tickers: </w:t>
      </w:r>
    </w:p>
    <w:p w14:paraId="3CD54EA3" w14:textId="56AE1C0B" w:rsidR="009C19BC" w:rsidRPr="009C19BC" w:rsidRDefault="009C19BC" w:rsidP="002E5761">
      <w:pPr>
        <w:spacing w:line="360" w:lineRule="auto"/>
        <w:jc w:val="both"/>
        <w:rPr>
          <w:rFonts w:ascii="Arial" w:hAnsi="Arial" w:cs="Arial"/>
        </w:rPr>
      </w:pPr>
      <w:r w:rsidRPr="009C19BC">
        <w:rPr>
          <w:rFonts w:ascii="Arial" w:hAnsi="Arial" w:cs="Arial"/>
        </w:rPr>
        <w:t>Certain tickers like 'NFLX', 'GILD', 'BIIB', and 'SIRI' consistently achieve commendable AUC scores across most models. This could indicate that the features related to these tickers are particularly predictive, or the data for them is inherently more distinguishable.</w:t>
      </w:r>
    </w:p>
    <w:p w14:paraId="5E36A97E" w14:textId="77777777" w:rsidR="009C19BC" w:rsidRPr="009C19BC" w:rsidRDefault="009C19BC" w:rsidP="002E5761">
      <w:pPr>
        <w:spacing w:line="360" w:lineRule="auto"/>
        <w:jc w:val="both"/>
        <w:rPr>
          <w:rFonts w:ascii="Arial" w:hAnsi="Arial" w:cs="Arial"/>
        </w:rPr>
      </w:pPr>
    </w:p>
    <w:p w14:paraId="6749B00E" w14:textId="77777777" w:rsidR="009C19BC" w:rsidRDefault="009C19BC" w:rsidP="002E5761">
      <w:pPr>
        <w:spacing w:line="360" w:lineRule="auto"/>
        <w:jc w:val="both"/>
        <w:rPr>
          <w:rFonts w:ascii="Arial" w:hAnsi="Arial" w:cs="Arial"/>
        </w:rPr>
      </w:pPr>
      <w:r w:rsidRPr="009C19BC">
        <w:rPr>
          <w:rFonts w:ascii="Arial" w:hAnsi="Arial" w:cs="Arial"/>
        </w:rPr>
        <w:t xml:space="preserve">Underperforming Tickers: </w:t>
      </w:r>
    </w:p>
    <w:p w14:paraId="03C659AF" w14:textId="14ADB6C7" w:rsidR="009C19BC" w:rsidDel="0025378F" w:rsidRDefault="009C19BC" w:rsidP="002E5761">
      <w:pPr>
        <w:spacing w:line="360" w:lineRule="auto"/>
        <w:jc w:val="both"/>
        <w:rPr>
          <w:del w:id="200" w:author="He He (Staff)" w:date="2023-08-20T15:32:00Z"/>
          <w:rFonts w:ascii="Arial" w:hAnsi="Arial" w:cs="Arial"/>
        </w:rPr>
      </w:pPr>
      <w:r w:rsidRPr="009C19BC">
        <w:rPr>
          <w:rFonts w:ascii="Arial" w:hAnsi="Arial" w:cs="Arial"/>
        </w:rPr>
        <w:t>Some tickers, such as 'META', 'ASML', 'INTU', and 'AZN', regularly register lower AUC scores irrespective of the model employed. This might be indicative of less predictive features or potentially noisy data associated with these tickers.</w:t>
      </w:r>
    </w:p>
    <w:p w14:paraId="0D2ABE5A" w14:textId="77777777" w:rsidR="00092D62" w:rsidRDefault="00092D62" w:rsidP="002E5761">
      <w:pPr>
        <w:spacing w:line="360" w:lineRule="auto"/>
        <w:jc w:val="both"/>
        <w:rPr>
          <w:rFonts w:ascii="Arial" w:hAnsi="Arial" w:cs="Arial"/>
        </w:rPr>
      </w:pPr>
    </w:p>
    <w:p w14:paraId="588CD695" w14:textId="50CBE320" w:rsidR="00092D62" w:rsidRPr="00F8172E" w:rsidDel="0025378F" w:rsidRDefault="00322DAA" w:rsidP="002E5761">
      <w:pPr>
        <w:spacing w:line="360" w:lineRule="auto"/>
        <w:jc w:val="both"/>
        <w:rPr>
          <w:del w:id="201" w:author="He He (Staff)" w:date="2023-08-20T15:31:00Z"/>
          <w:rFonts w:ascii="Arial" w:hAnsi="Arial" w:cs="Arial"/>
          <w:b/>
          <w:bCs/>
        </w:rPr>
      </w:pPr>
      <w:commentRangeStart w:id="202"/>
      <w:del w:id="203" w:author="He He (Staff)" w:date="2023-08-20T15:31:00Z">
        <w:r w:rsidRPr="00F8172E" w:rsidDel="0025378F">
          <w:rPr>
            <w:rFonts w:ascii="Arial" w:hAnsi="Arial" w:cs="Arial"/>
            <w:b/>
            <w:bCs/>
          </w:rPr>
          <w:delText>8.5.3 Discussion</w:delText>
        </w:r>
      </w:del>
      <w:commentRangeEnd w:id="202"/>
      <w:r w:rsidR="0025378F">
        <w:rPr>
          <w:rStyle w:val="CommentReference"/>
        </w:rPr>
        <w:commentReference w:id="202"/>
      </w:r>
    </w:p>
    <w:p w14:paraId="025AF65F" w14:textId="77777777" w:rsidR="00322DAA" w:rsidRDefault="00322DAA" w:rsidP="002E5761">
      <w:pPr>
        <w:spacing w:line="360" w:lineRule="auto"/>
        <w:jc w:val="both"/>
        <w:rPr>
          <w:rFonts w:ascii="Arial" w:hAnsi="Arial" w:cs="Arial"/>
        </w:rPr>
      </w:pPr>
    </w:p>
    <w:p w14:paraId="36987417" w14:textId="77777777" w:rsidR="00322DAA" w:rsidRPr="00322DAA" w:rsidRDefault="00322DAA" w:rsidP="002E5761">
      <w:pPr>
        <w:spacing w:line="360" w:lineRule="auto"/>
        <w:jc w:val="both"/>
        <w:rPr>
          <w:rFonts w:ascii="Arial" w:hAnsi="Arial" w:cs="Arial"/>
        </w:rPr>
      </w:pPr>
      <w:r w:rsidRPr="00322DAA">
        <w:rPr>
          <w:rFonts w:ascii="Arial" w:hAnsi="Arial" w:cs="Arial"/>
        </w:rPr>
        <w:t>The comparative analysis illuminates the intricate dynamics between stock return predictability, news sentiment, and the inherent characteristics of the machine learning models. It is evident that while certain models excel in specific contexts, there isn't a one-size-fits-all solution. The diversity in AUC scores across tickers for all models underscores the notion that stock return predictability could be deeply intertwined with individual tickers. This revelation further bolsters the strategy of devising ticker-specific models.</w:t>
      </w:r>
    </w:p>
    <w:p w14:paraId="11AA6003" w14:textId="77777777" w:rsidR="00322DAA" w:rsidRPr="00322DAA" w:rsidRDefault="00322DAA" w:rsidP="002E5761">
      <w:pPr>
        <w:spacing w:line="360" w:lineRule="auto"/>
        <w:jc w:val="both"/>
        <w:rPr>
          <w:rFonts w:ascii="Arial" w:hAnsi="Arial" w:cs="Arial"/>
        </w:rPr>
      </w:pPr>
    </w:p>
    <w:p w14:paraId="7BD5733B" w14:textId="50321BC5" w:rsidR="00322DAA" w:rsidRDefault="00322DAA" w:rsidP="002E5761">
      <w:pPr>
        <w:spacing w:line="360" w:lineRule="auto"/>
        <w:jc w:val="both"/>
        <w:rPr>
          <w:rFonts w:ascii="Arial" w:hAnsi="Arial" w:cs="Arial"/>
        </w:rPr>
      </w:pPr>
      <w:r w:rsidRPr="00322DAA">
        <w:rPr>
          <w:rFonts w:ascii="Arial" w:hAnsi="Arial" w:cs="Arial"/>
        </w:rPr>
        <w:t xml:space="preserve">From a broader perspective, this comparative study underscores the importance of model selection in financial machine learning tasks. While certain algorithms may be </w:t>
      </w:r>
      <w:r w:rsidRPr="00322DAA">
        <w:rPr>
          <w:rFonts w:ascii="Arial" w:hAnsi="Arial" w:cs="Arial"/>
        </w:rPr>
        <w:lastRenderedPageBreak/>
        <w:t>theoretically sound, their practical application requires careful consideration of the dataset's characteristics and the specific problem context.</w:t>
      </w:r>
    </w:p>
    <w:p w14:paraId="7917B0E3" w14:textId="77777777" w:rsidR="001741A3" w:rsidRDefault="001741A3" w:rsidP="002E5761">
      <w:pPr>
        <w:spacing w:line="360" w:lineRule="auto"/>
        <w:jc w:val="both"/>
        <w:rPr>
          <w:rFonts w:ascii="Arial" w:hAnsi="Arial" w:cs="Arial"/>
        </w:rPr>
      </w:pPr>
    </w:p>
    <w:p w14:paraId="55A8494C" w14:textId="13D99772" w:rsidR="0067455B" w:rsidRPr="00E341EA" w:rsidRDefault="00E341EA" w:rsidP="001A5BE5">
      <w:pPr>
        <w:pStyle w:val="Heading2"/>
        <w:rPr>
          <w:lang w:val="en-US"/>
        </w:rPr>
      </w:pPr>
      <w:bookmarkStart w:id="204" w:name="_Toc144374412"/>
      <w:r w:rsidRPr="00E341EA">
        <w:t>8.7 Comparative Analysis of Top 10 Firms by AUC Scores Across Models</w:t>
      </w:r>
      <w:bookmarkEnd w:id="204"/>
    </w:p>
    <w:p w14:paraId="699F9709" w14:textId="77777777" w:rsidR="00E341EA" w:rsidRPr="00E341EA" w:rsidRDefault="00E341EA" w:rsidP="00E341EA">
      <w:pPr>
        <w:spacing w:line="360" w:lineRule="auto"/>
        <w:rPr>
          <w:rFonts w:ascii="Arial" w:hAnsi="Arial" w:cs="Arial"/>
          <w:lang w:val="en-US"/>
        </w:rPr>
      </w:pPr>
      <w:r w:rsidRPr="00E341EA">
        <w:rPr>
          <w:rFonts w:ascii="Arial" w:hAnsi="Arial" w:cs="Arial"/>
          <w:lang w:val="en-US"/>
        </w:rPr>
        <w:t xml:space="preserve">The in-depth assessment of the top 10 companies, as measured by Area Under the Curve (AUC) scores across Random Forest, </w:t>
      </w:r>
      <w:proofErr w:type="spellStart"/>
      <w:r w:rsidRPr="00E341EA">
        <w:rPr>
          <w:rFonts w:ascii="Arial" w:hAnsi="Arial" w:cs="Arial"/>
          <w:lang w:val="en-US"/>
        </w:rPr>
        <w:t>XGBoost</w:t>
      </w:r>
      <w:proofErr w:type="spellEnd"/>
      <w:r w:rsidRPr="00E341EA">
        <w:rPr>
          <w:rFonts w:ascii="Arial" w:hAnsi="Arial" w:cs="Arial"/>
          <w:lang w:val="en-US"/>
        </w:rPr>
        <w:t xml:space="preserve">, </w:t>
      </w:r>
      <w:proofErr w:type="spellStart"/>
      <w:r w:rsidRPr="00E341EA">
        <w:rPr>
          <w:rFonts w:ascii="Arial" w:hAnsi="Arial" w:cs="Arial"/>
          <w:lang w:val="en-US"/>
        </w:rPr>
        <w:t>LightGBM</w:t>
      </w:r>
      <w:proofErr w:type="spellEnd"/>
      <w:r w:rsidRPr="00E341EA">
        <w:rPr>
          <w:rFonts w:ascii="Arial" w:hAnsi="Arial" w:cs="Arial"/>
          <w:lang w:val="en-US"/>
        </w:rPr>
        <w:t xml:space="preserve">, and </w:t>
      </w:r>
      <w:proofErr w:type="spellStart"/>
      <w:r w:rsidRPr="00E341EA">
        <w:rPr>
          <w:rFonts w:ascii="Arial" w:hAnsi="Arial" w:cs="Arial"/>
          <w:lang w:val="en-US"/>
        </w:rPr>
        <w:t>CatBoost</w:t>
      </w:r>
      <w:proofErr w:type="spellEnd"/>
      <w:r w:rsidRPr="00E341EA">
        <w:rPr>
          <w:rFonts w:ascii="Arial" w:hAnsi="Arial" w:cs="Arial"/>
          <w:lang w:val="en-US"/>
        </w:rPr>
        <w:t xml:space="preserve"> models, offers insightful perspectives into the commonalities and variances between these models in terms of specific companies they rank highly.</w:t>
      </w:r>
    </w:p>
    <w:p w14:paraId="0589FEB7" w14:textId="1E631DCB" w:rsidR="0067455B" w:rsidRDefault="0067455B" w:rsidP="00E341EA">
      <w:pPr>
        <w:spacing w:line="360" w:lineRule="auto"/>
        <w:jc w:val="both"/>
        <w:rPr>
          <w:rFonts w:ascii="Arial" w:hAnsi="Arial" w:cs="Arial"/>
          <w:lang w:val="en-US"/>
        </w:rPr>
      </w:pPr>
    </w:p>
    <w:p w14:paraId="735CB6C5"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Commonalities:</w:t>
      </w:r>
    </w:p>
    <w:p w14:paraId="46DC8965" w14:textId="77777777" w:rsidR="00E341EA" w:rsidRPr="00E341EA" w:rsidRDefault="00E341EA" w:rsidP="00E341EA">
      <w:pPr>
        <w:spacing w:line="360" w:lineRule="auto"/>
        <w:jc w:val="both"/>
        <w:rPr>
          <w:rFonts w:ascii="Arial" w:hAnsi="Arial" w:cs="Arial"/>
          <w:lang w:val="en-US"/>
        </w:rPr>
      </w:pPr>
    </w:p>
    <w:p w14:paraId="158FBBD7" w14:textId="77777777" w:rsidR="00E341EA"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 xml:space="preserve">GLOBALFOUNDRIES Inc consistently ranks high in the Random Forest, </w:t>
      </w:r>
      <w:proofErr w:type="spellStart"/>
      <w:r w:rsidRPr="00E341EA">
        <w:rPr>
          <w:rFonts w:ascii="Arial" w:hAnsi="Arial" w:cs="Arial"/>
          <w:lang w:val="en-US"/>
        </w:rPr>
        <w:t>XGBoost</w:t>
      </w:r>
      <w:proofErr w:type="spellEnd"/>
      <w:r w:rsidRPr="00E341EA">
        <w:rPr>
          <w:rFonts w:ascii="Arial" w:hAnsi="Arial" w:cs="Arial"/>
          <w:lang w:val="en-US"/>
        </w:rPr>
        <w:t xml:space="preserve">, and </w:t>
      </w:r>
      <w:proofErr w:type="spellStart"/>
      <w:r w:rsidRPr="00E341EA">
        <w:rPr>
          <w:rFonts w:ascii="Arial" w:hAnsi="Arial" w:cs="Arial"/>
          <w:lang w:val="en-US"/>
        </w:rPr>
        <w:t>LightGBM</w:t>
      </w:r>
      <w:proofErr w:type="spellEnd"/>
      <w:r w:rsidRPr="00E341EA">
        <w:rPr>
          <w:rFonts w:ascii="Arial" w:hAnsi="Arial" w:cs="Arial"/>
          <w:lang w:val="en-US"/>
        </w:rPr>
        <w:t xml:space="preserve"> models. This suggests that the company's financial or operational dynamics might be inherently stable and discernible.</w:t>
      </w:r>
    </w:p>
    <w:p w14:paraId="4625D9E8" w14:textId="77777777" w:rsidR="00E341EA"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Biogen Inc's consistent high rank across all models suggests that its financial patterns might have aspects that are universally recognized and effectively captured by various modeling techniques.</w:t>
      </w:r>
    </w:p>
    <w:p w14:paraId="7BBAE620" w14:textId="352578F7" w:rsidR="0067455B" w:rsidRPr="00E341EA" w:rsidRDefault="00E341EA" w:rsidP="00E341EA">
      <w:pPr>
        <w:pStyle w:val="ListParagraph"/>
        <w:numPr>
          <w:ilvl w:val="0"/>
          <w:numId w:val="387"/>
        </w:numPr>
        <w:spacing w:line="360" w:lineRule="auto"/>
        <w:ind w:left="426"/>
        <w:jc w:val="both"/>
        <w:rPr>
          <w:rFonts w:ascii="Arial" w:hAnsi="Arial" w:cs="Arial"/>
          <w:lang w:val="en-US"/>
        </w:rPr>
      </w:pPr>
      <w:r w:rsidRPr="00E341EA">
        <w:rPr>
          <w:rFonts w:ascii="Arial" w:hAnsi="Arial" w:cs="Arial"/>
          <w:lang w:val="en-US"/>
        </w:rPr>
        <w:t xml:space="preserve">Sirius XM Holdings Inc, Exelon Corp, Gilead Sciences Inc, Warner Bros Discovery Inc, and </w:t>
      </w:r>
      <w:proofErr w:type="spellStart"/>
      <w:r w:rsidRPr="00E341EA">
        <w:rPr>
          <w:rFonts w:ascii="Arial" w:hAnsi="Arial" w:cs="Arial"/>
          <w:lang w:val="en-US"/>
        </w:rPr>
        <w:t>Seagen</w:t>
      </w:r>
      <w:proofErr w:type="spellEnd"/>
      <w:r w:rsidRPr="00E341EA">
        <w:rPr>
          <w:rFonts w:ascii="Arial" w:hAnsi="Arial" w:cs="Arial"/>
          <w:lang w:val="en-US"/>
        </w:rPr>
        <w:t xml:space="preserve"> Inc are other firms that consistently appear in the top 10 lists of most models, emphasizing their stable representation across modeling techniques.</w:t>
      </w:r>
    </w:p>
    <w:p w14:paraId="06126631" w14:textId="4D6EAA87" w:rsidR="0067455B" w:rsidRDefault="0067455B" w:rsidP="00E341EA">
      <w:pPr>
        <w:spacing w:line="360" w:lineRule="auto"/>
        <w:jc w:val="both"/>
        <w:rPr>
          <w:rFonts w:ascii="Arial" w:hAnsi="Arial" w:cs="Arial"/>
          <w:lang w:val="en-US"/>
        </w:rPr>
      </w:pPr>
    </w:p>
    <w:p w14:paraId="009777A8"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Deep Dive into Commonalities:</w:t>
      </w:r>
    </w:p>
    <w:p w14:paraId="4DD60FAB" w14:textId="77777777" w:rsidR="00E341EA" w:rsidRPr="00E341EA" w:rsidRDefault="00E341EA" w:rsidP="00E341EA">
      <w:pPr>
        <w:spacing w:line="360" w:lineRule="auto"/>
        <w:jc w:val="both"/>
        <w:rPr>
          <w:rFonts w:ascii="Arial" w:hAnsi="Arial" w:cs="Arial"/>
          <w:lang w:val="en-US"/>
        </w:rPr>
      </w:pPr>
    </w:p>
    <w:p w14:paraId="2823F056" w14:textId="67B8C932" w:rsidR="00E341EA" w:rsidRDefault="00E341EA" w:rsidP="00E341EA">
      <w:pPr>
        <w:spacing w:line="360" w:lineRule="auto"/>
        <w:jc w:val="both"/>
        <w:rPr>
          <w:rFonts w:ascii="Arial" w:hAnsi="Arial" w:cs="Arial"/>
          <w:lang w:val="en-US"/>
        </w:rPr>
      </w:pPr>
      <w:r w:rsidRPr="00E341EA">
        <w:rPr>
          <w:rFonts w:ascii="Arial" w:hAnsi="Arial" w:cs="Arial"/>
          <w:lang w:val="en-US"/>
        </w:rPr>
        <w:t>The consistent high ranking of specific companies across various models can be attributed to both industry dynamics and inherent financial stability. For instance, firms such as Biogen Inc and Gilead Sciences Inc operate within the pharmaceutical and biotech industries</w:t>
      </w:r>
      <w:r w:rsidR="008553DC">
        <w:rPr>
          <w:rFonts w:ascii="Arial" w:hAnsi="Arial" w:cs="Arial"/>
          <w:lang w:val="en-US"/>
        </w:rPr>
        <w:t xml:space="preserve"> </w:t>
      </w:r>
      <w:r w:rsidR="00624452">
        <w:rPr>
          <w:rFonts w:ascii="Arial" w:hAnsi="Arial" w:cs="Arial"/>
          <w:lang w:val="en-US"/>
        </w:rPr>
        <w:t>(</w:t>
      </w:r>
      <w:r w:rsidR="00624452" w:rsidRPr="00624452">
        <w:rPr>
          <w:rFonts w:ascii="Arial" w:hAnsi="Arial" w:cs="Arial"/>
          <w:lang w:val="en-US"/>
        </w:rPr>
        <w:t>Schiraldi</w:t>
      </w:r>
      <w:r w:rsidR="00624452">
        <w:rPr>
          <w:rFonts w:ascii="Arial" w:hAnsi="Arial" w:cs="Arial"/>
          <w:lang w:val="en-US"/>
        </w:rPr>
        <w:t>, 2014)</w:t>
      </w:r>
      <w:r w:rsidRPr="00E341EA">
        <w:rPr>
          <w:rFonts w:ascii="Arial" w:hAnsi="Arial" w:cs="Arial"/>
          <w:lang w:val="en-US"/>
        </w:rPr>
        <w:t>. These sectors stand out due to their long and extensive research and development phases, often culminating in several years of work before a product is ready for the market. The predictability in these sectors is further augmented by a rigorous regulatory environment. With stringent protocols for clinical trials and product approvals, there's an inherent stability in their operational dynamics</w:t>
      </w:r>
      <w:r w:rsidR="008553DC">
        <w:rPr>
          <w:rFonts w:ascii="Arial" w:hAnsi="Arial" w:cs="Arial"/>
          <w:lang w:val="en-US"/>
        </w:rPr>
        <w:t xml:space="preserve"> (</w:t>
      </w:r>
      <w:r w:rsidR="008553DC" w:rsidRPr="008553DC">
        <w:rPr>
          <w:rFonts w:ascii="Arial" w:hAnsi="Arial" w:cs="Arial"/>
        </w:rPr>
        <w:t>Choudhury</w:t>
      </w:r>
      <w:r w:rsidR="008553DC">
        <w:rPr>
          <w:rFonts w:ascii="Arial" w:hAnsi="Arial" w:cs="Arial"/>
        </w:rPr>
        <w:t>, 2016</w:t>
      </w:r>
      <w:r w:rsidR="008553DC">
        <w:rPr>
          <w:rFonts w:ascii="Arial" w:hAnsi="Arial" w:cs="Arial"/>
          <w:lang w:val="en-US"/>
        </w:rPr>
        <w:t>)</w:t>
      </w:r>
      <w:r w:rsidRPr="00E341EA">
        <w:rPr>
          <w:rFonts w:ascii="Arial" w:hAnsi="Arial" w:cs="Arial"/>
          <w:lang w:val="en-US"/>
        </w:rPr>
        <w:t xml:space="preserve">. Once a product gains regulatory approval, it typically </w:t>
      </w:r>
      <w:r w:rsidRPr="00E341EA">
        <w:rPr>
          <w:rFonts w:ascii="Arial" w:hAnsi="Arial" w:cs="Arial"/>
          <w:lang w:val="en-US"/>
        </w:rPr>
        <w:lastRenderedPageBreak/>
        <w:t>enjoys a period of market exclusivity, courtesy of patent protections. Furthermore, the pharmaceutical and biotech sectors are known for their substantial reinvestments into R&amp;D, ensuring a steady flow of innovations. The combination of continuous innovation and the extended lifecycle of their products often translates into stable financial trajectories, making them more amenable to predictive modeling</w:t>
      </w:r>
      <w:r w:rsidR="008553DC">
        <w:rPr>
          <w:rFonts w:ascii="Arial" w:hAnsi="Arial" w:cs="Arial"/>
          <w:lang w:val="en-US"/>
        </w:rPr>
        <w:t xml:space="preserve"> (</w:t>
      </w:r>
      <w:proofErr w:type="spellStart"/>
      <w:r w:rsidR="008553DC" w:rsidRPr="008553DC">
        <w:rPr>
          <w:rFonts w:ascii="Arial" w:hAnsi="Arial" w:cs="Arial"/>
        </w:rPr>
        <w:t>Ottoo</w:t>
      </w:r>
      <w:proofErr w:type="spellEnd"/>
      <w:r w:rsidR="008553DC">
        <w:rPr>
          <w:rFonts w:ascii="Arial" w:hAnsi="Arial" w:cs="Arial"/>
        </w:rPr>
        <w:t>, 2018</w:t>
      </w:r>
      <w:r w:rsidR="008553DC">
        <w:rPr>
          <w:rFonts w:ascii="Arial" w:hAnsi="Arial" w:cs="Arial"/>
          <w:lang w:val="en-US"/>
        </w:rPr>
        <w:t>)</w:t>
      </w:r>
      <w:r w:rsidRPr="00E341EA">
        <w:rPr>
          <w:rFonts w:ascii="Arial" w:hAnsi="Arial" w:cs="Arial"/>
          <w:lang w:val="en-US"/>
        </w:rPr>
        <w:t>.</w:t>
      </w:r>
    </w:p>
    <w:p w14:paraId="43C2ED11" w14:textId="77777777" w:rsidR="00021ADF" w:rsidRPr="00E341EA" w:rsidRDefault="00021ADF" w:rsidP="00E341EA">
      <w:pPr>
        <w:spacing w:line="360" w:lineRule="auto"/>
        <w:jc w:val="both"/>
        <w:rPr>
          <w:rFonts w:ascii="Arial" w:hAnsi="Arial" w:cs="Arial"/>
          <w:lang w:val="en-US"/>
        </w:rPr>
      </w:pPr>
    </w:p>
    <w:p w14:paraId="12C3EE67" w14:textId="77777777" w:rsidR="00E341EA" w:rsidRPr="00E341EA" w:rsidRDefault="00E341EA" w:rsidP="00E341EA">
      <w:pPr>
        <w:spacing w:line="360" w:lineRule="auto"/>
        <w:jc w:val="both"/>
        <w:rPr>
          <w:rFonts w:ascii="Arial" w:hAnsi="Arial" w:cs="Arial"/>
          <w:lang w:val="en-US"/>
        </w:rPr>
      </w:pPr>
      <w:r w:rsidRPr="00E341EA">
        <w:rPr>
          <w:rFonts w:ascii="Arial" w:hAnsi="Arial" w:cs="Arial"/>
          <w:lang w:val="en-US"/>
        </w:rPr>
        <w:t>Differences:</w:t>
      </w:r>
    </w:p>
    <w:p w14:paraId="019DA290" w14:textId="77777777" w:rsidR="00E341EA" w:rsidRPr="00E341EA" w:rsidRDefault="00E341EA" w:rsidP="00E341EA">
      <w:pPr>
        <w:spacing w:line="360" w:lineRule="auto"/>
        <w:jc w:val="both"/>
        <w:rPr>
          <w:rFonts w:ascii="Arial" w:hAnsi="Arial" w:cs="Arial"/>
          <w:lang w:val="en-US"/>
        </w:rPr>
      </w:pPr>
    </w:p>
    <w:p w14:paraId="17722A2F" w14:textId="77777777"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 xml:space="preserve">Firms like Xcel Energy Inc and American Electric Power Co Inc are unique to the </w:t>
      </w:r>
      <w:proofErr w:type="spellStart"/>
      <w:r w:rsidRPr="00E341EA">
        <w:rPr>
          <w:rFonts w:ascii="Arial" w:hAnsi="Arial" w:cs="Arial"/>
          <w:lang w:val="en-US"/>
        </w:rPr>
        <w:t>XGBoost</w:t>
      </w:r>
      <w:proofErr w:type="spellEnd"/>
      <w:r w:rsidRPr="00E341EA">
        <w:rPr>
          <w:rFonts w:ascii="Arial" w:hAnsi="Arial" w:cs="Arial"/>
          <w:lang w:val="en-US"/>
        </w:rPr>
        <w:t xml:space="preserve"> model, while Autodesk Inc is exclusive to </w:t>
      </w:r>
      <w:proofErr w:type="spellStart"/>
      <w:r w:rsidRPr="00E341EA">
        <w:rPr>
          <w:rFonts w:ascii="Arial" w:hAnsi="Arial" w:cs="Arial"/>
          <w:lang w:val="en-US"/>
        </w:rPr>
        <w:t>LightGBM's</w:t>
      </w:r>
      <w:proofErr w:type="spellEnd"/>
      <w:r w:rsidRPr="00E341EA">
        <w:rPr>
          <w:rFonts w:ascii="Arial" w:hAnsi="Arial" w:cs="Arial"/>
          <w:lang w:val="en-US"/>
        </w:rPr>
        <w:t xml:space="preserve"> top 10. This suggests potential model-specific sensitivities or feature importance variations.</w:t>
      </w:r>
    </w:p>
    <w:p w14:paraId="11C90593" w14:textId="77777777"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Dollar Tree Inc's presence solely in the Random Forest's top 10 might hint at unique trends or patterns that this specific model captures.</w:t>
      </w:r>
    </w:p>
    <w:p w14:paraId="1DF176FF" w14:textId="67E795BB" w:rsidR="00E341EA" w:rsidRPr="00E341EA" w:rsidRDefault="00E341EA" w:rsidP="00E341EA">
      <w:pPr>
        <w:pStyle w:val="ListParagraph"/>
        <w:numPr>
          <w:ilvl w:val="0"/>
          <w:numId w:val="388"/>
        </w:numPr>
        <w:spacing w:line="360" w:lineRule="auto"/>
        <w:ind w:left="426"/>
        <w:jc w:val="both"/>
        <w:rPr>
          <w:rFonts w:ascii="Arial" w:hAnsi="Arial" w:cs="Arial"/>
          <w:lang w:val="en-US"/>
        </w:rPr>
      </w:pPr>
      <w:r w:rsidRPr="00E341EA">
        <w:rPr>
          <w:rFonts w:ascii="Arial" w:hAnsi="Arial" w:cs="Arial"/>
          <w:lang w:val="en-US"/>
        </w:rPr>
        <w:t xml:space="preserve">Booking Holdings Inc and Walgreens Boots Alliance Inc are unique to the </w:t>
      </w:r>
      <w:proofErr w:type="spellStart"/>
      <w:r w:rsidRPr="00E341EA">
        <w:rPr>
          <w:rFonts w:ascii="Arial" w:hAnsi="Arial" w:cs="Arial"/>
          <w:lang w:val="en-US"/>
        </w:rPr>
        <w:t>CatBoost</w:t>
      </w:r>
      <w:proofErr w:type="spellEnd"/>
      <w:r w:rsidRPr="00E341EA">
        <w:rPr>
          <w:rFonts w:ascii="Arial" w:hAnsi="Arial" w:cs="Arial"/>
          <w:lang w:val="en-US"/>
        </w:rPr>
        <w:t xml:space="preserve"> model's top 10, indicating a different feature weighting or recognition pattern inherent to the </w:t>
      </w:r>
      <w:proofErr w:type="spellStart"/>
      <w:r w:rsidRPr="00E341EA">
        <w:rPr>
          <w:rFonts w:ascii="Arial" w:hAnsi="Arial" w:cs="Arial"/>
          <w:lang w:val="en-US"/>
        </w:rPr>
        <w:t>CatBoost</w:t>
      </w:r>
      <w:proofErr w:type="spellEnd"/>
      <w:r w:rsidRPr="00E341EA">
        <w:rPr>
          <w:rFonts w:ascii="Arial" w:hAnsi="Arial" w:cs="Arial"/>
          <w:lang w:val="en-US"/>
        </w:rPr>
        <w:t xml:space="preserve"> algorithm.</w:t>
      </w:r>
    </w:p>
    <w:p w14:paraId="5D9DA150" w14:textId="77777777" w:rsidR="00E341EA" w:rsidRPr="00E341EA" w:rsidRDefault="00E341EA" w:rsidP="00E341EA">
      <w:pPr>
        <w:spacing w:line="360" w:lineRule="auto"/>
        <w:jc w:val="both"/>
        <w:rPr>
          <w:rFonts w:ascii="Arial" w:hAnsi="Arial" w:cs="Arial"/>
          <w:lang w:val="en-US"/>
        </w:rPr>
      </w:pPr>
    </w:p>
    <w:p w14:paraId="6270E2C8" w14:textId="77777777" w:rsidR="00C16FD9" w:rsidRPr="00C16FD9" w:rsidRDefault="00C16FD9" w:rsidP="00C16FD9">
      <w:pPr>
        <w:spacing w:line="360" w:lineRule="auto"/>
        <w:jc w:val="both"/>
        <w:rPr>
          <w:rFonts w:ascii="Arial" w:hAnsi="Arial" w:cs="Arial"/>
          <w:lang w:val="en-US"/>
        </w:rPr>
      </w:pPr>
      <w:r w:rsidRPr="00C16FD9">
        <w:rPr>
          <w:rFonts w:ascii="Arial" w:hAnsi="Arial" w:cs="Arial"/>
          <w:lang w:val="en-US"/>
        </w:rPr>
        <w:t>Deep Dive into Differences:</w:t>
      </w:r>
    </w:p>
    <w:p w14:paraId="1FB9109D" w14:textId="77777777" w:rsidR="00C16FD9" w:rsidRPr="00C16FD9" w:rsidRDefault="00C16FD9" w:rsidP="00C16FD9">
      <w:pPr>
        <w:spacing w:line="360" w:lineRule="auto"/>
        <w:jc w:val="both"/>
        <w:rPr>
          <w:rFonts w:ascii="Arial" w:hAnsi="Arial" w:cs="Arial"/>
          <w:lang w:val="en-US"/>
        </w:rPr>
      </w:pPr>
    </w:p>
    <w:p w14:paraId="5718237B" w14:textId="6B114CC1" w:rsidR="00C16FD9" w:rsidRPr="00C16FD9" w:rsidRDefault="00C16FD9" w:rsidP="00C16FD9">
      <w:pPr>
        <w:spacing w:line="360" w:lineRule="auto"/>
        <w:jc w:val="both"/>
        <w:rPr>
          <w:rFonts w:ascii="Arial" w:hAnsi="Arial" w:cs="Arial"/>
          <w:lang w:val="en-US"/>
        </w:rPr>
      </w:pPr>
      <w:r w:rsidRPr="00C16FD9">
        <w:rPr>
          <w:rFonts w:ascii="Arial" w:hAnsi="Arial" w:cs="Arial"/>
          <w:lang w:val="en-US"/>
        </w:rPr>
        <w:t xml:space="preserve">Autodesk Inc, a leader in software solutions for architecture and construction, is uniquely highlighted in </w:t>
      </w:r>
      <w:proofErr w:type="spellStart"/>
      <w:r w:rsidRPr="00C16FD9">
        <w:rPr>
          <w:rFonts w:ascii="Arial" w:hAnsi="Arial" w:cs="Arial"/>
          <w:lang w:val="en-US"/>
        </w:rPr>
        <w:t>LightGBM's</w:t>
      </w:r>
      <w:proofErr w:type="spellEnd"/>
      <w:r w:rsidRPr="00C16FD9">
        <w:rPr>
          <w:rFonts w:ascii="Arial" w:hAnsi="Arial" w:cs="Arial"/>
          <w:lang w:val="en-US"/>
        </w:rPr>
        <w:t xml:space="preserve"> top ten. The software industry, with its rapid innovation cycles and shifting consumer preferences, might present specific trends that the </w:t>
      </w:r>
      <w:proofErr w:type="spellStart"/>
      <w:r w:rsidRPr="00C16FD9">
        <w:rPr>
          <w:rFonts w:ascii="Arial" w:hAnsi="Arial" w:cs="Arial"/>
          <w:lang w:val="en-US"/>
        </w:rPr>
        <w:t>LightGBM</w:t>
      </w:r>
      <w:proofErr w:type="spellEnd"/>
      <w:r w:rsidRPr="00C16FD9">
        <w:rPr>
          <w:rFonts w:ascii="Arial" w:hAnsi="Arial" w:cs="Arial"/>
          <w:lang w:val="en-US"/>
        </w:rPr>
        <w:t xml:space="preserve"> algorithm identifies more effectively, perhaps due to its focus on leaf-wise tree growth and dealing with categorical features.</w:t>
      </w:r>
    </w:p>
    <w:p w14:paraId="54161B18" w14:textId="77777777" w:rsidR="00C16FD9" w:rsidRPr="00C16FD9" w:rsidRDefault="00C16FD9" w:rsidP="00C16FD9">
      <w:pPr>
        <w:spacing w:line="360" w:lineRule="auto"/>
        <w:jc w:val="both"/>
        <w:rPr>
          <w:rFonts w:ascii="Arial" w:hAnsi="Arial" w:cs="Arial"/>
          <w:lang w:val="en-US"/>
        </w:rPr>
      </w:pPr>
    </w:p>
    <w:p w14:paraId="6F1A59C2" w14:textId="638610CA" w:rsidR="00C16FD9" w:rsidRPr="00C16FD9" w:rsidRDefault="00C16FD9" w:rsidP="00C16FD9">
      <w:pPr>
        <w:spacing w:line="360" w:lineRule="auto"/>
        <w:jc w:val="both"/>
        <w:rPr>
          <w:rFonts w:ascii="Arial" w:hAnsi="Arial" w:cs="Arial"/>
          <w:lang w:val="en-US"/>
        </w:rPr>
      </w:pPr>
      <w:r w:rsidRPr="00C16FD9">
        <w:rPr>
          <w:rFonts w:ascii="Arial" w:hAnsi="Arial" w:cs="Arial"/>
          <w:lang w:val="en-US"/>
        </w:rPr>
        <w:t>Dollar Tree Inc's solitary presence in Random Forest's top ten is intriguing. As a prominent player in the discount store industry, its financial dynamics, influenced by consumer spending patterns, inventory management, and real estate decisions, might have unique patterns that the ensemble nature of Random Forest can capture more effectively</w:t>
      </w:r>
      <w:r w:rsidR="009849CF">
        <w:rPr>
          <w:rFonts w:ascii="Arial" w:hAnsi="Arial" w:cs="Arial"/>
          <w:lang w:val="en-US"/>
        </w:rPr>
        <w:t xml:space="preserve"> (</w:t>
      </w:r>
      <w:proofErr w:type="spellStart"/>
      <w:r w:rsidR="009849CF" w:rsidRPr="009849CF">
        <w:rPr>
          <w:rFonts w:ascii="Arial" w:hAnsi="Arial" w:cs="Arial"/>
        </w:rPr>
        <w:t>Khare</w:t>
      </w:r>
      <w:proofErr w:type="spellEnd"/>
      <w:r w:rsidR="009849CF">
        <w:rPr>
          <w:rFonts w:ascii="Arial" w:hAnsi="Arial" w:cs="Arial"/>
        </w:rPr>
        <w:t xml:space="preserve"> et al.</w:t>
      </w:r>
      <w:r w:rsidR="009849CF">
        <w:rPr>
          <w:rFonts w:ascii="Arial" w:hAnsi="Arial" w:cs="Arial"/>
          <w:lang w:val="en-US"/>
        </w:rPr>
        <w:t>)</w:t>
      </w:r>
      <w:r w:rsidRPr="00C16FD9">
        <w:rPr>
          <w:rFonts w:ascii="Arial" w:hAnsi="Arial" w:cs="Arial"/>
          <w:lang w:val="en-US"/>
        </w:rPr>
        <w:t>.</w:t>
      </w:r>
    </w:p>
    <w:p w14:paraId="60F252D9" w14:textId="77777777" w:rsidR="00C16FD9" w:rsidRPr="00C16FD9" w:rsidRDefault="00C16FD9" w:rsidP="00C16FD9">
      <w:pPr>
        <w:spacing w:line="360" w:lineRule="auto"/>
        <w:jc w:val="both"/>
        <w:rPr>
          <w:rFonts w:ascii="Arial" w:hAnsi="Arial" w:cs="Arial"/>
          <w:lang w:val="en-US"/>
        </w:rPr>
      </w:pPr>
    </w:p>
    <w:p w14:paraId="4B6133E9" w14:textId="77777777" w:rsidR="00C16FD9" w:rsidRDefault="00C16FD9" w:rsidP="00C16FD9">
      <w:pPr>
        <w:spacing w:line="360" w:lineRule="auto"/>
        <w:jc w:val="both"/>
        <w:rPr>
          <w:rFonts w:ascii="Arial" w:hAnsi="Arial" w:cs="Arial"/>
          <w:lang w:val="en-US"/>
        </w:rPr>
      </w:pPr>
      <w:r w:rsidRPr="00C16FD9">
        <w:rPr>
          <w:rFonts w:ascii="Arial" w:hAnsi="Arial" w:cs="Arial"/>
          <w:lang w:val="en-US"/>
        </w:rPr>
        <w:t xml:space="preserve">Lastly, the inclusion of companies like Booking Holdings Inc, a digital travel industry leader, and Walgreens Boots Alliance Inc, a pharmacy and retail giant, solely in </w:t>
      </w:r>
      <w:proofErr w:type="spellStart"/>
      <w:r w:rsidRPr="00C16FD9">
        <w:rPr>
          <w:rFonts w:ascii="Arial" w:hAnsi="Arial" w:cs="Arial"/>
          <w:lang w:val="en-US"/>
        </w:rPr>
        <w:lastRenderedPageBreak/>
        <w:t>CatBoost's</w:t>
      </w:r>
      <w:proofErr w:type="spellEnd"/>
      <w:r w:rsidRPr="00C16FD9">
        <w:rPr>
          <w:rFonts w:ascii="Arial" w:hAnsi="Arial" w:cs="Arial"/>
          <w:lang w:val="en-US"/>
        </w:rPr>
        <w:t xml:space="preserve"> top ten points towards the model's unique handling of categorical data and iterative refinement. These firms, operating in sectors marked by intense competition and rapidly evolving business models, might exhibit data patterns that are more coherently deciphered by the </w:t>
      </w:r>
      <w:proofErr w:type="spellStart"/>
      <w:r w:rsidRPr="00C16FD9">
        <w:rPr>
          <w:rFonts w:ascii="Arial" w:hAnsi="Arial" w:cs="Arial"/>
          <w:lang w:val="en-US"/>
        </w:rPr>
        <w:t>CatBoost</w:t>
      </w:r>
      <w:proofErr w:type="spellEnd"/>
      <w:r w:rsidRPr="00C16FD9">
        <w:rPr>
          <w:rFonts w:ascii="Arial" w:hAnsi="Arial" w:cs="Arial"/>
          <w:lang w:val="en-US"/>
        </w:rPr>
        <w:t xml:space="preserve"> algorithm, given its ability to focus on feature interactions.</w:t>
      </w:r>
    </w:p>
    <w:p w14:paraId="7E6D4520" w14:textId="77777777" w:rsidR="009849CF" w:rsidRDefault="009849CF" w:rsidP="00C16FD9">
      <w:pPr>
        <w:spacing w:line="360" w:lineRule="auto"/>
        <w:jc w:val="both"/>
        <w:rPr>
          <w:rFonts w:ascii="Arial" w:hAnsi="Arial" w:cs="Arial"/>
          <w:lang w:val="en-US"/>
        </w:rPr>
      </w:pPr>
    </w:p>
    <w:p w14:paraId="60853548" w14:textId="2FA8DADD" w:rsidR="001A5BE5" w:rsidRPr="001A5BE5" w:rsidRDefault="001A5BE5" w:rsidP="001A5BE5">
      <w:pPr>
        <w:pStyle w:val="Heading2"/>
        <w:rPr>
          <w:lang w:val="en-US"/>
        </w:rPr>
      </w:pPr>
      <w:bookmarkStart w:id="205" w:name="_Toc144374413"/>
      <w:r w:rsidRPr="001A5BE5">
        <w:rPr>
          <w:lang w:val="en-US"/>
        </w:rPr>
        <w:t>8.</w:t>
      </w:r>
      <w:r>
        <w:rPr>
          <w:lang w:val="en-US"/>
        </w:rPr>
        <w:t>8</w:t>
      </w:r>
      <w:r w:rsidRPr="001A5BE5">
        <w:rPr>
          <w:lang w:val="en-US"/>
        </w:rPr>
        <w:t xml:space="preserve"> Comparative Analysis of Bottom 10 Firms by AUC Scores Across Models</w:t>
      </w:r>
      <w:bookmarkEnd w:id="205"/>
    </w:p>
    <w:p w14:paraId="0A659C33" w14:textId="77777777" w:rsidR="00872BD8" w:rsidRDefault="00433940" w:rsidP="00872BD8">
      <w:pPr>
        <w:keepNext/>
        <w:spacing w:line="360" w:lineRule="auto"/>
        <w:jc w:val="both"/>
      </w:pPr>
      <w:r>
        <w:lastRenderedPageBreak/>
        <w:fldChar w:fldCharType="begin"/>
      </w:r>
      <w:r>
        <w:instrText xml:space="preserve"> INCLUDEPICTURE "https://i.gyazo.com/2b15af88f3225b9820cac4d8f62d566e.png" \* MERGEFORMATINET </w:instrText>
      </w:r>
      <w:r>
        <w:fldChar w:fldCharType="separate"/>
      </w:r>
      <w:r>
        <w:rPr>
          <w:noProof/>
        </w:rPr>
        <w:drawing>
          <wp:inline distT="0" distB="0" distL="0" distR="0" wp14:anchorId="492EFB62" wp14:editId="4FA7D8A7">
            <wp:extent cx="5731510" cy="7631430"/>
            <wp:effectExtent l="0" t="0" r="0" b="1270"/>
            <wp:docPr id="199767141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1410" name="Picture 5"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631430"/>
                    </a:xfrm>
                    <a:prstGeom prst="rect">
                      <a:avLst/>
                    </a:prstGeom>
                    <a:noFill/>
                    <a:ln>
                      <a:noFill/>
                    </a:ln>
                  </pic:spPr>
                </pic:pic>
              </a:graphicData>
            </a:graphic>
          </wp:inline>
        </w:drawing>
      </w:r>
      <w:r>
        <w:fldChar w:fldCharType="end"/>
      </w:r>
    </w:p>
    <w:p w14:paraId="7159F57A" w14:textId="164C1F1B" w:rsidR="001A5BE5" w:rsidRPr="001A5BE5" w:rsidRDefault="00872BD8" w:rsidP="003654AD">
      <w:pPr>
        <w:pStyle w:val="Caption"/>
        <w:rPr>
          <w:rFonts w:cs="Arial"/>
          <w:lang w:val="en-US"/>
        </w:rPr>
      </w:pPr>
      <w:bookmarkStart w:id="206" w:name="_Toc144378278"/>
      <w:r>
        <w:t xml:space="preserve">Figure </w:t>
      </w:r>
      <w:fldSimple w:instr=" SEQ Figure \* ARABIC ">
        <w:r w:rsidR="00E50CA4">
          <w:rPr>
            <w:noProof/>
          </w:rPr>
          <w:t>15</w:t>
        </w:r>
      </w:fldSimple>
      <w:r>
        <w:t xml:space="preserve"> Top 10 </w:t>
      </w:r>
      <w:proofErr w:type="spellStart"/>
      <w:r>
        <w:t>frims</w:t>
      </w:r>
      <w:proofErr w:type="spellEnd"/>
      <w:r>
        <w:t xml:space="preserve"> and b</w:t>
      </w:r>
      <w:r w:rsidRPr="00C52A5E">
        <w:t>ottom 10 Firms</w:t>
      </w:r>
      <w:r>
        <w:t xml:space="preserve"> in AUC score</w:t>
      </w:r>
      <w:r w:rsidR="0019436A">
        <w:t xml:space="preserve"> across models</w:t>
      </w:r>
      <w:bookmarkEnd w:id="206"/>
    </w:p>
    <w:p w14:paraId="232B3FDC"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Commonalities:</w:t>
      </w:r>
    </w:p>
    <w:p w14:paraId="4D3D9C09" w14:textId="77777777" w:rsidR="001A5BE5" w:rsidRPr="001A5BE5" w:rsidRDefault="001A5BE5" w:rsidP="001A5BE5">
      <w:pPr>
        <w:spacing w:line="360" w:lineRule="auto"/>
        <w:jc w:val="both"/>
        <w:rPr>
          <w:rFonts w:ascii="Arial" w:hAnsi="Arial" w:cs="Arial"/>
          <w:lang w:val="en-US"/>
        </w:rPr>
      </w:pPr>
    </w:p>
    <w:p w14:paraId="4F97D930" w14:textId="77777777" w:rsidR="001A5BE5" w:rsidRPr="002C57CF" w:rsidRDefault="001A5BE5" w:rsidP="002C57CF">
      <w:pPr>
        <w:pStyle w:val="ListParagraph"/>
        <w:numPr>
          <w:ilvl w:val="0"/>
          <w:numId w:val="389"/>
        </w:numPr>
        <w:spacing w:line="360" w:lineRule="auto"/>
        <w:ind w:left="426"/>
        <w:jc w:val="both"/>
        <w:rPr>
          <w:rFonts w:ascii="Arial" w:hAnsi="Arial" w:cs="Arial"/>
          <w:lang w:val="en-US"/>
        </w:rPr>
      </w:pPr>
      <w:r w:rsidRPr="002C57CF">
        <w:rPr>
          <w:rFonts w:ascii="Arial" w:hAnsi="Arial" w:cs="Arial"/>
          <w:lang w:val="en-US"/>
        </w:rPr>
        <w:lastRenderedPageBreak/>
        <w:t>Firms such as ASML Holding NV and AstraZeneca PLC ADR consistently appear in the bottom 10 across multiple models, suggesting challenges in predicting their financial patterns.</w:t>
      </w:r>
    </w:p>
    <w:p w14:paraId="0F73F110" w14:textId="77777777" w:rsidR="001A5BE5" w:rsidRPr="002C57CF" w:rsidRDefault="001A5BE5" w:rsidP="002C57CF">
      <w:pPr>
        <w:pStyle w:val="ListParagraph"/>
        <w:numPr>
          <w:ilvl w:val="0"/>
          <w:numId w:val="389"/>
        </w:numPr>
        <w:spacing w:line="360" w:lineRule="auto"/>
        <w:ind w:left="426"/>
        <w:jc w:val="both"/>
        <w:rPr>
          <w:rFonts w:ascii="Arial" w:hAnsi="Arial" w:cs="Arial"/>
          <w:lang w:val="en-US"/>
        </w:rPr>
      </w:pPr>
      <w:r w:rsidRPr="002C57CF">
        <w:rPr>
          <w:rFonts w:ascii="Arial" w:hAnsi="Arial" w:cs="Arial"/>
          <w:lang w:val="en-US"/>
        </w:rPr>
        <w:t xml:space="preserve">Tech and e-commerce companies like PDD Holdings Inc ADR and </w:t>
      </w:r>
      <w:proofErr w:type="spellStart"/>
      <w:r w:rsidRPr="002C57CF">
        <w:rPr>
          <w:rFonts w:ascii="Arial" w:hAnsi="Arial" w:cs="Arial"/>
          <w:lang w:val="en-US"/>
        </w:rPr>
        <w:t>MercadoLibre</w:t>
      </w:r>
      <w:proofErr w:type="spellEnd"/>
      <w:r w:rsidRPr="002C57CF">
        <w:rPr>
          <w:rFonts w:ascii="Arial" w:hAnsi="Arial" w:cs="Arial"/>
          <w:lang w:val="en-US"/>
        </w:rPr>
        <w:t xml:space="preserve"> Inc frequently rank in the bottom across models, indicating potential complexities in their financial dynamics.</w:t>
      </w:r>
    </w:p>
    <w:p w14:paraId="08DD2379" w14:textId="77777777" w:rsidR="002C57CF" w:rsidRDefault="002C57CF" w:rsidP="001A5BE5">
      <w:pPr>
        <w:spacing w:line="360" w:lineRule="auto"/>
        <w:jc w:val="both"/>
        <w:rPr>
          <w:rFonts w:ascii="Arial" w:hAnsi="Arial" w:cs="Arial"/>
          <w:lang w:val="en-US"/>
        </w:rPr>
      </w:pPr>
    </w:p>
    <w:p w14:paraId="6DF3B87E" w14:textId="72F05440"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Deep Dive into Commonalities:</w:t>
      </w:r>
    </w:p>
    <w:p w14:paraId="39F9B721" w14:textId="77777777" w:rsidR="001A5BE5" w:rsidRPr="001A5BE5" w:rsidRDefault="001A5BE5" w:rsidP="001A5BE5">
      <w:pPr>
        <w:spacing w:line="360" w:lineRule="auto"/>
        <w:jc w:val="both"/>
        <w:rPr>
          <w:rFonts w:ascii="Arial" w:hAnsi="Arial" w:cs="Arial"/>
          <w:lang w:val="en-US"/>
        </w:rPr>
      </w:pPr>
    </w:p>
    <w:p w14:paraId="3BF3427B" w14:textId="21D81234"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The repeated appearance of companies like ASML Holding NV and AstraZeneca PLC ADR in the bottom 10 across various models suggests inherent complexities in these firms' financial metrics or operations that make them </w:t>
      </w:r>
      <w:proofErr w:type="gramStart"/>
      <w:r w:rsidRPr="001A5BE5">
        <w:rPr>
          <w:rFonts w:ascii="Arial" w:hAnsi="Arial" w:cs="Arial"/>
          <w:lang w:val="en-US"/>
        </w:rPr>
        <w:t>challenging</w:t>
      </w:r>
      <w:proofErr w:type="gramEnd"/>
      <w:r w:rsidRPr="001A5BE5">
        <w:rPr>
          <w:rFonts w:ascii="Arial" w:hAnsi="Arial" w:cs="Arial"/>
          <w:lang w:val="en-US"/>
        </w:rPr>
        <w:t xml:space="preserve"> to predict. ASML Holding NV, a leader in semiconductor manufacturing, operates in an industry characterized by rapid technological advancements and intense competition, which can introduce unpredictability in financial metrics. Similarly, AstraZeneca, a pharmaceutical giant, might face unpredictability due to the outcome-based nature of drug trials and the shifting regulatory landscape</w:t>
      </w:r>
      <w:r w:rsidR="007C3DF1">
        <w:rPr>
          <w:rFonts w:ascii="Arial" w:hAnsi="Arial" w:cs="Arial"/>
          <w:lang w:val="en-US"/>
        </w:rPr>
        <w:t xml:space="preserve"> (</w:t>
      </w:r>
      <w:proofErr w:type="spellStart"/>
      <w:r w:rsidR="007C3DF1" w:rsidRPr="00FF5992">
        <w:rPr>
          <w:rFonts w:ascii="Arial" w:hAnsi="Arial" w:cs="Arial"/>
          <w:lang w:val="en-US"/>
        </w:rPr>
        <w:t>Lexchin</w:t>
      </w:r>
      <w:proofErr w:type="spellEnd"/>
      <w:r w:rsidR="007C3DF1">
        <w:rPr>
          <w:rFonts w:ascii="Arial" w:hAnsi="Arial" w:cs="Arial"/>
          <w:lang w:val="en-US"/>
        </w:rPr>
        <w:t>, 2012)</w:t>
      </w:r>
      <w:r w:rsidRPr="001A5BE5">
        <w:rPr>
          <w:rFonts w:ascii="Arial" w:hAnsi="Arial" w:cs="Arial"/>
          <w:lang w:val="en-US"/>
        </w:rPr>
        <w:t>.</w:t>
      </w:r>
    </w:p>
    <w:p w14:paraId="7E4A4C2F" w14:textId="77777777" w:rsidR="001A5BE5" w:rsidRPr="001A5BE5" w:rsidRDefault="001A5BE5" w:rsidP="001A5BE5">
      <w:pPr>
        <w:spacing w:line="360" w:lineRule="auto"/>
        <w:jc w:val="both"/>
        <w:rPr>
          <w:rFonts w:ascii="Arial" w:hAnsi="Arial" w:cs="Arial"/>
          <w:lang w:val="en-US"/>
        </w:rPr>
      </w:pPr>
    </w:p>
    <w:p w14:paraId="0359AFAC"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Moreover, the tech and e-commerce sectors, represented by firms like PDD Holdings Inc ADR and </w:t>
      </w:r>
      <w:proofErr w:type="spellStart"/>
      <w:r w:rsidRPr="001A5BE5">
        <w:rPr>
          <w:rFonts w:ascii="Arial" w:hAnsi="Arial" w:cs="Arial"/>
          <w:lang w:val="en-US"/>
        </w:rPr>
        <w:t>MercadoLibre</w:t>
      </w:r>
      <w:proofErr w:type="spellEnd"/>
      <w:r w:rsidRPr="001A5BE5">
        <w:rPr>
          <w:rFonts w:ascii="Arial" w:hAnsi="Arial" w:cs="Arial"/>
          <w:lang w:val="en-US"/>
        </w:rPr>
        <w:t xml:space="preserve"> Inc, are known for their swift pace of innovation and changing market dynamics. The models might struggle to keep up with the rapid changes in these sectors, or the features used might not adequately capture the intricate dynamics of these industries.</w:t>
      </w:r>
    </w:p>
    <w:p w14:paraId="38A887A9" w14:textId="77777777" w:rsidR="00FF5992" w:rsidRPr="001A5BE5" w:rsidRDefault="00FF5992" w:rsidP="001A5BE5">
      <w:pPr>
        <w:spacing w:line="360" w:lineRule="auto"/>
        <w:jc w:val="both"/>
        <w:rPr>
          <w:rFonts w:ascii="Arial" w:hAnsi="Arial" w:cs="Arial"/>
          <w:lang w:val="en-US"/>
        </w:rPr>
      </w:pPr>
    </w:p>
    <w:p w14:paraId="1782823F"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Differences:</w:t>
      </w:r>
    </w:p>
    <w:p w14:paraId="04CB7897" w14:textId="77777777" w:rsidR="001A5BE5" w:rsidRPr="001A5BE5" w:rsidRDefault="001A5BE5" w:rsidP="001A5BE5">
      <w:pPr>
        <w:spacing w:line="360" w:lineRule="auto"/>
        <w:jc w:val="both"/>
        <w:rPr>
          <w:rFonts w:ascii="Arial" w:hAnsi="Arial" w:cs="Arial"/>
          <w:lang w:val="en-US"/>
        </w:rPr>
      </w:pPr>
    </w:p>
    <w:p w14:paraId="0CDDFA32" w14:textId="77777777" w:rsidR="001A5BE5" w:rsidRPr="00876AD9" w:rsidRDefault="001A5BE5" w:rsidP="00876AD9">
      <w:pPr>
        <w:pStyle w:val="ListParagraph"/>
        <w:numPr>
          <w:ilvl w:val="0"/>
          <w:numId w:val="390"/>
        </w:numPr>
        <w:spacing w:line="360" w:lineRule="auto"/>
        <w:ind w:left="426"/>
        <w:jc w:val="both"/>
        <w:rPr>
          <w:rFonts w:ascii="Arial" w:hAnsi="Arial" w:cs="Arial"/>
          <w:lang w:val="en-US"/>
        </w:rPr>
      </w:pPr>
      <w:r w:rsidRPr="00876AD9">
        <w:rPr>
          <w:rFonts w:ascii="Arial" w:hAnsi="Arial" w:cs="Arial"/>
          <w:lang w:val="en-US"/>
        </w:rPr>
        <w:t xml:space="preserve">Companies like Datadog Inc and Palo Alto Networks Inc are uniquely positioned in the bottom 10 of the </w:t>
      </w:r>
      <w:proofErr w:type="spellStart"/>
      <w:r w:rsidRPr="00876AD9">
        <w:rPr>
          <w:rFonts w:ascii="Arial" w:hAnsi="Arial" w:cs="Arial"/>
          <w:lang w:val="en-US"/>
        </w:rPr>
        <w:t>CatBoost</w:t>
      </w:r>
      <w:proofErr w:type="spellEnd"/>
      <w:r w:rsidRPr="00876AD9">
        <w:rPr>
          <w:rFonts w:ascii="Arial" w:hAnsi="Arial" w:cs="Arial"/>
          <w:lang w:val="en-US"/>
        </w:rPr>
        <w:t xml:space="preserve"> model, whereas they don't appear in the other models' lists.</w:t>
      </w:r>
    </w:p>
    <w:p w14:paraId="3AD412A0" w14:textId="77777777" w:rsidR="001A5BE5" w:rsidRDefault="001A5BE5" w:rsidP="00876AD9">
      <w:pPr>
        <w:pStyle w:val="ListParagraph"/>
        <w:numPr>
          <w:ilvl w:val="0"/>
          <w:numId w:val="390"/>
        </w:numPr>
        <w:spacing w:line="360" w:lineRule="auto"/>
        <w:ind w:left="426"/>
        <w:jc w:val="both"/>
        <w:rPr>
          <w:rFonts w:ascii="Arial" w:hAnsi="Arial" w:cs="Arial"/>
          <w:lang w:val="en-US"/>
        </w:rPr>
      </w:pPr>
      <w:r w:rsidRPr="00876AD9">
        <w:rPr>
          <w:rFonts w:ascii="Arial" w:hAnsi="Arial" w:cs="Arial"/>
          <w:lang w:val="en-US"/>
        </w:rPr>
        <w:t xml:space="preserve">Some firms, like GE HealthCare Technologies Inc, are specific to the bottom rankings of one model, in this case, </w:t>
      </w:r>
      <w:proofErr w:type="spellStart"/>
      <w:r w:rsidRPr="00876AD9">
        <w:rPr>
          <w:rFonts w:ascii="Arial" w:hAnsi="Arial" w:cs="Arial"/>
          <w:lang w:val="en-US"/>
        </w:rPr>
        <w:t>LightGBM</w:t>
      </w:r>
      <w:proofErr w:type="spellEnd"/>
      <w:r w:rsidRPr="00876AD9">
        <w:rPr>
          <w:rFonts w:ascii="Arial" w:hAnsi="Arial" w:cs="Arial"/>
          <w:lang w:val="en-US"/>
        </w:rPr>
        <w:t>, suggesting model-specific sensitivities.</w:t>
      </w:r>
    </w:p>
    <w:p w14:paraId="3C19BBA3" w14:textId="77777777" w:rsidR="00876AD9" w:rsidRPr="00876AD9" w:rsidRDefault="00876AD9" w:rsidP="00876AD9">
      <w:pPr>
        <w:pStyle w:val="ListParagraph"/>
        <w:spacing w:line="360" w:lineRule="auto"/>
        <w:ind w:left="426"/>
        <w:jc w:val="both"/>
        <w:rPr>
          <w:rFonts w:ascii="Arial" w:hAnsi="Arial" w:cs="Arial"/>
          <w:lang w:val="en-US"/>
        </w:rPr>
      </w:pPr>
    </w:p>
    <w:p w14:paraId="74DB6262"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lastRenderedPageBreak/>
        <w:t>Deep Dive into Differences:</w:t>
      </w:r>
    </w:p>
    <w:p w14:paraId="1F5A36C6" w14:textId="77777777" w:rsidR="001A5BE5" w:rsidRPr="001A5BE5" w:rsidRDefault="001A5BE5" w:rsidP="001A5BE5">
      <w:pPr>
        <w:spacing w:line="360" w:lineRule="auto"/>
        <w:jc w:val="both"/>
        <w:rPr>
          <w:rFonts w:ascii="Arial" w:hAnsi="Arial" w:cs="Arial"/>
          <w:lang w:val="en-US"/>
        </w:rPr>
      </w:pPr>
    </w:p>
    <w:p w14:paraId="62F4166E" w14:textId="77777777" w:rsidR="001A5BE5" w:rsidRPr="001A5BE5" w:rsidRDefault="001A5BE5" w:rsidP="001A5BE5">
      <w:pPr>
        <w:spacing w:line="360" w:lineRule="auto"/>
        <w:jc w:val="both"/>
        <w:rPr>
          <w:rFonts w:ascii="Arial" w:hAnsi="Arial" w:cs="Arial"/>
          <w:lang w:val="en-US"/>
        </w:rPr>
      </w:pPr>
      <w:r w:rsidRPr="001A5BE5">
        <w:rPr>
          <w:rFonts w:ascii="Arial" w:hAnsi="Arial" w:cs="Arial"/>
          <w:lang w:val="en-US"/>
        </w:rPr>
        <w:t xml:space="preserve">The unique positioning of Datadog Inc, a cloud monitoring service, and Palo Alto Networks Inc, a cybersecurity solution provider, in </w:t>
      </w:r>
      <w:proofErr w:type="spellStart"/>
      <w:r w:rsidRPr="001A5BE5">
        <w:rPr>
          <w:rFonts w:ascii="Arial" w:hAnsi="Arial" w:cs="Arial"/>
          <w:lang w:val="en-US"/>
        </w:rPr>
        <w:t>CatBoost's</w:t>
      </w:r>
      <w:proofErr w:type="spellEnd"/>
      <w:r w:rsidRPr="001A5BE5">
        <w:rPr>
          <w:rFonts w:ascii="Arial" w:hAnsi="Arial" w:cs="Arial"/>
          <w:lang w:val="en-US"/>
        </w:rPr>
        <w:t xml:space="preserve"> bottom 10, indicates potential sensitivities or feature weightings specific to the </w:t>
      </w:r>
      <w:proofErr w:type="spellStart"/>
      <w:r w:rsidRPr="001A5BE5">
        <w:rPr>
          <w:rFonts w:ascii="Arial" w:hAnsi="Arial" w:cs="Arial"/>
          <w:lang w:val="en-US"/>
        </w:rPr>
        <w:t>CatBoost</w:t>
      </w:r>
      <w:proofErr w:type="spellEnd"/>
      <w:r w:rsidRPr="001A5BE5">
        <w:rPr>
          <w:rFonts w:ascii="Arial" w:hAnsi="Arial" w:cs="Arial"/>
          <w:lang w:val="en-US"/>
        </w:rPr>
        <w:t xml:space="preserve"> algorithm. The intricate dynamics of cloud services and cybersecurity, which evolve rapidly with technological advancements, might be challenging for </w:t>
      </w:r>
      <w:proofErr w:type="spellStart"/>
      <w:r w:rsidRPr="001A5BE5">
        <w:rPr>
          <w:rFonts w:ascii="Arial" w:hAnsi="Arial" w:cs="Arial"/>
          <w:lang w:val="en-US"/>
        </w:rPr>
        <w:t>CatBoost</w:t>
      </w:r>
      <w:proofErr w:type="spellEnd"/>
      <w:r w:rsidRPr="001A5BE5">
        <w:rPr>
          <w:rFonts w:ascii="Arial" w:hAnsi="Arial" w:cs="Arial"/>
          <w:lang w:val="en-US"/>
        </w:rPr>
        <w:t xml:space="preserve"> to decipher, given its approach to handling categorical data and iterative refinement.</w:t>
      </w:r>
    </w:p>
    <w:p w14:paraId="490D6542" w14:textId="77777777" w:rsidR="001A5BE5" w:rsidRPr="001A5BE5" w:rsidRDefault="001A5BE5" w:rsidP="001A5BE5">
      <w:pPr>
        <w:spacing w:line="360" w:lineRule="auto"/>
        <w:jc w:val="both"/>
        <w:rPr>
          <w:rFonts w:ascii="Arial" w:hAnsi="Arial" w:cs="Arial"/>
          <w:lang w:val="en-US"/>
        </w:rPr>
      </w:pPr>
    </w:p>
    <w:p w14:paraId="6ED1623D" w14:textId="77777777" w:rsidR="002153B0" w:rsidRDefault="002153B0" w:rsidP="001A5BE5">
      <w:pPr>
        <w:spacing w:line="360" w:lineRule="auto"/>
        <w:jc w:val="both"/>
        <w:rPr>
          <w:rFonts w:ascii="Arial" w:hAnsi="Arial" w:cs="Arial"/>
          <w:lang w:val="en-US"/>
        </w:rPr>
      </w:pPr>
      <w:r w:rsidRPr="002153B0">
        <w:rPr>
          <w:rFonts w:ascii="Arial" w:hAnsi="Arial" w:cs="Arial"/>
          <w:lang w:val="en-US"/>
        </w:rPr>
        <w:t xml:space="preserve">On the other hand, the exclusive appearance of GE HealthCare Technologies Inc in </w:t>
      </w:r>
      <w:proofErr w:type="spellStart"/>
      <w:r w:rsidRPr="002153B0">
        <w:rPr>
          <w:rFonts w:ascii="Arial" w:hAnsi="Arial" w:cs="Arial"/>
          <w:lang w:val="en-US"/>
        </w:rPr>
        <w:t>LightGBM's</w:t>
      </w:r>
      <w:proofErr w:type="spellEnd"/>
      <w:r w:rsidRPr="002153B0">
        <w:rPr>
          <w:rFonts w:ascii="Arial" w:hAnsi="Arial" w:cs="Arial"/>
          <w:lang w:val="en-US"/>
        </w:rPr>
        <w:t xml:space="preserve"> bottom 10 suggests that this model might have specific challenges in capturing the dynamics of the healthcare tech sector. There could be nuances in the data of this company that don't resonate well with </w:t>
      </w:r>
      <w:proofErr w:type="spellStart"/>
      <w:r w:rsidRPr="002153B0">
        <w:rPr>
          <w:rFonts w:ascii="Arial" w:hAnsi="Arial" w:cs="Arial"/>
          <w:lang w:val="en-US"/>
        </w:rPr>
        <w:t>LightGBM's</w:t>
      </w:r>
      <w:proofErr w:type="spellEnd"/>
      <w:r w:rsidRPr="002153B0">
        <w:rPr>
          <w:rFonts w:ascii="Arial" w:hAnsi="Arial" w:cs="Arial"/>
          <w:lang w:val="en-US"/>
        </w:rPr>
        <w:t xml:space="preserve"> algorithm. This is consistent with findings by </w:t>
      </w:r>
      <w:proofErr w:type="spellStart"/>
      <w:r w:rsidRPr="002153B0">
        <w:rPr>
          <w:rFonts w:ascii="Arial" w:hAnsi="Arial" w:cs="Arial"/>
          <w:lang w:val="en-US"/>
        </w:rPr>
        <w:t>Mahussin</w:t>
      </w:r>
      <w:proofErr w:type="spellEnd"/>
      <w:r w:rsidRPr="002153B0">
        <w:rPr>
          <w:rFonts w:ascii="Arial" w:hAnsi="Arial" w:cs="Arial"/>
          <w:lang w:val="en-US"/>
        </w:rPr>
        <w:t xml:space="preserve"> et al.</w:t>
      </w:r>
      <w:r>
        <w:rPr>
          <w:rFonts w:ascii="Arial" w:hAnsi="Arial" w:cs="Arial"/>
          <w:lang w:val="en-US"/>
        </w:rPr>
        <w:t xml:space="preserve"> (2021)</w:t>
      </w:r>
      <w:r w:rsidRPr="002153B0">
        <w:rPr>
          <w:rFonts w:ascii="Arial" w:hAnsi="Arial" w:cs="Arial"/>
          <w:lang w:val="en-US"/>
        </w:rPr>
        <w:t xml:space="preserve"> who confirmed significant differences in the volatility of healthcare and technology sectors before and during the Covid-19 outbreak. Their study suggests that the healthcare sector might be particularly challenging to predict in terms of stock market return, especially when considering the period influenced by COVID-19.</w:t>
      </w:r>
    </w:p>
    <w:p w14:paraId="2CB1478B" w14:textId="77777777" w:rsidR="00106BF3" w:rsidRDefault="00106BF3" w:rsidP="001A5BE5">
      <w:pPr>
        <w:spacing w:line="360" w:lineRule="auto"/>
        <w:jc w:val="both"/>
        <w:rPr>
          <w:rFonts w:ascii="Arial" w:hAnsi="Arial" w:cs="Arial"/>
          <w:lang w:val="en-US"/>
        </w:rPr>
      </w:pPr>
    </w:p>
    <w:p w14:paraId="6DA2B752" w14:textId="7CAE3CC9" w:rsidR="000B60C0" w:rsidRDefault="000B60C0" w:rsidP="00306232">
      <w:pPr>
        <w:pStyle w:val="Heading2"/>
        <w:rPr>
          <w:lang w:val="en-US"/>
        </w:rPr>
      </w:pPr>
      <w:bookmarkStart w:id="207" w:name="_Toc144374414"/>
      <w:r>
        <w:rPr>
          <w:lang w:val="en-US"/>
        </w:rPr>
        <w:t xml:space="preserve">8.9 Feature Importance Across </w:t>
      </w:r>
      <w:r w:rsidR="00AA0E1E">
        <w:rPr>
          <w:lang w:val="en-US"/>
        </w:rPr>
        <w:t>Models</w:t>
      </w:r>
      <w:bookmarkEnd w:id="207"/>
    </w:p>
    <w:p w14:paraId="665A4A4B" w14:textId="3AB5B6AC" w:rsidR="00306232" w:rsidRDefault="00306232" w:rsidP="00306232">
      <w:pPr>
        <w:spacing w:line="360" w:lineRule="auto"/>
        <w:rPr>
          <w:rFonts w:ascii="Arial" w:hAnsi="Arial" w:cs="Arial"/>
          <w:lang w:val="en-US"/>
        </w:rPr>
      </w:pPr>
      <w:r w:rsidRPr="00306232">
        <w:rPr>
          <w:rFonts w:ascii="Arial" w:hAnsi="Arial" w:cs="Arial"/>
          <w:lang w:val="en-US"/>
        </w:rPr>
        <w:t xml:space="preserve">The predictive ability of machine learning models is significantly governed by the importance of features used in the model. The study, leveraging models like Random Forest, </w:t>
      </w:r>
      <w:proofErr w:type="spellStart"/>
      <w:r w:rsidRPr="00306232">
        <w:rPr>
          <w:rFonts w:ascii="Arial" w:hAnsi="Arial" w:cs="Arial"/>
          <w:lang w:val="en-US"/>
        </w:rPr>
        <w:t>XGBoost</w:t>
      </w:r>
      <w:proofErr w:type="spellEnd"/>
      <w:r w:rsidRPr="00306232">
        <w:rPr>
          <w:rFonts w:ascii="Arial" w:hAnsi="Arial" w:cs="Arial"/>
          <w:lang w:val="en-US"/>
        </w:rPr>
        <w:t xml:space="preserve">, </w:t>
      </w:r>
      <w:proofErr w:type="spellStart"/>
      <w:r w:rsidRPr="00306232">
        <w:rPr>
          <w:rFonts w:ascii="Arial" w:hAnsi="Arial" w:cs="Arial"/>
          <w:lang w:val="en-US"/>
        </w:rPr>
        <w:t>LightGBM</w:t>
      </w:r>
      <w:proofErr w:type="spellEnd"/>
      <w:r w:rsidRPr="00306232">
        <w:rPr>
          <w:rFonts w:ascii="Arial" w:hAnsi="Arial" w:cs="Arial"/>
          <w:lang w:val="en-US"/>
        </w:rPr>
        <w:t xml:space="preserve">, and </w:t>
      </w:r>
      <w:proofErr w:type="spellStart"/>
      <w:r w:rsidRPr="00306232">
        <w:rPr>
          <w:rFonts w:ascii="Arial" w:hAnsi="Arial" w:cs="Arial"/>
          <w:lang w:val="en-US"/>
        </w:rPr>
        <w:t>CatBoost</w:t>
      </w:r>
      <w:proofErr w:type="spellEnd"/>
      <w:r w:rsidRPr="00306232">
        <w:rPr>
          <w:rFonts w:ascii="Arial" w:hAnsi="Arial" w:cs="Arial"/>
          <w:lang w:val="en-US"/>
        </w:rPr>
        <w:t>, seeks to understand the salience of features like stock indicators, sentiment scores, and COVID-19 data in forecasting positive stock returns.</w:t>
      </w:r>
      <w:r w:rsidR="00964BA2">
        <w:rPr>
          <w:rFonts w:ascii="Arial" w:hAnsi="Arial" w:cs="Arial"/>
          <w:lang w:val="en-US"/>
        </w:rPr>
        <w:t xml:space="preserve"> </w:t>
      </w:r>
    </w:p>
    <w:p w14:paraId="3F021B48" w14:textId="77777777" w:rsidR="00964BA2" w:rsidRDefault="00964BA2" w:rsidP="00306232">
      <w:pPr>
        <w:spacing w:line="360" w:lineRule="auto"/>
        <w:rPr>
          <w:rFonts w:ascii="Arial" w:hAnsi="Arial" w:cs="Arial"/>
          <w:lang w:val="en-US"/>
        </w:rPr>
      </w:pPr>
    </w:p>
    <w:p w14:paraId="1E162EE4" w14:textId="7CAF60BA" w:rsidR="00964BA2" w:rsidRDefault="00964BA2" w:rsidP="00964BA2">
      <w:pPr>
        <w:pStyle w:val="Heading3"/>
        <w:rPr>
          <w:lang w:val="en-US"/>
        </w:rPr>
      </w:pPr>
      <w:bookmarkStart w:id="208" w:name="_Toc144374415"/>
      <w:r>
        <w:rPr>
          <w:lang w:val="en-US"/>
        </w:rPr>
        <w:t xml:space="preserve">8.9.1 How Feature Importance is </w:t>
      </w:r>
      <w:proofErr w:type="gramStart"/>
      <w:r>
        <w:rPr>
          <w:lang w:val="en-US"/>
        </w:rPr>
        <w:t>computed</w:t>
      </w:r>
      <w:bookmarkEnd w:id="208"/>
      <w:proofErr w:type="gramEnd"/>
    </w:p>
    <w:p w14:paraId="33C76826" w14:textId="7DAC32F2" w:rsidR="00964BA2" w:rsidRPr="00964BA2" w:rsidRDefault="00964BA2" w:rsidP="00964BA2">
      <w:pPr>
        <w:spacing w:line="360" w:lineRule="auto"/>
        <w:rPr>
          <w:rFonts w:ascii="Arial" w:hAnsi="Arial" w:cs="Arial"/>
          <w:lang w:val="en-US"/>
        </w:rPr>
      </w:pPr>
      <w:r>
        <w:rPr>
          <w:rFonts w:ascii="Arial" w:hAnsi="Arial" w:cs="Arial"/>
          <w:lang w:val="en-US"/>
        </w:rPr>
        <w:t>T</w:t>
      </w:r>
      <w:r w:rsidRPr="00964BA2">
        <w:rPr>
          <w:rFonts w:ascii="Arial" w:hAnsi="Arial" w:cs="Arial"/>
          <w:lang w:val="en-US"/>
        </w:rPr>
        <w:t>he importance of a feature is typically computed based on the frequency, depth, or improvement it brings when used in trees.</w:t>
      </w:r>
      <w:r w:rsidR="00E3740E">
        <w:rPr>
          <w:rFonts w:ascii="Arial" w:hAnsi="Arial" w:cs="Arial"/>
          <w:lang w:val="en-US"/>
        </w:rPr>
        <w:t xml:space="preserve"> </w:t>
      </w:r>
      <w:r w:rsidRPr="00964BA2">
        <w:rPr>
          <w:rFonts w:ascii="Arial" w:hAnsi="Arial" w:cs="Arial"/>
          <w:lang w:val="en-US"/>
        </w:rPr>
        <w:t xml:space="preserve">In the context of tree-based models, such as Random Forest, </w:t>
      </w:r>
      <w:proofErr w:type="spellStart"/>
      <w:r w:rsidRPr="00964BA2">
        <w:rPr>
          <w:rFonts w:ascii="Arial" w:hAnsi="Arial" w:cs="Arial"/>
          <w:lang w:val="en-US"/>
        </w:rPr>
        <w:t>XGBoost</w:t>
      </w:r>
      <w:proofErr w:type="spellEnd"/>
      <w:r w:rsidRPr="00964BA2">
        <w:rPr>
          <w:rFonts w:ascii="Arial" w:hAnsi="Arial" w:cs="Arial"/>
          <w:lang w:val="en-US"/>
        </w:rPr>
        <w:t xml:space="preserve">, </w:t>
      </w:r>
      <w:proofErr w:type="spellStart"/>
      <w:r w:rsidRPr="00964BA2">
        <w:rPr>
          <w:rFonts w:ascii="Arial" w:hAnsi="Arial" w:cs="Arial"/>
          <w:lang w:val="en-US"/>
        </w:rPr>
        <w:t>LightGBM</w:t>
      </w:r>
      <w:proofErr w:type="spellEnd"/>
      <w:r w:rsidRPr="00964BA2">
        <w:rPr>
          <w:rFonts w:ascii="Arial" w:hAnsi="Arial" w:cs="Arial"/>
          <w:lang w:val="en-US"/>
        </w:rPr>
        <w:t xml:space="preserve">, and </w:t>
      </w:r>
      <w:proofErr w:type="spellStart"/>
      <w:r w:rsidRPr="00964BA2">
        <w:rPr>
          <w:rFonts w:ascii="Arial" w:hAnsi="Arial" w:cs="Arial"/>
          <w:lang w:val="en-US"/>
        </w:rPr>
        <w:t>CatBoost</w:t>
      </w:r>
      <w:proofErr w:type="spellEnd"/>
      <w:r w:rsidRPr="00964BA2">
        <w:rPr>
          <w:rFonts w:ascii="Arial" w:hAnsi="Arial" w:cs="Arial"/>
          <w:lang w:val="en-US"/>
        </w:rPr>
        <w:t>, feature importance is often gauged by how frequently a feature is used to split the data, the depth at which the feature is used, or the improvement in purity it brings about.</w:t>
      </w:r>
      <w:r w:rsidR="00E3740E">
        <w:rPr>
          <w:rFonts w:ascii="Arial" w:hAnsi="Arial" w:cs="Arial"/>
          <w:lang w:val="en-US"/>
        </w:rPr>
        <w:t xml:space="preserve"> In this study, </w:t>
      </w:r>
      <w:proofErr w:type="spellStart"/>
      <w:r w:rsidRPr="00E3740E">
        <w:rPr>
          <w:rFonts w:ascii="Arial" w:hAnsi="Arial" w:cs="Arial"/>
          <w:i/>
          <w:iCs/>
          <w:lang w:val="en-US"/>
        </w:rPr>
        <w:t>feature_importances</w:t>
      </w:r>
      <w:proofErr w:type="spellEnd"/>
      <w:r w:rsidRPr="00E3740E">
        <w:rPr>
          <w:rFonts w:ascii="Arial" w:hAnsi="Arial" w:cs="Arial"/>
          <w:i/>
          <w:iCs/>
          <w:lang w:val="en-US"/>
        </w:rPr>
        <w:t>_</w:t>
      </w:r>
      <w:r w:rsidRPr="00964BA2">
        <w:rPr>
          <w:rFonts w:ascii="Arial" w:hAnsi="Arial" w:cs="Arial"/>
          <w:lang w:val="en-US"/>
        </w:rPr>
        <w:t xml:space="preserve"> attribute</w:t>
      </w:r>
      <w:r w:rsidR="00E3740E">
        <w:rPr>
          <w:rFonts w:ascii="Arial" w:hAnsi="Arial" w:cs="Arial"/>
          <w:lang w:val="en-US"/>
        </w:rPr>
        <w:t xml:space="preserve"> of </w:t>
      </w:r>
      <w:r w:rsidR="001E289C">
        <w:rPr>
          <w:rFonts w:ascii="Arial" w:hAnsi="Arial" w:cs="Arial"/>
          <w:lang w:val="en-US"/>
        </w:rPr>
        <w:t>P</w:t>
      </w:r>
      <w:r w:rsidR="00E3740E">
        <w:rPr>
          <w:rFonts w:ascii="Arial" w:hAnsi="Arial" w:cs="Arial"/>
          <w:lang w:val="en-US"/>
        </w:rPr>
        <w:t>ython</w:t>
      </w:r>
      <w:r w:rsidRPr="00964BA2">
        <w:rPr>
          <w:rFonts w:ascii="Arial" w:hAnsi="Arial" w:cs="Arial"/>
          <w:lang w:val="en-US"/>
        </w:rPr>
        <w:t xml:space="preserve">, common to these models, provides a </w:t>
      </w:r>
      <w:r w:rsidRPr="00964BA2">
        <w:rPr>
          <w:rFonts w:ascii="Arial" w:hAnsi="Arial" w:cs="Arial"/>
          <w:lang w:val="en-US"/>
        </w:rPr>
        <w:lastRenderedPageBreak/>
        <w:t>normalized value indicating the relative importance of each feature when making a prediction.</w:t>
      </w:r>
    </w:p>
    <w:p w14:paraId="03F33C92" w14:textId="77777777" w:rsidR="00964BA2" w:rsidRPr="00964BA2" w:rsidRDefault="00964BA2" w:rsidP="00964BA2">
      <w:pPr>
        <w:spacing w:line="360" w:lineRule="auto"/>
        <w:rPr>
          <w:rFonts w:ascii="Arial" w:hAnsi="Arial" w:cs="Arial"/>
          <w:lang w:val="en-US"/>
        </w:rPr>
      </w:pPr>
    </w:p>
    <w:p w14:paraId="25675A73"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r w:rsidRPr="0014663C">
        <w:rPr>
          <w:rFonts w:ascii="Arial" w:hAnsi="Arial" w:cs="Arial"/>
          <w:lang w:val="en-US"/>
        </w:rPr>
        <w:t>Random Forest: This model computes feature importance by looking at how much each feature decreases the impurity. The more an attribute is used to make key decisions with decision trees, the higher its relative importance.</w:t>
      </w:r>
    </w:p>
    <w:p w14:paraId="0905A41B" w14:textId="77777777" w:rsidR="00964BA2" w:rsidRPr="00964BA2" w:rsidRDefault="00964BA2" w:rsidP="0014663C">
      <w:pPr>
        <w:spacing w:line="360" w:lineRule="auto"/>
        <w:ind w:left="426"/>
        <w:jc w:val="both"/>
        <w:rPr>
          <w:rFonts w:ascii="Arial" w:hAnsi="Arial" w:cs="Arial"/>
          <w:lang w:val="en-US"/>
        </w:rPr>
      </w:pPr>
    </w:p>
    <w:p w14:paraId="3875475F"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XGBoost</w:t>
      </w:r>
      <w:proofErr w:type="spellEnd"/>
      <w:r w:rsidRPr="0014663C">
        <w:rPr>
          <w:rFonts w:ascii="Arial" w:hAnsi="Arial" w:cs="Arial"/>
          <w:lang w:val="en-US"/>
        </w:rPr>
        <w:t>: The importance is computed as the average gain of the feature when it is used in trees.</w:t>
      </w:r>
    </w:p>
    <w:p w14:paraId="063FDDC2" w14:textId="77777777" w:rsidR="00964BA2" w:rsidRPr="00964BA2" w:rsidRDefault="00964BA2" w:rsidP="0014663C">
      <w:pPr>
        <w:spacing w:line="360" w:lineRule="auto"/>
        <w:ind w:left="426"/>
        <w:jc w:val="both"/>
        <w:rPr>
          <w:rFonts w:ascii="Arial" w:hAnsi="Arial" w:cs="Arial"/>
          <w:lang w:val="en-US"/>
        </w:rPr>
      </w:pPr>
    </w:p>
    <w:p w14:paraId="5B2B1193" w14:textId="77777777" w:rsidR="00964BA2" w:rsidRPr="0014663C"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LightGBM</w:t>
      </w:r>
      <w:proofErr w:type="spellEnd"/>
      <w:r w:rsidRPr="0014663C">
        <w:rPr>
          <w:rFonts w:ascii="Arial" w:hAnsi="Arial" w:cs="Arial"/>
          <w:lang w:val="en-US"/>
        </w:rPr>
        <w:t>: This gradient-boosting framework computes importance as the number of times a feature is used to split the data across all trees.</w:t>
      </w:r>
    </w:p>
    <w:p w14:paraId="1E4E13CA" w14:textId="77777777" w:rsidR="00964BA2" w:rsidRPr="00964BA2" w:rsidRDefault="00964BA2" w:rsidP="0014663C">
      <w:pPr>
        <w:spacing w:line="360" w:lineRule="auto"/>
        <w:ind w:left="426"/>
        <w:jc w:val="both"/>
        <w:rPr>
          <w:rFonts w:ascii="Arial" w:hAnsi="Arial" w:cs="Arial"/>
          <w:lang w:val="en-US"/>
        </w:rPr>
      </w:pPr>
    </w:p>
    <w:p w14:paraId="3459E8A0" w14:textId="77777777" w:rsidR="00964BA2" w:rsidRDefault="00964BA2" w:rsidP="0014663C">
      <w:pPr>
        <w:pStyle w:val="ListParagraph"/>
        <w:numPr>
          <w:ilvl w:val="0"/>
          <w:numId w:val="421"/>
        </w:numPr>
        <w:spacing w:line="360" w:lineRule="auto"/>
        <w:ind w:left="426"/>
        <w:jc w:val="both"/>
        <w:rPr>
          <w:rFonts w:ascii="Arial" w:hAnsi="Arial" w:cs="Arial"/>
          <w:lang w:val="en-US"/>
        </w:rPr>
      </w:pPr>
      <w:proofErr w:type="spellStart"/>
      <w:r w:rsidRPr="0014663C">
        <w:rPr>
          <w:rFonts w:ascii="Arial" w:hAnsi="Arial" w:cs="Arial"/>
          <w:lang w:val="en-US"/>
        </w:rPr>
        <w:t>CatBoost</w:t>
      </w:r>
      <w:proofErr w:type="spellEnd"/>
      <w:r w:rsidRPr="0014663C">
        <w:rPr>
          <w:rFonts w:ascii="Arial" w:hAnsi="Arial" w:cs="Arial"/>
          <w:lang w:val="en-US"/>
        </w:rPr>
        <w:t xml:space="preserve">: Importance in </w:t>
      </w:r>
      <w:proofErr w:type="spellStart"/>
      <w:r w:rsidRPr="0014663C">
        <w:rPr>
          <w:rFonts w:ascii="Arial" w:hAnsi="Arial" w:cs="Arial"/>
          <w:lang w:val="en-US"/>
        </w:rPr>
        <w:t>CatBoost</w:t>
      </w:r>
      <w:proofErr w:type="spellEnd"/>
      <w:r w:rsidRPr="0014663C">
        <w:rPr>
          <w:rFonts w:ascii="Arial" w:hAnsi="Arial" w:cs="Arial"/>
          <w:lang w:val="en-US"/>
        </w:rPr>
        <w:t xml:space="preserve"> is calculated as the average difference between the prediction values with and without the feature.</w:t>
      </w:r>
    </w:p>
    <w:p w14:paraId="03E92155" w14:textId="77777777" w:rsidR="00C8021C" w:rsidRPr="00C8021C" w:rsidRDefault="00C8021C" w:rsidP="00C8021C">
      <w:pPr>
        <w:pStyle w:val="ListParagraph"/>
        <w:rPr>
          <w:rFonts w:ascii="Arial" w:hAnsi="Arial" w:cs="Arial"/>
          <w:lang w:val="en-US"/>
        </w:rPr>
      </w:pPr>
    </w:p>
    <w:p w14:paraId="49CACB61" w14:textId="77777777" w:rsidR="00C8021C" w:rsidRPr="0014663C" w:rsidRDefault="00C8021C" w:rsidP="00C8021C">
      <w:pPr>
        <w:pStyle w:val="ListParagraph"/>
        <w:spacing w:line="360" w:lineRule="auto"/>
        <w:ind w:left="426"/>
        <w:jc w:val="both"/>
        <w:rPr>
          <w:rFonts w:ascii="Arial" w:hAnsi="Arial" w:cs="Arial"/>
          <w:lang w:val="en-US"/>
        </w:rPr>
      </w:pPr>
    </w:p>
    <w:p w14:paraId="4D98E9B1" w14:textId="63CF0B3C" w:rsidR="00306232" w:rsidRDefault="003D07F8" w:rsidP="00306232">
      <w:pPr>
        <w:spacing w:line="360" w:lineRule="auto"/>
        <w:rPr>
          <w:rFonts w:ascii="Arial" w:hAnsi="Arial" w:cs="Arial"/>
          <w:lang w:val="en-US"/>
        </w:rPr>
      </w:pPr>
      <w:r w:rsidRPr="003D07F8">
        <w:rPr>
          <w:rFonts w:ascii="Arial" w:hAnsi="Arial" w:cs="Arial"/>
          <w:lang w:val="en-US"/>
        </w:rPr>
        <w:t xml:space="preserve">In the subsequent sections, </w:t>
      </w:r>
      <w:r w:rsidR="00304B5A">
        <w:rPr>
          <w:rFonts w:ascii="Arial" w:hAnsi="Arial" w:cs="Arial"/>
          <w:lang w:val="en-US"/>
        </w:rPr>
        <w:t>Figure 17 shows</w:t>
      </w:r>
      <w:r w:rsidR="00C8021C">
        <w:rPr>
          <w:rFonts w:ascii="Arial" w:hAnsi="Arial" w:cs="Arial"/>
          <w:lang w:val="en-US"/>
        </w:rPr>
        <w:t xml:space="preserve"> the results </w:t>
      </w:r>
      <w:r w:rsidR="00304B5A">
        <w:rPr>
          <w:rFonts w:ascii="Arial" w:hAnsi="Arial" w:cs="Arial"/>
          <w:lang w:val="en-US"/>
        </w:rPr>
        <w:t>to</w:t>
      </w:r>
      <w:r w:rsidR="00C8021C">
        <w:rPr>
          <w:rFonts w:ascii="Arial" w:hAnsi="Arial" w:cs="Arial"/>
          <w:lang w:val="en-US"/>
        </w:rPr>
        <w:t xml:space="preserve"> </w:t>
      </w:r>
      <w:r w:rsidRPr="003D07F8">
        <w:rPr>
          <w:rFonts w:ascii="Arial" w:hAnsi="Arial" w:cs="Arial"/>
          <w:lang w:val="en-US"/>
        </w:rPr>
        <w:t>delve into the specific importance scores of features as derived from each of these models.</w:t>
      </w:r>
    </w:p>
    <w:p w14:paraId="3E2DE5A2" w14:textId="77777777" w:rsidR="00304B5A" w:rsidRDefault="00304B5A" w:rsidP="00304B5A">
      <w:pPr>
        <w:keepNext/>
        <w:spacing w:line="360" w:lineRule="auto"/>
        <w:jc w:val="both"/>
      </w:pPr>
      <w:r>
        <w:lastRenderedPageBreak/>
        <w:fldChar w:fldCharType="begin"/>
      </w:r>
      <w:r>
        <w:instrText xml:space="preserve"> INCLUDEPICTURE "https://i.gyazo.com/bc1372d0ad357c1164fe3234bfabbc1a.png" \* MERGEFORMATINET </w:instrText>
      </w:r>
      <w:r>
        <w:fldChar w:fldCharType="separate"/>
      </w:r>
      <w:r>
        <w:rPr>
          <w:noProof/>
        </w:rPr>
        <w:drawing>
          <wp:inline distT="0" distB="0" distL="0" distR="0" wp14:anchorId="08F0EB50" wp14:editId="1D801935">
            <wp:extent cx="5731510" cy="4547870"/>
            <wp:effectExtent l="0" t="0" r="0" b="0"/>
            <wp:docPr id="1055911907" name="Picture 6"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1907" name="Picture 6" descr="A group of blue and white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547870"/>
                    </a:xfrm>
                    <a:prstGeom prst="rect">
                      <a:avLst/>
                    </a:prstGeom>
                    <a:noFill/>
                    <a:ln>
                      <a:noFill/>
                    </a:ln>
                  </pic:spPr>
                </pic:pic>
              </a:graphicData>
            </a:graphic>
          </wp:inline>
        </w:drawing>
      </w:r>
      <w:r>
        <w:fldChar w:fldCharType="end"/>
      </w:r>
    </w:p>
    <w:p w14:paraId="01CF4E06" w14:textId="626E7533" w:rsidR="00304B5A" w:rsidRDefault="00304B5A" w:rsidP="003654AD">
      <w:pPr>
        <w:pStyle w:val="Caption"/>
        <w:rPr>
          <w:rFonts w:cs="Arial"/>
          <w:lang w:val="en-US"/>
        </w:rPr>
      </w:pPr>
      <w:bookmarkStart w:id="209" w:name="_Toc144378279"/>
      <w:r>
        <w:t xml:space="preserve">Figure </w:t>
      </w:r>
      <w:fldSimple w:instr=" SEQ Figure \* ARABIC ">
        <w:r w:rsidR="00E50CA4">
          <w:rPr>
            <w:noProof/>
          </w:rPr>
          <w:t>16</w:t>
        </w:r>
      </w:fldSimple>
      <w:r>
        <w:t xml:space="preserve"> Feature importance across models</w:t>
      </w:r>
      <w:bookmarkEnd w:id="209"/>
    </w:p>
    <w:p w14:paraId="28C9DE9B" w14:textId="77777777" w:rsidR="003D07F8" w:rsidRPr="00306232" w:rsidRDefault="003D07F8" w:rsidP="00306232">
      <w:pPr>
        <w:spacing w:line="360" w:lineRule="auto"/>
        <w:rPr>
          <w:rFonts w:ascii="Arial" w:hAnsi="Arial" w:cs="Arial"/>
          <w:lang w:val="en-US"/>
        </w:rPr>
      </w:pPr>
    </w:p>
    <w:p w14:paraId="6AA29302" w14:textId="761C9128" w:rsidR="00306232" w:rsidRPr="00306232" w:rsidRDefault="00306232" w:rsidP="00CF59CD">
      <w:pPr>
        <w:pStyle w:val="Heading3"/>
        <w:rPr>
          <w:lang w:val="en-US"/>
        </w:rPr>
      </w:pPr>
      <w:bookmarkStart w:id="210" w:name="_Toc144374416"/>
      <w:commentRangeStart w:id="211"/>
      <w:commentRangeStart w:id="212"/>
      <w:r>
        <w:rPr>
          <w:lang w:val="en-US"/>
        </w:rPr>
        <w:t>8.9.2</w:t>
      </w:r>
      <w:r w:rsidRPr="00306232">
        <w:rPr>
          <w:lang w:val="en-US"/>
        </w:rPr>
        <w:t xml:space="preserve"> Feature Importance Across Models</w:t>
      </w:r>
      <w:commentRangeEnd w:id="211"/>
      <w:r w:rsidR="004366D4">
        <w:rPr>
          <w:rStyle w:val="CommentReference"/>
          <w:rFonts w:asciiTheme="minorHAnsi" w:hAnsiTheme="minorHAnsi" w:cstheme="minorBidi"/>
          <w:b w:val="0"/>
          <w:bCs w:val="0"/>
        </w:rPr>
        <w:commentReference w:id="211"/>
      </w:r>
      <w:commentRangeEnd w:id="212"/>
      <w:r w:rsidR="000A3A72">
        <w:rPr>
          <w:rStyle w:val="CommentReference"/>
          <w:rFonts w:asciiTheme="minorHAnsi" w:hAnsiTheme="minorHAnsi" w:cstheme="minorBidi"/>
          <w:b w:val="0"/>
          <w:bCs w:val="0"/>
        </w:rPr>
        <w:commentReference w:id="212"/>
      </w:r>
      <w:bookmarkEnd w:id="210"/>
    </w:p>
    <w:p w14:paraId="234C8450" w14:textId="3D70F1F4" w:rsidR="0056463D" w:rsidRDefault="0056463D" w:rsidP="00306232">
      <w:pPr>
        <w:spacing w:line="360" w:lineRule="auto"/>
        <w:jc w:val="both"/>
        <w:rPr>
          <w:rFonts w:ascii="Arial" w:hAnsi="Arial" w:cs="Arial"/>
          <w:lang w:val="en-US"/>
        </w:rPr>
      </w:pPr>
      <w:r>
        <w:rPr>
          <w:rFonts w:ascii="Arial" w:hAnsi="Arial" w:cs="Arial"/>
          <w:lang w:val="en-US"/>
        </w:rPr>
        <w:t>This section is about</w:t>
      </w:r>
      <w:r w:rsidRPr="003D07F8">
        <w:rPr>
          <w:rFonts w:ascii="Arial" w:hAnsi="Arial" w:cs="Arial"/>
          <w:lang w:val="en-US"/>
        </w:rPr>
        <w:t xml:space="preserve"> the specific importance scores of features </w:t>
      </w:r>
      <w:r>
        <w:rPr>
          <w:rFonts w:ascii="Arial" w:hAnsi="Arial" w:cs="Arial"/>
          <w:lang w:val="en-US"/>
        </w:rPr>
        <w:t>across models</w:t>
      </w:r>
      <w:r w:rsidR="009B163D">
        <w:rPr>
          <w:rFonts w:ascii="Arial" w:hAnsi="Arial" w:cs="Arial"/>
          <w:lang w:val="en-US"/>
        </w:rPr>
        <w:t xml:space="preserve"> based on the Figure 17.</w:t>
      </w:r>
    </w:p>
    <w:p w14:paraId="3DFEF729" w14:textId="77777777" w:rsidR="009B163D" w:rsidRDefault="009B163D" w:rsidP="00306232">
      <w:pPr>
        <w:spacing w:line="360" w:lineRule="auto"/>
        <w:jc w:val="both"/>
        <w:rPr>
          <w:rFonts w:ascii="Arial" w:hAnsi="Arial" w:cs="Arial"/>
          <w:lang w:val="en-US"/>
        </w:rPr>
      </w:pPr>
    </w:p>
    <w:p w14:paraId="79EEAFE1" w14:textId="60F49D89" w:rsidR="00306232" w:rsidRPr="00306232" w:rsidRDefault="00306232" w:rsidP="00306232">
      <w:pPr>
        <w:spacing w:line="360" w:lineRule="auto"/>
        <w:jc w:val="both"/>
        <w:rPr>
          <w:rFonts w:ascii="Arial" w:hAnsi="Arial" w:cs="Arial"/>
          <w:lang w:val="en-US"/>
        </w:rPr>
      </w:pPr>
      <w:r w:rsidRPr="00306232">
        <w:rPr>
          <w:rFonts w:ascii="Arial" w:hAnsi="Arial" w:cs="Arial"/>
          <w:lang w:val="en-US"/>
        </w:rPr>
        <w:t>Random Forest:</w:t>
      </w:r>
    </w:p>
    <w:p w14:paraId="54DE4A1E" w14:textId="46B9A948"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Random Forest, being an ensemble of decision trees, offers insights into the importance of features based on their frequency and position in the trees. The model attributes significant importance to stock indicators such as </w:t>
      </w:r>
      <w:r w:rsidRPr="004366D4">
        <w:rPr>
          <w:rFonts w:ascii="Arial" w:hAnsi="Arial" w:cs="Arial"/>
          <w:i/>
          <w:iCs/>
          <w:lang w:val="en-US"/>
        </w:rPr>
        <w:t>Open</w:t>
      </w:r>
      <w:r w:rsidRPr="00306232">
        <w:rPr>
          <w:rFonts w:ascii="Arial" w:hAnsi="Arial" w:cs="Arial"/>
          <w:lang w:val="en-US"/>
        </w:rPr>
        <w:t xml:space="preserve">, </w:t>
      </w:r>
      <w:r w:rsidRPr="004366D4">
        <w:rPr>
          <w:rFonts w:ascii="Arial" w:hAnsi="Arial" w:cs="Arial"/>
          <w:i/>
          <w:iCs/>
          <w:lang w:val="en-US"/>
        </w:rPr>
        <w:t>Close</w:t>
      </w:r>
      <w:r w:rsidRPr="00306232">
        <w:rPr>
          <w:rFonts w:ascii="Arial" w:hAnsi="Arial" w:cs="Arial"/>
          <w:lang w:val="en-US"/>
        </w:rPr>
        <w:t xml:space="preserve">, </w:t>
      </w:r>
      <w:r w:rsidRPr="004366D4">
        <w:rPr>
          <w:rFonts w:ascii="Arial" w:hAnsi="Arial" w:cs="Arial"/>
          <w:i/>
          <w:iCs/>
          <w:lang w:val="en-US"/>
        </w:rPr>
        <w:t>Adj</w:t>
      </w:r>
      <w:r w:rsidRPr="00306232">
        <w:rPr>
          <w:rFonts w:ascii="Arial" w:hAnsi="Arial" w:cs="Arial"/>
          <w:lang w:val="en-US"/>
        </w:rPr>
        <w:t xml:space="preserve"> </w:t>
      </w:r>
      <w:r w:rsidRPr="004366D4">
        <w:rPr>
          <w:rFonts w:ascii="Arial" w:hAnsi="Arial" w:cs="Arial"/>
          <w:i/>
          <w:iCs/>
          <w:lang w:val="en-US"/>
        </w:rPr>
        <w:t>Close</w:t>
      </w:r>
      <w:r w:rsidRPr="00306232">
        <w:rPr>
          <w:rFonts w:ascii="Arial" w:hAnsi="Arial" w:cs="Arial"/>
          <w:lang w:val="en-US"/>
        </w:rPr>
        <w:t xml:space="preserve">, and </w:t>
      </w:r>
      <w:r w:rsidRPr="004366D4">
        <w:rPr>
          <w:rFonts w:ascii="Arial" w:hAnsi="Arial" w:cs="Arial"/>
          <w:i/>
          <w:iCs/>
          <w:lang w:val="en-US"/>
        </w:rPr>
        <w:t>Volume</w:t>
      </w:r>
      <w:r w:rsidRPr="00306232">
        <w:rPr>
          <w:rFonts w:ascii="Arial" w:hAnsi="Arial" w:cs="Arial"/>
          <w:lang w:val="en-US"/>
        </w:rPr>
        <w:t xml:space="preserve">, with importance scores of approximately 0.120, 0.104, 0.110, and 0.108, respectively. The sentiment score, a reflection of daily news sentiment, holds a significance of 0.071. </w:t>
      </w:r>
      <w:proofErr w:type="spellStart"/>
      <w:r w:rsidRPr="004366D4">
        <w:rPr>
          <w:rFonts w:ascii="Arial" w:hAnsi="Arial" w:cs="Arial"/>
          <w:i/>
          <w:iCs/>
          <w:lang w:val="en-US"/>
        </w:rPr>
        <w:t>New</w:t>
      </w:r>
      <w:r w:rsidR="008D3908">
        <w:rPr>
          <w:rFonts w:ascii="Arial" w:hAnsi="Arial" w:cs="Arial"/>
          <w:i/>
          <w:iCs/>
          <w:lang w:val="en-US"/>
        </w:rPr>
        <w:t>_</w:t>
      </w:r>
      <w:r w:rsidRPr="004366D4">
        <w:rPr>
          <w:rFonts w:ascii="Arial" w:hAnsi="Arial" w:cs="Arial"/>
          <w:i/>
          <w:iCs/>
          <w:lang w:val="en-US"/>
        </w:rPr>
        <w:t>C</w:t>
      </w:r>
      <w:r w:rsidR="00117EFC">
        <w:rPr>
          <w:rFonts w:ascii="Arial" w:hAnsi="Arial" w:cs="Arial"/>
          <w:i/>
          <w:iCs/>
          <w:lang w:val="en-US"/>
        </w:rPr>
        <w:t>ovid</w:t>
      </w:r>
      <w:r w:rsidR="008D3908">
        <w:rPr>
          <w:rFonts w:ascii="Arial" w:hAnsi="Arial" w:cs="Arial"/>
          <w:i/>
          <w:iCs/>
          <w:lang w:val="en-US"/>
        </w:rPr>
        <w:t>_</w:t>
      </w:r>
      <w:r w:rsidR="004366D4">
        <w:rPr>
          <w:rFonts w:ascii="Arial" w:hAnsi="Arial" w:cs="Arial"/>
          <w:i/>
          <w:iCs/>
          <w:lang w:val="en-US"/>
        </w:rPr>
        <w:t>C</w:t>
      </w:r>
      <w:r w:rsidRPr="004366D4">
        <w:rPr>
          <w:rFonts w:ascii="Arial" w:hAnsi="Arial" w:cs="Arial"/>
          <w:i/>
          <w:iCs/>
          <w:lang w:val="en-US"/>
        </w:rPr>
        <w:t>ases</w:t>
      </w:r>
      <w:proofErr w:type="spellEnd"/>
      <w:r w:rsidRPr="00306232">
        <w:rPr>
          <w:rFonts w:ascii="Arial" w:hAnsi="Arial" w:cs="Arial"/>
          <w:lang w:val="en-US"/>
        </w:rPr>
        <w:t xml:space="preserve">, a representative of pandemic dynamics, has been valued at 0.091. Strikingly, </w:t>
      </w:r>
      <w:proofErr w:type="spellStart"/>
      <w:r w:rsidRPr="004366D4">
        <w:rPr>
          <w:rFonts w:ascii="Arial" w:hAnsi="Arial" w:cs="Arial"/>
          <w:i/>
          <w:iCs/>
          <w:lang w:val="en-US"/>
        </w:rPr>
        <w:t>MarketCap</w:t>
      </w:r>
      <w:proofErr w:type="spellEnd"/>
      <w:r w:rsidRPr="00306232">
        <w:rPr>
          <w:rFonts w:ascii="Arial" w:hAnsi="Arial" w:cs="Arial"/>
          <w:lang w:val="en-US"/>
        </w:rPr>
        <w:t xml:space="preserve"> and </w:t>
      </w:r>
      <w:proofErr w:type="spellStart"/>
      <w:r w:rsidRPr="004366D4">
        <w:rPr>
          <w:rFonts w:ascii="Arial" w:hAnsi="Arial" w:cs="Arial"/>
          <w:i/>
          <w:iCs/>
          <w:lang w:val="en-US"/>
        </w:rPr>
        <w:t>PandemicPhase</w:t>
      </w:r>
      <w:proofErr w:type="spellEnd"/>
      <w:r w:rsidRPr="00306232">
        <w:rPr>
          <w:rFonts w:ascii="Arial" w:hAnsi="Arial" w:cs="Arial"/>
          <w:lang w:val="en-US"/>
        </w:rPr>
        <w:t xml:space="preserve"> are bereft of any importance in this model.</w:t>
      </w:r>
    </w:p>
    <w:p w14:paraId="6ECE32A5" w14:textId="77777777" w:rsidR="00306232" w:rsidRPr="00306232" w:rsidRDefault="00306232" w:rsidP="00306232">
      <w:pPr>
        <w:spacing w:line="360" w:lineRule="auto"/>
        <w:jc w:val="both"/>
        <w:rPr>
          <w:rFonts w:ascii="Arial" w:hAnsi="Arial" w:cs="Arial"/>
          <w:lang w:val="en-US"/>
        </w:rPr>
      </w:pPr>
    </w:p>
    <w:p w14:paraId="7779C44C"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lastRenderedPageBreak/>
        <w:t>XGBoost</w:t>
      </w:r>
      <w:proofErr w:type="spellEnd"/>
      <w:r w:rsidRPr="00306232">
        <w:rPr>
          <w:rFonts w:ascii="Arial" w:hAnsi="Arial" w:cs="Arial"/>
          <w:lang w:val="en-US"/>
        </w:rPr>
        <w:t>:</w:t>
      </w:r>
    </w:p>
    <w:p w14:paraId="156C8814"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XGBoost</w:t>
      </w:r>
      <w:proofErr w:type="spellEnd"/>
      <w:r w:rsidRPr="00306232">
        <w:rPr>
          <w:rFonts w:ascii="Arial" w:hAnsi="Arial" w:cs="Arial"/>
          <w:lang w:val="en-US"/>
        </w:rPr>
        <w:t xml:space="preserve"> operates by assigning and optimizing weights to features, offering a gradient-boosting mechanism. The model prioritizes stock indicators such as </w:t>
      </w:r>
      <w:r w:rsidRPr="003F546E">
        <w:rPr>
          <w:rFonts w:ascii="Arial" w:hAnsi="Arial" w:cs="Arial"/>
          <w:i/>
          <w:iCs/>
          <w:lang w:val="en-US"/>
        </w:rPr>
        <w:t>Open</w:t>
      </w:r>
      <w:r w:rsidRPr="00306232">
        <w:rPr>
          <w:rFonts w:ascii="Arial" w:hAnsi="Arial" w:cs="Arial"/>
          <w:lang w:val="en-US"/>
        </w:rPr>
        <w:t xml:space="preserve">, </w:t>
      </w:r>
      <w:r w:rsidRPr="003F546E">
        <w:rPr>
          <w:rFonts w:ascii="Arial" w:hAnsi="Arial" w:cs="Arial"/>
          <w:i/>
          <w:iCs/>
          <w:lang w:val="en-US"/>
        </w:rPr>
        <w:t>Close</w:t>
      </w:r>
      <w:r w:rsidRPr="00306232">
        <w:rPr>
          <w:rFonts w:ascii="Arial" w:hAnsi="Arial" w:cs="Arial"/>
          <w:lang w:val="en-US"/>
        </w:rPr>
        <w:t xml:space="preserve">, and </w:t>
      </w:r>
      <w:r w:rsidRPr="003F546E">
        <w:rPr>
          <w:rFonts w:ascii="Arial" w:hAnsi="Arial" w:cs="Arial"/>
          <w:i/>
          <w:iCs/>
          <w:lang w:val="en-US"/>
        </w:rPr>
        <w:t>Volume</w:t>
      </w:r>
      <w:r w:rsidRPr="00306232">
        <w:rPr>
          <w:rFonts w:ascii="Arial" w:hAnsi="Arial" w:cs="Arial"/>
          <w:lang w:val="en-US"/>
        </w:rPr>
        <w:t xml:space="preserve"> with importance scores of 0.145, 0.118, and 0.093, respectively. </w:t>
      </w:r>
      <w:proofErr w:type="spellStart"/>
      <w:r w:rsidRPr="003F546E">
        <w:rPr>
          <w:rFonts w:ascii="Arial" w:hAnsi="Arial" w:cs="Arial"/>
          <w:i/>
          <w:iCs/>
          <w:lang w:val="en-US"/>
        </w:rPr>
        <w:t>Sentiment_Score</w:t>
      </w:r>
      <w:proofErr w:type="spellEnd"/>
      <w:r w:rsidRPr="00306232">
        <w:rPr>
          <w:rFonts w:ascii="Arial" w:hAnsi="Arial" w:cs="Arial"/>
          <w:lang w:val="en-US"/>
        </w:rPr>
        <w:t xml:space="preserve"> carries a weight of 0.067, while </w:t>
      </w:r>
      <w:proofErr w:type="spellStart"/>
      <w:r w:rsidRPr="003F546E">
        <w:rPr>
          <w:rFonts w:ascii="Arial" w:hAnsi="Arial" w:cs="Arial"/>
          <w:i/>
          <w:iCs/>
          <w:lang w:val="en-US"/>
        </w:rPr>
        <w:t>New_Covid_Cases</w:t>
      </w:r>
      <w:proofErr w:type="spellEnd"/>
      <w:r w:rsidRPr="00306232">
        <w:rPr>
          <w:rFonts w:ascii="Arial" w:hAnsi="Arial" w:cs="Arial"/>
          <w:lang w:val="en-US"/>
        </w:rPr>
        <w:t xml:space="preserve"> has an importance of 0.076. Once again, </w:t>
      </w:r>
      <w:proofErr w:type="spellStart"/>
      <w:r w:rsidRPr="003F546E">
        <w:rPr>
          <w:rFonts w:ascii="Arial" w:hAnsi="Arial" w:cs="Arial"/>
          <w:i/>
          <w:iCs/>
          <w:lang w:val="en-US"/>
        </w:rPr>
        <w:t>MarketCap</w:t>
      </w:r>
      <w:proofErr w:type="spellEnd"/>
      <w:r w:rsidRPr="00306232">
        <w:rPr>
          <w:rFonts w:ascii="Arial" w:hAnsi="Arial" w:cs="Arial"/>
          <w:lang w:val="en-US"/>
        </w:rPr>
        <w:t xml:space="preserve"> and </w:t>
      </w:r>
      <w:proofErr w:type="spellStart"/>
      <w:r w:rsidRPr="003F546E">
        <w:rPr>
          <w:rFonts w:ascii="Arial" w:hAnsi="Arial" w:cs="Arial"/>
          <w:i/>
          <w:iCs/>
          <w:lang w:val="en-US"/>
        </w:rPr>
        <w:t>PandemicPhase</w:t>
      </w:r>
      <w:proofErr w:type="spellEnd"/>
      <w:r w:rsidRPr="00306232">
        <w:rPr>
          <w:rFonts w:ascii="Arial" w:hAnsi="Arial" w:cs="Arial"/>
          <w:lang w:val="en-US"/>
        </w:rPr>
        <w:t xml:space="preserve"> are rendered inconsequential.</w:t>
      </w:r>
    </w:p>
    <w:p w14:paraId="7FAD3377" w14:textId="77777777" w:rsidR="00306232" w:rsidRPr="00306232" w:rsidRDefault="00306232" w:rsidP="00306232">
      <w:pPr>
        <w:spacing w:line="360" w:lineRule="auto"/>
        <w:jc w:val="both"/>
        <w:rPr>
          <w:rFonts w:ascii="Arial" w:hAnsi="Arial" w:cs="Arial"/>
          <w:lang w:val="en-US"/>
        </w:rPr>
      </w:pPr>
    </w:p>
    <w:p w14:paraId="329C5205"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LightGBM</w:t>
      </w:r>
      <w:proofErr w:type="spellEnd"/>
      <w:r w:rsidRPr="00306232">
        <w:rPr>
          <w:rFonts w:ascii="Arial" w:hAnsi="Arial" w:cs="Arial"/>
          <w:lang w:val="en-US"/>
        </w:rPr>
        <w:t>:</w:t>
      </w:r>
    </w:p>
    <w:p w14:paraId="320351F9" w14:textId="77777777" w:rsidR="00306232" w:rsidRP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LightGBM</w:t>
      </w:r>
      <w:proofErr w:type="spellEnd"/>
      <w:r w:rsidRPr="00306232">
        <w:rPr>
          <w:rFonts w:ascii="Arial" w:hAnsi="Arial" w:cs="Arial"/>
          <w:lang w:val="en-US"/>
        </w:rPr>
        <w:t xml:space="preserve">, a gradient boosting framework, returns feature importance as the number of times a feature is used to split the data. </w:t>
      </w:r>
      <w:r w:rsidRPr="00EF074F">
        <w:rPr>
          <w:rFonts w:ascii="Arial" w:hAnsi="Arial" w:cs="Arial"/>
          <w:i/>
          <w:iCs/>
          <w:lang w:val="en-US"/>
        </w:rPr>
        <w:t>Volume</w:t>
      </w:r>
      <w:r w:rsidRPr="00306232">
        <w:rPr>
          <w:rFonts w:ascii="Arial" w:hAnsi="Arial" w:cs="Arial"/>
          <w:lang w:val="en-US"/>
        </w:rPr>
        <w:t xml:space="preserve">, with a score of 101, and </w:t>
      </w:r>
      <w:proofErr w:type="spellStart"/>
      <w:r w:rsidRPr="00EF074F">
        <w:rPr>
          <w:rFonts w:ascii="Arial" w:hAnsi="Arial" w:cs="Arial"/>
          <w:i/>
          <w:iCs/>
          <w:lang w:val="en-US"/>
        </w:rPr>
        <w:t>New_Covid_Cases</w:t>
      </w:r>
      <w:proofErr w:type="spellEnd"/>
      <w:r w:rsidRPr="00306232">
        <w:rPr>
          <w:rFonts w:ascii="Arial" w:hAnsi="Arial" w:cs="Arial"/>
          <w:lang w:val="en-US"/>
        </w:rPr>
        <w:t xml:space="preserve">, with a score of 88, emerge as dominant features. </w:t>
      </w:r>
      <w:proofErr w:type="spellStart"/>
      <w:r w:rsidRPr="00EF074F">
        <w:rPr>
          <w:rFonts w:ascii="Arial" w:hAnsi="Arial" w:cs="Arial"/>
          <w:i/>
          <w:iCs/>
          <w:lang w:val="en-US"/>
        </w:rPr>
        <w:t>Sentiment_Score</w:t>
      </w:r>
      <w:proofErr w:type="spellEnd"/>
      <w:r w:rsidRPr="00306232">
        <w:rPr>
          <w:rFonts w:ascii="Arial" w:hAnsi="Arial" w:cs="Arial"/>
          <w:lang w:val="en-US"/>
        </w:rPr>
        <w:t xml:space="preserve">, with a count of 38, underscores its significance in the model. Consistent with the other models, </w:t>
      </w:r>
      <w:proofErr w:type="spellStart"/>
      <w:r w:rsidRPr="00EF074F">
        <w:rPr>
          <w:rFonts w:ascii="Arial" w:hAnsi="Arial" w:cs="Arial"/>
          <w:i/>
          <w:iCs/>
          <w:lang w:val="en-US"/>
        </w:rPr>
        <w:t>MarketCap</w:t>
      </w:r>
      <w:proofErr w:type="spellEnd"/>
      <w:r w:rsidRPr="00306232">
        <w:rPr>
          <w:rFonts w:ascii="Arial" w:hAnsi="Arial" w:cs="Arial"/>
          <w:lang w:val="en-US"/>
        </w:rPr>
        <w:t xml:space="preserve"> and </w:t>
      </w:r>
      <w:proofErr w:type="spellStart"/>
      <w:r w:rsidRPr="00EF074F">
        <w:rPr>
          <w:rFonts w:ascii="Arial" w:hAnsi="Arial" w:cs="Arial"/>
          <w:i/>
          <w:iCs/>
          <w:lang w:val="en-US"/>
        </w:rPr>
        <w:t>PandemicPhase</w:t>
      </w:r>
      <w:proofErr w:type="spellEnd"/>
      <w:r w:rsidRPr="00306232">
        <w:rPr>
          <w:rFonts w:ascii="Arial" w:hAnsi="Arial" w:cs="Arial"/>
          <w:lang w:val="en-US"/>
        </w:rPr>
        <w:t xml:space="preserve"> fail to influence the model.</w:t>
      </w:r>
    </w:p>
    <w:p w14:paraId="446C9439" w14:textId="77777777" w:rsidR="00306232" w:rsidRPr="00306232" w:rsidRDefault="00306232" w:rsidP="00306232">
      <w:pPr>
        <w:spacing w:line="360" w:lineRule="auto"/>
        <w:jc w:val="both"/>
        <w:rPr>
          <w:rFonts w:ascii="Arial" w:hAnsi="Arial" w:cs="Arial"/>
          <w:lang w:val="en-US"/>
        </w:rPr>
      </w:pPr>
    </w:p>
    <w:p w14:paraId="147F3596" w14:textId="77777777" w:rsidR="00306232" w:rsidRPr="00EF074F" w:rsidRDefault="00306232" w:rsidP="00306232">
      <w:pPr>
        <w:spacing w:line="360" w:lineRule="auto"/>
        <w:jc w:val="both"/>
        <w:rPr>
          <w:rFonts w:ascii="Arial" w:hAnsi="Arial" w:cs="Arial"/>
          <w:i/>
          <w:iCs/>
          <w:lang w:val="en-US"/>
        </w:rPr>
      </w:pPr>
      <w:proofErr w:type="spellStart"/>
      <w:r w:rsidRPr="00306232">
        <w:rPr>
          <w:rFonts w:ascii="Arial" w:hAnsi="Arial" w:cs="Arial"/>
          <w:lang w:val="en-US"/>
        </w:rPr>
        <w:t>CatBoost</w:t>
      </w:r>
      <w:proofErr w:type="spellEnd"/>
      <w:r w:rsidRPr="00306232">
        <w:rPr>
          <w:rFonts w:ascii="Arial" w:hAnsi="Arial" w:cs="Arial"/>
          <w:lang w:val="en-US"/>
        </w:rPr>
        <w:t>:</w:t>
      </w:r>
    </w:p>
    <w:p w14:paraId="37AEB661" w14:textId="6F377E07" w:rsidR="00306232" w:rsidRDefault="00306232" w:rsidP="00306232">
      <w:pPr>
        <w:spacing w:line="360" w:lineRule="auto"/>
        <w:jc w:val="both"/>
        <w:rPr>
          <w:rFonts w:ascii="Arial" w:hAnsi="Arial" w:cs="Arial"/>
          <w:lang w:val="en-US"/>
        </w:rPr>
      </w:pPr>
      <w:proofErr w:type="spellStart"/>
      <w:r w:rsidRPr="00306232">
        <w:rPr>
          <w:rFonts w:ascii="Arial" w:hAnsi="Arial" w:cs="Arial"/>
          <w:lang w:val="en-US"/>
        </w:rPr>
        <w:t>CatBoost</w:t>
      </w:r>
      <w:proofErr w:type="spellEnd"/>
      <w:r w:rsidRPr="00306232">
        <w:rPr>
          <w:rFonts w:ascii="Arial" w:hAnsi="Arial" w:cs="Arial"/>
          <w:lang w:val="en-US"/>
        </w:rPr>
        <w:t xml:space="preserve">, designed to handle categorical data efficiently, reveals </w:t>
      </w:r>
      <w:r w:rsidRPr="00EF074F">
        <w:rPr>
          <w:rFonts w:ascii="Arial" w:hAnsi="Arial" w:cs="Arial"/>
          <w:i/>
          <w:iCs/>
          <w:lang w:val="en-US"/>
        </w:rPr>
        <w:t>Volume</w:t>
      </w:r>
      <w:r w:rsidRPr="00306232">
        <w:rPr>
          <w:rFonts w:ascii="Arial" w:hAnsi="Arial" w:cs="Arial"/>
          <w:lang w:val="en-US"/>
        </w:rPr>
        <w:t xml:space="preserve"> and </w:t>
      </w:r>
      <w:r w:rsidRPr="00EF074F">
        <w:rPr>
          <w:rFonts w:ascii="Arial" w:hAnsi="Arial" w:cs="Arial"/>
          <w:i/>
          <w:iCs/>
          <w:lang w:val="en-US"/>
        </w:rPr>
        <w:t>Volatility</w:t>
      </w:r>
      <w:r w:rsidRPr="00306232">
        <w:rPr>
          <w:rFonts w:ascii="Arial" w:hAnsi="Arial" w:cs="Arial"/>
          <w:lang w:val="en-US"/>
        </w:rPr>
        <w:t xml:space="preserve"> as paramount features, with scores of approximately 13.14 and 14.68, respectively. </w:t>
      </w:r>
      <w:proofErr w:type="spellStart"/>
      <w:r w:rsidRPr="00EF074F">
        <w:rPr>
          <w:rFonts w:ascii="Arial" w:hAnsi="Arial" w:cs="Arial"/>
          <w:i/>
          <w:iCs/>
          <w:lang w:val="en-US"/>
        </w:rPr>
        <w:t>Sentiment_Score</w:t>
      </w:r>
      <w:proofErr w:type="spellEnd"/>
      <w:r w:rsidRPr="00306232">
        <w:rPr>
          <w:rFonts w:ascii="Arial" w:hAnsi="Arial" w:cs="Arial"/>
          <w:lang w:val="en-US"/>
        </w:rPr>
        <w:t xml:space="preserve">, too, is substantial, with a weight of 9.07. The pattern of </w:t>
      </w:r>
      <w:proofErr w:type="spellStart"/>
      <w:r w:rsidRPr="00EF074F">
        <w:rPr>
          <w:rFonts w:ascii="Arial" w:hAnsi="Arial" w:cs="Arial"/>
          <w:i/>
          <w:iCs/>
          <w:lang w:val="en-US"/>
        </w:rPr>
        <w:t>MarketCap</w:t>
      </w:r>
      <w:proofErr w:type="spellEnd"/>
      <w:r w:rsidRPr="00306232">
        <w:rPr>
          <w:rFonts w:ascii="Arial" w:hAnsi="Arial" w:cs="Arial"/>
          <w:lang w:val="en-US"/>
        </w:rPr>
        <w:t xml:space="preserve"> and </w:t>
      </w:r>
      <w:proofErr w:type="spellStart"/>
      <w:r w:rsidRPr="00EF074F">
        <w:rPr>
          <w:rFonts w:ascii="Arial" w:hAnsi="Arial" w:cs="Arial"/>
          <w:i/>
          <w:iCs/>
          <w:lang w:val="en-US"/>
        </w:rPr>
        <w:t>PandemicPhase</w:t>
      </w:r>
      <w:proofErr w:type="spellEnd"/>
      <w:r w:rsidRPr="00306232">
        <w:rPr>
          <w:rFonts w:ascii="Arial" w:hAnsi="Arial" w:cs="Arial"/>
          <w:lang w:val="en-US"/>
        </w:rPr>
        <w:t xml:space="preserve"> being non-influential persists.</w:t>
      </w:r>
    </w:p>
    <w:p w14:paraId="44F92026" w14:textId="77777777" w:rsidR="00306232" w:rsidRDefault="00306232" w:rsidP="00306232">
      <w:pPr>
        <w:spacing w:line="360" w:lineRule="auto"/>
        <w:jc w:val="both"/>
        <w:rPr>
          <w:rFonts w:ascii="Arial" w:hAnsi="Arial" w:cs="Arial"/>
          <w:lang w:val="en-US"/>
        </w:rPr>
      </w:pPr>
    </w:p>
    <w:p w14:paraId="3D5C09FF" w14:textId="39147A4C" w:rsidR="00306232" w:rsidRPr="00306232" w:rsidRDefault="00CF59CD" w:rsidP="00CF59CD">
      <w:pPr>
        <w:pStyle w:val="Heading3"/>
        <w:rPr>
          <w:lang w:val="en-US"/>
        </w:rPr>
      </w:pPr>
      <w:bookmarkStart w:id="213" w:name="_Toc144374417"/>
      <w:r>
        <w:rPr>
          <w:lang w:val="en-US"/>
        </w:rPr>
        <w:t>8.9.3</w:t>
      </w:r>
      <w:r w:rsidR="00306232" w:rsidRPr="00306232">
        <w:rPr>
          <w:lang w:val="en-US"/>
        </w:rPr>
        <w:t xml:space="preserve"> Analyzing the Implications</w:t>
      </w:r>
      <w:bookmarkEnd w:id="213"/>
    </w:p>
    <w:p w14:paraId="0EF854E1" w14:textId="579EC5EB" w:rsidR="00306232" w:rsidRPr="004D5CE5" w:rsidRDefault="00306232" w:rsidP="00306232">
      <w:pPr>
        <w:spacing w:line="360" w:lineRule="auto"/>
        <w:jc w:val="both"/>
        <w:rPr>
          <w:rFonts w:ascii="Arial" w:hAnsi="Arial" w:cs="Arial"/>
          <w:b/>
          <w:bCs/>
          <w:lang w:val="en-US"/>
        </w:rPr>
      </w:pPr>
      <w:r w:rsidRPr="00306232">
        <w:rPr>
          <w:rFonts w:ascii="Arial" w:hAnsi="Arial" w:cs="Arial"/>
          <w:lang w:val="en-US"/>
        </w:rPr>
        <w:t xml:space="preserve">Stock indicators consistently emerge as dominant features across all models, emphasizing their foundational role in determining stock dynamics. Features such as </w:t>
      </w:r>
      <w:r w:rsidRPr="00EF074F">
        <w:rPr>
          <w:rFonts w:ascii="Arial" w:hAnsi="Arial" w:cs="Arial"/>
          <w:i/>
          <w:iCs/>
          <w:lang w:val="en-US"/>
        </w:rPr>
        <w:t>Open</w:t>
      </w:r>
      <w:r w:rsidRPr="00306232">
        <w:rPr>
          <w:rFonts w:ascii="Arial" w:hAnsi="Arial" w:cs="Arial"/>
          <w:lang w:val="en-US"/>
        </w:rPr>
        <w:t xml:space="preserve">, </w:t>
      </w:r>
      <w:r w:rsidRPr="00EF074F">
        <w:rPr>
          <w:rFonts w:ascii="Arial" w:hAnsi="Arial" w:cs="Arial"/>
          <w:i/>
          <w:iCs/>
          <w:lang w:val="en-US"/>
        </w:rPr>
        <w:t>Close</w:t>
      </w:r>
      <w:r w:rsidRPr="00306232">
        <w:rPr>
          <w:rFonts w:ascii="Arial" w:hAnsi="Arial" w:cs="Arial"/>
          <w:lang w:val="en-US"/>
        </w:rPr>
        <w:t xml:space="preserve">, and </w:t>
      </w:r>
      <w:r w:rsidRPr="00EF074F">
        <w:rPr>
          <w:rFonts w:ascii="Arial" w:hAnsi="Arial" w:cs="Arial"/>
          <w:i/>
          <w:iCs/>
          <w:lang w:val="en-US"/>
        </w:rPr>
        <w:t>Volume</w:t>
      </w:r>
      <w:r w:rsidRPr="00306232">
        <w:rPr>
          <w:rFonts w:ascii="Arial" w:hAnsi="Arial" w:cs="Arial"/>
          <w:lang w:val="en-US"/>
        </w:rPr>
        <w:t xml:space="preserve"> not only offer insights into daily stock behavior but also provide a snapshot of the stock's financial health, investor sentiment, and market liquidity.</w:t>
      </w:r>
      <w:r w:rsidR="00EF074F">
        <w:rPr>
          <w:rFonts w:ascii="Arial" w:hAnsi="Arial" w:cs="Arial"/>
          <w:lang w:val="en-US"/>
        </w:rPr>
        <w:t xml:space="preserve"> </w:t>
      </w:r>
      <w:r w:rsidR="004D5CE5" w:rsidRPr="004D5CE5">
        <w:rPr>
          <w:rFonts w:ascii="Arial" w:hAnsi="Arial" w:cs="Arial"/>
          <w:lang w:val="en-US"/>
        </w:rPr>
        <w:t xml:space="preserve">This finding aligns with </w:t>
      </w:r>
      <w:proofErr w:type="spellStart"/>
      <w:r w:rsidR="004D5CE5" w:rsidRPr="004D5CE5">
        <w:rPr>
          <w:rFonts w:ascii="Arial" w:hAnsi="Arial" w:cs="Arial"/>
          <w:lang w:val="en-US"/>
        </w:rPr>
        <w:t>Aouadi</w:t>
      </w:r>
      <w:proofErr w:type="spellEnd"/>
      <w:r w:rsidR="004D5CE5" w:rsidRPr="004D5CE5">
        <w:rPr>
          <w:rFonts w:ascii="Arial" w:hAnsi="Arial" w:cs="Arial"/>
          <w:lang w:val="en-US"/>
        </w:rPr>
        <w:t xml:space="preserve"> et al. (2013), who demonstrated that investor attention is strongly correlated with trading volume.</w:t>
      </w:r>
    </w:p>
    <w:p w14:paraId="67DCFC06" w14:textId="77777777" w:rsidR="00306232" w:rsidRPr="00306232" w:rsidRDefault="00306232" w:rsidP="00306232">
      <w:pPr>
        <w:spacing w:line="360" w:lineRule="auto"/>
        <w:jc w:val="both"/>
        <w:rPr>
          <w:rFonts w:ascii="Arial" w:hAnsi="Arial" w:cs="Arial"/>
          <w:lang w:val="en-US"/>
        </w:rPr>
      </w:pPr>
    </w:p>
    <w:p w14:paraId="23BD6C8A" w14:textId="2DD8DE95"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The </w:t>
      </w:r>
      <w:proofErr w:type="spellStart"/>
      <w:r w:rsidRPr="00EF074F">
        <w:rPr>
          <w:rFonts w:ascii="Arial" w:hAnsi="Arial" w:cs="Arial"/>
          <w:i/>
          <w:iCs/>
          <w:lang w:val="en-US"/>
        </w:rPr>
        <w:t>Sentiment_Score</w:t>
      </w:r>
      <w:proofErr w:type="spellEnd"/>
      <w:r w:rsidRPr="00306232">
        <w:rPr>
          <w:rFonts w:ascii="Arial" w:hAnsi="Arial" w:cs="Arial"/>
          <w:lang w:val="en-US"/>
        </w:rPr>
        <w:t>, although capturing the daily sentiment towards a stock, does not exhibit as pronounced an influence as some other features. While it quantifies investor perceptions and market reactions to news and events, its relative importance is overshadowed by the more traditional stock indicators.</w:t>
      </w:r>
      <w:r w:rsidR="00870E7E">
        <w:rPr>
          <w:rFonts w:ascii="Arial" w:hAnsi="Arial" w:cs="Arial"/>
          <w:lang w:val="en-US"/>
        </w:rPr>
        <w:t xml:space="preserve"> </w:t>
      </w:r>
      <w:r w:rsidRPr="00306232">
        <w:rPr>
          <w:rFonts w:ascii="Arial" w:hAnsi="Arial" w:cs="Arial"/>
          <w:lang w:val="en-US"/>
        </w:rPr>
        <w:t xml:space="preserve">However, in the grander </w:t>
      </w:r>
      <w:r w:rsidRPr="00306232">
        <w:rPr>
          <w:rFonts w:ascii="Arial" w:hAnsi="Arial" w:cs="Arial"/>
          <w:lang w:val="en-US"/>
        </w:rPr>
        <w:lastRenderedPageBreak/>
        <w:t xml:space="preserve">scheme of stock return predictions, its impact, albeit present, isn't as substantial as one might anticipate, especially when juxtaposed with attributes like </w:t>
      </w:r>
      <w:r w:rsidRPr="00025C88">
        <w:rPr>
          <w:rFonts w:ascii="Arial" w:hAnsi="Arial" w:cs="Arial"/>
          <w:i/>
          <w:iCs/>
          <w:lang w:val="en-US"/>
        </w:rPr>
        <w:t>Open</w:t>
      </w:r>
      <w:r w:rsidRPr="00306232">
        <w:rPr>
          <w:rFonts w:ascii="Arial" w:hAnsi="Arial" w:cs="Arial"/>
          <w:lang w:val="en-US"/>
        </w:rPr>
        <w:t xml:space="preserve"> or </w:t>
      </w:r>
      <w:r w:rsidRPr="00025C88">
        <w:rPr>
          <w:rFonts w:ascii="Arial" w:hAnsi="Arial" w:cs="Arial"/>
          <w:i/>
          <w:iCs/>
          <w:lang w:val="en-US"/>
        </w:rPr>
        <w:t>Volume</w:t>
      </w:r>
      <w:r w:rsidRPr="00306232">
        <w:rPr>
          <w:rFonts w:ascii="Arial" w:hAnsi="Arial" w:cs="Arial"/>
          <w:lang w:val="en-US"/>
        </w:rPr>
        <w:t>.</w:t>
      </w:r>
      <w:r w:rsidR="00870E7E">
        <w:rPr>
          <w:rFonts w:ascii="Arial" w:hAnsi="Arial" w:cs="Arial"/>
          <w:lang w:val="en-US"/>
        </w:rPr>
        <w:t xml:space="preserve"> </w:t>
      </w:r>
      <w:r w:rsidR="008D3908" w:rsidRPr="008D3908">
        <w:rPr>
          <w:rFonts w:ascii="Arial" w:hAnsi="Arial" w:cs="Arial"/>
          <w:lang w:val="en-US"/>
        </w:rPr>
        <w:t>This finding differs from Shi and Ho (202</w:t>
      </w:r>
      <w:r w:rsidR="00B3265C">
        <w:rPr>
          <w:rFonts w:ascii="Arial" w:hAnsi="Arial" w:cs="Arial"/>
          <w:lang w:val="en-US"/>
        </w:rPr>
        <w:t>1</w:t>
      </w:r>
      <w:r w:rsidR="008D3908" w:rsidRPr="008D3908">
        <w:rPr>
          <w:rFonts w:ascii="Arial" w:hAnsi="Arial" w:cs="Arial"/>
          <w:lang w:val="en-US"/>
        </w:rPr>
        <w:t>) and other academic papers that only measure the impact of news sentiment scores on stock market returns.</w:t>
      </w:r>
    </w:p>
    <w:p w14:paraId="34F9B55D" w14:textId="77777777" w:rsidR="00306232" w:rsidRPr="00306232" w:rsidRDefault="00306232" w:rsidP="00306232">
      <w:pPr>
        <w:spacing w:line="360" w:lineRule="auto"/>
        <w:jc w:val="both"/>
        <w:rPr>
          <w:rFonts w:ascii="Arial" w:hAnsi="Arial" w:cs="Arial"/>
          <w:lang w:val="en-US"/>
        </w:rPr>
      </w:pPr>
    </w:p>
    <w:p w14:paraId="6AAF7258" w14:textId="77777777"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The glaring non-importance of </w:t>
      </w:r>
      <w:proofErr w:type="spellStart"/>
      <w:r w:rsidRPr="00BD1A83">
        <w:rPr>
          <w:rFonts w:ascii="Arial" w:hAnsi="Arial" w:cs="Arial"/>
          <w:i/>
          <w:iCs/>
          <w:lang w:val="en-US"/>
        </w:rPr>
        <w:t>MarketCap</w:t>
      </w:r>
      <w:proofErr w:type="spellEnd"/>
      <w:r w:rsidRPr="00306232">
        <w:rPr>
          <w:rFonts w:ascii="Arial" w:hAnsi="Arial" w:cs="Arial"/>
          <w:lang w:val="en-US"/>
        </w:rPr>
        <w:t xml:space="preserve"> across models suggests that a company's size, often seen as a reflection of its stability and resilience to market shocks, isn't a significant predictor in this context. This could be attributed to the fact that during tumultuous times, especially like those during the pandemic, even large-cap companies faced unprecedented challenges, rendering their market capitalization less indicative of stock return behavior.</w:t>
      </w:r>
    </w:p>
    <w:p w14:paraId="67C297B2" w14:textId="77777777" w:rsidR="00306232" w:rsidRPr="00306232" w:rsidRDefault="00306232" w:rsidP="00306232">
      <w:pPr>
        <w:spacing w:line="360" w:lineRule="auto"/>
        <w:jc w:val="both"/>
        <w:rPr>
          <w:rFonts w:ascii="Arial" w:hAnsi="Arial" w:cs="Arial"/>
          <w:lang w:val="en-US"/>
        </w:rPr>
      </w:pPr>
    </w:p>
    <w:p w14:paraId="2F427FED" w14:textId="77777777" w:rsidR="00306232" w:rsidRPr="00306232" w:rsidRDefault="00306232" w:rsidP="00306232">
      <w:pPr>
        <w:spacing w:line="360" w:lineRule="auto"/>
        <w:jc w:val="both"/>
        <w:rPr>
          <w:rFonts w:ascii="Arial" w:hAnsi="Arial" w:cs="Arial"/>
          <w:lang w:val="en-US"/>
        </w:rPr>
      </w:pPr>
      <w:r w:rsidRPr="00306232">
        <w:rPr>
          <w:rFonts w:ascii="Arial" w:hAnsi="Arial" w:cs="Arial"/>
          <w:lang w:val="en-US"/>
        </w:rPr>
        <w:t xml:space="preserve">Similarly, the </w:t>
      </w:r>
      <w:proofErr w:type="spellStart"/>
      <w:r w:rsidRPr="00306232">
        <w:rPr>
          <w:rFonts w:ascii="Arial" w:hAnsi="Arial" w:cs="Arial"/>
          <w:lang w:val="en-US"/>
        </w:rPr>
        <w:t>PandemicPhase</w:t>
      </w:r>
      <w:proofErr w:type="spellEnd"/>
      <w:r w:rsidRPr="00306232">
        <w:rPr>
          <w:rFonts w:ascii="Arial" w:hAnsi="Arial" w:cs="Arial"/>
          <w:lang w:val="en-US"/>
        </w:rPr>
        <w:t xml:space="preserve">, despite its binary delineation of </w:t>
      </w:r>
      <w:proofErr w:type="gramStart"/>
      <w:r w:rsidRPr="00306232">
        <w:rPr>
          <w:rFonts w:ascii="Arial" w:hAnsi="Arial" w:cs="Arial"/>
          <w:lang w:val="en-US"/>
        </w:rPr>
        <w:t>pre</w:t>
      </w:r>
      <w:proofErr w:type="gramEnd"/>
      <w:r w:rsidRPr="00306232">
        <w:rPr>
          <w:rFonts w:ascii="Arial" w:hAnsi="Arial" w:cs="Arial"/>
          <w:lang w:val="en-US"/>
        </w:rPr>
        <w:t xml:space="preserve"> and post-pandemic periods, fails to make a mark in the predictive models. This could be because the granular and continuous data provided by </w:t>
      </w:r>
      <w:proofErr w:type="spellStart"/>
      <w:r w:rsidRPr="00BD1A83">
        <w:rPr>
          <w:rFonts w:ascii="Arial" w:hAnsi="Arial" w:cs="Arial"/>
          <w:i/>
          <w:iCs/>
          <w:lang w:val="en-US"/>
        </w:rPr>
        <w:t>New_Covid_Cases</w:t>
      </w:r>
      <w:proofErr w:type="spellEnd"/>
      <w:r w:rsidRPr="00306232">
        <w:rPr>
          <w:rFonts w:ascii="Arial" w:hAnsi="Arial" w:cs="Arial"/>
          <w:lang w:val="en-US"/>
        </w:rPr>
        <w:t xml:space="preserve"> captures the pandemic's influence on stock returns more effectively. The daily count of fresh COVID-19 cases offers a more dynamic representation of the pandemic's progression and its potential impact on investor sentiment and market dynamics.</w:t>
      </w:r>
    </w:p>
    <w:p w14:paraId="25326F08" w14:textId="77777777" w:rsidR="00306232" w:rsidRPr="00306232" w:rsidRDefault="00306232" w:rsidP="00306232">
      <w:pPr>
        <w:spacing w:line="360" w:lineRule="auto"/>
        <w:jc w:val="both"/>
        <w:rPr>
          <w:rFonts w:ascii="Arial" w:hAnsi="Arial" w:cs="Arial"/>
          <w:lang w:val="en-US"/>
        </w:rPr>
      </w:pPr>
    </w:p>
    <w:p w14:paraId="244B5B4C" w14:textId="1ADA47C5" w:rsidR="00306232" w:rsidRDefault="00306232" w:rsidP="00306232">
      <w:pPr>
        <w:spacing w:line="360" w:lineRule="auto"/>
        <w:jc w:val="both"/>
        <w:rPr>
          <w:rFonts w:ascii="Arial" w:hAnsi="Arial" w:cs="Arial"/>
          <w:lang w:val="en-US"/>
        </w:rPr>
      </w:pPr>
      <w:r w:rsidRPr="00306232">
        <w:rPr>
          <w:rFonts w:ascii="Arial" w:hAnsi="Arial" w:cs="Arial"/>
          <w:lang w:val="en-US"/>
        </w:rPr>
        <w:t xml:space="preserve">In conclusion, while various features play a role in predicting positive stock returns, some emerge more influential than others. The most prominent feature across models is the </w:t>
      </w:r>
      <w:r w:rsidRPr="00BD1A83">
        <w:rPr>
          <w:rFonts w:ascii="Arial" w:hAnsi="Arial" w:cs="Arial"/>
          <w:i/>
          <w:iCs/>
          <w:lang w:val="en-US"/>
        </w:rPr>
        <w:t>Volume</w:t>
      </w:r>
      <w:r w:rsidRPr="00306232">
        <w:rPr>
          <w:rFonts w:ascii="Arial" w:hAnsi="Arial" w:cs="Arial"/>
          <w:lang w:val="en-US"/>
        </w:rPr>
        <w:t xml:space="preserve">, emphasizing the importance of liquidity and trading activity in forecasting stock returns. This is closely followed by stock indicators such as </w:t>
      </w:r>
      <w:r w:rsidRPr="00BD1A83">
        <w:rPr>
          <w:rFonts w:ascii="Arial" w:hAnsi="Arial" w:cs="Arial"/>
          <w:i/>
          <w:iCs/>
          <w:lang w:val="en-US"/>
        </w:rPr>
        <w:t>Open</w:t>
      </w:r>
      <w:r w:rsidRPr="00306232">
        <w:rPr>
          <w:rFonts w:ascii="Arial" w:hAnsi="Arial" w:cs="Arial"/>
          <w:lang w:val="en-US"/>
        </w:rPr>
        <w:t xml:space="preserve"> and </w:t>
      </w:r>
      <w:r w:rsidRPr="00BD1A83">
        <w:rPr>
          <w:rFonts w:ascii="Arial" w:hAnsi="Arial" w:cs="Arial"/>
          <w:i/>
          <w:iCs/>
          <w:lang w:val="en-US"/>
        </w:rPr>
        <w:t>Close</w:t>
      </w:r>
      <w:r w:rsidRPr="00306232">
        <w:rPr>
          <w:rFonts w:ascii="Arial" w:hAnsi="Arial" w:cs="Arial"/>
          <w:lang w:val="en-US"/>
        </w:rPr>
        <w:t xml:space="preserve">. </w:t>
      </w:r>
      <w:proofErr w:type="spellStart"/>
      <w:r w:rsidRPr="00BD1A83">
        <w:rPr>
          <w:rFonts w:ascii="Arial" w:hAnsi="Arial" w:cs="Arial"/>
          <w:i/>
          <w:iCs/>
          <w:lang w:val="en-US"/>
        </w:rPr>
        <w:t>New_Covid_Cases</w:t>
      </w:r>
      <w:proofErr w:type="spellEnd"/>
      <w:r w:rsidRPr="00306232">
        <w:rPr>
          <w:rFonts w:ascii="Arial" w:hAnsi="Arial" w:cs="Arial"/>
          <w:lang w:val="en-US"/>
        </w:rPr>
        <w:t xml:space="preserve">, representing the pandemic's daily dynamics, also stands out as a critical feature. On the other hand, attributes like </w:t>
      </w:r>
      <w:proofErr w:type="spellStart"/>
      <w:r w:rsidRPr="00BD1A83">
        <w:rPr>
          <w:rFonts w:ascii="Arial" w:hAnsi="Arial" w:cs="Arial"/>
          <w:i/>
          <w:iCs/>
          <w:lang w:val="en-US"/>
        </w:rPr>
        <w:t>MarketCap</w:t>
      </w:r>
      <w:proofErr w:type="spellEnd"/>
      <w:r w:rsidRPr="00306232">
        <w:rPr>
          <w:rFonts w:ascii="Arial" w:hAnsi="Arial" w:cs="Arial"/>
          <w:lang w:val="en-US"/>
        </w:rPr>
        <w:t xml:space="preserve"> and </w:t>
      </w:r>
      <w:proofErr w:type="spellStart"/>
      <w:r w:rsidRPr="00BD1A83">
        <w:rPr>
          <w:rFonts w:ascii="Arial" w:hAnsi="Arial" w:cs="Arial"/>
          <w:i/>
          <w:iCs/>
          <w:lang w:val="en-US"/>
        </w:rPr>
        <w:t>PandemicPhase</w:t>
      </w:r>
      <w:proofErr w:type="spellEnd"/>
      <w:r w:rsidRPr="00306232">
        <w:rPr>
          <w:rFonts w:ascii="Arial" w:hAnsi="Arial" w:cs="Arial"/>
          <w:lang w:val="en-US"/>
        </w:rPr>
        <w:t>, despite their conceptual significance, do not wield substantial influence in the models used for this analysis.</w:t>
      </w:r>
    </w:p>
    <w:p w14:paraId="305916E3" w14:textId="77777777" w:rsidR="0067455B" w:rsidRPr="00322DAA" w:rsidRDefault="0067455B" w:rsidP="002E5761">
      <w:pPr>
        <w:spacing w:line="360" w:lineRule="auto"/>
        <w:jc w:val="both"/>
        <w:rPr>
          <w:rFonts w:ascii="Arial" w:hAnsi="Arial" w:cs="Arial"/>
          <w:lang w:val="en-US"/>
        </w:rPr>
      </w:pPr>
    </w:p>
    <w:p w14:paraId="6039F2D6" w14:textId="65998EC2" w:rsidR="00945FD2" w:rsidRDefault="00A56A81" w:rsidP="00945FD2">
      <w:pPr>
        <w:pStyle w:val="Heading1"/>
      </w:pPr>
      <w:bookmarkStart w:id="214" w:name="_Toc144374421"/>
      <w:r>
        <w:t>9</w:t>
      </w:r>
      <w:r w:rsidR="00945FD2">
        <w:t>. Ethics</w:t>
      </w:r>
      <w:bookmarkEnd w:id="214"/>
    </w:p>
    <w:p w14:paraId="3EF23DF4" w14:textId="62D8ED65" w:rsidR="00597EEB" w:rsidRDefault="00E14F97" w:rsidP="002E5761">
      <w:pPr>
        <w:spacing w:line="360" w:lineRule="auto"/>
        <w:jc w:val="both"/>
        <w:rPr>
          <w:rFonts w:ascii="Arial" w:hAnsi="Arial" w:cs="Arial"/>
        </w:rPr>
      </w:pPr>
      <w:r>
        <w:rPr>
          <w:rFonts w:ascii="Arial" w:hAnsi="Arial" w:cs="Arial"/>
        </w:rPr>
        <w:t>W</w:t>
      </w:r>
      <w:r w:rsidRPr="00E14F97">
        <w:rPr>
          <w:rFonts w:ascii="Arial" w:hAnsi="Arial" w:cs="Arial"/>
        </w:rPr>
        <w:t xml:space="preserve">hen dealing with financial data, the ethical considerations are paramount. As we delve deeper into the intricate tapestry of stock market reactions to news sentiment, particularly during tumultuous times such as the COVID-19 pandemic, we must critically evaluate the ethical dimensions of our work. This section aims to address </w:t>
      </w:r>
      <w:r w:rsidRPr="00E14F97">
        <w:rPr>
          <w:rFonts w:ascii="Arial" w:hAnsi="Arial" w:cs="Arial"/>
        </w:rPr>
        <w:lastRenderedPageBreak/>
        <w:t>these concerns, providing a holistic understanding of the ethical challenges and methodological ramifications, and suggesting pathways for responsible innovation.</w:t>
      </w:r>
    </w:p>
    <w:p w14:paraId="07140000" w14:textId="77777777" w:rsidR="00945FD2" w:rsidRDefault="00945FD2" w:rsidP="002E5761">
      <w:pPr>
        <w:spacing w:line="360" w:lineRule="auto"/>
        <w:jc w:val="both"/>
        <w:rPr>
          <w:rFonts w:ascii="Arial" w:hAnsi="Arial" w:cs="Arial"/>
        </w:rPr>
      </w:pPr>
    </w:p>
    <w:p w14:paraId="7AB59EAA" w14:textId="17230AE2" w:rsidR="00610F6C" w:rsidRPr="00610F6C" w:rsidRDefault="00A56A81" w:rsidP="00610F6C">
      <w:pPr>
        <w:pStyle w:val="Heading2"/>
      </w:pPr>
      <w:bookmarkStart w:id="215" w:name="_Toc144374422"/>
      <w:r>
        <w:t>9</w:t>
      </w:r>
      <w:r w:rsidR="00610F6C" w:rsidRPr="00610F6C">
        <w:t>.1 Ethical Foundations and Risk Management</w:t>
      </w:r>
      <w:bookmarkEnd w:id="215"/>
    </w:p>
    <w:p w14:paraId="2494EA9A" w14:textId="77777777" w:rsidR="00610F6C" w:rsidRPr="00610F6C" w:rsidRDefault="00610F6C" w:rsidP="00610F6C">
      <w:pPr>
        <w:spacing w:line="360" w:lineRule="auto"/>
        <w:jc w:val="both"/>
        <w:rPr>
          <w:rFonts w:ascii="Arial" w:hAnsi="Arial" w:cs="Arial"/>
        </w:rPr>
      </w:pPr>
      <w:r w:rsidRPr="00610F6C">
        <w:rPr>
          <w:rFonts w:ascii="Arial" w:hAnsi="Arial" w:cs="Arial"/>
        </w:rPr>
        <w:t>An in-depth appreciation of computer ethics is imperative for any computational study. The digital landscape, replete with vast datasets, is rife with potential pitfalls. While the present study aims to provide insights into stock market dynamics, there's an underlying responsibility to ensure that data interpretation doesn't lead to misleading or harmful financial advice. Furthermore, the utilization of sentiment data from news outlets raises concerns about the potential for bias, misrepresentation, or oversimplification. Recognizing these challenges, a comprehensive plan has been laid out to manage and mitigate potential ethical risks. Central to this strategy is the adherence to the AREA (Anticipate, Reflect, Engage, Act) framework, which provides a dynamic approach to navigating ethical considerations (EPSRC, n.d.).</w:t>
      </w:r>
    </w:p>
    <w:p w14:paraId="7FF8DFBF" w14:textId="77777777" w:rsidR="00610F6C" w:rsidRPr="00610F6C" w:rsidRDefault="00610F6C" w:rsidP="00610F6C">
      <w:pPr>
        <w:spacing w:line="360" w:lineRule="auto"/>
        <w:jc w:val="both"/>
        <w:rPr>
          <w:rFonts w:ascii="Arial" w:hAnsi="Arial" w:cs="Arial"/>
        </w:rPr>
      </w:pPr>
    </w:p>
    <w:p w14:paraId="09AC9F5F" w14:textId="52EB1010" w:rsidR="00610F6C" w:rsidRPr="00610F6C" w:rsidRDefault="00A56A81" w:rsidP="00610F6C">
      <w:pPr>
        <w:pStyle w:val="Heading2"/>
      </w:pPr>
      <w:bookmarkStart w:id="216" w:name="_Toc144374423"/>
      <w:r>
        <w:t>9</w:t>
      </w:r>
      <w:r w:rsidR="00610F6C" w:rsidRPr="00610F6C">
        <w:t>.2 Societal Implications and Ethical Risks</w:t>
      </w:r>
      <w:bookmarkEnd w:id="216"/>
    </w:p>
    <w:p w14:paraId="3E6AB217" w14:textId="77777777" w:rsidR="00610F6C" w:rsidRPr="00610F6C" w:rsidRDefault="00610F6C" w:rsidP="00610F6C">
      <w:pPr>
        <w:spacing w:line="360" w:lineRule="auto"/>
        <w:jc w:val="both"/>
        <w:rPr>
          <w:rFonts w:ascii="Arial" w:hAnsi="Arial" w:cs="Arial"/>
        </w:rPr>
      </w:pPr>
      <w:r w:rsidRPr="00610F6C">
        <w:rPr>
          <w:rFonts w:ascii="Arial" w:hAnsi="Arial" w:cs="Arial"/>
        </w:rPr>
        <w:t>Beyond the immediate realm of financial markets, the study's findings have broader societal implications. In an age where news is rapidly disseminated and consumed, understanding its impact on market sentiments is crucial. However, there's a risk that such analyses might inadvertently prioritize or devalue certain news sources, potentially leading to monopolization or undermining of certain media outlets. Moreover, the ethical dimensions extend to the potential for creating feedback loops, where market reactions to news sentiment might influence subsequent reporting, leading to cyclical biases or self-fulfilling prophecies.</w:t>
      </w:r>
    </w:p>
    <w:p w14:paraId="1E3EE723" w14:textId="77777777" w:rsidR="00610F6C" w:rsidRPr="00610F6C" w:rsidRDefault="00610F6C" w:rsidP="00610F6C">
      <w:pPr>
        <w:spacing w:line="360" w:lineRule="auto"/>
        <w:jc w:val="both"/>
        <w:rPr>
          <w:rFonts w:ascii="Arial" w:hAnsi="Arial" w:cs="Arial"/>
        </w:rPr>
      </w:pPr>
    </w:p>
    <w:p w14:paraId="6E35E7D4" w14:textId="3B7DC4E0" w:rsidR="00610F6C" w:rsidRPr="00610F6C" w:rsidRDefault="00A56A81" w:rsidP="00610F6C">
      <w:pPr>
        <w:pStyle w:val="Heading2"/>
      </w:pPr>
      <w:bookmarkStart w:id="217" w:name="_Toc144374424"/>
      <w:r>
        <w:t>9</w:t>
      </w:r>
      <w:r w:rsidR="00610F6C" w:rsidRPr="00610F6C">
        <w:t>.3 Methodological Ethical Challenges</w:t>
      </w:r>
      <w:bookmarkEnd w:id="217"/>
    </w:p>
    <w:p w14:paraId="250BA01C" w14:textId="77777777" w:rsidR="00610F6C" w:rsidRDefault="00610F6C" w:rsidP="00610F6C">
      <w:pPr>
        <w:spacing w:line="360" w:lineRule="auto"/>
        <w:jc w:val="both"/>
        <w:rPr>
          <w:rFonts w:ascii="Arial" w:hAnsi="Arial" w:cs="Arial"/>
        </w:rPr>
      </w:pPr>
      <w:r w:rsidRPr="00610F6C">
        <w:rPr>
          <w:rFonts w:ascii="Arial" w:hAnsi="Arial" w:cs="Arial"/>
        </w:rPr>
        <w:t xml:space="preserve">The intricate interplay between news sentiment and stock market reactions presents unique methodological challenges. The potential for confounding variables, especially during unprecedented global events like the COVID-19 pandemic, is high. There's a risk of oversimplifying complex relationships or drawing premature conclusions. Additionally, the reliance on sentiment scores, which are inherently subjective, introduces potential biases. These methodological concerns not only impact the </w:t>
      </w:r>
      <w:r w:rsidRPr="00610F6C">
        <w:rPr>
          <w:rFonts w:ascii="Arial" w:hAnsi="Arial" w:cs="Arial"/>
        </w:rPr>
        <w:lastRenderedPageBreak/>
        <w:t>study's validity but also raise ethical issues regarding the responsible interpretation and presentation of findings.</w:t>
      </w:r>
    </w:p>
    <w:p w14:paraId="1FA5983B" w14:textId="77777777" w:rsidR="00610F6C" w:rsidRDefault="00610F6C" w:rsidP="00610F6C">
      <w:pPr>
        <w:spacing w:line="360" w:lineRule="auto"/>
        <w:jc w:val="both"/>
        <w:rPr>
          <w:rFonts w:ascii="Arial" w:hAnsi="Arial" w:cs="Arial"/>
        </w:rPr>
      </w:pPr>
    </w:p>
    <w:p w14:paraId="7971CF8F" w14:textId="1D9E7363" w:rsidR="00610F6C" w:rsidRPr="00610F6C" w:rsidRDefault="00A56A81" w:rsidP="00610F6C">
      <w:pPr>
        <w:pStyle w:val="Heading2"/>
      </w:pPr>
      <w:bookmarkStart w:id="218" w:name="_Toc144374425"/>
      <w:r>
        <w:t>9</w:t>
      </w:r>
      <w:r w:rsidR="00610F6C" w:rsidRPr="00610F6C">
        <w:t>.4 Responsible Innovation and Future Directions</w:t>
      </w:r>
      <w:bookmarkEnd w:id="218"/>
    </w:p>
    <w:p w14:paraId="0A8DEE9C" w14:textId="1B5CF157" w:rsidR="00610F6C" w:rsidRPr="00610F6C" w:rsidRDefault="00610F6C" w:rsidP="00610F6C">
      <w:pPr>
        <w:spacing w:line="360" w:lineRule="auto"/>
        <w:jc w:val="both"/>
        <w:rPr>
          <w:rFonts w:ascii="Arial" w:hAnsi="Arial" w:cs="Arial"/>
        </w:rPr>
      </w:pPr>
      <w:r w:rsidRPr="00610F6C">
        <w:rPr>
          <w:rFonts w:ascii="Arial" w:hAnsi="Arial" w:cs="Arial"/>
        </w:rPr>
        <w:t xml:space="preserve">Responsible innovation is the cornerstone of any research </w:t>
      </w:r>
      <w:proofErr w:type="spellStart"/>
      <w:r w:rsidRPr="00610F6C">
        <w:rPr>
          <w:rFonts w:ascii="Arial" w:hAnsi="Arial" w:cs="Arial"/>
        </w:rPr>
        <w:t>endeavor</w:t>
      </w:r>
      <w:proofErr w:type="spellEnd"/>
      <w:r w:rsidRPr="00610F6C">
        <w:rPr>
          <w:rFonts w:ascii="Arial" w:hAnsi="Arial" w:cs="Arial"/>
        </w:rPr>
        <w:t xml:space="preserve">, especially in areas with profound societal implications. It emphasizes the need to consider the broader impacts of research and innovation, striving for positive societal and economic benefits while mitigating unintended negative consequences (UK Research and Innovation, n.d.). </w:t>
      </w:r>
      <w:r w:rsidR="000E3E5B">
        <w:rPr>
          <w:rFonts w:ascii="Arial" w:hAnsi="Arial" w:cs="Arial"/>
        </w:rPr>
        <w:t xml:space="preserve">Moreover, </w:t>
      </w:r>
      <w:r w:rsidR="000E3E5B" w:rsidRPr="000E3E5B">
        <w:rPr>
          <w:rFonts w:ascii="Arial" w:hAnsi="Arial" w:cs="Arial"/>
        </w:rPr>
        <w:t>the UK government framework emphasizes the importance of continuous evaluation, transparency in methodologies, and effective public engagement, thereby reinforcing the principles of the AREA framework and ensuring that research remains accountable, transparent, and ethically grounded (UK Government, 2020).</w:t>
      </w:r>
      <w:r w:rsidR="000E3E5B">
        <w:rPr>
          <w:rFonts w:ascii="Arial" w:hAnsi="Arial" w:cs="Arial"/>
        </w:rPr>
        <w:t xml:space="preserve"> </w:t>
      </w:r>
      <w:r>
        <w:rPr>
          <w:rFonts w:ascii="Arial" w:hAnsi="Arial" w:cs="Arial"/>
        </w:rPr>
        <w:t xml:space="preserve">To achieve this responsible innovation, </w:t>
      </w:r>
      <w:r w:rsidRPr="00610F6C">
        <w:rPr>
          <w:rFonts w:ascii="Arial" w:hAnsi="Arial" w:cs="Arial"/>
        </w:rPr>
        <w:t xml:space="preserve">the following </w:t>
      </w:r>
      <w:r>
        <w:rPr>
          <w:rFonts w:ascii="Arial" w:hAnsi="Arial" w:cs="Arial"/>
        </w:rPr>
        <w:t xml:space="preserve">four </w:t>
      </w:r>
      <w:r w:rsidRPr="00610F6C">
        <w:rPr>
          <w:rFonts w:ascii="Arial" w:hAnsi="Arial" w:cs="Arial"/>
        </w:rPr>
        <w:t>ethical recommendations are proposed for future research in this domain</w:t>
      </w:r>
      <w:r>
        <w:rPr>
          <w:rFonts w:ascii="Arial" w:hAnsi="Arial" w:cs="Arial"/>
        </w:rPr>
        <w:t xml:space="preserve"> based on AREA framework</w:t>
      </w:r>
      <w:r w:rsidR="000E3E5B">
        <w:rPr>
          <w:rFonts w:ascii="Arial" w:hAnsi="Arial" w:cs="Arial"/>
        </w:rPr>
        <w:t xml:space="preserve"> and </w:t>
      </w:r>
      <w:r w:rsidR="006E125D">
        <w:rPr>
          <w:rFonts w:ascii="Arial" w:hAnsi="Arial" w:cs="Arial"/>
        </w:rPr>
        <w:t xml:space="preserve">the </w:t>
      </w:r>
      <w:r w:rsidR="000E3E5B">
        <w:rPr>
          <w:rFonts w:ascii="Arial" w:hAnsi="Arial" w:cs="Arial"/>
        </w:rPr>
        <w:t>UK government framework</w:t>
      </w:r>
      <w:r w:rsidRPr="00610F6C">
        <w:rPr>
          <w:rFonts w:ascii="Arial" w:hAnsi="Arial" w:cs="Arial"/>
        </w:rPr>
        <w:t>:</w:t>
      </w:r>
    </w:p>
    <w:p w14:paraId="02079624" w14:textId="77777777" w:rsidR="00610F6C" w:rsidRPr="00610F6C" w:rsidRDefault="00610F6C" w:rsidP="00610F6C">
      <w:pPr>
        <w:spacing w:line="360" w:lineRule="auto"/>
        <w:jc w:val="both"/>
        <w:rPr>
          <w:rFonts w:ascii="Arial" w:hAnsi="Arial" w:cs="Arial"/>
        </w:rPr>
      </w:pPr>
    </w:p>
    <w:p w14:paraId="781790C8"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Transparency: Ensure that methodologies, particularly sentiment analysis algorithms, are transparent and open to scrutiny. This will foster trust and facilitate peer evaluations.</w:t>
      </w:r>
    </w:p>
    <w:p w14:paraId="3B1A4138"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 xml:space="preserve">Engagement: Engage with a diverse array of stakeholders, including financial experts, media representatives, and the </w:t>
      </w:r>
      <w:proofErr w:type="gramStart"/>
      <w:r w:rsidRPr="00610F6C">
        <w:rPr>
          <w:rFonts w:ascii="Arial" w:hAnsi="Arial" w:cs="Arial"/>
        </w:rPr>
        <w:t>general public</w:t>
      </w:r>
      <w:proofErr w:type="gramEnd"/>
      <w:r w:rsidRPr="00610F6C">
        <w:rPr>
          <w:rFonts w:ascii="Arial" w:hAnsi="Arial" w:cs="Arial"/>
        </w:rPr>
        <w:t>, to gather varied perspectives and address potential biases.</w:t>
      </w:r>
    </w:p>
    <w:p w14:paraId="7944D5C9"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Reflection: Continuously reassess the research's ethical dimensions, staying vigilant to emerging challenges and adapting methodologies accordingly.</w:t>
      </w:r>
    </w:p>
    <w:p w14:paraId="60CA750E" w14:textId="77777777" w:rsidR="00610F6C" w:rsidRPr="00610F6C" w:rsidRDefault="00610F6C" w:rsidP="00F5268B">
      <w:pPr>
        <w:pStyle w:val="ListParagraph"/>
        <w:numPr>
          <w:ilvl w:val="0"/>
          <w:numId w:val="452"/>
        </w:numPr>
        <w:spacing w:line="360" w:lineRule="auto"/>
        <w:ind w:left="567"/>
        <w:jc w:val="both"/>
        <w:rPr>
          <w:rFonts w:ascii="Arial" w:hAnsi="Arial" w:cs="Arial"/>
        </w:rPr>
      </w:pPr>
      <w:r w:rsidRPr="00610F6C">
        <w:rPr>
          <w:rFonts w:ascii="Arial" w:hAnsi="Arial" w:cs="Arial"/>
        </w:rPr>
        <w:t>Action: Prioritize responsible dissemination of findings, emphasizing the preliminary nature of insights and potential limitations. Furthermore, collaborate with media outlets and financial institutions to ensure that the research's implications are understood and applied responsibly.</w:t>
      </w:r>
    </w:p>
    <w:p w14:paraId="23C003F8" w14:textId="77777777" w:rsidR="00945FD2" w:rsidRDefault="00945FD2" w:rsidP="002E5761">
      <w:pPr>
        <w:spacing w:line="360" w:lineRule="auto"/>
        <w:jc w:val="both"/>
        <w:rPr>
          <w:rFonts w:ascii="Arial" w:hAnsi="Arial" w:cs="Arial"/>
        </w:rPr>
      </w:pPr>
    </w:p>
    <w:p w14:paraId="2240FDE6" w14:textId="77777777" w:rsidR="000626E2" w:rsidRDefault="000626E2" w:rsidP="002E5761">
      <w:pPr>
        <w:spacing w:line="360" w:lineRule="auto"/>
        <w:jc w:val="both"/>
        <w:rPr>
          <w:ins w:id="219" w:author="He He (Staff)" w:date="2023-08-20T09:43:00Z"/>
          <w:rFonts w:ascii="Arial" w:hAnsi="Arial" w:cs="Arial"/>
        </w:rPr>
      </w:pPr>
    </w:p>
    <w:p w14:paraId="3EF47D07" w14:textId="7619F354" w:rsidR="000626E2" w:rsidRPr="001741A3" w:rsidRDefault="000626E2" w:rsidP="001741A3">
      <w:pPr>
        <w:pStyle w:val="Heading1"/>
        <w:rPr>
          <w:ins w:id="220" w:author="He He (Staff)" w:date="2023-08-20T09:43:00Z"/>
        </w:rPr>
      </w:pPr>
      <w:bookmarkStart w:id="221" w:name="_Toc144374427"/>
      <w:commentRangeStart w:id="222"/>
      <w:commentRangeStart w:id="223"/>
      <w:ins w:id="224" w:author="He He (Staff)" w:date="2023-08-20T09:43:00Z">
        <w:r w:rsidRPr="001741A3">
          <w:t xml:space="preserve">References </w:t>
        </w:r>
      </w:ins>
      <w:commentRangeEnd w:id="222"/>
      <w:ins w:id="225" w:author="He He (Staff)" w:date="2023-08-20T09:45:00Z">
        <w:r w:rsidRPr="001741A3">
          <w:rPr>
            <w:rStyle w:val="CommentReference"/>
            <w:sz w:val="32"/>
            <w:szCs w:val="32"/>
          </w:rPr>
          <w:commentReference w:id="222"/>
        </w:r>
      </w:ins>
      <w:commentRangeEnd w:id="223"/>
      <w:r w:rsidR="00C81053" w:rsidRPr="001741A3">
        <w:rPr>
          <w:rStyle w:val="CommentReference"/>
          <w:sz w:val="32"/>
          <w:szCs w:val="32"/>
        </w:rPr>
        <w:commentReference w:id="223"/>
      </w:r>
      <w:bookmarkEnd w:id="221"/>
    </w:p>
    <w:p w14:paraId="6858228A" w14:textId="6A9E1AB5" w:rsidR="002D76DE" w:rsidRDefault="002D76DE" w:rsidP="00812DF4">
      <w:pPr>
        <w:spacing w:line="360" w:lineRule="auto"/>
        <w:ind w:left="284" w:hanging="284"/>
        <w:jc w:val="both"/>
        <w:rPr>
          <w:rFonts w:ascii="Arial" w:hAnsi="Arial" w:cs="Arial"/>
        </w:rPr>
      </w:pPr>
      <w:proofErr w:type="spellStart"/>
      <w:r>
        <w:rPr>
          <w:rFonts w:ascii="Helvetica" w:hAnsi="Helvetica"/>
          <w:color w:val="303A40"/>
          <w:shd w:val="clear" w:color="auto" w:fill="FFFFFF"/>
        </w:rPr>
        <w:t>Aouadi</w:t>
      </w:r>
      <w:proofErr w:type="spellEnd"/>
      <w:r>
        <w:rPr>
          <w:rFonts w:ascii="Helvetica" w:hAnsi="Helvetica"/>
          <w:color w:val="303A40"/>
          <w:shd w:val="clear" w:color="auto" w:fill="FFFFFF"/>
        </w:rPr>
        <w:t xml:space="preserve">, A., </w:t>
      </w:r>
      <w:proofErr w:type="spellStart"/>
      <w:r>
        <w:rPr>
          <w:rFonts w:ascii="Helvetica" w:hAnsi="Helvetica"/>
          <w:color w:val="303A40"/>
          <w:shd w:val="clear" w:color="auto" w:fill="FFFFFF"/>
        </w:rPr>
        <w:t>Arouri</w:t>
      </w:r>
      <w:proofErr w:type="spellEnd"/>
      <w:r>
        <w:rPr>
          <w:rFonts w:ascii="Helvetica" w:hAnsi="Helvetica"/>
          <w:color w:val="303A40"/>
          <w:shd w:val="clear" w:color="auto" w:fill="FFFFFF"/>
        </w:rPr>
        <w:t xml:space="preserve">, M., &amp; </w:t>
      </w:r>
      <w:proofErr w:type="spellStart"/>
      <w:r>
        <w:rPr>
          <w:rFonts w:ascii="Helvetica" w:hAnsi="Helvetica"/>
          <w:color w:val="303A40"/>
          <w:shd w:val="clear" w:color="auto" w:fill="FFFFFF"/>
        </w:rPr>
        <w:t>Teulon</w:t>
      </w:r>
      <w:proofErr w:type="spellEnd"/>
      <w:r>
        <w:rPr>
          <w:rFonts w:ascii="Helvetica" w:hAnsi="Helvetica"/>
          <w:color w:val="303A40"/>
          <w:shd w:val="clear" w:color="auto" w:fill="FFFFFF"/>
        </w:rPr>
        <w:t>, F. (2013). Investor attention and stock market activity: Evidence from France. </w:t>
      </w:r>
      <w:r>
        <w:rPr>
          <w:rStyle w:val="Emphasis"/>
          <w:rFonts w:ascii="Helvetica" w:hAnsi="Helvetica"/>
          <w:color w:val="303A40"/>
          <w:bdr w:val="single" w:sz="2" w:space="0" w:color="DEE0E3" w:frame="1"/>
          <w:shd w:val="clear" w:color="auto" w:fill="FFFFFF"/>
        </w:rPr>
        <w:t>Economic Modelling</w:t>
      </w:r>
      <w:r>
        <w:rPr>
          <w:rFonts w:ascii="Helvetica" w:hAnsi="Helvetica"/>
          <w:color w:val="303A40"/>
          <w:shd w:val="clear" w:color="auto" w:fill="FFFFFF"/>
        </w:rPr>
        <w:t>, 35, 674-681.</w:t>
      </w:r>
    </w:p>
    <w:p w14:paraId="7445EE08" w14:textId="77777777" w:rsidR="002D76DE" w:rsidRDefault="002D76DE" w:rsidP="00812DF4">
      <w:pPr>
        <w:spacing w:line="360" w:lineRule="auto"/>
        <w:ind w:left="284" w:hanging="284"/>
        <w:jc w:val="both"/>
        <w:rPr>
          <w:rFonts w:ascii="Arial" w:hAnsi="Arial" w:cs="Arial"/>
        </w:rPr>
      </w:pPr>
    </w:p>
    <w:p w14:paraId="61556211" w14:textId="59DC5216" w:rsidR="004006FF" w:rsidRPr="001C2058" w:rsidRDefault="004006FF" w:rsidP="00812DF4">
      <w:pPr>
        <w:spacing w:line="360" w:lineRule="auto"/>
        <w:ind w:left="284" w:hanging="284"/>
        <w:jc w:val="both"/>
        <w:rPr>
          <w:rFonts w:ascii="Arial" w:hAnsi="Arial" w:cs="Arial"/>
        </w:rPr>
      </w:pPr>
      <w:proofErr w:type="spellStart"/>
      <w:r w:rsidRPr="001C2058">
        <w:rPr>
          <w:rFonts w:ascii="Arial" w:hAnsi="Arial" w:cs="Arial"/>
        </w:rPr>
        <w:t>Atsalakis</w:t>
      </w:r>
      <w:proofErr w:type="spellEnd"/>
      <w:r w:rsidRPr="001C2058">
        <w:rPr>
          <w:rFonts w:ascii="Arial" w:hAnsi="Arial" w:cs="Arial"/>
        </w:rPr>
        <w:t xml:space="preserve">, G. S., &amp; </w:t>
      </w:r>
      <w:proofErr w:type="spellStart"/>
      <w:r w:rsidRPr="001C2058">
        <w:rPr>
          <w:rFonts w:ascii="Arial" w:hAnsi="Arial" w:cs="Arial"/>
        </w:rPr>
        <w:t>Valavanis</w:t>
      </w:r>
      <w:proofErr w:type="spellEnd"/>
      <w:r w:rsidRPr="001C2058">
        <w:rPr>
          <w:rFonts w:ascii="Arial" w:hAnsi="Arial" w:cs="Arial"/>
        </w:rPr>
        <w:t>, K. P. (2009). Surveying stock market forecasting techniques – Part II: Soft computing methods. Expert Systems with Applications, 36(3), 5932-5941.</w:t>
      </w:r>
    </w:p>
    <w:p w14:paraId="5775E815" w14:textId="77777777" w:rsidR="004006FF" w:rsidRDefault="004006FF" w:rsidP="00812DF4">
      <w:pPr>
        <w:spacing w:line="360" w:lineRule="auto"/>
        <w:ind w:left="284" w:hanging="284"/>
        <w:jc w:val="both"/>
        <w:rPr>
          <w:rFonts w:ascii="Arial" w:hAnsi="Arial" w:cs="Arial"/>
        </w:rPr>
      </w:pPr>
    </w:p>
    <w:p w14:paraId="742F9933" w14:textId="5C58D87C" w:rsidR="00CE0160" w:rsidRPr="00E527C4" w:rsidRDefault="00CE0160" w:rsidP="00812DF4">
      <w:pPr>
        <w:spacing w:line="360" w:lineRule="auto"/>
        <w:ind w:left="284" w:hanging="284"/>
        <w:jc w:val="both"/>
        <w:rPr>
          <w:rFonts w:ascii="Arial" w:hAnsi="Arial" w:cs="Arial"/>
        </w:rPr>
      </w:pPr>
      <w:r w:rsidRPr="00E527C4">
        <w:rPr>
          <w:rFonts w:ascii="Arial" w:hAnsi="Arial" w:cs="Arial"/>
        </w:rPr>
        <w:t xml:space="preserve">Baker, S. R., Bloom, N., Davis, S. J., &amp; Terry, S. J. (2020). COVID-induced economic uncertainty. </w:t>
      </w:r>
      <w:r w:rsidRPr="00E527C4">
        <w:rPr>
          <w:rFonts w:ascii="Arial" w:hAnsi="Arial" w:cs="Arial"/>
          <w:i/>
          <w:iCs/>
        </w:rPr>
        <w:t>National Bureau of Economic Research.</w:t>
      </w:r>
    </w:p>
    <w:p w14:paraId="43ECF2E8" w14:textId="77777777" w:rsidR="00CE0160" w:rsidRDefault="00CE0160" w:rsidP="00812DF4">
      <w:pPr>
        <w:spacing w:line="360" w:lineRule="auto"/>
        <w:ind w:left="284" w:hanging="284"/>
        <w:jc w:val="both"/>
        <w:rPr>
          <w:rFonts w:ascii="Arial" w:hAnsi="Arial" w:cs="Arial"/>
          <w:lang w:val="en-US"/>
        </w:rPr>
      </w:pPr>
    </w:p>
    <w:p w14:paraId="1FE4DFCE" w14:textId="77777777" w:rsidR="001052D4" w:rsidRDefault="001052D4" w:rsidP="00812DF4">
      <w:pPr>
        <w:spacing w:line="360" w:lineRule="auto"/>
        <w:ind w:left="284" w:hanging="284"/>
        <w:jc w:val="both"/>
        <w:rPr>
          <w:rFonts w:ascii="Arial" w:hAnsi="Arial" w:cs="Arial"/>
        </w:rPr>
      </w:pPr>
      <w:proofErr w:type="spellStart"/>
      <w:r w:rsidRPr="003E2FB2">
        <w:rPr>
          <w:rFonts w:ascii="Arial" w:hAnsi="Arial" w:cs="Arial"/>
        </w:rPr>
        <w:t>Bergstra</w:t>
      </w:r>
      <w:proofErr w:type="spellEnd"/>
      <w:r w:rsidRPr="003E2FB2">
        <w:rPr>
          <w:rFonts w:ascii="Arial" w:hAnsi="Arial" w:cs="Arial"/>
        </w:rPr>
        <w:t xml:space="preserve">, J., &amp; </w:t>
      </w:r>
      <w:proofErr w:type="spellStart"/>
      <w:r w:rsidRPr="003E2FB2">
        <w:rPr>
          <w:rFonts w:ascii="Arial" w:hAnsi="Arial" w:cs="Arial"/>
        </w:rPr>
        <w:t>Bengio</w:t>
      </w:r>
      <w:proofErr w:type="spellEnd"/>
      <w:r w:rsidRPr="003E2FB2">
        <w:rPr>
          <w:rFonts w:ascii="Arial" w:hAnsi="Arial" w:cs="Arial"/>
        </w:rPr>
        <w:t>, Y. (2012). Random search for hyper-parameter optimization. </w:t>
      </w:r>
      <w:r w:rsidRPr="003E2FB2">
        <w:rPr>
          <w:rFonts w:ascii="Arial" w:hAnsi="Arial" w:cs="Arial"/>
          <w:i/>
          <w:iCs/>
        </w:rPr>
        <w:t>Journal of machine learning research</w:t>
      </w:r>
      <w:r w:rsidRPr="003E2FB2">
        <w:rPr>
          <w:rFonts w:ascii="Arial" w:hAnsi="Arial" w:cs="Arial"/>
        </w:rPr>
        <w:t>, </w:t>
      </w:r>
      <w:r w:rsidRPr="003E2FB2">
        <w:rPr>
          <w:rFonts w:ascii="Arial" w:hAnsi="Arial" w:cs="Arial"/>
          <w:i/>
          <w:iCs/>
        </w:rPr>
        <w:t>13</w:t>
      </w:r>
      <w:r w:rsidRPr="003E2FB2">
        <w:rPr>
          <w:rFonts w:ascii="Arial" w:hAnsi="Arial" w:cs="Arial"/>
        </w:rPr>
        <w:t>(2).</w:t>
      </w:r>
    </w:p>
    <w:p w14:paraId="3CC06D3C" w14:textId="77777777" w:rsidR="00BB24E1" w:rsidRDefault="00BB24E1" w:rsidP="00812DF4">
      <w:pPr>
        <w:spacing w:line="360" w:lineRule="auto"/>
        <w:ind w:left="284" w:hanging="284"/>
        <w:jc w:val="both"/>
        <w:rPr>
          <w:rFonts w:ascii="Arial" w:hAnsi="Arial" w:cs="Arial"/>
        </w:rPr>
      </w:pPr>
    </w:p>
    <w:p w14:paraId="48057DF2" w14:textId="42E07EC7" w:rsidR="00BB24E1" w:rsidRDefault="00BB24E1" w:rsidP="00812DF4">
      <w:pPr>
        <w:spacing w:line="360" w:lineRule="auto"/>
        <w:ind w:left="284" w:hanging="284"/>
        <w:jc w:val="both"/>
        <w:rPr>
          <w:rFonts w:ascii="Arial" w:hAnsi="Arial" w:cs="Arial"/>
        </w:rPr>
      </w:pPr>
      <w:proofErr w:type="spellStart"/>
      <w:r w:rsidRPr="00BB24E1">
        <w:rPr>
          <w:rFonts w:ascii="Arial" w:hAnsi="Arial" w:cs="Arial"/>
        </w:rPr>
        <w:t>Biktimirov</w:t>
      </w:r>
      <w:proofErr w:type="spellEnd"/>
      <w:r w:rsidRPr="00BB24E1">
        <w:rPr>
          <w:rFonts w:ascii="Arial" w:hAnsi="Arial" w:cs="Arial"/>
        </w:rPr>
        <w:t xml:space="preserve">, E. N., </w:t>
      </w:r>
      <w:proofErr w:type="spellStart"/>
      <w:r w:rsidRPr="00BB24E1">
        <w:rPr>
          <w:rFonts w:ascii="Arial" w:hAnsi="Arial" w:cs="Arial"/>
        </w:rPr>
        <w:t>Sokolyk</w:t>
      </w:r>
      <w:proofErr w:type="spellEnd"/>
      <w:r w:rsidRPr="00BB24E1">
        <w:rPr>
          <w:rFonts w:ascii="Arial" w:hAnsi="Arial" w:cs="Arial"/>
        </w:rPr>
        <w:t xml:space="preserve">, T., &amp; </w:t>
      </w:r>
      <w:proofErr w:type="spellStart"/>
      <w:r w:rsidRPr="00BB24E1">
        <w:rPr>
          <w:rFonts w:ascii="Arial" w:hAnsi="Arial" w:cs="Arial"/>
        </w:rPr>
        <w:t>Ayanso</w:t>
      </w:r>
      <w:proofErr w:type="spellEnd"/>
      <w:r w:rsidRPr="00BB24E1">
        <w:rPr>
          <w:rFonts w:ascii="Arial" w:hAnsi="Arial" w:cs="Arial"/>
        </w:rPr>
        <w:t>, A. (2021). Sentiment and hype of business media topics and stock market returns during the COVID-19 pandemic. </w:t>
      </w:r>
      <w:r w:rsidRPr="00BB24E1">
        <w:rPr>
          <w:rFonts w:ascii="Arial" w:hAnsi="Arial" w:cs="Arial"/>
          <w:i/>
          <w:iCs/>
        </w:rPr>
        <w:t xml:space="preserve">Journal of </w:t>
      </w:r>
      <w:proofErr w:type="spellStart"/>
      <w:r w:rsidRPr="00BB24E1">
        <w:rPr>
          <w:rFonts w:ascii="Arial" w:hAnsi="Arial" w:cs="Arial"/>
          <w:i/>
          <w:iCs/>
        </w:rPr>
        <w:t>Behavioral</w:t>
      </w:r>
      <w:proofErr w:type="spellEnd"/>
      <w:r w:rsidRPr="00BB24E1">
        <w:rPr>
          <w:rFonts w:ascii="Arial" w:hAnsi="Arial" w:cs="Arial"/>
          <w:i/>
          <w:iCs/>
        </w:rPr>
        <w:t xml:space="preserve"> and Experimental Finance</w:t>
      </w:r>
      <w:r w:rsidRPr="00BB24E1">
        <w:rPr>
          <w:rFonts w:ascii="Arial" w:hAnsi="Arial" w:cs="Arial"/>
        </w:rPr>
        <w:t>, </w:t>
      </w:r>
      <w:r w:rsidRPr="00BB24E1">
        <w:rPr>
          <w:rFonts w:ascii="Arial" w:hAnsi="Arial" w:cs="Arial"/>
          <w:i/>
          <w:iCs/>
        </w:rPr>
        <w:t>31</w:t>
      </w:r>
      <w:r w:rsidRPr="00BB24E1">
        <w:rPr>
          <w:rFonts w:ascii="Arial" w:hAnsi="Arial" w:cs="Arial"/>
        </w:rPr>
        <w:t>, 100542.</w:t>
      </w:r>
    </w:p>
    <w:p w14:paraId="4FF11C81" w14:textId="77777777" w:rsidR="00C13548" w:rsidRDefault="00C13548" w:rsidP="00812DF4">
      <w:pPr>
        <w:spacing w:line="360" w:lineRule="auto"/>
        <w:ind w:left="284" w:hanging="284"/>
        <w:jc w:val="both"/>
        <w:rPr>
          <w:rFonts w:ascii="Arial" w:hAnsi="Arial" w:cs="Arial"/>
        </w:rPr>
      </w:pPr>
    </w:p>
    <w:p w14:paraId="58CE7354" w14:textId="09783C45" w:rsidR="00C13548" w:rsidRDefault="00C13548" w:rsidP="00812DF4">
      <w:pPr>
        <w:spacing w:line="360" w:lineRule="auto"/>
        <w:ind w:left="284" w:hanging="284"/>
        <w:jc w:val="both"/>
        <w:rPr>
          <w:rFonts w:ascii="Arial" w:hAnsi="Arial" w:cs="Arial"/>
        </w:rPr>
      </w:pPr>
      <w:r w:rsidRPr="00C13548">
        <w:rPr>
          <w:rFonts w:ascii="Arial" w:hAnsi="Arial" w:cs="Arial"/>
        </w:rPr>
        <w:t>Biswas, S., Sarkar, I., Das, P., Bose, R., &amp; Roy, S. (2020). Examining the effects of pandemics on stock market trends through sentiment analysis. </w:t>
      </w:r>
      <w:r w:rsidRPr="00C13548">
        <w:rPr>
          <w:rFonts w:ascii="Arial" w:hAnsi="Arial" w:cs="Arial"/>
          <w:i/>
          <w:iCs/>
        </w:rPr>
        <w:t xml:space="preserve">J </w:t>
      </w:r>
      <w:proofErr w:type="spellStart"/>
      <w:r w:rsidRPr="00C13548">
        <w:rPr>
          <w:rFonts w:ascii="Arial" w:hAnsi="Arial" w:cs="Arial"/>
          <w:i/>
          <w:iCs/>
        </w:rPr>
        <w:t>Xidian</w:t>
      </w:r>
      <w:proofErr w:type="spellEnd"/>
      <w:r w:rsidRPr="00C13548">
        <w:rPr>
          <w:rFonts w:ascii="Arial" w:hAnsi="Arial" w:cs="Arial"/>
          <w:i/>
          <w:iCs/>
        </w:rPr>
        <w:t xml:space="preserve"> </w:t>
      </w:r>
      <w:proofErr w:type="spellStart"/>
      <w:r w:rsidRPr="00C13548">
        <w:rPr>
          <w:rFonts w:ascii="Arial" w:hAnsi="Arial" w:cs="Arial"/>
          <w:i/>
          <w:iCs/>
        </w:rPr>
        <w:t>Univ</w:t>
      </w:r>
      <w:proofErr w:type="spellEnd"/>
      <w:r w:rsidRPr="00C13548">
        <w:rPr>
          <w:rFonts w:ascii="Arial" w:hAnsi="Arial" w:cs="Arial"/>
        </w:rPr>
        <w:t>, </w:t>
      </w:r>
      <w:r w:rsidRPr="00C13548">
        <w:rPr>
          <w:rFonts w:ascii="Arial" w:hAnsi="Arial" w:cs="Arial"/>
          <w:i/>
          <w:iCs/>
        </w:rPr>
        <w:t>14</w:t>
      </w:r>
      <w:r w:rsidRPr="00C13548">
        <w:rPr>
          <w:rFonts w:ascii="Arial" w:hAnsi="Arial" w:cs="Arial"/>
        </w:rPr>
        <w:t>(6), 1163-76.</w:t>
      </w:r>
    </w:p>
    <w:p w14:paraId="16824D87" w14:textId="77777777" w:rsidR="001052D4" w:rsidRPr="00751397" w:rsidRDefault="001052D4" w:rsidP="00812DF4">
      <w:pPr>
        <w:spacing w:line="360" w:lineRule="auto"/>
        <w:ind w:left="284" w:hanging="284"/>
        <w:jc w:val="both"/>
        <w:rPr>
          <w:rFonts w:ascii="Arial" w:hAnsi="Arial" w:cs="Arial"/>
          <w:lang w:val="en-US"/>
        </w:rPr>
      </w:pPr>
    </w:p>
    <w:p w14:paraId="1952D815" w14:textId="7D7DEB20" w:rsidR="002007B9" w:rsidRDefault="00E527C4" w:rsidP="00812DF4">
      <w:pPr>
        <w:spacing w:line="360" w:lineRule="auto"/>
        <w:ind w:left="284" w:hanging="284"/>
        <w:jc w:val="both"/>
        <w:rPr>
          <w:rFonts w:ascii="Arial" w:hAnsi="Arial" w:cs="Arial"/>
        </w:rPr>
      </w:pPr>
      <w:proofErr w:type="spellStart"/>
      <w:r w:rsidRPr="00E527C4">
        <w:rPr>
          <w:rFonts w:ascii="Arial" w:hAnsi="Arial" w:cs="Arial"/>
        </w:rPr>
        <w:t>Bollen</w:t>
      </w:r>
      <w:proofErr w:type="spellEnd"/>
      <w:r w:rsidRPr="00E527C4">
        <w:rPr>
          <w:rFonts w:ascii="Arial" w:hAnsi="Arial" w:cs="Arial"/>
        </w:rPr>
        <w:t xml:space="preserve">, J., Mao, H., &amp; Zeng, X. (2011). Twitter mood predicts the stock market. </w:t>
      </w:r>
      <w:r>
        <w:rPr>
          <w:rFonts w:ascii="Arial" w:hAnsi="Arial" w:cs="Arial"/>
        </w:rPr>
        <w:t>J</w:t>
      </w:r>
      <w:r w:rsidRPr="00E527C4">
        <w:rPr>
          <w:rFonts w:ascii="Arial" w:hAnsi="Arial" w:cs="Arial"/>
          <w:i/>
          <w:iCs/>
        </w:rPr>
        <w:t>ournal of Computational Science</w:t>
      </w:r>
      <w:r w:rsidRPr="00E527C4">
        <w:rPr>
          <w:rFonts w:ascii="Arial" w:hAnsi="Arial" w:cs="Arial"/>
        </w:rPr>
        <w:t>, 2(1), 1-8.</w:t>
      </w:r>
    </w:p>
    <w:p w14:paraId="6D6D2A16" w14:textId="77777777" w:rsidR="00A84451" w:rsidRDefault="00A84451" w:rsidP="00812DF4">
      <w:pPr>
        <w:spacing w:line="360" w:lineRule="auto"/>
        <w:ind w:left="284" w:hanging="284"/>
        <w:jc w:val="both"/>
        <w:rPr>
          <w:rFonts w:ascii="Arial" w:hAnsi="Arial" w:cs="Arial"/>
        </w:rPr>
      </w:pPr>
    </w:p>
    <w:p w14:paraId="67B50971" w14:textId="77777777" w:rsidR="00077EFA" w:rsidRDefault="00077EFA" w:rsidP="00812DF4">
      <w:pPr>
        <w:spacing w:line="360" w:lineRule="auto"/>
        <w:ind w:left="284" w:hanging="284"/>
        <w:jc w:val="both"/>
        <w:rPr>
          <w:rFonts w:ascii="Arial" w:hAnsi="Arial" w:cs="Arial"/>
        </w:rPr>
      </w:pPr>
      <w:proofErr w:type="spellStart"/>
      <w:r w:rsidRPr="00171823">
        <w:rPr>
          <w:rFonts w:ascii="Arial" w:hAnsi="Arial" w:cs="Arial"/>
        </w:rPr>
        <w:t>Bordino</w:t>
      </w:r>
      <w:proofErr w:type="spellEnd"/>
      <w:r w:rsidRPr="00171823">
        <w:rPr>
          <w:rFonts w:ascii="Arial" w:hAnsi="Arial" w:cs="Arial"/>
        </w:rPr>
        <w:t xml:space="preserve">, I., </w:t>
      </w:r>
      <w:proofErr w:type="spellStart"/>
      <w:r w:rsidRPr="00171823">
        <w:rPr>
          <w:rFonts w:ascii="Arial" w:hAnsi="Arial" w:cs="Arial"/>
        </w:rPr>
        <w:t>Kourtellis</w:t>
      </w:r>
      <w:proofErr w:type="spellEnd"/>
      <w:r w:rsidRPr="00171823">
        <w:rPr>
          <w:rFonts w:ascii="Arial" w:hAnsi="Arial" w:cs="Arial"/>
        </w:rPr>
        <w:t xml:space="preserve">, N., Laptev, N., &amp; </w:t>
      </w:r>
      <w:proofErr w:type="spellStart"/>
      <w:r w:rsidRPr="00171823">
        <w:rPr>
          <w:rFonts w:ascii="Arial" w:hAnsi="Arial" w:cs="Arial"/>
        </w:rPr>
        <w:t>Billawala</w:t>
      </w:r>
      <w:proofErr w:type="spellEnd"/>
      <w:r w:rsidRPr="00171823">
        <w:rPr>
          <w:rFonts w:ascii="Arial" w:hAnsi="Arial" w:cs="Arial"/>
        </w:rPr>
        <w:t xml:space="preserve">, Y. (2014, March). Stock trade volume prediction with yahoo finance user browsing </w:t>
      </w:r>
      <w:proofErr w:type="spellStart"/>
      <w:r w:rsidRPr="00171823">
        <w:rPr>
          <w:rFonts w:ascii="Arial" w:hAnsi="Arial" w:cs="Arial"/>
        </w:rPr>
        <w:t>behavior</w:t>
      </w:r>
      <w:proofErr w:type="spellEnd"/>
      <w:r w:rsidRPr="00171823">
        <w:rPr>
          <w:rFonts w:ascii="Arial" w:hAnsi="Arial" w:cs="Arial"/>
        </w:rPr>
        <w:t>. In </w:t>
      </w:r>
      <w:r w:rsidRPr="00171823">
        <w:rPr>
          <w:rFonts w:ascii="Arial" w:hAnsi="Arial" w:cs="Arial"/>
          <w:i/>
          <w:iCs/>
        </w:rPr>
        <w:t>2014 IEEE 30th International Conference on Data Engineering</w:t>
      </w:r>
      <w:r w:rsidRPr="00171823">
        <w:rPr>
          <w:rFonts w:ascii="Arial" w:hAnsi="Arial" w:cs="Arial"/>
        </w:rPr>
        <w:t> (pp. 1168-1173). IEEE.</w:t>
      </w:r>
    </w:p>
    <w:p w14:paraId="3E268B26" w14:textId="77777777" w:rsidR="00077EFA" w:rsidRDefault="00077EFA" w:rsidP="00812DF4">
      <w:pPr>
        <w:spacing w:line="360" w:lineRule="auto"/>
        <w:ind w:left="284" w:hanging="284"/>
        <w:jc w:val="both"/>
        <w:rPr>
          <w:rFonts w:ascii="Arial" w:hAnsi="Arial" w:cs="Arial"/>
        </w:rPr>
      </w:pPr>
    </w:p>
    <w:p w14:paraId="50990DE2" w14:textId="77777777" w:rsidR="00C04C65" w:rsidRDefault="00C04C65" w:rsidP="00812DF4">
      <w:pPr>
        <w:spacing w:line="360" w:lineRule="auto"/>
        <w:ind w:left="284" w:hanging="284"/>
        <w:jc w:val="both"/>
        <w:rPr>
          <w:rFonts w:ascii="Arial" w:hAnsi="Arial" w:cs="Arial"/>
        </w:rPr>
      </w:pPr>
      <w:proofErr w:type="spellStart"/>
      <w:r w:rsidRPr="00776CD1">
        <w:rPr>
          <w:rFonts w:ascii="Arial" w:hAnsi="Arial" w:cs="Arial"/>
        </w:rPr>
        <w:t>Breiman</w:t>
      </w:r>
      <w:proofErr w:type="spellEnd"/>
      <w:r w:rsidRPr="00776CD1">
        <w:rPr>
          <w:rFonts w:ascii="Arial" w:hAnsi="Arial" w:cs="Arial"/>
        </w:rPr>
        <w:t xml:space="preserve">, L. (2001). </w:t>
      </w:r>
      <w:r w:rsidRPr="00776CD1">
        <w:rPr>
          <w:rFonts w:ascii="Arial" w:hAnsi="Arial" w:cs="Arial"/>
          <w:i/>
          <w:iCs/>
        </w:rPr>
        <w:t>Random forests. Machine learning, 45</w:t>
      </w:r>
      <w:r w:rsidRPr="00776CD1">
        <w:rPr>
          <w:rFonts w:ascii="Arial" w:hAnsi="Arial" w:cs="Arial"/>
        </w:rPr>
        <w:t>(1), 5-32.</w:t>
      </w:r>
    </w:p>
    <w:p w14:paraId="4083B118" w14:textId="77777777" w:rsidR="0004654A" w:rsidRDefault="0004654A" w:rsidP="00812DF4">
      <w:pPr>
        <w:spacing w:line="360" w:lineRule="auto"/>
        <w:ind w:left="284" w:hanging="284"/>
        <w:jc w:val="both"/>
        <w:rPr>
          <w:rFonts w:ascii="Arial" w:hAnsi="Arial" w:cs="Arial"/>
        </w:rPr>
      </w:pPr>
    </w:p>
    <w:p w14:paraId="7A86C45F" w14:textId="77777777" w:rsidR="00A27248" w:rsidRDefault="00A27248" w:rsidP="00812DF4">
      <w:pPr>
        <w:spacing w:line="360" w:lineRule="auto"/>
        <w:ind w:left="284" w:hanging="284"/>
        <w:jc w:val="both"/>
        <w:rPr>
          <w:rFonts w:ascii="Arial" w:hAnsi="Arial" w:cs="Arial"/>
        </w:rPr>
      </w:pPr>
      <w:r w:rsidRPr="001C2058">
        <w:rPr>
          <w:rFonts w:ascii="Arial" w:hAnsi="Arial" w:cs="Arial"/>
        </w:rPr>
        <w:t>Brooks, C. (2014). Introductory econometrics for finance. Cambridge university press.</w:t>
      </w:r>
    </w:p>
    <w:p w14:paraId="62B4E3EE" w14:textId="77777777" w:rsidR="00C04C65" w:rsidRDefault="00C04C65" w:rsidP="00812DF4">
      <w:pPr>
        <w:spacing w:line="360" w:lineRule="auto"/>
        <w:ind w:left="284" w:hanging="284"/>
        <w:jc w:val="both"/>
        <w:rPr>
          <w:rFonts w:ascii="Arial" w:hAnsi="Arial" w:cs="Arial"/>
        </w:rPr>
      </w:pPr>
    </w:p>
    <w:p w14:paraId="7C034C97" w14:textId="1F9E3316" w:rsidR="00092D62" w:rsidRDefault="00A84451" w:rsidP="00812DF4">
      <w:pPr>
        <w:spacing w:line="360" w:lineRule="auto"/>
        <w:ind w:left="284" w:hanging="284"/>
        <w:jc w:val="both"/>
        <w:rPr>
          <w:rFonts w:ascii="Arial" w:hAnsi="Arial" w:cs="Arial"/>
        </w:rPr>
      </w:pPr>
      <w:r w:rsidRPr="00A84451">
        <w:rPr>
          <w:rFonts w:ascii="Arial" w:hAnsi="Arial" w:cs="Arial"/>
        </w:rPr>
        <w:t xml:space="preserve">Chen, T., &amp; </w:t>
      </w:r>
      <w:proofErr w:type="spellStart"/>
      <w:r w:rsidRPr="00A84451">
        <w:rPr>
          <w:rFonts w:ascii="Arial" w:hAnsi="Arial" w:cs="Arial"/>
        </w:rPr>
        <w:t>Guestrin</w:t>
      </w:r>
      <w:proofErr w:type="spellEnd"/>
      <w:r w:rsidRPr="00A84451">
        <w:rPr>
          <w:rFonts w:ascii="Arial" w:hAnsi="Arial" w:cs="Arial"/>
        </w:rPr>
        <w:t xml:space="preserve">, C. (2016, August). </w:t>
      </w:r>
      <w:proofErr w:type="spellStart"/>
      <w:r w:rsidRPr="00A84451">
        <w:rPr>
          <w:rFonts w:ascii="Arial" w:hAnsi="Arial" w:cs="Arial"/>
        </w:rPr>
        <w:t>Xgboost</w:t>
      </w:r>
      <w:proofErr w:type="spellEnd"/>
      <w:r w:rsidRPr="00A84451">
        <w:rPr>
          <w:rFonts w:ascii="Arial" w:hAnsi="Arial" w:cs="Arial"/>
        </w:rPr>
        <w:t xml:space="preserve">: A scalable tree boosting system. </w:t>
      </w:r>
      <w:r w:rsidRPr="00A84451">
        <w:rPr>
          <w:rFonts w:ascii="Arial" w:hAnsi="Arial" w:cs="Arial"/>
          <w:i/>
          <w:iCs/>
        </w:rPr>
        <w:t xml:space="preserve">In Proceedings of the 22nd </w:t>
      </w:r>
      <w:proofErr w:type="spellStart"/>
      <w:r w:rsidRPr="00A84451">
        <w:rPr>
          <w:rFonts w:ascii="Arial" w:hAnsi="Arial" w:cs="Arial"/>
          <w:i/>
          <w:iCs/>
        </w:rPr>
        <w:t>acm</w:t>
      </w:r>
      <w:proofErr w:type="spellEnd"/>
      <w:r w:rsidRPr="00A84451">
        <w:rPr>
          <w:rFonts w:ascii="Arial" w:hAnsi="Arial" w:cs="Arial"/>
          <w:i/>
          <w:iCs/>
        </w:rPr>
        <w:t xml:space="preserve"> </w:t>
      </w:r>
      <w:proofErr w:type="spellStart"/>
      <w:r w:rsidRPr="00A84451">
        <w:rPr>
          <w:rFonts w:ascii="Arial" w:hAnsi="Arial" w:cs="Arial"/>
          <w:i/>
          <w:iCs/>
        </w:rPr>
        <w:t>sigkdd</w:t>
      </w:r>
      <w:proofErr w:type="spellEnd"/>
      <w:r w:rsidRPr="00A84451">
        <w:rPr>
          <w:rFonts w:ascii="Arial" w:hAnsi="Arial" w:cs="Arial"/>
          <w:i/>
          <w:iCs/>
        </w:rPr>
        <w:t xml:space="preserve"> international conference on knowledge discovery and data mining</w:t>
      </w:r>
      <w:r w:rsidRPr="00A84451">
        <w:rPr>
          <w:rFonts w:ascii="Arial" w:hAnsi="Arial" w:cs="Arial"/>
        </w:rPr>
        <w:t xml:space="preserve"> (pp. 785-794).</w:t>
      </w:r>
    </w:p>
    <w:p w14:paraId="526C1785" w14:textId="77777777" w:rsidR="00025B14" w:rsidRDefault="00025B14" w:rsidP="00812DF4">
      <w:pPr>
        <w:spacing w:line="360" w:lineRule="auto"/>
        <w:ind w:left="284" w:hanging="284"/>
        <w:jc w:val="both"/>
        <w:rPr>
          <w:rFonts w:ascii="Arial" w:hAnsi="Arial" w:cs="Arial"/>
        </w:rPr>
      </w:pPr>
    </w:p>
    <w:p w14:paraId="696940D2" w14:textId="77777777" w:rsidR="007F4304" w:rsidRDefault="007F4304" w:rsidP="00812DF4">
      <w:pPr>
        <w:spacing w:line="360" w:lineRule="auto"/>
        <w:ind w:left="284" w:hanging="284"/>
        <w:jc w:val="both"/>
        <w:rPr>
          <w:rFonts w:ascii="Arial" w:hAnsi="Arial" w:cs="Arial"/>
        </w:rPr>
      </w:pPr>
      <w:r w:rsidRPr="00031720">
        <w:rPr>
          <w:rFonts w:ascii="Arial" w:hAnsi="Arial" w:cs="Arial"/>
        </w:rPr>
        <w:lastRenderedPageBreak/>
        <w:t>Chen, Y. W., Chou, R. K., &amp; Lin, C. B. (2019). Investor sentiment, SEO market timing, and stock price performance. </w:t>
      </w:r>
      <w:r w:rsidRPr="00031720">
        <w:rPr>
          <w:rFonts w:ascii="Arial" w:hAnsi="Arial" w:cs="Arial"/>
          <w:i/>
          <w:iCs/>
        </w:rPr>
        <w:t>Journal of Empirical Finance</w:t>
      </w:r>
      <w:r w:rsidRPr="00031720">
        <w:rPr>
          <w:rFonts w:ascii="Arial" w:hAnsi="Arial" w:cs="Arial"/>
        </w:rPr>
        <w:t>, </w:t>
      </w:r>
      <w:r w:rsidRPr="00031720">
        <w:rPr>
          <w:rFonts w:ascii="Arial" w:hAnsi="Arial" w:cs="Arial"/>
          <w:i/>
          <w:iCs/>
        </w:rPr>
        <w:t>51</w:t>
      </w:r>
      <w:r w:rsidRPr="00031720">
        <w:rPr>
          <w:rFonts w:ascii="Arial" w:hAnsi="Arial" w:cs="Arial"/>
        </w:rPr>
        <w:t>, 28-43.</w:t>
      </w:r>
    </w:p>
    <w:p w14:paraId="35EB373E" w14:textId="77777777" w:rsidR="00A84451" w:rsidRDefault="00A84451" w:rsidP="00812DF4">
      <w:pPr>
        <w:spacing w:line="360" w:lineRule="auto"/>
        <w:ind w:left="284" w:hanging="284"/>
        <w:jc w:val="both"/>
        <w:rPr>
          <w:rFonts w:ascii="Arial" w:hAnsi="Arial" w:cs="Arial"/>
        </w:rPr>
      </w:pPr>
    </w:p>
    <w:p w14:paraId="7CC58F71" w14:textId="216F63FF" w:rsidR="00E37A4B" w:rsidRDefault="00E37A4B" w:rsidP="00812DF4">
      <w:pPr>
        <w:spacing w:line="360" w:lineRule="auto"/>
        <w:ind w:left="284" w:hanging="284"/>
        <w:jc w:val="both"/>
        <w:rPr>
          <w:rFonts w:ascii="Arial" w:hAnsi="Arial" w:cs="Arial"/>
        </w:rPr>
      </w:pPr>
      <w:r w:rsidRPr="00E37A4B">
        <w:rPr>
          <w:rFonts w:ascii="Arial" w:hAnsi="Arial" w:cs="Arial"/>
        </w:rPr>
        <w:t>Choudhury, A. (2016). Architecture of an Integrated Regulatory Information Management Platform for Clinical Trials: A Case Study in Regulatory Information Management System Implementation. In </w:t>
      </w:r>
      <w:r w:rsidRPr="00E37A4B">
        <w:rPr>
          <w:rFonts w:ascii="Arial" w:hAnsi="Arial" w:cs="Arial"/>
          <w:i/>
          <w:iCs/>
        </w:rPr>
        <w:t>Software Innovations in Clinical Drug Development and Safety</w:t>
      </w:r>
      <w:r w:rsidRPr="00E37A4B">
        <w:rPr>
          <w:rFonts w:ascii="Arial" w:hAnsi="Arial" w:cs="Arial"/>
        </w:rPr>
        <w:t> (pp. 163-201). IGI Global.</w:t>
      </w:r>
    </w:p>
    <w:p w14:paraId="0845C52C" w14:textId="77777777" w:rsidR="002034BA" w:rsidRDefault="002034BA" w:rsidP="00812DF4">
      <w:pPr>
        <w:spacing w:line="360" w:lineRule="auto"/>
        <w:ind w:left="284" w:hanging="284"/>
        <w:jc w:val="both"/>
        <w:rPr>
          <w:rFonts w:ascii="Arial" w:hAnsi="Arial" w:cs="Arial"/>
        </w:rPr>
      </w:pPr>
    </w:p>
    <w:p w14:paraId="47EEE9E5" w14:textId="0256B2B1" w:rsidR="002034BA" w:rsidRDefault="002034BA" w:rsidP="00812DF4">
      <w:pPr>
        <w:spacing w:line="360" w:lineRule="auto"/>
        <w:ind w:left="284" w:hanging="284"/>
        <w:jc w:val="both"/>
        <w:rPr>
          <w:rFonts w:ascii="Arial" w:hAnsi="Arial" w:cs="Arial"/>
        </w:rPr>
      </w:pPr>
      <w:proofErr w:type="spellStart"/>
      <w:r w:rsidRPr="002034BA">
        <w:rPr>
          <w:rFonts w:ascii="Arial" w:hAnsi="Arial" w:cs="Arial"/>
        </w:rPr>
        <w:t>Costola</w:t>
      </w:r>
      <w:proofErr w:type="spellEnd"/>
      <w:r w:rsidRPr="002034BA">
        <w:rPr>
          <w:rFonts w:ascii="Arial" w:hAnsi="Arial" w:cs="Arial"/>
        </w:rPr>
        <w:t xml:space="preserve">, M., </w:t>
      </w:r>
      <w:proofErr w:type="spellStart"/>
      <w:r w:rsidRPr="002034BA">
        <w:rPr>
          <w:rFonts w:ascii="Arial" w:hAnsi="Arial" w:cs="Arial"/>
        </w:rPr>
        <w:t>Hinz</w:t>
      </w:r>
      <w:proofErr w:type="spellEnd"/>
      <w:r w:rsidRPr="002034BA">
        <w:rPr>
          <w:rFonts w:ascii="Arial" w:hAnsi="Arial" w:cs="Arial"/>
        </w:rPr>
        <w:t xml:space="preserve">, O., </w:t>
      </w:r>
      <w:proofErr w:type="spellStart"/>
      <w:r w:rsidRPr="002034BA">
        <w:rPr>
          <w:rFonts w:ascii="Arial" w:hAnsi="Arial" w:cs="Arial"/>
        </w:rPr>
        <w:t>Nofer</w:t>
      </w:r>
      <w:proofErr w:type="spellEnd"/>
      <w:r w:rsidRPr="002034BA">
        <w:rPr>
          <w:rFonts w:ascii="Arial" w:hAnsi="Arial" w:cs="Arial"/>
        </w:rPr>
        <w:t xml:space="preserve">, M., &amp; </w:t>
      </w:r>
      <w:proofErr w:type="spellStart"/>
      <w:r w:rsidRPr="002034BA">
        <w:rPr>
          <w:rFonts w:ascii="Arial" w:hAnsi="Arial" w:cs="Arial"/>
        </w:rPr>
        <w:t>Pelizzon</w:t>
      </w:r>
      <w:proofErr w:type="spellEnd"/>
      <w:r w:rsidRPr="002034BA">
        <w:rPr>
          <w:rFonts w:ascii="Arial" w:hAnsi="Arial" w:cs="Arial"/>
        </w:rPr>
        <w:t xml:space="preserve">, L. (2020). Machine learning sentiment analysis, COVID-19 </w:t>
      </w:r>
      <w:proofErr w:type="gramStart"/>
      <w:r w:rsidRPr="002034BA">
        <w:rPr>
          <w:rFonts w:ascii="Arial" w:hAnsi="Arial" w:cs="Arial"/>
        </w:rPr>
        <w:t>news</w:t>
      </w:r>
      <w:proofErr w:type="gramEnd"/>
      <w:r w:rsidRPr="002034BA">
        <w:rPr>
          <w:rFonts w:ascii="Arial" w:hAnsi="Arial" w:cs="Arial"/>
        </w:rPr>
        <w:t xml:space="preserve"> and stock market reactions. </w:t>
      </w:r>
      <w:r w:rsidRPr="00FD2CCA">
        <w:rPr>
          <w:rFonts w:ascii="Arial" w:hAnsi="Arial" w:cs="Arial"/>
          <w:i/>
          <w:iCs/>
        </w:rPr>
        <w:t>Research in International Business and Finance</w:t>
      </w:r>
      <w:r w:rsidRPr="002034BA">
        <w:rPr>
          <w:rFonts w:ascii="Arial" w:hAnsi="Arial" w:cs="Arial"/>
        </w:rPr>
        <w:t xml:space="preserve">, 64, 101881 - 101881. </w:t>
      </w:r>
    </w:p>
    <w:p w14:paraId="6D9BD71B" w14:textId="77777777" w:rsidR="005A26B9" w:rsidRDefault="005A26B9" w:rsidP="00812DF4">
      <w:pPr>
        <w:spacing w:line="360" w:lineRule="auto"/>
        <w:ind w:left="284" w:hanging="284"/>
        <w:jc w:val="both"/>
        <w:rPr>
          <w:rFonts w:ascii="Arial" w:hAnsi="Arial" w:cs="Arial"/>
        </w:rPr>
      </w:pPr>
    </w:p>
    <w:p w14:paraId="1B7BC080" w14:textId="77777777" w:rsidR="005A26B9" w:rsidRDefault="005A26B9" w:rsidP="005A26B9">
      <w:pPr>
        <w:spacing w:line="360" w:lineRule="auto"/>
        <w:ind w:left="284" w:hanging="284"/>
        <w:jc w:val="both"/>
        <w:rPr>
          <w:rFonts w:ascii="Arial" w:hAnsi="Arial" w:cs="Arial"/>
        </w:rPr>
      </w:pPr>
      <w:r w:rsidRPr="00210ABA">
        <w:rPr>
          <w:rFonts w:ascii="Arial" w:hAnsi="Arial" w:cs="Arial"/>
        </w:rPr>
        <w:t>Dickinson, B., &amp; Hu, W. (2015). Sentiment analysis of investor opinions on twitter. </w:t>
      </w:r>
      <w:r w:rsidRPr="00210ABA">
        <w:rPr>
          <w:rFonts w:ascii="Arial" w:hAnsi="Arial" w:cs="Arial"/>
          <w:i/>
          <w:iCs/>
        </w:rPr>
        <w:t>Social Networking</w:t>
      </w:r>
      <w:r w:rsidRPr="00210ABA">
        <w:rPr>
          <w:rFonts w:ascii="Arial" w:hAnsi="Arial" w:cs="Arial"/>
        </w:rPr>
        <w:t>, </w:t>
      </w:r>
      <w:r w:rsidRPr="00210ABA">
        <w:rPr>
          <w:rFonts w:ascii="Arial" w:hAnsi="Arial" w:cs="Arial"/>
          <w:i/>
          <w:iCs/>
        </w:rPr>
        <w:t>4</w:t>
      </w:r>
      <w:r w:rsidRPr="00210ABA">
        <w:rPr>
          <w:rFonts w:ascii="Arial" w:hAnsi="Arial" w:cs="Arial"/>
        </w:rPr>
        <w:t>(03), 62.</w:t>
      </w:r>
    </w:p>
    <w:p w14:paraId="7594B528" w14:textId="77777777" w:rsidR="005A26B9" w:rsidRDefault="005A26B9" w:rsidP="005A26B9">
      <w:pPr>
        <w:spacing w:line="360" w:lineRule="auto"/>
        <w:ind w:left="284" w:hanging="284"/>
        <w:jc w:val="both"/>
        <w:rPr>
          <w:rFonts w:ascii="Arial" w:hAnsi="Arial" w:cs="Arial"/>
        </w:rPr>
      </w:pPr>
    </w:p>
    <w:p w14:paraId="7BB64B82" w14:textId="650D302C" w:rsidR="005A26B9" w:rsidRDefault="005A26B9" w:rsidP="005A26B9">
      <w:pPr>
        <w:spacing w:line="360" w:lineRule="auto"/>
        <w:ind w:left="284" w:hanging="284"/>
        <w:jc w:val="both"/>
        <w:rPr>
          <w:rFonts w:ascii="Arial" w:hAnsi="Arial" w:cs="Arial"/>
        </w:rPr>
      </w:pPr>
      <w:r w:rsidRPr="005059F9">
        <w:rPr>
          <w:rFonts w:ascii="Arial" w:hAnsi="Arial" w:cs="Arial"/>
        </w:rPr>
        <w:t xml:space="preserve">Duan, Y., Liu, L., &amp; Wang, Z. (2020). COVID-19 Sentiment and Chinese Stock Market: Official Media News and </w:t>
      </w:r>
      <w:proofErr w:type="spellStart"/>
      <w:r w:rsidRPr="005059F9">
        <w:rPr>
          <w:rFonts w:ascii="Arial" w:hAnsi="Arial" w:cs="Arial"/>
        </w:rPr>
        <w:t>Sina</w:t>
      </w:r>
      <w:proofErr w:type="spellEnd"/>
      <w:r w:rsidRPr="005059F9">
        <w:rPr>
          <w:rFonts w:ascii="Arial" w:hAnsi="Arial" w:cs="Arial"/>
        </w:rPr>
        <w:t xml:space="preserve"> Weibo. </w:t>
      </w:r>
      <w:r w:rsidRPr="005A26B9">
        <w:rPr>
          <w:rFonts w:ascii="Arial" w:hAnsi="Arial" w:cs="Arial"/>
          <w:i/>
          <w:iCs/>
        </w:rPr>
        <w:t>Social Science Research Network.</w:t>
      </w:r>
      <w:r w:rsidRPr="005059F9">
        <w:rPr>
          <w:rFonts w:ascii="Arial" w:hAnsi="Arial" w:cs="Arial"/>
        </w:rPr>
        <w:t xml:space="preserve"> </w:t>
      </w:r>
    </w:p>
    <w:p w14:paraId="11199914" w14:textId="77777777" w:rsidR="00E37A4B" w:rsidRDefault="00E37A4B" w:rsidP="00812DF4">
      <w:pPr>
        <w:spacing w:line="360" w:lineRule="auto"/>
        <w:ind w:left="284" w:hanging="284"/>
        <w:jc w:val="both"/>
        <w:rPr>
          <w:rFonts w:ascii="Arial" w:hAnsi="Arial" w:cs="Arial"/>
        </w:rPr>
      </w:pPr>
    </w:p>
    <w:p w14:paraId="79B62D3C" w14:textId="77777777" w:rsidR="008E3B15" w:rsidRPr="00031720" w:rsidRDefault="008E3B15" w:rsidP="00812DF4">
      <w:pPr>
        <w:spacing w:line="360" w:lineRule="auto"/>
        <w:ind w:left="284" w:hanging="284"/>
        <w:jc w:val="both"/>
        <w:rPr>
          <w:rFonts w:ascii="Arial" w:hAnsi="Arial" w:cs="Arial"/>
        </w:rPr>
      </w:pPr>
      <w:r w:rsidRPr="00031720">
        <w:rPr>
          <w:rFonts w:ascii="Arial" w:hAnsi="Arial" w:cs="Arial"/>
        </w:rPr>
        <w:t xml:space="preserve">Elliott, W. B., &amp; Warr, R. S. (2003). Price Pressure on the NYSE and Nasdaq: Evidence from S&amp;P 500 Index Changes. </w:t>
      </w:r>
      <w:r w:rsidRPr="00031720">
        <w:rPr>
          <w:rFonts w:ascii="Arial" w:hAnsi="Arial" w:cs="Arial"/>
          <w:i/>
          <w:iCs/>
        </w:rPr>
        <w:t>Financial Management</w:t>
      </w:r>
      <w:r w:rsidRPr="00031720">
        <w:rPr>
          <w:rFonts w:ascii="Arial" w:hAnsi="Arial" w:cs="Arial"/>
        </w:rPr>
        <w:t xml:space="preserve">, </w:t>
      </w:r>
      <w:r w:rsidRPr="00031720">
        <w:rPr>
          <w:rFonts w:ascii="Arial" w:hAnsi="Arial" w:cs="Arial"/>
          <w:i/>
          <w:iCs/>
        </w:rPr>
        <w:t>32</w:t>
      </w:r>
      <w:r w:rsidRPr="00031720">
        <w:rPr>
          <w:rFonts w:ascii="Arial" w:hAnsi="Arial" w:cs="Arial"/>
        </w:rPr>
        <w:t>(3), 85–99.</w:t>
      </w:r>
    </w:p>
    <w:p w14:paraId="3A1CB0C4" w14:textId="77777777" w:rsidR="008E3B15" w:rsidRDefault="008E3B15" w:rsidP="00812DF4">
      <w:pPr>
        <w:spacing w:line="360" w:lineRule="auto"/>
        <w:ind w:left="284" w:hanging="284"/>
        <w:jc w:val="both"/>
        <w:rPr>
          <w:rFonts w:ascii="Arial" w:hAnsi="Arial" w:cs="Arial"/>
        </w:rPr>
      </w:pPr>
    </w:p>
    <w:p w14:paraId="6A9E5A57" w14:textId="77777777" w:rsidR="008E3B15" w:rsidRDefault="008E3B15" w:rsidP="00812DF4">
      <w:pPr>
        <w:spacing w:line="360" w:lineRule="auto"/>
        <w:ind w:left="284" w:hanging="284"/>
        <w:jc w:val="both"/>
        <w:rPr>
          <w:rFonts w:ascii="Arial" w:hAnsi="Arial" w:cs="Arial"/>
        </w:rPr>
      </w:pPr>
      <w:proofErr w:type="spellStart"/>
      <w:r w:rsidRPr="00751397">
        <w:rPr>
          <w:rFonts w:ascii="Arial" w:hAnsi="Arial" w:cs="Arial"/>
        </w:rPr>
        <w:t>Engelberg</w:t>
      </w:r>
      <w:proofErr w:type="spellEnd"/>
      <w:r w:rsidRPr="00751397">
        <w:rPr>
          <w:rFonts w:ascii="Arial" w:hAnsi="Arial" w:cs="Arial"/>
        </w:rPr>
        <w:t xml:space="preserve">, J. E., &amp; Parsons, C. A. (2011). The causal impact of media in financial markets. </w:t>
      </w:r>
      <w:r w:rsidRPr="00751397">
        <w:rPr>
          <w:rFonts w:ascii="Arial" w:hAnsi="Arial" w:cs="Arial"/>
          <w:i/>
          <w:iCs/>
        </w:rPr>
        <w:t>The Journal of Finance</w:t>
      </w:r>
      <w:r w:rsidRPr="00751397">
        <w:rPr>
          <w:rFonts w:ascii="Arial" w:hAnsi="Arial" w:cs="Arial"/>
        </w:rPr>
        <w:t>, 66(1), 67-97.</w:t>
      </w:r>
    </w:p>
    <w:p w14:paraId="1942BC3B" w14:textId="77777777" w:rsidR="003673B3" w:rsidRDefault="003673B3" w:rsidP="00812DF4">
      <w:pPr>
        <w:spacing w:line="360" w:lineRule="auto"/>
        <w:ind w:left="284" w:hanging="284"/>
        <w:jc w:val="both"/>
        <w:rPr>
          <w:rFonts w:ascii="Arial" w:hAnsi="Arial" w:cs="Arial"/>
        </w:rPr>
      </w:pPr>
    </w:p>
    <w:p w14:paraId="0600742B" w14:textId="280CC1CF" w:rsidR="003673B3" w:rsidRDefault="003673B3" w:rsidP="00812DF4">
      <w:pPr>
        <w:spacing w:line="360" w:lineRule="auto"/>
        <w:ind w:left="284" w:hanging="284"/>
        <w:jc w:val="both"/>
        <w:rPr>
          <w:rFonts w:ascii="Arial" w:hAnsi="Arial" w:cs="Arial"/>
        </w:rPr>
      </w:pPr>
      <w:r w:rsidRPr="003673B3">
        <w:rPr>
          <w:rFonts w:ascii="Arial" w:hAnsi="Arial" w:cs="Arial"/>
        </w:rPr>
        <w:t xml:space="preserve">Engineering and Physical Sciences Research Council (EPSRC). (n.d.). Research integrity in healthcare technologies. Health Technologies Impact and Translation Toolkit. Retrieved August 27, 2023, from </w:t>
      </w:r>
      <w:hyperlink r:id="rId32" w:history="1">
        <w:r w:rsidRPr="008E7861">
          <w:rPr>
            <w:rStyle w:val="Hyperlink"/>
            <w:rFonts w:ascii="Arial" w:hAnsi="Arial" w:cs="Arial"/>
          </w:rPr>
          <w:t>https://www.ukri.org/councils/epsrc/guidance-for-applicants/what-to-include-in-your-proposal/health-technologies-impact-and-translation-toolkit/research-integrity-in-healthcare-technologies/responsible-research-and-innovation/</w:t>
        </w:r>
      </w:hyperlink>
      <w:r>
        <w:rPr>
          <w:rFonts w:ascii="Arial" w:hAnsi="Arial" w:cs="Arial"/>
        </w:rPr>
        <w:t xml:space="preserve"> </w:t>
      </w:r>
    </w:p>
    <w:p w14:paraId="67234278" w14:textId="77777777" w:rsidR="00210ABA" w:rsidRDefault="00210ABA" w:rsidP="00812DF4">
      <w:pPr>
        <w:spacing w:line="360" w:lineRule="auto"/>
        <w:ind w:left="284" w:hanging="284"/>
        <w:jc w:val="both"/>
        <w:rPr>
          <w:rFonts w:ascii="Arial" w:hAnsi="Arial" w:cs="Arial"/>
        </w:rPr>
      </w:pPr>
    </w:p>
    <w:p w14:paraId="178F2C2C" w14:textId="77777777" w:rsidR="008E3B15" w:rsidRDefault="008E3B15" w:rsidP="00812DF4">
      <w:pPr>
        <w:spacing w:line="360" w:lineRule="auto"/>
        <w:ind w:left="284" w:hanging="284"/>
        <w:jc w:val="both"/>
        <w:rPr>
          <w:rFonts w:ascii="Arial" w:hAnsi="Arial" w:cs="Arial"/>
        </w:rPr>
      </w:pPr>
    </w:p>
    <w:p w14:paraId="7D546658" w14:textId="77777777" w:rsidR="0048327D" w:rsidRDefault="0048327D" w:rsidP="00812DF4">
      <w:pPr>
        <w:spacing w:line="360" w:lineRule="auto"/>
        <w:ind w:left="284" w:hanging="284"/>
        <w:jc w:val="both"/>
        <w:rPr>
          <w:rFonts w:ascii="Arial" w:hAnsi="Arial" w:cs="Arial"/>
        </w:rPr>
      </w:pPr>
      <w:proofErr w:type="spellStart"/>
      <w:r w:rsidRPr="00751397">
        <w:rPr>
          <w:rFonts w:ascii="Arial" w:hAnsi="Arial" w:cs="Arial"/>
        </w:rPr>
        <w:lastRenderedPageBreak/>
        <w:t>Fahlenbrach</w:t>
      </w:r>
      <w:proofErr w:type="spellEnd"/>
      <w:r w:rsidRPr="00751397">
        <w:rPr>
          <w:rFonts w:ascii="Arial" w:hAnsi="Arial" w:cs="Arial"/>
        </w:rPr>
        <w:t xml:space="preserve">, R., </w:t>
      </w:r>
      <w:proofErr w:type="spellStart"/>
      <w:r w:rsidRPr="00751397">
        <w:rPr>
          <w:rFonts w:ascii="Arial" w:hAnsi="Arial" w:cs="Arial"/>
        </w:rPr>
        <w:t>Rageth</w:t>
      </w:r>
      <w:proofErr w:type="spellEnd"/>
      <w:r w:rsidRPr="00751397">
        <w:rPr>
          <w:rFonts w:ascii="Arial" w:hAnsi="Arial" w:cs="Arial"/>
        </w:rPr>
        <w:t xml:space="preserve">, K., &amp; </w:t>
      </w:r>
      <w:proofErr w:type="spellStart"/>
      <w:r w:rsidRPr="00751397">
        <w:rPr>
          <w:rFonts w:ascii="Arial" w:hAnsi="Arial" w:cs="Arial"/>
        </w:rPr>
        <w:t>Stulz</w:t>
      </w:r>
      <w:proofErr w:type="spellEnd"/>
      <w:r w:rsidRPr="00751397">
        <w:rPr>
          <w:rFonts w:ascii="Arial" w:hAnsi="Arial" w:cs="Arial"/>
        </w:rPr>
        <w:t xml:space="preserve">, R. M. (2020). How valuable is financial flexibility when revenue stops? Evidence from the COVID-19 crisis. </w:t>
      </w:r>
      <w:r w:rsidRPr="00751397">
        <w:rPr>
          <w:rFonts w:ascii="Arial" w:hAnsi="Arial" w:cs="Arial"/>
          <w:i/>
          <w:iCs/>
        </w:rPr>
        <w:t>National Bureau of Economic Research</w:t>
      </w:r>
      <w:r w:rsidRPr="00751397">
        <w:rPr>
          <w:rFonts w:ascii="Arial" w:hAnsi="Arial" w:cs="Arial"/>
        </w:rPr>
        <w:t>.</w:t>
      </w:r>
    </w:p>
    <w:p w14:paraId="120FA5B2" w14:textId="77777777" w:rsidR="0048327D" w:rsidRDefault="0048327D" w:rsidP="00812DF4">
      <w:pPr>
        <w:spacing w:line="360" w:lineRule="auto"/>
        <w:ind w:left="284" w:hanging="284"/>
        <w:jc w:val="both"/>
        <w:rPr>
          <w:rFonts w:ascii="Arial" w:hAnsi="Arial" w:cs="Arial"/>
        </w:rPr>
      </w:pPr>
    </w:p>
    <w:p w14:paraId="1D6CD6BF" w14:textId="77777777" w:rsidR="004B1E31" w:rsidRDefault="004B1E31" w:rsidP="00812DF4">
      <w:pPr>
        <w:spacing w:line="360" w:lineRule="auto"/>
        <w:ind w:left="284" w:hanging="284"/>
        <w:jc w:val="both"/>
        <w:rPr>
          <w:rFonts w:ascii="Arial" w:hAnsi="Arial" w:cs="Arial"/>
        </w:rPr>
      </w:pPr>
      <w:r w:rsidRPr="00AE5985">
        <w:rPr>
          <w:rFonts w:ascii="Arial" w:hAnsi="Arial" w:cs="Arial"/>
        </w:rPr>
        <w:t xml:space="preserve">Gillam, R. A., Guerard Jr, J. B., &amp; </w:t>
      </w:r>
      <w:proofErr w:type="spellStart"/>
      <w:r w:rsidRPr="00AE5985">
        <w:rPr>
          <w:rFonts w:ascii="Arial" w:hAnsi="Arial" w:cs="Arial"/>
        </w:rPr>
        <w:t>Cahan</w:t>
      </w:r>
      <w:proofErr w:type="spellEnd"/>
      <w:r w:rsidRPr="00AE5985">
        <w:rPr>
          <w:rFonts w:ascii="Arial" w:hAnsi="Arial" w:cs="Arial"/>
        </w:rPr>
        <w:t>, R. (2015). News volume information: Beyond earnings forecasting in a global stock selection model</w:t>
      </w:r>
      <w:r w:rsidRPr="00392AB2">
        <w:rPr>
          <w:rFonts w:ascii="Arial" w:hAnsi="Arial" w:cs="Arial"/>
          <w:i/>
          <w:iCs/>
        </w:rPr>
        <w:t>. International Journal of Forecasting, 31</w:t>
      </w:r>
      <w:r w:rsidRPr="00AE5985">
        <w:rPr>
          <w:rFonts w:ascii="Arial" w:hAnsi="Arial" w:cs="Arial"/>
        </w:rPr>
        <w:t>(2), 575-581.</w:t>
      </w:r>
    </w:p>
    <w:p w14:paraId="628EDACD" w14:textId="77777777" w:rsidR="004B1E31" w:rsidRDefault="004B1E31" w:rsidP="00812DF4">
      <w:pPr>
        <w:spacing w:line="360" w:lineRule="auto"/>
        <w:ind w:left="284" w:hanging="284"/>
        <w:jc w:val="both"/>
        <w:rPr>
          <w:rFonts w:ascii="Arial" w:hAnsi="Arial" w:cs="Arial"/>
        </w:rPr>
      </w:pPr>
    </w:p>
    <w:p w14:paraId="46EC4DEA" w14:textId="77777777" w:rsidR="001F39D7" w:rsidRDefault="001F39D7" w:rsidP="00812DF4">
      <w:pPr>
        <w:spacing w:line="360" w:lineRule="auto"/>
        <w:ind w:left="284" w:hanging="284"/>
        <w:jc w:val="both"/>
        <w:rPr>
          <w:rFonts w:ascii="Arial" w:hAnsi="Arial" w:cs="Arial"/>
        </w:rPr>
      </w:pPr>
      <w:r w:rsidRPr="00E14338">
        <w:rPr>
          <w:rFonts w:ascii="Arial" w:hAnsi="Arial" w:cs="Arial"/>
        </w:rPr>
        <w:t xml:space="preserve">Gou, Q., </w:t>
      </w:r>
      <w:proofErr w:type="spellStart"/>
      <w:r w:rsidRPr="00E14338">
        <w:rPr>
          <w:rFonts w:ascii="Arial" w:hAnsi="Arial" w:cs="Arial"/>
        </w:rPr>
        <w:t>Niu</w:t>
      </w:r>
      <w:proofErr w:type="spellEnd"/>
      <w:r w:rsidRPr="00E14338">
        <w:rPr>
          <w:rFonts w:ascii="Arial" w:hAnsi="Arial" w:cs="Arial"/>
        </w:rPr>
        <w:t>, H., Gao, W., Qin, B., &amp; Li, J.Y. (2022). Research on financial loan default risk prediction based on integrated model. </w:t>
      </w:r>
      <w:r w:rsidRPr="00E14338">
        <w:rPr>
          <w:rFonts w:ascii="Arial" w:hAnsi="Arial" w:cs="Arial"/>
          <w:i/>
          <w:iCs/>
        </w:rPr>
        <w:t>International Conference on Cloud Computing, Internet of Things, and Computer Applications</w:t>
      </w:r>
      <w:r w:rsidRPr="00E14338">
        <w:rPr>
          <w:rFonts w:ascii="Arial" w:hAnsi="Arial" w:cs="Arial"/>
        </w:rPr>
        <w:t>.</w:t>
      </w:r>
    </w:p>
    <w:p w14:paraId="5B25998A" w14:textId="77777777" w:rsidR="005315DA" w:rsidRDefault="005315DA" w:rsidP="00812DF4">
      <w:pPr>
        <w:spacing w:line="360" w:lineRule="auto"/>
        <w:ind w:left="284" w:hanging="284"/>
        <w:jc w:val="both"/>
        <w:rPr>
          <w:rFonts w:ascii="Arial" w:hAnsi="Arial" w:cs="Arial"/>
        </w:rPr>
      </w:pPr>
    </w:p>
    <w:p w14:paraId="6DCCAF82" w14:textId="26944A45" w:rsidR="005315DA" w:rsidRDefault="005315DA" w:rsidP="00812DF4">
      <w:pPr>
        <w:spacing w:line="360" w:lineRule="auto"/>
        <w:ind w:left="284" w:hanging="284"/>
        <w:jc w:val="both"/>
        <w:rPr>
          <w:rFonts w:ascii="Arial" w:hAnsi="Arial" w:cs="Arial"/>
        </w:rPr>
      </w:pPr>
      <w:r w:rsidRPr="005315DA">
        <w:rPr>
          <w:rFonts w:ascii="Arial" w:hAnsi="Arial" w:cs="Arial"/>
        </w:rPr>
        <w:t>Ho, K. Y., Shi, Y., &amp; Zhang, Z. (2020). News and return volatility of Chinese bank stocks. </w:t>
      </w:r>
      <w:r w:rsidRPr="005315DA">
        <w:rPr>
          <w:rFonts w:ascii="Arial" w:hAnsi="Arial" w:cs="Arial"/>
          <w:i/>
          <w:iCs/>
        </w:rPr>
        <w:t>International Review of Economics &amp; Finance</w:t>
      </w:r>
      <w:r w:rsidRPr="005315DA">
        <w:rPr>
          <w:rFonts w:ascii="Arial" w:hAnsi="Arial" w:cs="Arial"/>
        </w:rPr>
        <w:t>, </w:t>
      </w:r>
      <w:r w:rsidRPr="005315DA">
        <w:rPr>
          <w:rFonts w:ascii="Arial" w:hAnsi="Arial" w:cs="Arial"/>
          <w:i/>
          <w:iCs/>
        </w:rPr>
        <w:t>69</w:t>
      </w:r>
      <w:r w:rsidRPr="005315DA">
        <w:rPr>
          <w:rFonts w:ascii="Arial" w:hAnsi="Arial" w:cs="Arial"/>
        </w:rPr>
        <w:t>, 1095-1105.</w:t>
      </w:r>
    </w:p>
    <w:p w14:paraId="68E57CA9" w14:textId="77777777" w:rsidR="001F39D7" w:rsidRDefault="001F39D7" w:rsidP="00812DF4">
      <w:pPr>
        <w:spacing w:line="360" w:lineRule="auto"/>
        <w:ind w:left="284" w:hanging="284"/>
        <w:jc w:val="both"/>
        <w:rPr>
          <w:rFonts w:ascii="Arial" w:hAnsi="Arial" w:cs="Arial"/>
        </w:rPr>
      </w:pPr>
    </w:p>
    <w:p w14:paraId="7C18C819" w14:textId="77777777" w:rsidR="0084302B" w:rsidRDefault="0084302B" w:rsidP="00812DF4">
      <w:pPr>
        <w:spacing w:line="360" w:lineRule="auto"/>
        <w:ind w:left="284" w:hanging="284"/>
        <w:jc w:val="both"/>
        <w:rPr>
          <w:rFonts w:ascii="Arial" w:hAnsi="Arial" w:cs="Arial"/>
        </w:rPr>
      </w:pPr>
      <w:r w:rsidRPr="009008AC">
        <w:rPr>
          <w:rFonts w:ascii="Arial" w:hAnsi="Arial" w:cs="Arial"/>
        </w:rPr>
        <w:t xml:space="preserve">Huang, J. (2018). The customer knows best: The investment value of consumer opinions. </w:t>
      </w:r>
      <w:r w:rsidRPr="009008AC">
        <w:rPr>
          <w:rFonts w:ascii="Arial" w:hAnsi="Arial" w:cs="Arial"/>
          <w:i/>
          <w:iCs/>
        </w:rPr>
        <w:t>Journal of Financial Economics, 128</w:t>
      </w:r>
      <w:r w:rsidRPr="009008AC">
        <w:rPr>
          <w:rFonts w:ascii="Arial" w:hAnsi="Arial" w:cs="Arial"/>
        </w:rPr>
        <w:t>(1), 164-182.</w:t>
      </w:r>
    </w:p>
    <w:p w14:paraId="5921D4BA" w14:textId="77777777" w:rsidR="001D76BB" w:rsidRDefault="001D76BB" w:rsidP="00812DF4">
      <w:pPr>
        <w:spacing w:line="360" w:lineRule="auto"/>
        <w:ind w:left="284" w:hanging="284"/>
        <w:jc w:val="both"/>
        <w:rPr>
          <w:rFonts w:ascii="Arial" w:hAnsi="Arial" w:cs="Arial"/>
        </w:rPr>
      </w:pPr>
    </w:p>
    <w:p w14:paraId="2887B341" w14:textId="7D31D2D5" w:rsidR="001D76BB" w:rsidRPr="00751397" w:rsidRDefault="001D76BB" w:rsidP="00812DF4">
      <w:pPr>
        <w:spacing w:line="360" w:lineRule="auto"/>
        <w:ind w:left="284" w:hanging="284"/>
        <w:jc w:val="both"/>
        <w:rPr>
          <w:rFonts w:ascii="Arial" w:hAnsi="Arial" w:cs="Arial"/>
        </w:rPr>
      </w:pPr>
      <w:r w:rsidRPr="001D76BB">
        <w:rPr>
          <w:rFonts w:ascii="Arial" w:hAnsi="Arial" w:cs="Arial"/>
        </w:rPr>
        <w:t xml:space="preserve">Huynh, T., </w:t>
      </w:r>
      <w:proofErr w:type="spellStart"/>
      <w:r w:rsidRPr="001D76BB">
        <w:rPr>
          <w:rFonts w:ascii="Arial" w:hAnsi="Arial" w:cs="Arial"/>
        </w:rPr>
        <w:t>Foglia</w:t>
      </w:r>
      <w:proofErr w:type="spellEnd"/>
      <w:r w:rsidRPr="001D76BB">
        <w:rPr>
          <w:rFonts w:ascii="Arial" w:hAnsi="Arial" w:cs="Arial"/>
        </w:rPr>
        <w:t xml:space="preserve">, M., Nasir, M., &amp; Angelini, E. (2021). Feverish sentiment and global equity markets during the COVID-19 pandemic. </w:t>
      </w:r>
      <w:r w:rsidRPr="006A7B9A">
        <w:rPr>
          <w:rFonts w:ascii="Arial" w:hAnsi="Arial" w:cs="Arial"/>
          <w:i/>
          <w:iCs/>
        </w:rPr>
        <w:t xml:space="preserve">Journal of Economic </w:t>
      </w:r>
      <w:proofErr w:type="spellStart"/>
      <w:r w:rsidRPr="006A7B9A">
        <w:rPr>
          <w:rFonts w:ascii="Arial" w:hAnsi="Arial" w:cs="Arial"/>
          <w:i/>
          <w:iCs/>
        </w:rPr>
        <w:t>Behavior</w:t>
      </w:r>
      <w:proofErr w:type="spellEnd"/>
      <w:r w:rsidRPr="006A7B9A">
        <w:rPr>
          <w:rFonts w:ascii="Arial" w:hAnsi="Arial" w:cs="Arial"/>
          <w:i/>
          <w:iCs/>
        </w:rPr>
        <w:t xml:space="preserve"> &amp; Organization</w:t>
      </w:r>
      <w:r w:rsidRPr="001D76BB">
        <w:rPr>
          <w:rFonts w:ascii="Arial" w:hAnsi="Arial" w:cs="Arial"/>
        </w:rPr>
        <w:t xml:space="preserve">, 188, 1088 - 1108. </w:t>
      </w:r>
    </w:p>
    <w:p w14:paraId="05F3FC0A" w14:textId="77777777" w:rsidR="0084302B" w:rsidRDefault="0084302B" w:rsidP="00812DF4">
      <w:pPr>
        <w:spacing w:line="360" w:lineRule="auto"/>
        <w:ind w:left="284" w:hanging="284"/>
        <w:jc w:val="both"/>
        <w:rPr>
          <w:rFonts w:ascii="Arial" w:hAnsi="Arial" w:cs="Arial"/>
        </w:rPr>
      </w:pPr>
    </w:p>
    <w:p w14:paraId="1A81E184" w14:textId="1AEBC011" w:rsidR="00DE707E" w:rsidRDefault="00DE707E" w:rsidP="00812DF4">
      <w:pPr>
        <w:spacing w:line="360" w:lineRule="auto"/>
        <w:ind w:left="284" w:hanging="284"/>
        <w:jc w:val="both"/>
        <w:rPr>
          <w:rFonts w:ascii="Arial" w:hAnsi="Arial" w:cs="Arial"/>
        </w:rPr>
      </w:pPr>
      <w:proofErr w:type="spellStart"/>
      <w:r w:rsidRPr="00DE707E">
        <w:rPr>
          <w:rFonts w:ascii="Arial" w:hAnsi="Arial" w:cs="Arial"/>
        </w:rPr>
        <w:t>Jagwani</w:t>
      </w:r>
      <w:proofErr w:type="spellEnd"/>
      <w:r w:rsidRPr="00DE707E">
        <w:rPr>
          <w:rFonts w:ascii="Arial" w:hAnsi="Arial" w:cs="Arial"/>
        </w:rPr>
        <w:t>, J., Gupta, M., Sachdeva, H., &amp; Singhal, A. (2018, June). Stock price forecasting using data from Yahoo finance and analysing seasonal and nonseasonal trend. In </w:t>
      </w:r>
      <w:r w:rsidRPr="00DE707E">
        <w:rPr>
          <w:rFonts w:ascii="Arial" w:hAnsi="Arial" w:cs="Arial"/>
          <w:i/>
          <w:iCs/>
        </w:rPr>
        <w:t>2018 Second international conference on intelligent computing and control systems (ICICCS)</w:t>
      </w:r>
      <w:r w:rsidRPr="00DE707E">
        <w:rPr>
          <w:rFonts w:ascii="Arial" w:hAnsi="Arial" w:cs="Arial"/>
        </w:rPr>
        <w:t> (pp. 462-467). IEEE.</w:t>
      </w:r>
    </w:p>
    <w:p w14:paraId="3C0C643A" w14:textId="77777777" w:rsidR="00DE707E" w:rsidRDefault="00DE707E" w:rsidP="00812DF4">
      <w:pPr>
        <w:spacing w:line="360" w:lineRule="auto"/>
        <w:ind w:left="284" w:hanging="284"/>
        <w:jc w:val="both"/>
        <w:rPr>
          <w:rFonts w:ascii="Arial" w:hAnsi="Arial" w:cs="Arial"/>
        </w:rPr>
      </w:pPr>
    </w:p>
    <w:p w14:paraId="795AC004" w14:textId="77777777" w:rsidR="008007A3" w:rsidRDefault="008007A3" w:rsidP="00812DF4">
      <w:pPr>
        <w:spacing w:line="360" w:lineRule="auto"/>
        <w:ind w:left="284" w:hanging="284"/>
        <w:jc w:val="both"/>
        <w:rPr>
          <w:rFonts w:ascii="Arial" w:hAnsi="Arial" w:cs="Arial"/>
        </w:rPr>
      </w:pPr>
      <w:proofErr w:type="spellStart"/>
      <w:r w:rsidRPr="00751397">
        <w:rPr>
          <w:rFonts w:ascii="Arial" w:hAnsi="Arial" w:cs="Arial"/>
        </w:rPr>
        <w:t>Ke</w:t>
      </w:r>
      <w:proofErr w:type="spellEnd"/>
      <w:r w:rsidRPr="00751397">
        <w:rPr>
          <w:rFonts w:ascii="Arial" w:hAnsi="Arial" w:cs="Arial"/>
        </w:rPr>
        <w:t xml:space="preserve">, G., Meng, Q., Finley, T., Wang, T., Chen, W., Ma, W., ... &amp; Liu, T. Y. (2017). </w:t>
      </w:r>
      <w:proofErr w:type="spellStart"/>
      <w:r w:rsidRPr="00751397">
        <w:rPr>
          <w:rFonts w:ascii="Arial" w:hAnsi="Arial" w:cs="Arial"/>
        </w:rPr>
        <w:t>LightGBM</w:t>
      </w:r>
      <w:proofErr w:type="spellEnd"/>
      <w:r w:rsidRPr="00751397">
        <w:rPr>
          <w:rFonts w:ascii="Arial" w:hAnsi="Arial" w:cs="Arial"/>
        </w:rPr>
        <w:t xml:space="preserve">: A highly efficient gradient boosting decision tree. </w:t>
      </w:r>
      <w:r w:rsidRPr="00751397">
        <w:rPr>
          <w:rFonts w:ascii="Arial" w:hAnsi="Arial" w:cs="Arial"/>
          <w:i/>
          <w:iCs/>
        </w:rPr>
        <w:t>Advances in Neural Information Processing Systems</w:t>
      </w:r>
      <w:r w:rsidRPr="00751397">
        <w:rPr>
          <w:rFonts w:ascii="Arial" w:hAnsi="Arial" w:cs="Arial"/>
        </w:rPr>
        <w:t>.</w:t>
      </w:r>
    </w:p>
    <w:p w14:paraId="3F1B0719" w14:textId="77777777" w:rsidR="00703E24" w:rsidRDefault="00703E24" w:rsidP="00812DF4">
      <w:pPr>
        <w:spacing w:line="360" w:lineRule="auto"/>
        <w:ind w:left="284" w:hanging="284"/>
        <w:jc w:val="both"/>
        <w:rPr>
          <w:rFonts w:ascii="Arial" w:hAnsi="Arial" w:cs="Arial"/>
        </w:rPr>
      </w:pPr>
    </w:p>
    <w:p w14:paraId="6D94EEB8" w14:textId="77777777" w:rsidR="00F25071" w:rsidRPr="00C16FD9" w:rsidRDefault="00F25071" w:rsidP="00812DF4">
      <w:pPr>
        <w:spacing w:line="360" w:lineRule="auto"/>
        <w:ind w:left="284" w:hanging="284"/>
        <w:jc w:val="both"/>
        <w:rPr>
          <w:rFonts w:ascii="Arial" w:hAnsi="Arial" w:cs="Arial"/>
          <w:lang w:val="en-US"/>
        </w:rPr>
      </w:pPr>
      <w:proofErr w:type="spellStart"/>
      <w:r w:rsidRPr="009849CF">
        <w:rPr>
          <w:rFonts w:ascii="Arial" w:hAnsi="Arial" w:cs="Arial"/>
        </w:rPr>
        <w:t>Khare</w:t>
      </w:r>
      <w:proofErr w:type="spellEnd"/>
      <w:r w:rsidRPr="009849CF">
        <w:rPr>
          <w:rFonts w:ascii="Arial" w:hAnsi="Arial" w:cs="Arial"/>
        </w:rPr>
        <w:t>, R.R., Khurshid, A.A., Jain, A., &amp; Shukla, S. (2022). Predictive Sensor for Biological Oxygen Demand in water using Active Learning based Random Forest Algorithm. </w:t>
      </w:r>
      <w:proofErr w:type="spellStart"/>
      <w:r w:rsidRPr="009849CF">
        <w:rPr>
          <w:rFonts w:ascii="Arial" w:hAnsi="Arial" w:cs="Arial"/>
          <w:i/>
          <w:iCs/>
        </w:rPr>
        <w:t>NeuroQuantology</w:t>
      </w:r>
      <w:proofErr w:type="spellEnd"/>
      <w:r w:rsidRPr="009849CF">
        <w:rPr>
          <w:rFonts w:ascii="Arial" w:hAnsi="Arial" w:cs="Arial"/>
        </w:rPr>
        <w:t>.</w:t>
      </w:r>
    </w:p>
    <w:p w14:paraId="793E7ED7" w14:textId="77777777" w:rsidR="00F25071" w:rsidRDefault="00F25071" w:rsidP="00812DF4">
      <w:pPr>
        <w:spacing w:line="360" w:lineRule="auto"/>
        <w:ind w:left="284" w:hanging="284"/>
        <w:jc w:val="both"/>
        <w:rPr>
          <w:rFonts w:ascii="Arial" w:hAnsi="Arial" w:cs="Arial"/>
        </w:rPr>
      </w:pPr>
    </w:p>
    <w:p w14:paraId="597C7DC1" w14:textId="77777777" w:rsidR="00CE49B7" w:rsidRDefault="00CE49B7" w:rsidP="00812DF4">
      <w:pPr>
        <w:spacing w:line="360" w:lineRule="auto"/>
        <w:ind w:left="284" w:hanging="284"/>
        <w:jc w:val="both"/>
        <w:rPr>
          <w:rFonts w:ascii="Arial" w:hAnsi="Arial" w:cs="Arial"/>
        </w:rPr>
      </w:pPr>
      <w:r w:rsidRPr="00E14338">
        <w:rPr>
          <w:rFonts w:ascii="Arial" w:hAnsi="Arial" w:cs="Arial"/>
        </w:rPr>
        <w:t xml:space="preserve">Kim, M., </w:t>
      </w:r>
      <w:proofErr w:type="spellStart"/>
      <w:r w:rsidRPr="00E14338">
        <w:rPr>
          <w:rFonts w:ascii="Arial" w:hAnsi="Arial" w:cs="Arial"/>
        </w:rPr>
        <w:t>Ahn</w:t>
      </w:r>
      <w:proofErr w:type="spellEnd"/>
      <w:r w:rsidRPr="00E14338">
        <w:rPr>
          <w:rFonts w:ascii="Arial" w:hAnsi="Arial" w:cs="Arial"/>
        </w:rPr>
        <w:t>, J., &amp; Kim, Y. (2023). Performance optimization-based boosting algorithm for resolving class imbalance problems in finance. </w:t>
      </w:r>
      <w:r w:rsidRPr="00E14338">
        <w:rPr>
          <w:rFonts w:ascii="Arial" w:hAnsi="Arial" w:cs="Arial"/>
          <w:i/>
          <w:iCs/>
        </w:rPr>
        <w:t>The Korean Data Analysis Society</w:t>
      </w:r>
      <w:r w:rsidRPr="00E14338">
        <w:rPr>
          <w:rFonts w:ascii="Arial" w:hAnsi="Arial" w:cs="Arial"/>
        </w:rPr>
        <w:t>.</w:t>
      </w:r>
    </w:p>
    <w:p w14:paraId="342A6549" w14:textId="77777777" w:rsidR="00CE49B7" w:rsidRDefault="00CE49B7" w:rsidP="00812DF4">
      <w:pPr>
        <w:spacing w:line="360" w:lineRule="auto"/>
        <w:ind w:left="284" w:hanging="284"/>
        <w:jc w:val="both"/>
        <w:rPr>
          <w:rFonts w:ascii="Arial" w:hAnsi="Arial" w:cs="Arial"/>
        </w:rPr>
      </w:pPr>
    </w:p>
    <w:p w14:paraId="22A658FD" w14:textId="5894E45A" w:rsidR="0030422D" w:rsidRDefault="0030422D" w:rsidP="00812DF4">
      <w:pPr>
        <w:spacing w:line="360" w:lineRule="auto"/>
        <w:ind w:left="284" w:hanging="284"/>
        <w:jc w:val="both"/>
        <w:rPr>
          <w:rFonts w:ascii="Arial" w:hAnsi="Arial" w:cs="Arial"/>
        </w:rPr>
      </w:pPr>
      <w:r w:rsidRPr="0030422D">
        <w:rPr>
          <w:rFonts w:ascii="Arial" w:hAnsi="Arial" w:cs="Arial"/>
        </w:rPr>
        <w:t xml:space="preserve">Kumar, R. S., Saviour Devaraj, A. F., Rajeswari, M., Julie, E. G., Robinson, Y. H., &amp; </w:t>
      </w:r>
      <w:proofErr w:type="spellStart"/>
      <w:r w:rsidRPr="0030422D">
        <w:rPr>
          <w:rFonts w:ascii="Arial" w:hAnsi="Arial" w:cs="Arial"/>
        </w:rPr>
        <w:t>Shanmuganathan</w:t>
      </w:r>
      <w:proofErr w:type="spellEnd"/>
      <w:r w:rsidRPr="0030422D">
        <w:rPr>
          <w:rFonts w:ascii="Arial" w:hAnsi="Arial" w:cs="Arial"/>
        </w:rPr>
        <w:t>, V. (2021). Exploration of sentiment analysis and legitimate artistry for opinion mining. </w:t>
      </w:r>
      <w:r w:rsidRPr="0030422D">
        <w:rPr>
          <w:rFonts w:ascii="Arial" w:hAnsi="Arial" w:cs="Arial"/>
          <w:i/>
          <w:iCs/>
        </w:rPr>
        <w:t>Multimedia Tools and Applications</w:t>
      </w:r>
      <w:r w:rsidRPr="0030422D">
        <w:rPr>
          <w:rFonts w:ascii="Arial" w:hAnsi="Arial" w:cs="Arial"/>
        </w:rPr>
        <w:t>, 1-16.</w:t>
      </w:r>
    </w:p>
    <w:p w14:paraId="672ED10D" w14:textId="77777777" w:rsidR="00347230" w:rsidRDefault="00347230" w:rsidP="00812DF4">
      <w:pPr>
        <w:spacing w:line="360" w:lineRule="auto"/>
        <w:ind w:left="284" w:hanging="284"/>
        <w:jc w:val="both"/>
        <w:rPr>
          <w:rFonts w:ascii="Arial" w:hAnsi="Arial" w:cs="Arial"/>
        </w:rPr>
      </w:pPr>
    </w:p>
    <w:p w14:paraId="256F1443" w14:textId="70E2B2DB" w:rsidR="00347230" w:rsidRDefault="00347230" w:rsidP="00812DF4">
      <w:pPr>
        <w:spacing w:line="360" w:lineRule="auto"/>
        <w:ind w:left="284" w:hanging="284"/>
        <w:jc w:val="both"/>
        <w:rPr>
          <w:rFonts w:ascii="Arial" w:hAnsi="Arial" w:cs="Arial"/>
        </w:rPr>
      </w:pPr>
      <w:r w:rsidRPr="00347230">
        <w:rPr>
          <w:rFonts w:ascii="Arial" w:hAnsi="Arial" w:cs="Arial"/>
        </w:rPr>
        <w:t>Lee, K. P., &amp; Song, S. (2022). Informational Content of CEO Tweets and Stock Market Predictability. </w:t>
      </w:r>
      <w:r w:rsidRPr="00347230">
        <w:rPr>
          <w:rFonts w:ascii="Arial" w:hAnsi="Arial" w:cs="Arial"/>
          <w:i/>
          <w:iCs/>
        </w:rPr>
        <w:t>Available at SSRN 4228651</w:t>
      </w:r>
      <w:r w:rsidRPr="00347230">
        <w:rPr>
          <w:rFonts w:ascii="Arial" w:hAnsi="Arial" w:cs="Arial"/>
        </w:rPr>
        <w:t>.</w:t>
      </w:r>
    </w:p>
    <w:p w14:paraId="4B3F8D37" w14:textId="77777777" w:rsidR="0030422D" w:rsidRDefault="0030422D" w:rsidP="00812DF4">
      <w:pPr>
        <w:spacing w:line="360" w:lineRule="auto"/>
        <w:ind w:left="284" w:hanging="284"/>
        <w:jc w:val="both"/>
        <w:rPr>
          <w:rFonts w:ascii="Arial" w:hAnsi="Arial" w:cs="Arial"/>
        </w:rPr>
      </w:pPr>
    </w:p>
    <w:p w14:paraId="628C0308" w14:textId="77777777" w:rsidR="00892220" w:rsidRDefault="00892220" w:rsidP="00812DF4">
      <w:pPr>
        <w:spacing w:line="360" w:lineRule="auto"/>
        <w:ind w:left="284" w:hanging="284"/>
        <w:jc w:val="both"/>
        <w:rPr>
          <w:rFonts w:ascii="Arial" w:hAnsi="Arial" w:cs="Arial"/>
          <w:lang w:val="en-US"/>
        </w:rPr>
      </w:pPr>
      <w:proofErr w:type="spellStart"/>
      <w:r w:rsidRPr="00FF5992">
        <w:rPr>
          <w:rFonts w:ascii="Arial" w:hAnsi="Arial" w:cs="Arial"/>
          <w:lang w:val="en-US"/>
        </w:rPr>
        <w:t>Lexchin</w:t>
      </w:r>
      <w:proofErr w:type="spellEnd"/>
      <w:r w:rsidRPr="00FF5992">
        <w:rPr>
          <w:rFonts w:ascii="Arial" w:hAnsi="Arial" w:cs="Arial"/>
          <w:lang w:val="en-US"/>
        </w:rPr>
        <w:t xml:space="preserve">, J. (2012). Those Who Have the Gold Make the Evidence: How the Pharmaceutical Industry Biases the Outcomes of Clinical Trials of Medications. </w:t>
      </w:r>
      <w:r w:rsidRPr="00FF5992">
        <w:rPr>
          <w:rFonts w:ascii="Arial" w:hAnsi="Arial" w:cs="Arial"/>
          <w:i/>
          <w:iCs/>
          <w:lang w:val="en-US"/>
        </w:rPr>
        <w:t>Science and Engineering Ethics</w:t>
      </w:r>
      <w:r w:rsidRPr="00FF5992">
        <w:rPr>
          <w:rFonts w:ascii="Arial" w:hAnsi="Arial" w:cs="Arial"/>
          <w:lang w:val="en-US"/>
        </w:rPr>
        <w:t>, 18, 247-261.</w:t>
      </w:r>
    </w:p>
    <w:p w14:paraId="624B243F" w14:textId="77777777" w:rsidR="00BC627F" w:rsidRPr="00FC74A4" w:rsidRDefault="00BC627F" w:rsidP="00034F84">
      <w:pPr>
        <w:spacing w:line="360" w:lineRule="auto"/>
        <w:jc w:val="both"/>
        <w:rPr>
          <w:rFonts w:ascii="Arial" w:hAnsi="Arial" w:cs="Arial"/>
          <w:lang w:val="en-US"/>
        </w:rPr>
      </w:pPr>
    </w:p>
    <w:p w14:paraId="1194D227" w14:textId="77777777" w:rsidR="00DE7B47" w:rsidRDefault="00DE7B47" w:rsidP="00812DF4">
      <w:pPr>
        <w:spacing w:line="360" w:lineRule="auto"/>
        <w:ind w:left="284" w:hanging="284"/>
        <w:jc w:val="both"/>
        <w:rPr>
          <w:rFonts w:ascii="Arial" w:hAnsi="Arial" w:cs="Arial"/>
        </w:rPr>
      </w:pPr>
      <w:r w:rsidRPr="00A30CFB">
        <w:rPr>
          <w:rFonts w:ascii="Arial" w:hAnsi="Arial" w:cs="Arial"/>
        </w:rPr>
        <w:t>Li, J., &amp; Yang, C. (2017). The cross-section and time-series effects of individual stock sentiment on stock prices. </w:t>
      </w:r>
      <w:r w:rsidRPr="00A30CFB">
        <w:rPr>
          <w:rFonts w:ascii="Arial" w:hAnsi="Arial" w:cs="Arial"/>
          <w:i/>
          <w:iCs/>
        </w:rPr>
        <w:t>Applied Economics</w:t>
      </w:r>
      <w:r w:rsidRPr="00A30CFB">
        <w:rPr>
          <w:rFonts w:ascii="Arial" w:hAnsi="Arial" w:cs="Arial"/>
        </w:rPr>
        <w:t>, </w:t>
      </w:r>
      <w:r w:rsidRPr="00A30CFB">
        <w:rPr>
          <w:rFonts w:ascii="Arial" w:hAnsi="Arial" w:cs="Arial"/>
          <w:i/>
          <w:iCs/>
        </w:rPr>
        <w:t>49</w:t>
      </w:r>
      <w:r w:rsidRPr="00A30CFB">
        <w:rPr>
          <w:rFonts w:ascii="Arial" w:hAnsi="Arial" w:cs="Arial"/>
        </w:rPr>
        <w:t>(47), 4806-4815.</w:t>
      </w:r>
    </w:p>
    <w:p w14:paraId="6AD53D12" w14:textId="77777777" w:rsidR="00DE7B47" w:rsidRDefault="00DE7B47" w:rsidP="00812DF4">
      <w:pPr>
        <w:spacing w:line="360" w:lineRule="auto"/>
        <w:ind w:left="284" w:hanging="284"/>
        <w:jc w:val="both"/>
        <w:rPr>
          <w:rFonts w:ascii="Arial" w:hAnsi="Arial" w:cs="Arial"/>
        </w:rPr>
      </w:pPr>
    </w:p>
    <w:p w14:paraId="3C897327" w14:textId="71B85EDE" w:rsidR="00CE0160" w:rsidRDefault="00CE0160" w:rsidP="00812DF4">
      <w:pPr>
        <w:spacing w:line="360" w:lineRule="auto"/>
        <w:ind w:left="284" w:hanging="284"/>
        <w:jc w:val="both"/>
        <w:rPr>
          <w:rFonts w:ascii="Arial" w:hAnsi="Arial" w:cs="Arial"/>
        </w:rPr>
      </w:pPr>
      <w:r w:rsidRPr="00E527C4">
        <w:rPr>
          <w:rFonts w:ascii="Arial" w:hAnsi="Arial" w:cs="Arial"/>
        </w:rPr>
        <w:t>Loughran, T., &amp; McDonald, B. (2011). When is a liability not a liability? Textual</w:t>
      </w:r>
      <w:r>
        <w:rPr>
          <w:rFonts w:ascii="Arial" w:hAnsi="Arial" w:cs="Arial"/>
        </w:rPr>
        <w:t xml:space="preserve"> </w:t>
      </w:r>
      <w:r w:rsidRPr="00E527C4">
        <w:rPr>
          <w:rFonts w:ascii="Arial" w:hAnsi="Arial" w:cs="Arial"/>
        </w:rPr>
        <w:t>analysis, dictionaries, and 10</w:t>
      </w:r>
      <w:r w:rsidRPr="00E527C4">
        <w:rPr>
          <w:rFonts w:ascii="Cambria Math" w:hAnsi="Cambria Math" w:cs="Cambria Math"/>
        </w:rPr>
        <w:t>‐</w:t>
      </w:r>
      <w:r w:rsidRPr="00E527C4">
        <w:rPr>
          <w:rFonts w:ascii="Arial" w:hAnsi="Arial" w:cs="Arial"/>
        </w:rPr>
        <w:t xml:space="preserve">Ks. </w:t>
      </w:r>
      <w:r w:rsidRPr="00E527C4">
        <w:rPr>
          <w:rFonts w:ascii="Arial" w:hAnsi="Arial" w:cs="Arial"/>
          <w:i/>
          <w:iCs/>
        </w:rPr>
        <w:t>The Journal of Finance</w:t>
      </w:r>
      <w:r w:rsidRPr="00E527C4">
        <w:rPr>
          <w:rFonts w:ascii="Arial" w:hAnsi="Arial" w:cs="Arial"/>
        </w:rPr>
        <w:t>, 66(1), 35-65.</w:t>
      </w:r>
    </w:p>
    <w:p w14:paraId="52DDA5D7" w14:textId="77777777" w:rsidR="00025B14" w:rsidRDefault="00025B14" w:rsidP="00812DF4">
      <w:pPr>
        <w:spacing w:line="360" w:lineRule="auto"/>
        <w:ind w:left="284" w:hanging="284"/>
        <w:jc w:val="both"/>
        <w:rPr>
          <w:rFonts w:ascii="Arial" w:hAnsi="Arial" w:cs="Arial"/>
        </w:rPr>
      </w:pPr>
    </w:p>
    <w:p w14:paraId="5C0FA8CD" w14:textId="38F13364" w:rsidR="00E41944" w:rsidRDefault="00E41944" w:rsidP="00812DF4">
      <w:pPr>
        <w:spacing w:line="360" w:lineRule="auto"/>
        <w:ind w:left="284" w:hanging="284"/>
        <w:jc w:val="both"/>
        <w:rPr>
          <w:rFonts w:ascii="Arial" w:hAnsi="Arial" w:cs="Arial"/>
        </w:rPr>
      </w:pPr>
      <w:proofErr w:type="spellStart"/>
      <w:r w:rsidRPr="00FC4D1A">
        <w:rPr>
          <w:rFonts w:ascii="Arial" w:hAnsi="Arial" w:cs="Arial"/>
        </w:rPr>
        <w:t>Mahussin</w:t>
      </w:r>
      <w:proofErr w:type="spellEnd"/>
      <w:r w:rsidRPr="00FC4D1A">
        <w:rPr>
          <w:rFonts w:ascii="Arial" w:hAnsi="Arial" w:cs="Arial"/>
        </w:rPr>
        <w:t xml:space="preserve">, N., </w:t>
      </w:r>
      <w:proofErr w:type="spellStart"/>
      <w:r w:rsidRPr="00FC4D1A">
        <w:rPr>
          <w:rFonts w:ascii="Arial" w:hAnsi="Arial" w:cs="Arial"/>
        </w:rPr>
        <w:t>Jaapar</w:t>
      </w:r>
      <w:proofErr w:type="spellEnd"/>
      <w:r w:rsidRPr="00FC4D1A">
        <w:rPr>
          <w:rFonts w:ascii="Arial" w:hAnsi="Arial" w:cs="Arial"/>
        </w:rPr>
        <w:t>, A., &amp; Mustafa, L. (2021). Volatility of Technology and Healthcare Sectors Before and During Covid-19 Pandemic. </w:t>
      </w:r>
      <w:r w:rsidRPr="00FC4D1A">
        <w:rPr>
          <w:rFonts w:ascii="Arial" w:hAnsi="Arial" w:cs="Arial"/>
          <w:i/>
          <w:iCs/>
        </w:rPr>
        <w:t>Malaysian Journal of Science Health &amp; Technology</w:t>
      </w:r>
      <w:r w:rsidRPr="00FC4D1A">
        <w:rPr>
          <w:rFonts w:ascii="Arial" w:hAnsi="Arial" w:cs="Arial"/>
        </w:rPr>
        <w:t>.</w:t>
      </w:r>
    </w:p>
    <w:p w14:paraId="0DF32D84" w14:textId="77777777" w:rsidR="00E41944" w:rsidRDefault="00E41944" w:rsidP="00812DF4">
      <w:pPr>
        <w:spacing w:line="360" w:lineRule="auto"/>
        <w:ind w:left="284" w:hanging="284"/>
        <w:jc w:val="both"/>
        <w:rPr>
          <w:rFonts w:ascii="Arial" w:hAnsi="Arial" w:cs="Arial"/>
        </w:rPr>
      </w:pPr>
    </w:p>
    <w:p w14:paraId="547EE4E0" w14:textId="77777777" w:rsidR="0022532B" w:rsidRDefault="0022532B" w:rsidP="00812DF4">
      <w:pPr>
        <w:spacing w:line="360" w:lineRule="auto"/>
        <w:ind w:left="284" w:hanging="284"/>
        <w:jc w:val="both"/>
        <w:rPr>
          <w:rFonts w:ascii="Arial" w:hAnsi="Arial" w:cs="Arial"/>
        </w:rPr>
      </w:pPr>
      <w:proofErr w:type="spellStart"/>
      <w:r w:rsidRPr="008553DC">
        <w:rPr>
          <w:rFonts w:ascii="Arial" w:hAnsi="Arial" w:cs="Arial"/>
        </w:rPr>
        <w:t>Ottoo</w:t>
      </w:r>
      <w:proofErr w:type="spellEnd"/>
      <w:r w:rsidRPr="008553DC">
        <w:rPr>
          <w:rFonts w:ascii="Arial" w:hAnsi="Arial" w:cs="Arial"/>
        </w:rPr>
        <w:t>, R.E. (2018). Valuation of Corporate Innovation and the Pricing of Risk in the Biopharmaceutical Industry: The Case of Gilead. </w:t>
      </w:r>
      <w:r w:rsidRPr="008553DC">
        <w:rPr>
          <w:rFonts w:ascii="Arial" w:hAnsi="Arial" w:cs="Arial"/>
          <w:i/>
          <w:iCs/>
        </w:rPr>
        <w:t xml:space="preserve">Risk Management </w:t>
      </w:r>
      <w:proofErr w:type="spellStart"/>
      <w:r w:rsidRPr="008553DC">
        <w:rPr>
          <w:rFonts w:ascii="Arial" w:hAnsi="Arial" w:cs="Arial"/>
          <w:i/>
          <w:iCs/>
        </w:rPr>
        <w:t>eJournal</w:t>
      </w:r>
      <w:proofErr w:type="spellEnd"/>
      <w:r w:rsidRPr="008553DC">
        <w:rPr>
          <w:rFonts w:ascii="Arial" w:hAnsi="Arial" w:cs="Arial"/>
        </w:rPr>
        <w:t>.</w:t>
      </w:r>
    </w:p>
    <w:p w14:paraId="4215AC47" w14:textId="77777777" w:rsidR="0022532B" w:rsidRDefault="0022532B" w:rsidP="00812DF4">
      <w:pPr>
        <w:spacing w:line="360" w:lineRule="auto"/>
        <w:ind w:left="284" w:hanging="284"/>
        <w:jc w:val="both"/>
        <w:rPr>
          <w:rFonts w:ascii="Arial" w:hAnsi="Arial" w:cs="Arial"/>
        </w:rPr>
      </w:pPr>
    </w:p>
    <w:p w14:paraId="75E715FA" w14:textId="3D431DDE" w:rsidR="00025B14" w:rsidRDefault="00025B14" w:rsidP="00812DF4">
      <w:pPr>
        <w:spacing w:line="360" w:lineRule="auto"/>
        <w:ind w:left="284" w:hanging="284"/>
        <w:jc w:val="both"/>
        <w:rPr>
          <w:rFonts w:ascii="Arial" w:hAnsi="Arial" w:cs="Arial"/>
        </w:rPr>
      </w:pPr>
      <w:r w:rsidRPr="00751397">
        <w:rPr>
          <w:rFonts w:ascii="Arial" w:hAnsi="Arial" w:cs="Arial"/>
        </w:rPr>
        <w:t xml:space="preserve">Pang, B., Lee, L., &amp; </w:t>
      </w:r>
      <w:proofErr w:type="spellStart"/>
      <w:r w:rsidRPr="00751397">
        <w:rPr>
          <w:rFonts w:ascii="Arial" w:hAnsi="Arial" w:cs="Arial"/>
        </w:rPr>
        <w:t>Vaithyanathan</w:t>
      </w:r>
      <w:proofErr w:type="spellEnd"/>
      <w:r w:rsidRPr="00751397">
        <w:rPr>
          <w:rFonts w:ascii="Arial" w:hAnsi="Arial" w:cs="Arial"/>
        </w:rPr>
        <w:t xml:space="preserve">, S. (2002). Thumbs up? Sentiment Classification using Machine Learning Techniques. </w:t>
      </w:r>
      <w:r w:rsidRPr="00751397">
        <w:rPr>
          <w:rFonts w:ascii="Arial" w:hAnsi="Arial" w:cs="Arial"/>
          <w:i/>
          <w:iCs/>
        </w:rPr>
        <w:t>Proceedings of the Conference on Empirical Methods in Natural Language Processing</w:t>
      </w:r>
      <w:r w:rsidRPr="00751397">
        <w:rPr>
          <w:rFonts w:ascii="Arial" w:hAnsi="Arial" w:cs="Arial"/>
        </w:rPr>
        <w:t>.</w:t>
      </w:r>
    </w:p>
    <w:p w14:paraId="045B6752" w14:textId="77777777" w:rsidR="00CE0160" w:rsidRDefault="00CE0160" w:rsidP="00812DF4">
      <w:pPr>
        <w:spacing w:line="360" w:lineRule="auto"/>
        <w:ind w:left="284" w:hanging="284"/>
        <w:jc w:val="both"/>
        <w:rPr>
          <w:rFonts w:ascii="Arial" w:hAnsi="Arial" w:cs="Arial"/>
        </w:rPr>
      </w:pPr>
    </w:p>
    <w:p w14:paraId="6557592E" w14:textId="77777777" w:rsidR="008E7872" w:rsidRDefault="008E7872" w:rsidP="00812DF4">
      <w:pPr>
        <w:spacing w:line="360" w:lineRule="auto"/>
        <w:ind w:left="284" w:hanging="284"/>
        <w:jc w:val="both"/>
        <w:rPr>
          <w:rFonts w:ascii="Arial" w:hAnsi="Arial" w:cs="Arial"/>
        </w:rPr>
      </w:pPr>
      <w:r w:rsidRPr="00392AB2">
        <w:rPr>
          <w:rFonts w:ascii="Arial" w:hAnsi="Arial" w:cs="Arial"/>
        </w:rPr>
        <w:lastRenderedPageBreak/>
        <w:t>Peng, J., Zhang, J., &amp; Gopal, R. (2022). The good, the bad, and the social media: financial implications of social media reactions to firm-related news. </w:t>
      </w:r>
      <w:r w:rsidRPr="00392AB2">
        <w:rPr>
          <w:rFonts w:ascii="Arial" w:hAnsi="Arial" w:cs="Arial"/>
          <w:i/>
          <w:iCs/>
        </w:rPr>
        <w:t>Journal of Management Information Systems</w:t>
      </w:r>
      <w:r w:rsidRPr="00392AB2">
        <w:rPr>
          <w:rFonts w:ascii="Arial" w:hAnsi="Arial" w:cs="Arial"/>
        </w:rPr>
        <w:t>, </w:t>
      </w:r>
      <w:r w:rsidRPr="00392AB2">
        <w:rPr>
          <w:rFonts w:ascii="Arial" w:hAnsi="Arial" w:cs="Arial"/>
          <w:i/>
          <w:iCs/>
        </w:rPr>
        <w:t>39</w:t>
      </w:r>
      <w:r w:rsidRPr="00392AB2">
        <w:rPr>
          <w:rFonts w:ascii="Arial" w:hAnsi="Arial" w:cs="Arial"/>
        </w:rPr>
        <w:t>(3), 706-732.</w:t>
      </w:r>
    </w:p>
    <w:p w14:paraId="4B505EF2" w14:textId="77777777" w:rsidR="008E7872" w:rsidRDefault="008E7872" w:rsidP="00812DF4">
      <w:pPr>
        <w:spacing w:line="360" w:lineRule="auto"/>
        <w:ind w:left="284" w:hanging="284"/>
        <w:jc w:val="both"/>
        <w:rPr>
          <w:rFonts w:ascii="Arial" w:hAnsi="Arial" w:cs="Arial"/>
        </w:rPr>
      </w:pPr>
    </w:p>
    <w:p w14:paraId="1B9CC988" w14:textId="77777777" w:rsidR="001B3906" w:rsidRDefault="001B3906" w:rsidP="00812DF4">
      <w:pPr>
        <w:spacing w:line="360" w:lineRule="auto"/>
        <w:ind w:left="284" w:hanging="284"/>
        <w:jc w:val="both"/>
        <w:rPr>
          <w:rFonts w:ascii="Arial" w:hAnsi="Arial" w:cs="Arial"/>
        </w:rPr>
      </w:pPr>
      <w:r w:rsidRPr="00293CDC">
        <w:rPr>
          <w:rFonts w:ascii="Arial" w:hAnsi="Arial" w:cs="Arial"/>
        </w:rPr>
        <w:t xml:space="preserve">Qu, Z., &amp; Perron, P. (2013). A Stochastic Volatility Model with Random Level Shifts and its Applications to S&amp;P 500 and NASDAQ Return Indices. Capital Markets: Market Efficiency </w:t>
      </w:r>
      <w:proofErr w:type="spellStart"/>
      <w:r w:rsidRPr="00293CDC">
        <w:rPr>
          <w:rFonts w:ascii="Arial" w:hAnsi="Arial" w:cs="Arial"/>
        </w:rPr>
        <w:t>eJournal</w:t>
      </w:r>
      <w:proofErr w:type="spellEnd"/>
      <w:r w:rsidRPr="00293CDC">
        <w:rPr>
          <w:rFonts w:ascii="Arial" w:hAnsi="Arial" w:cs="Arial"/>
        </w:rPr>
        <w:t>.</w:t>
      </w:r>
    </w:p>
    <w:p w14:paraId="41786EB7" w14:textId="77777777" w:rsidR="00D805FD" w:rsidRPr="00BF63CB" w:rsidRDefault="00D805FD" w:rsidP="00B61DA8">
      <w:pPr>
        <w:spacing w:line="360" w:lineRule="auto"/>
        <w:jc w:val="both"/>
        <w:rPr>
          <w:rFonts w:ascii="Arial" w:hAnsi="Arial" w:cs="Arial"/>
          <w:lang w:val="en-US"/>
        </w:rPr>
      </w:pPr>
    </w:p>
    <w:p w14:paraId="31263E29" w14:textId="77777777" w:rsidR="00B61DA8" w:rsidRDefault="00D805FD" w:rsidP="00BF63CB">
      <w:pPr>
        <w:spacing w:line="360" w:lineRule="auto"/>
        <w:ind w:left="284" w:hanging="284"/>
        <w:jc w:val="both"/>
        <w:rPr>
          <w:rFonts w:ascii="Arial" w:hAnsi="Arial" w:cs="Arial"/>
          <w:color w:val="000000" w:themeColor="text1"/>
        </w:rPr>
      </w:pPr>
      <w:r w:rsidRPr="00BF63CB">
        <w:rPr>
          <w:rFonts w:ascii="Arial" w:hAnsi="Arial" w:cs="Arial"/>
          <w:color w:val="000000" w:themeColor="text1"/>
          <w:shd w:val="clear" w:color="auto" w:fill="FFFFFF"/>
        </w:rPr>
        <w:t>Ren, R., Wu, D., &amp; Liu, T. (2019). Forecasting Stock Market Movement Direction Using Sentiment Analysis and Support Vector Machine. </w:t>
      </w:r>
      <w:r w:rsidRPr="00BF63CB">
        <w:rPr>
          <w:rStyle w:val="Emphasis"/>
          <w:rFonts w:ascii="Arial" w:hAnsi="Arial" w:cs="Arial"/>
          <w:color w:val="000000" w:themeColor="text1"/>
          <w:bdr w:val="single" w:sz="2" w:space="0" w:color="DEE0E3" w:frame="1"/>
          <w:shd w:val="clear" w:color="auto" w:fill="FFFFFF"/>
        </w:rPr>
        <w:t>IEEE Systems Journal</w:t>
      </w:r>
      <w:r w:rsidRPr="00BF63CB">
        <w:rPr>
          <w:rFonts w:ascii="Arial" w:hAnsi="Arial" w:cs="Arial"/>
          <w:color w:val="000000" w:themeColor="text1"/>
          <w:shd w:val="clear" w:color="auto" w:fill="FFFFFF"/>
        </w:rPr>
        <w:t>, 13, 760-770. </w:t>
      </w:r>
      <w:r w:rsidRPr="00BF63CB">
        <w:rPr>
          <w:rFonts w:ascii="Arial" w:hAnsi="Arial" w:cs="Arial"/>
          <w:color w:val="000000" w:themeColor="text1"/>
        </w:rPr>
        <w:t xml:space="preserve"> </w:t>
      </w:r>
    </w:p>
    <w:p w14:paraId="55652AED" w14:textId="77777777" w:rsidR="00B61DA8" w:rsidRDefault="00B61DA8" w:rsidP="00BF63CB">
      <w:pPr>
        <w:spacing w:line="360" w:lineRule="auto"/>
        <w:ind w:left="284" w:hanging="284"/>
        <w:jc w:val="both"/>
        <w:rPr>
          <w:rFonts w:ascii="Arial" w:hAnsi="Arial" w:cs="Arial"/>
          <w:color w:val="000000" w:themeColor="text1"/>
        </w:rPr>
      </w:pPr>
    </w:p>
    <w:p w14:paraId="16717D4A" w14:textId="232B7646" w:rsidR="00BF63CB" w:rsidRDefault="00BF63CB" w:rsidP="00BF63CB">
      <w:pPr>
        <w:spacing w:line="360" w:lineRule="auto"/>
        <w:ind w:left="284" w:hanging="284"/>
        <w:jc w:val="both"/>
        <w:rPr>
          <w:rFonts w:ascii="Arial" w:hAnsi="Arial" w:cs="Arial"/>
        </w:rPr>
      </w:pPr>
      <w:r w:rsidRPr="007C039A">
        <w:rPr>
          <w:rFonts w:ascii="Arial" w:hAnsi="Arial" w:cs="Arial"/>
        </w:rPr>
        <w:t>Renault, T. (2020). Sentiment analysis and machine learning in finance: a comparison of methods and models on one million messages. </w:t>
      </w:r>
      <w:r w:rsidRPr="007C039A">
        <w:rPr>
          <w:rFonts w:ascii="Arial" w:hAnsi="Arial" w:cs="Arial"/>
          <w:i/>
          <w:iCs/>
        </w:rPr>
        <w:t>Digital Finance</w:t>
      </w:r>
      <w:r w:rsidRPr="007C039A">
        <w:rPr>
          <w:rFonts w:ascii="Arial" w:hAnsi="Arial" w:cs="Arial"/>
        </w:rPr>
        <w:t>, </w:t>
      </w:r>
      <w:r w:rsidRPr="007C039A">
        <w:rPr>
          <w:rFonts w:ascii="Arial" w:hAnsi="Arial" w:cs="Arial"/>
          <w:i/>
          <w:iCs/>
        </w:rPr>
        <w:t>2</w:t>
      </w:r>
      <w:r w:rsidRPr="007C039A">
        <w:rPr>
          <w:rFonts w:ascii="Arial" w:hAnsi="Arial" w:cs="Arial"/>
        </w:rPr>
        <w:t>(1-2), 1-13.</w:t>
      </w:r>
    </w:p>
    <w:p w14:paraId="1FBFC95D" w14:textId="77777777" w:rsidR="001B3906" w:rsidRPr="00725426" w:rsidRDefault="001B3906" w:rsidP="00812DF4">
      <w:pPr>
        <w:spacing w:line="360" w:lineRule="auto"/>
        <w:ind w:left="284" w:hanging="284"/>
        <w:jc w:val="both"/>
        <w:rPr>
          <w:rFonts w:ascii="Arial" w:hAnsi="Arial" w:cs="Arial"/>
          <w:lang w:val="en-US"/>
        </w:rPr>
      </w:pPr>
    </w:p>
    <w:p w14:paraId="72D948ED" w14:textId="77777777" w:rsidR="001D2C62" w:rsidRDefault="001D2C62" w:rsidP="00812DF4">
      <w:pPr>
        <w:spacing w:line="360" w:lineRule="auto"/>
        <w:ind w:left="284" w:hanging="284"/>
        <w:jc w:val="both"/>
        <w:rPr>
          <w:rFonts w:ascii="Arial" w:hAnsi="Arial" w:cs="Arial"/>
        </w:rPr>
      </w:pPr>
      <w:proofErr w:type="spellStart"/>
      <w:r w:rsidRPr="00E14338">
        <w:rPr>
          <w:rFonts w:ascii="Arial" w:hAnsi="Arial" w:cs="Arial"/>
        </w:rPr>
        <w:t>Phongmekin</w:t>
      </w:r>
      <w:proofErr w:type="spellEnd"/>
      <w:r w:rsidRPr="00E14338">
        <w:rPr>
          <w:rFonts w:ascii="Arial" w:hAnsi="Arial" w:cs="Arial"/>
        </w:rPr>
        <w:t xml:space="preserve">, A., &amp; </w:t>
      </w:r>
      <w:proofErr w:type="spellStart"/>
      <w:r w:rsidRPr="00E14338">
        <w:rPr>
          <w:rFonts w:ascii="Arial" w:hAnsi="Arial" w:cs="Arial"/>
        </w:rPr>
        <w:t>Jarumaneeroj</w:t>
      </w:r>
      <w:proofErr w:type="spellEnd"/>
      <w:r w:rsidRPr="00E14338">
        <w:rPr>
          <w:rFonts w:ascii="Arial" w:hAnsi="Arial" w:cs="Arial"/>
        </w:rPr>
        <w:t>, P. (2018). Classification Models for Stock's Performance Prediction: A Case Study of Finance Sector in the Stock Exchange of Thailand. </w:t>
      </w:r>
      <w:r w:rsidRPr="00E14338">
        <w:rPr>
          <w:rFonts w:ascii="Arial" w:hAnsi="Arial" w:cs="Arial"/>
          <w:i/>
          <w:iCs/>
        </w:rPr>
        <w:t>2018 International Conference on Engineering, Applied Sciences, and Technology (ICEAST)</w:t>
      </w:r>
      <w:r w:rsidRPr="00E14338">
        <w:rPr>
          <w:rFonts w:ascii="Arial" w:hAnsi="Arial" w:cs="Arial"/>
        </w:rPr>
        <w:t>, 1-4.</w:t>
      </w:r>
    </w:p>
    <w:p w14:paraId="1655C0FC" w14:textId="77777777" w:rsidR="001D2C62" w:rsidRDefault="001D2C62" w:rsidP="00812DF4">
      <w:pPr>
        <w:spacing w:line="360" w:lineRule="auto"/>
        <w:ind w:left="284" w:hanging="284"/>
        <w:jc w:val="both"/>
        <w:rPr>
          <w:rFonts w:ascii="Arial" w:hAnsi="Arial" w:cs="Arial"/>
        </w:rPr>
      </w:pPr>
    </w:p>
    <w:p w14:paraId="378C59A4" w14:textId="46C6BCEB" w:rsidR="001661F7" w:rsidRDefault="001C2B9D" w:rsidP="00812DF4">
      <w:pPr>
        <w:spacing w:line="360" w:lineRule="auto"/>
        <w:ind w:left="284" w:hanging="284"/>
        <w:jc w:val="both"/>
        <w:rPr>
          <w:rFonts w:ascii="Arial" w:hAnsi="Arial" w:cs="Arial"/>
        </w:rPr>
      </w:pPr>
      <w:proofErr w:type="spellStart"/>
      <w:r w:rsidRPr="001C2B9D">
        <w:rPr>
          <w:rFonts w:ascii="Arial" w:hAnsi="Arial" w:cs="Arial"/>
        </w:rPr>
        <w:t>Prokhorenkova</w:t>
      </w:r>
      <w:proofErr w:type="spellEnd"/>
      <w:r w:rsidRPr="001C2B9D">
        <w:rPr>
          <w:rFonts w:ascii="Arial" w:hAnsi="Arial" w:cs="Arial"/>
        </w:rPr>
        <w:t xml:space="preserve">, L., Gusev, G., </w:t>
      </w:r>
      <w:proofErr w:type="spellStart"/>
      <w:r w:rsidRPr="001C2B9D">
        <w:rPr>
          <w:rFonts w:ascii="Arial" w:hAnsi="Arial" w:cs="Arial"/>
        </w:rPr>
        <w:t>Vorobev</w:t>
      </w:r>
      <w:proofErr w:type="spellEnd"/>
      <w:r w:rsidRPr="001C2B9D">
        <w:rPr>
          <w:rFonts w:ascii="Arial" w:hAnsi="Arial" w:cs="Arial"/>
        </w:rPr>
        <w:t xml:space="preserve">, A., </w:t>
      </w:r>
      <w:proofErr w:type="spellStart"/>
      <w:r w:rsidRPr="001C2B9D">
        <w:rPr>
          <w:rFonts w:ascii="Arial" w:hAnsi="Arial" w:cs="Arial"/>
        </w:rPr>
        <w:t>Dorogush</w:t>
      </w:r>
      <w:proofErr w:type="spellEnd"/>
      <w:r w:rsidRPr="001C2B9D">
        <w:rPr>
          <w:rFonts w:ascii="Arial" w:hAnsi="Arial" w:cs="Arial"/>
        </w:rPr>
        <w:t xml:space="preserve">, A. V., &amp; </w:t>
      </w:r>
      <w:proofErr w:type="spellStart"/>
      <w:r w:rsidRPr="001C2B9D">
        <w:rPr>
          <w:rFonts w:ascii="Arial" w:hAnsi="Arial" w:cs="Arial"/>
        </w:rPr>
        <w:t>Gulin</w:t>
      </w:r>
      <w:proofErr w:type="spellEnd"/>
      <w:r w:rsidRPr="001C2B9D">
        <w:rPr>
          <w:rFonts w:ascii="Arial" w:hAnsi="Arial" w:cs="Arial"/>
        </w:rPr>
        <w:t xml:space="preserve">, A. (2018). </w:t>
      </w:r>
      <w:proofErr w:type="spellStart"/>
      <w:r w:rsidRPr="001C2B9D">
        <w:rPr>
          <w:rFonts w:ascii="Arial" w:hAnsi="Arial" w:cs="Arial"/>
        </w:rPr>
        <w:t>CatBoost</w:t>
      </w:r>
      <w:proofErr w:type="spellEnd"/>
      <w:r w:rsidRPr="001C2B9D">
        <w:rPr>
          <w:rFonts w:ascii="Arial" w:hAnsi="Arial" w:cs="Arial"/>
        </w:rPr>
        <w:t>: unbiased boosting with categorical features. </w:t>
      </w:r>
      <w:r w:rsidRPr="001C2B9D">
        <w:rPr>
          <w:rFonts w:ascii="Arial" w:hAnsi="Arial" w:cs="Arial"/>
          <w:i/>
          <w:iCs/>
        </w:rPr>
        <w:t>Advances in neural information processing systems</w:t>
      </w:r>
      <w:r w:rsidRPr="001C2B9D">
        <w:rPr>
          <w:rFonts w:ascii="Arial" w:hAnsi="Arial" w:cs="Arial"/>
        </w:rPr>
        <w:t>, </w:t>
      </w:r>
      <w:r w:rsidRPr="001C2B9D">
        <w:rPr>
          <w:rFonts w:ascii="Arial" w:hAnsi="Arial" w:cs="Arial"/>
          <w:i/>
          <w:iCs/>
        </w:rPr>
        <w:t>31</w:t>
      </w:r>
      <w:r w:rsidRPr="001C2B9D">
        <w:rPr>
          <w:rFonts w:ascii="Arial" w:hAnsi="Arial" w:cs="Arial"/>
        </w:rPr>
        <w:t>.</w:t>
      </w:r>
    </w:p>
    <w:p w14:paraId="48E7D76F" w14:textId="77777777" w:rsidR="001C2B9D" w:rsidRDefault="001C2B9D" w:rsidP="00812DF4">
      <w:pPr>
        <w:spacing w:line="360" w:lineRule="auto"/>
        <w:ind w:left="284" w:hanging="284"/>
        <w:jc w:val="both"/>
        <w:rPr>
          <w:rFonts w:ascii="Arial" w:hAnsi="Arial" w:cs="Arial"/>
        </w:rPr>
      </w:pPr>
    </w:p>
    <w:p w14:paraId="5ECFFC9D" w14:textId="77777777" w:rsidR="00944B17" w:rsidRDefault="00944B17" w:rsidP="00812DF4">
      <w:pPr>
        <w:spacing w:line="360" w:lineRule="auto"/>
        <w:ind w:left="284" w:hanging="284"/>
        <w:jc w:val="both"/>
        <w:rPr>
          <w:rFonts w:ascii="Arial" w:hAnsi="Arial" w:cs="Arial"/>
        </w:rPr>
      </w:pPr>
      <w:r w:rsidRPr="00624452">
        <w:rPr>
          <w:rFonts w:ascii="Arial" w:hAnsi="Arial" w:cs="Arial"/>
        </w:rPr>
        <w:t>Schiraldi, M.M. (2014). Innovations in Pharmaceutical Industry Innovations in the Pharmaceutical Industry Guest Editorial.</w:t>
      </w:r>
    </w:p>
    <w:p w14:paraId="073A9AE4" w14:textId="77777777" w:rsidR="00C943A4" w:rsidRDefault="00C943A4" w:rsidP="00812DF4">
      <w:pPr>
        <w:spacing w:line="360" w:lineRule="auto"/>
        <w:ind w:left="284" w:hanging="284"/>
        <w:jc w:val="both"/>
        <w:rPr>
          <w:rFonts w:ascii="Arial" w:hAnsi="Arial" w:cs="Arial"/>
        </w:rPr>
      </w:pPr>
    </w:p>
    <w:p w14:paraId="6E877CEA" w14:textId="6AFFED37" w:rsidR="00944B17" w:rsidRDefault="00C943A4" w:rsidP="00812DF4">
      <w:pPr>
        <w:spacing w:line="360" w:lineRule="auto"/>
        <w:ind w:left="284" w:hanging="284"/>
        <w:jc w:val="both"/>
        <w:rPr>
          <w:rFonts w:ascii="Arial" w:hAnsi="Arial" w:cs="Arial"/>
          <w:i/>
          <w:iCs/>
        </w:rPr>
      </w:pPr>
      <w:r w:rsidRPr="00C943A4">
        <w:rPr>
          <w:rFonts w:ascii="Arial" w:hAnsi="Arial" w:cs="Arial"/>
        </w:rPr>
        <w:t xml:space="preserve">Shi, Y., &amp; Ho, K. (2020). News sentiment and states of stock return volatility: Evidence from long memory and discrete choice models. </w:t>
      </w:r>
      <w:r w:rsidRPr="00C943A4">
        <w:rPr>
          <w:rFonts w:ascii="Arial" w:hAnsi="Arial" w:cs="Arial"/>
          <w:i/>
          <w:iCs/>
        </w:rPr>
        <w:t>Finance Research Letters.</w:t>
      </w:r>
    </w:p>
    <w:p w14:paraId="002AB904" w14:textId="77777777" w:rsidR="005315DA" w:rsidRDefault="005315DA" w:rsidP="00812DF4">
      <w:pPr>
        <w:spacing w:line="360" w:lineRule="auto"/>
        <w:ind w:left="284" w:hanging="284"/>
        <w:jc w:val="both"/>
        <w:rPr>
          <w:rFonts w:ascii="Arial" w:hAnsi="Arial" w:cs="Arial"/>
        </w:rPr>
      </w:pPr>
    </w:p>
    <w:p w14:paraId="18E9761B" w14:textId="1C3BBFBA" w:rsidR="005315DA" w:rsidRPr="005315DA" w:rsidRDefault="005315DA" w:rsidP="00812DF4">
      <w:pPr>
        <w:spacing w:line="360" w:lineRule="auto"/>
        <w:ind w:left="284" w:hanging="284"/>
        <w:jc w:val="both"/>
        <w:rPr>
          <w:rFonts w:ascii="Arial" w:hAnsi="Arial" w:cs="Arial"/>
        </w:rPr>
      </w:pPr>
      <w:r w:rsidRPr="005315DA">
        <w:rPr>
          <w:rFonts w:ascii="Arial" w:hAnsi="Arial" w:cs="Arial"/>
        </w:rPr>
        <w:t>Shi, Y., &amp; Ho, K. Y. (2021). News sentiment and states of stock return volatility: Evidence from long memory and discrete choice models. </w:t>
      </w:r>
      <w:r w:rsidRPr="005315DA">
        <w:rPr>
          <w:rFonts w:ascii="Arial" w:hAnsi="Arial" w:cs="Arial"/>
          <w:i/>
          <w:iCs/>
        </w:rPr>
        <w:t>Finance Research Letters</w:t>
      </w:r>
      <w:r w:rsidRPr="005315DA">
        <w:rPr>
          <w:rFonts w:ascii="Arial" w:hAnsi="Arial" w:cs="Arial"/>
        </w:rPr>
        <w:t>, </w:t>
      </w:r>
      <w:r w:rsidRPr="005315DA">
        <w:rPr>
          <w:rFonts w:ascii="Arial" w:hAnsi="Arial" w:cs="Arial"/>
          <w:i/>
          <w:iCs/>
        </w:rPr>
        <w:t>38</w:t>
      </w:r>
      <w:r w:rsidRPr="005315DA">
        <w:rPr>
          <w:rFonts w:ascii="Arial" w:hAnsi="Arial" w:cs="Arial"/>
        </w:rPr>
        <w:t>, 101446.</w:t>
      </w:r>
    </w:p>
    <w:p w14:paraId="1BE40511" w14:textId="77777777" w:rsidR="00C943A4" w:rsidRDefault="00C943A4" w:rsidP="00812DF4">
      <w:pPr>
        <w:spacing w:line="360" w:lineRule="auto"/>
        <w:ind w:left="284" w:hanging="284"/>
        <w:jc w:val="both"/>
        <w:rPr>
          <w:rFonts w:ascii="Arial" w:hAnsi="Arial" w:cs="Arial"/>
        </w:rPr>
      </w:pPr>
    </w:p>
    <w:p w14:paraId="4A1A6E27" w14:textId="77777777" w:rsidR="004C0037" w:rsidRDefault="004C0037" w:rsidP="00812DF4">
      <w:pPr>
        <w:spacing w:line="360" w:lineRule="auto"/>
        <w:ind w:left="284" w:hanging="284"/>
        <w:jc w:val="both"/>
        <w:rPr>
          <w:rFonts w:ascii="Arial" w:hAnsi="Arial" w:cs="Arial"/>
        </w:rPr>
      </w:pPr>
      <w:r w:rsidRPr="003E2FB2">
        <w:rPr>
          <w:rFonts w:ascii="Arial" w:hAnsi="Arial" w:cs="Arial"/>
        </w:rPr>
        <w:lastRenderedPageBreak/>
        <w:t xml:space="preserve">Snoek, J., Larochelle, H., &amp; Adams, R. P. (2012). Practical </w:t>
      </w:r>
      <w:proofErr w:type="spellStart"/>
      <w:r w:rsidRPr="003E2FB2">
        <w:rPr>
          <w:rFonts w:ascii="Arial" w:hAnsi="Arial" w:cs="Arial"/>
        </w:rPr>
        <w:t>bayesian</w:t>
      </w:r>
      <w:proofErr w:type="spellEnd"/>
      <w:r w:rsidRPr="003E2FB2">
        <w:rPr>
          <w:rFonts w:ascii="Arial" w:hAnsi="Arial" w:cs="Arial"/>
        </w:rPr>
        <w:t xml:space="preserve"> optimization of machine learning algorithms. </w:t>
      </w:r>
      <w:r w:rsidRPr="003E2FB2">
        <w:rPr>
          <w:rFonts w:ascii="Arial" w:hAnsi="Arial" w:cs="Arial"/>
          <w:i/>
          <w:iCs/>
        </w:rPr>
        <w:t>Advances in neural information processing systems</w:t>
      </w:r>
      <w:r w:rsidRPr="003E2FB2">
        <w:rPr>
          <w:rFonts w:ascii="Arial" w:hAnsi="Arial" w:cs="Arial"/>
        </w:rPr>
        <w:t>, </w:t>
      </w:r>
      <w:r w:rsidRPr="003E2FB2">
        <w:rPr>
          <w:rFonts w:ascii="Arial" w:hAnsi="Arial" w:cs="Arial"/>
          <w:i/>
          <w:iCs/>
        </w:rPr>
        <w:t>25</w:t>
      </w:r>
      <w:r w:rsidRPr="003E2FB2">
        <w:rPr>
          <w:rFonts w:ascii="Arial" w:hAnsi="Arial" w:cs="Arial"/>
        </w:rPr>
        <w:t>.</w:t>
      </w:r>
    </w:p>
    <w:p w14:paraId="682E0FA0" w14:textId="77777777" w:rsidR="004C0037" w:rsidRDefault="004C0037" w:rsidP="00812DF4">
      <w:pPr>
        <w:spacing w:line="360" w:lineRule="auto"/>
        <w:ind w:left="284" w:hanging="284"/>
        <w:jc w:val="both"/>
        <w:rPr>
          <w:rFonts w:ascii="Arial" w:hAnsi="Arial" w:cs="Arial"/>
        </w:rPr>
      </w:pPr>
    </w:p>
    <w:p w14:paraId="405D90B3" w14:textId="77777777" w:rsidR="00690250" w:rsidRDefault="00690250" w:rsidP="00812DF4">
      <w:pPr>
        <w:spacing w:line="360" w:lineRule="auto"/>
        <w:ind w:left="284" w:hanging="284"/>
        <w:jc w:val="both"/>
        <w:rPr>
          <w:rFonts w:ascii="Arial" w:hAnsi="Arial" w:cs="Arial"/>
        </w:rPr>
      </w:pPr>
      <w:r w:rsidRPr="00906E7C">
        <w:rPr>
          <w:rFonts w:ascii="Arial" w:hAnsi="Arial" w:cs="Arial"/>
        </w:rPr>
        <w:t xml:space="preserve">Sousa, M. G., </w:t>
      </w:r>
      <w:proofErr w:type="spellStart"/>
      <w:r w:rsidRPr="00906E7C">
        <w:rPr>
          <w:rFonts w:ascii="Arial" w:hAnsi="Arial" w:cs="Arial"/>
        </w:rPr>
        <w:t>Sakiyama</w:t>
      </w:r>
      <w:proofErr w:type="spellEnd"/>
      <w:r w:rsidRPr="00906E7C">
        <w:rPr>
          <w:rFonts w:ascii="Arial" w:hAnsi="Arial" w:cs="Arial"/>
        </w:rPr>
        <w:t xml:space="preserve">, K., de Souza Rodrigues, L., </w:t>
      </w:r>
      <w:proofErr w:type="spellStart"/>
      <w:r w:rsidRPr="00906E7C">
        <w:rPr>
          <w:rFonts w:ascii="Arial" w:hAnsi="Arial" w:cs="Arial"/>
        </w:rPr>
        <w:t>Moraes</w:t>
      </w:r>
      <w:proofErr w:type="spellEnd"/>
      <w:r w:rsidRPr="00906E7C">
        <w:rPr>
          <w:rFonts w:ascii="Arial" w:hAnsi="Arial" w:cs="Arial"/>
        </w:rPr>
        <w:t>, P. H., Fernandes, E. R., &amp; Matsubara, E. T. (2019, November). BERT for stock market sentiment analysis. In 2019 IEEE 31st international conference on tools with artificial intelligence (ICTAI) (pp. 1597-1601). IEEE.</w:t>
      </w:r>
    </w:p>
    <w:p w14:paraId="590C1A66" w14:textId="77777777" w:rsidR="00690250" w:rsidRDefault="00690250" w:rsidP="00812DF4">
      <w:pPr>
        <w:spacing w:line="360" w:lineRule="auto"/>
        <w:ind w:left="284" w:hanging="284"/>
        <w:jc w:val="both"/>
        <w:rPr>
          <w:rFonts w:ascii="Arial" w:hAnsi="Arial" w:cs="Arial"/>
        </w:rPr>
      </w:pPr>
    </w:p>
    <w:p w14:paraId="4345E79D" w14:textId="310E507F" w:rsidR="002017C2" w:rsidRDefault="009152B4" w:rsidP="00812DF4">
      <w:pPr>
        <w:spacing w:line="360" w:lineRule="auto"/>
        <w:ind w:left="284" w:hanging="284"/>
        <w:jc w:val="both"/>
        <w:rPr>
          <w:rFonts w:ascii="Arial" w:hAnsi="Arial" w:cs="Arial"/>
        </w:rPr>
      </w:pPr>
      <w:proofErr w:type="spellStart"/>
      <w:r w:rsidRPr="009152B4">
        <w:rPr>
          <w:rFonts w:ascii="Arial" w:hAnsi="Arial" w:cs="Arial"/>
        </w:rPr>
        <w:t>Tetlock</w:t>
      </w:r>
      <w:proofErr w:type="spellEnd"/>
      <w:r w:rsidRPr="009152B4">
        <w:rPr>
          <w:rFonts w:ascii="Arial" w:hAnsi="Arial" w:cs="Arial"/>
        </w:rPr>
        <w:t xml:space="preserve">, P. C. (2007). Giving content to investor sentiment: The role of media in the stock market. </w:t>
      </w:r>
      <w:r w:rsidRPr="009152B4">
        <w:rPr>
          <w:rFonts w:ascii="Arial" w:hAnsi="Arial" w:cs="Arial"/>
          <w:i/>
          <w:iCs/>
        </w:rPr>
        <w:t>The Journal of finance, 62</w:t>
      </w:r>
      <w:r w:rsidRPr="009152B4">
        <w:rPr>
          <w:rFonts w:ascii="Arial" w:hAnsi="Arial" w:cs="Arial"/>
        </w:rPr>
        <w:t>(3), 1139-1168.</w:t>
      </w:r>
    </w:p>
    <w:p w14:paraId="43288428" w14:textId="77777777" w:rsidR="00906E7C" w:rsidRDefault="00906E7C" w:rsidP="00812DF4">
      <w:pPr>
        <w:spacing w:line="360" w:lineRule="auto"/>
        <w:ind w:left="284" w:hanging="284"/>
        <w:jc w:val="both"/>
        <w:rPr>
          <w:rFonts w:ascii="Arial" w:hAnsi="Arial" w:cs="Arial"/>
        </w:rPr>
      </w:pPr>
    </w:p>
    <w:p w14:paraId="64BDB4EE" w14:textId="4F144512" w:rsidR="00555499" w:rsidRDefault="00555499" w:rsidP="00812DF4">
      <w:pPr>
        <w:spacing w:line="360" w:lineRule="auto"/>
        <w:ind w:left="284" w:hanging="284"/>
        <w:jc w:val="both"/>
        <w:rPr>
          <w:rFonts w:ascii="Arial" w:hAnsi="Arial" w:cs="Arial"/>
        </w:rPr>
      </w:pPr>
      <w:r w:rsidRPr="00555499">
        <w:rPr>
          <w:rFonts w:ascii="Arial" w:hAnsi="Arial" w:cs="Arial"/>
        </w:rPr>
        <w:t xml:space="preserve">UK Government. (2020, September 16). Data Ethics Framework. GOV.UK. </w:t>
      </w:r>
      <w:hyperlink r:id="rId33" w:history="1">
        <w:r w:rsidRPr="008E7861">
          <w:rPr>
            <w:rStyle w:val="Hyperlink"/>
            <w:rFonts w:ascii="Arial" w:hAnsi="Arial" w:cs="Arial"/>
          </w:rPr>
          <w:t>https://www.gov.uk/government/publications/data-ethics-framework/data-ethics-framework-2020</w:t>
        </w:r>
      </w:hyperlink>
      <w:r>
        <w:rPr>
          <w:rFonts w:ascii="Arial" w:hAnsi="Arial" w:cs="Arial"/>
        </w:rPr>
        <w:t xml:space="preserve"> </w:t>
      </w:r>
    </w:p>
    <w:p w14:paraId="2F0DB73D" w14:textId="77777777" w:rsidR="00421B71" w:rsidRDefault="00421B71" w:rsidP="00812DF4">
      <w:pPr>
        <w:spacing w:line="360" w:lineRule="auto"/>
        <w:ind w:left="284" w:hanging="284"/>
        <w:jc w:val="both"/>
        <w:rPr>
          <w:rFonts w:ascii="Arial" w:hAnsi="Arial" w:cs="Arial"/>
        </w:rPr>
      </w:pPr>
    </w:p>
    <w:p w14:paraId="4EDD5AD9" w14:textId="70E0E5F6" w:rsidR="00421B71" w:rsidRDefault="00421B71" w:rsidP="00812DF4">
      <w:pPr>
        <w:spacing w:line="360" w:lineRule="auto"/>
        <w:ind w:left="284" w:hanging="284"/>
        <w:jc w:val="both"/>
        <w:rPr>
          <w:rFonts w:ascii="Arial" w:hAnsi="Arial" w:cs="Arial"/>
        </w:rPr>
      </w:pPr>
      <w:r w:rsidRPr="00421B71">
        <w:rPr>
          <w:rFonts w:ascii="Arial" w:hAnsi="Arial" w:cs="Arial"/>
        </w:rPr>
        <w:t xml:space="preserve">UK Research and Innovation (UKRI). (n.d.). Responsible innovation. Good research resource hub. Retrieved August 27, 2023, from </w:t>
      </w:r>
      <w:hyperlink r:id="rId34" w:history="1">
        <w:r w:rsidRPr="008E7861">
          <w:rPr>
            <w:rStyle w:val="Hyperlink"/>
            <w:rFonts w:ascii="Arial" w:hAnsi="Arial" w:cs="Arial"/>
          </w:rPr>
          <w:t>https://www.ukri.org/manage-your-award/good-research-resource-hub/responsible-innovation/</w:t>
        </w:r>
      </w:hyperlink>
    </w:p>
    <w:p w14:paraId="3C4CC127" w14:textId="77777777" w:rsidR="00421B71" w:rsidRDefault="00421B71" w:rsidP="00812DF4">
      <w:pPr>
        <w:spacing w:line="360" w:lineRule="auto"/>
        <w:ind w:left="284" w:hanging="284"/>
        <w:jc w:val="both"/>
        <w:rPr>
          <w:rFonts w:ascii="Arial" w:hAnsi="Arial" w:cs="Arial"/>
        </w:rPr>
      </w:pPr>
    </w:p>
    <w:p w14:paraId="39D48AF8" w14:textId="77777777" w:rsidR="00AF7AD2" w:rsidRDefault="00F34C1E" w:rsidP="00AF7AD2">
      <w:pPr>
        <w:spacing w:line="360" w:lineRule="auto"/>
        <w:ind w:left="284" w:hanging="284"/>
        <w:jc w:val="both"/>
        <w:rPr>
          <w:rFonts w:ascii="Arial" w:hAnsi="Arial" w:cs="Arial"/>
        </w:rPr>
      </w:pPr>
      <w:r w:rsidRPr="00F34C1E">
        <w:rPr>
          <w:rFonts w:ascii="Arial" w:hAnsi="Arial" w:cs="Arial"/>
        </w:rPr>
        <w:t>Valle-Cruz, D., Fernandez-Cortez, V., López-Chau, A., &amp; Sandoval-</w:t>
      </w:r>
      <w:proofErr w:type="spellStart"/>
      <w:r w:rsidRPr="00F34C1E">
        <w:rPr>
          <w:rFonts w:ascii="Arial" w:hAnsi="Arial" w:cs="Arial"/>
        </w:rPr>
        <w:t>Almazán</w:t>
      </w:r>
      <w:proofErr w:type="spellEnd"/>
      <w:r w:rsidRPr="00F34C1E">
        <w:rPr>
          <w:rFonts w:ascii="Arial" w:hAnsi="Arial" w:cs="Arial"/>
        </w:rPr>
        <w:t>, R. (2022). Does twitter affect stock market decisions? financial sentiment analysis during pandemics: A comparative study of the h1n1 and the covid-19 periods. </w:t>
      </w:r>
      <w:r w:rsidRPr="00F34C1E">
        <w:rPr>
          <w:rFonts w:ascii="Arial" w:hAnsi="Arial" w:cs="Arial"/>
          <w:i/>
          <w:iCs/>
        </w:rPr>
        <w:t>Cognitive computation</w:t>
      </w:r>
      <w:r w:rsidRPr="00F34C1E">
        <w:rPr>
          <w:rFonts w:ascii="Arial" w:hAnsi="Arial" w:cs="Arial"/>
        </w:rPr>
        <w:t>, 1-16.</w:t>
      </w:r>
    </w:p>
    <w:p w14:paraId="2DB3147A" w14:textId="77777777" w:rsidR="00AF7AD2" w:rsidRDefault="00AF7AD2" w:rsidP="00AF7AD2">
      <w:pPr>
        <w:spacing w:line="360" w:lineRule="auto"/>
        <w:ind w:left="284" w:hanging="284"/>
        <w:jc w:val="both"/>
        <w:rPr>
          <w:rFonts w:ascii="Arial" w:hAnsi="Arial" w:cs="Arial"/>
        </w:rPr>
      </w:pPr>
    </w:p>
    <w:p w14:paraId="43A86588" w14:textId="29E412D4" w:rsidR="0071701E" w:rsidRDefault="00AF7AD2" w:rsidP="00AF7AD2">
      <w:pPr>
        <w:spacing w:line="360" w:lineRule="auto"/>
        <w:ind w:left="284" w:hanging="284"/>
        <w:jc w:val="both"/>
        <w:rPr>
          <w:rFonts w:ascii="Arial" w:hAnsi="Arial" w:cs="Arial"/>
        </w:rPr>
      </w:pPr>
      <w:proofErr w:type="spellStart"/>
      <w:r w:rsidRPr="00AF7AD2">
        <w:rPr>
          <w:rFonts w:ascii="Arial" w:hAnsi="Arial" w:cs="Arial"/>
        </w:rPr>
        <w:t>Wankhade</w:t>
      </w:r>
      <w:proofErr w:type="spellEnd"/>
      <w:r w:rsidRPr="00AF7AD2">
        <w:rPr>
          <w:rFonts w:ascii="Arial" w:hAnsi="Arial" w:cs="Arial"/>
        </w:rPr>
        <w:t>, M., Rao, A. C. S., &amp; Kulkarni, C. (2022). A survey on sentiment analysis methods, applications, and challenges. </w:t>
      </w:r>
      <w:r w:rsidRPr="00AF7AD2">
        <w:rPr>
          <w:rFonts w:ascii="Arial" w:hAnsi="Arial" w:cs="Arial"/>
          <w:i/>
          <w:iCs/>
        </w:rPr>
        <w:t>Artificial Intelligence Review</w:t>
      </w:r>
      <w:r w:rsidRPr="00AF7AD2">
        <w:rPr>
          <w:rFonts w:ascii="Arial" w:hAnsi="Arial" w:cs="Arial"/>
        </w:rPr>
        <w:t>, </w:t>
      </w:r>
      <w:r w:rsidRPr="00AF7AD2">
        <w:rPr>
          <w:rFonts w:ascii="Arial" w:hAnsi="Arial" w:cs="Arial"/>
          <w:i/>
          <w:iCs/>
        </w:rPr>
        <w:t>55</w:t>
      </w:r>
      <w:r w:rsidRPr="00AF7AD2">
        <w:rPr>
          <w:rFonts w:ascii="Arial" w:hAnsi="Arial" w:cs="Arial"/>
        </w:rPr>
        <w:t>(7), 5731-5780.</w:t>
      </w:r>
    </w:p>
    <w:p w14:paraId="605C95C9" w14:textId="77777777" w:rsidR="00511764" w:rsidRDefault="00511764" w:rsidP="00AF7AD2">
      <w:pPr>
        <w:spacing w:line="360" w:lineRule="auto"/>
        <w:ind w:left="284" w:hanging="284"/>
        <w:jc w:val="both"/>
        <w:rPr>
          <w:rFonts w:ascii="Arial" w:hAnsi="Arial" w:cs="Arial"/>
        </w:rPr>
      </w:pPr>
    </w:p>
    <w:p w14:paraId="0B9618B4" w14:textId="512DF137" w:rsidR="00511764" w:rsidRPr="00EF78A3" w:rsidRDefault="00511764" w:rsidP="00AF7AD2">
      <w:pPr>
        <w:spacing w:line="360" w:lineRule="auto"/>
        <w:ind w:left="284" w:hanging="284"/>
        <w:jc w:val="both"/>
        <w:rPr>
          <w:rFonts w:ascii="Arial" w:hAnsi="Arial" w:cs="Arial"/>
          <w:lang w:val="en-US"/>
        </w:rPr>
      </w:pPr>
      <w:r w:rsidRPr="00511764">
        <w:rPr>
          <w:rFonts w:ascii="Arial" w:hAnsi="Arial" w:cs="Arial"/>
        </w:rPr>
        <w:t xml:space="preserve">Yeo, J. S. W. (2021). Predicting stock market index with gradient boosting machine ensemble, </w:t>
      </w:r>
      <w:proofErr w:type="spellStart"/>
      <w:r w:rsidRPr="00511764">
        <w:rPr>
          <w:rFonts w:ascii="Arial" w:hAnsi="Arial" w:cs="Arial"/>
        </w:rPr>
        <w:t>bayesian</w:t>
      </w:r>
      <w:proofErr w:type="spellEnd"/>
      <w:r w:rsidRPr="00511764">
        <w:rPr>
          <w:rFonts w:ascii="Arial" w:hAnsi="Arial" w:cs="Arial"/>
        </w:rPr>
        <w:t xml:space="preserve"> optimization, temporal consistency analysis, market sentiment analysis, game theory and novel holdout method.</w:t>
      </w:r>
    </w:p>
    <w:p w14:paraId="143DCD91" w14:textId="77777777" w:rsidR="00AF7AD2" w:rsidRPr="00621C11" w:rsidRDefault="00AF7AD2" w:rsidP="00AF7AD2">
      <w:pPr>
        <w:spacing w:line="360" w:lineRule="auto"/>
        <w:ind w:left="284" w:hanging="284"/>
        <w:jc w:val="both"/>
        <w:rPr>
          <w:rFonts w:ascii="Arial" w:hAnsi="Arial" w:cs="Arial"/>
          <w:lang w:val="en-US"/>
        </w:rPr>
      </w:pPr>
    </w:p>
    <w:p w14:paraId="0EFCE03E" w14:textId="6F0FF00D" w:rsidR="00D15A7B" w:rsidRDefault="00720E98" w:rsidP="00812DF4">
      <w:pPr>
        <w:spacing w:line="360" w:lineRule="auto"/>
        <w:ind w:left="284" w:hanging="284"/>
        <w:jc w:val="both"/>
        <w:rPr>
          <w:rFonts w:ascii="Arial" w:hAnsi="Arial" w:cs="Arial"/>
        </w:rPr>
      </w:pPr>
      <w:r w:rsidRPr="00720E98">
        <w:rPr>
          <w:rFonts w:ascii="Arial" w:hAnsi="Arial" w:cs="Arial"/>
        </w:rPr>
        <w:lastRenderedPageBreak/>
        <w:t xml:space="preserve">Yousaf, I., Youssef, M., &amp; Goodell, J. W. (2022). Quantile connectedness between sentiment and financial markets: Evidence from the S&amp;P 500 twitter sentiment index. </w:t>
      </w:r>
      <w:r w:rsidRPr="00720E98">
        <w:rPr>
          <w:rFonts w:ascii="Arial" w:hAnsi="Arial" w:cs="Arial"/>
          <w:i/>
          <w:iCs/>
        </w:rPr>
        <w:t>International Review of Financial Analysis, 83</w:t>
      </w:r>
      <w:r w:rsidRPr="00720E98">
        <w:rPr>
          <w:rFonts w:ascii="Arial" w:hAnsi="Arial" w:cs="Arial"/>
        </w:rPr>
        <w:t>, 102322.</w:t>
      </w:r>
    </w:p>
    <w:p w14:paraId="51790CF8" w14:textId="77777777" w:rsidR="00D15A7B" w:rsidRDefault="00D15A7B">
      <w:pPr>
        <w:rPr>
          <w:rFonts w:ascii="Arial" w:hAnsi="Arial" w:cs="Arial"/>
        </w:rPr>
      </w:pPr>
      <w:r>
        <w:rPr>
          <w:rFonts w:ascii="Arial" w:hAnsi="Arial" w:cs="Arial"/>
        </w:rPr>
        <w:br w:type="page"/>
      </w:r>
    </w:p>
    <w:p w14:paraId="1DB2525E" w14:textId="2D415A85" w:rsidR="001D2AFA" w:rsidRPr="001D2AFA" w:rsidRDefault="001D2AFA" w:rsidP="00617832">
      <w:pPr>
        <w:pStyle w:val="Heading1"/>
        <w:sectPr w:rsidR="001D2AFA" w:rsidRPr="001D2AFA" w:rsidSect="001211EA">
          <w:footerReference w:type="even" r:id="rId35"/>
          <w:footerReference w:type="default" r:id="rId36"/>
          <w:type w:val="continuous"/>
          <w:pgSz w:w="11906" w:h="16838"/>
          <w:pgMar w:top="1440" w:right="1440" w:bottom="1440" w:left="1440" w:header="708" w:footer="708" w:gutter="0"/>
          <w:cols w:space="708"/>
          <w:docGrid w:linePitch="360"/>
        </w:sectPr>
      </w:pPr>
      <w:bookmarkStart w:id="226" w:name="_Toc144374428"/>
      <w:r>
        <w:lastRenderedPageBreak/>
        <w:t>A</w:t>
      </w:r>
      <w:r w:rsidRPr="001D2AFA">
        <w:t>ppendix</w:t>
      </w:r>
      <w:bookmarkEnd w:id="226"/>
    </w:p>
    <w:p w14:paraId="22981DBD" w14:textId="40B9A6D0" w:rsidR="00617832" w:rsidRPr="00617832" w:rsidRDefault="00617832" w:rsidP="00590585">
      <w:pPr>
        <w:spacing w:line="360" w:lineRule="auto"/>
        <w:rPr>
          <w:rFonts w:ascii="Arial" w:hAnsi="Arial" w:cs="Arial"/>
          <w:b/>
          <w:bCs/>
          <w:sz w:val="22"/>
          <w:szCs w:val="22"/>
        </w:rPr>
        <w:sectPr w:rsidR="00617832" w:rsidRPr="00617832" w:rsidSect="00617832">
          <w:type w:val="continuous"/>
          <w:pgSz w:w="11906" w:h="16838"/>
          <w:pgMar w:top="1440" w:right="1440" w:bottom="1440" w:left="1440" w:header="708" w:footer="708" w:gutter="0"/>
          <w:cols w:space="261"/>
          <w:docGrid w:linePitch="360"/>
        </w:sectPr>
      </w:pPr>
      <w:r w:rsidRPr="00617832">
        <w:rPr>
          <w:sz w:val="22"/>
          <w:szCs w:val="22"/>
        </w:rPr>
        <w:t xml:space="preserve">Table </w:t>
      </w:r>
      <w:r w:rsidRPr="00617832">
        <w:rPr>
          <w:sz w:val="22"/>
          <w:szCs w:val="22"/>
        </w:rPr>
        <w:fldChar w:fldCharType="begin"/>
      </w:r>
      <w:r w:rsidRPr="00617832">
        <w:rPr>
          <w:sz w:val="22"/>
          <w:szCs w:val="22"/>
        </w:rPr>
        <w:instrText xml:space="preserve"> SEQ Table \* ARABIC </w:instrText>
      </w:r>
      <w:r w:rsidRPr="00617832">
        <w:rPr>
          <w:sz w:val="22"/>
          <w:szCs w:val="22"/>
        </w:rPr>
        <w:fldChar w:fldCharType="separate"/>
      </w:r>
      <w:r w:rsidRPr="00617832">
        <w:rPr>
          <w:noProof/>
          <w:sz w:val="22"/>
          <w:szCs w:val="22"/>
        </w:rPr>
        <w:t>5</w:t>
      </w:r>
      <w:r w:rsidRPr="00617832">
        <w:rPr>
          <w:sz w:val="22"/>
          <w:szCs w:val="22"/>
        </w:rPr>
        <w:fldChar w:fldCharType="end"/>
      </w:r>
      <w:r w:rsidRPr="00617832">
        <w:rPr>
          <w:sz w:val="22"/>
          <w:szCs w:val="22"/>
        </w:rPr>
        <w:t xml:space="preserve"> Companies with Their Tickers</w:t>
      </w:r>
    </w:p>
    <w:tbl>
      <w:tblPr>
        <w:tblW w:w="0" w:type="auto"/>
        <w:tblCellMar>
          <w:left w:w="0" w:type="dxa"/>
          <w:right w:w="0" w:type="dxa"/>
        </w:tblCellMar>
        <w:tblLook w:val="04A0" w:firstRow="1" w:lastRow="0" w:firstColumn="1" w:lastColumn="0" w:noHBand="0" w:noVBand="1"/>
      </w:tblPr>
      <w:tblGrid>
        <w:gridCol w:w="2023"/>
        <w:gridCol w:w="811"/>
      </w:tblGrid>
      <w:tr w:rsidR="00EE25D2" w:rsidRPr="00590585" w14:paraId="46997890" w14:textId="77777777" w:rsidTr="00590585">
        <w:trPr>
          <w:trHeight w:val="165"/>
        </w:trPr>
        <w:tc>
          <w:tcPr>
            <w:tcW w:w="2023" w:type="dxa"/>
            <w:tcBorders>
              <w:top w:val="single" w:sz="4" w:space="0" w:color="auto"/>
              <w:bottom w:val="single" w:sz="4" w:space="0" w:color="auto"/>
            </w:tcBorders>
            <w:shd w:val="clear" w:color="auto" w:fill="auto"/>
            <w:tcMar>
              <w:top w:w="60" w:type="dxa"/>
              <w:left w:w="60" w:type="dxa"/>
              <w:bottom w:w="60" w:type="dxa"/>
              <w:right w:w="60" w:type="dxa"/>
            </w:tcMar>
            <w:hideMark/>
          </w:tcPr>
          <w:p w14:paraId="04398AD1" w14:textId="77777777" w:rsidR="00F176B0" w:rsidRPr="00590585" w:rsidRDefault="00F176B0" w:rsidP="00590585">
            <w:pPr>
              <w:spacing w:line="360" w:lineRule="auto"/>
              <w:rPr>
                <w:rFonts w:ascii="Arial" w:hAnsi="Arial" w:cs="Arial"/>
                <w:sz w:val="18"/>
                <w:szCs w:val="18"/>
              </w:rPr>
            </w:pPr>
            <w:commentRangeStart w:id="227"/>
            <w:commentRangeStart w:id="228"/>
            <w:r w:rsidRPr="00590585">
              <w:rPr>
                <w:rFonts w:ascii="Arial" w:hAnsi="Arial" w:cs="Arial"/>
                <w:b/>
                <w:bCs/>
                <w:sz w:val="18"/>
                <w:szCs w:val="18"/>
              </w:rPr>
              <w:t>Company</w:t>
            </w:r>
            <w:commentRangeEnd w:id="227"/>
            <w:r w:rsidR="006959F1" w:rsidRPr="00590585">
              <w:rPr>
                <w:rStyle w:val="CommentReference"/>
                <w:sz w:val="18"/>
                <w:szCs w:val="18"/>
              </w:rPr>
              <w:commentReference w:id="227"/>
            </w:r>
            <w:commentRangeEnd w:id="228"/>
            <w:r w:rsidR="000A3A72">
              <w:rPr>
                <w:rStyle w:val="CommentReference"/>
              </w:rPr>
              <w:commentReference w:id="228"/>
            </w:r>
            <w:r w:rsidRPr="00590585">
              <w:rPr>
                <w:rFonts w:ascii="Arial" w:hAnsi="Arial" w:cs="Arial"/>
                <w:b/>
                <w:bCs/>
                <w:sz w:val="18"/>
                <w:szCs w:val="18"/>
              </w:rPr>
              <w:t xml:space="preserve"> name</w:t>
            </w:r>
          </w:p>
        </w:tc>
        <w:tc>
          <w:tcPr>
            <w:tcW w:w="811" w:type="dxa"/>
            <w:tcBorders>
              <w:top w:val="single" w:sz="4" w:space="0" w:color="auto"/>
              <w:bottom w:val="single" w:sz="4" w:space="0" w:color="auto"/>
            </w:tcBorders>
            <w:shd w:val="clear" w:color="auto" w:fill="auto"/>
            <w:tcMar>
              <w:top w:w="60" w:type="dxa"/>
              <w:left w:w="60" w:type="dxa"/>
              <w:bottom w:w="60" w:type="dxa"/>
              <w:right w:w="60" w:type="dxa"/>
            </w:tcMar>
            <w:hideMark/>
          </w:tcPr>
          <w:p w14:paraId="2E8F32B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Ticker</w:t>
            </w:r>
          </w:p>
        </w:tc>
      </w:tr>
      <w:tr w:rsidR="00EE25D2" w:rsidRPr="00590585" w14:paraId="6D4CF381" w14:textId="77777777" w:rsidTr="00590585">
        <w:trPr>
          <w:trHeight w:val="180"/>
        </w:trPr>
        <w:tc>
          <w:tcPr>
            <w:tcW w:w="2023" w:type="dxa"/>
            <w:tcBorders>
              <w:top w:val="single" w:sz="4" w:space="0" w:color="auto"/>
            </w:tcBorders>
            <w:shd w:val="clear" w:color="auto" w:fill="auto"/>
            <w:tcMar>
              <w:top w:w="60" w:type="dxa"/>
              <w:left w:w="60" w:type="dxa"/>
              <w:bottom w:w="60" w:type="dxa"/>
              <w:right w:w="60" w:type="dxa"/>
            </w:tcMar>
            <w:hideMark/>
          </w:tcPr>
          <w:p w14:paraId="08B2FD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Microsoft Corp</w:t>
            </w:r>
          </w:p>
        </w:tc>
        <w:tc>
          <w:tcPr>
            <w:tcW w:w="811" w:type="dxa"/>
            <w:tcBorders>
              <w:top w:val="single" w:sz="4" w:space="0" w:color="auto"/>
            </w:tcBorders>
            <w:shd w:val="clear" w:color="auto" w:fill="auto"/>
            <w:tcMar>
              <w:top w:w="60" w:type="dxa"/>
              <w:left w:w="60" w:type="dxa"/>
              <w:bottom w:w="60" w:type="dxa"/>
              <w:right w:w="60" w:type="dxa"/>
            </w:tcMar>
            <w:hideMark/>
          </w:tcPr>
          <w:p w14:paraId="55A9C73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MSFT</w:t>
            </w:r>
          </w:p>
        </w:tc>
      </w:tr>
      <w:tr w:rsidR="00EE25D2" w:rsidRPr="00590585" w14:paraId="5199111D" w14:textId="77777777" w:rsidTr="00590585">
        <w:trPr>
          <w:trHeight w:val="165"/>
        </w:trPr>
        <w:tc>
          <w:tcPr>
            <w:tcW w:w="2023" w:type="dxa"/>
            <w:shd w:val="clear" w:color="auto" w:fill="auto"/>
            <w:tcMar>
              <w:top w:w="60" w:type="dxa"/>
              <w:left w:w="60" w:type="dxa"/>
              <w:bottom w:w="60" w:type="dxa"/>
              <w:right w:w="60" w:type="dxa"/>
            </w:tcMar>
            <w:hideMark/>
          </w:tcPr>
          <w:p w14:paraId="3C268A3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Apple Inc</w:t>
            </w:r>
          </w:p>
        </w:tc>
        <w:tc>
          <w:tcPr>
            <w:tcW w:w="811" w:type="dxa"/>
            <w:shd w:val="clear" w:color="auto" w:fill="auto"/>
            <w:tcMar>
              <w:top w:w="60" w:type="dxa"/>
              <w:left w:w="60" w:type="dxa"/>
              <w:bottom w:w="60" w:type="dxa"/>
              <w:right w:w="60" w:type="dxa"/>
            </w:tcMar>
            <w:hideMark/>
          </w:tcPr>
          <w:p w14:paraId="2D91E8B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AAPL</w:t>
            </w:r>
          </w:p>
        </w:tc>
      </w:tr>
      <w:tr w:rsidR="00EE25D2" w:rsidRPr="00590585" w14:paraId="03D39062" w14:textId="77777777" w:rsidTr="00590585">
        <w:trPr>
          <w:trHeight w:val="165"/>
        </w:trPr>
        <w:tc>
          <w:tcPr>
            <w:tcW w:w="2023" w:type="dxa"/>
            <w:shd w:val="clear" w:color="auto" w:fill="auto"/>
            <w:tcMar>
              <w:top w:w="60" w:type="dxa"/>
              <w:left w:w="60" w:type="dxa"/>
              <w:bottom w:w="60" w:type="dxa"/>
              <w:right w:w="60" w:type="dxa"/>
            </w:tcMar>
            <w:hideMark/>
          </w:tcPr>
          <w:p w14:paraId="7832699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NVIDIA Corp</w:t>
            </w:r>
          </w:p>
        </w:tc>
        <w:tc>
          <w:tcPr>
            <w:tcW w:w="811" w:type="dxa"/>
            <w:shd w:val="clear" w:color="auto" w:fill="auto"/>
            <w:tcMar>
              <w:top w:w="60" w:type="dxa"/>
              <w:left w:w="60" w:type="dxa"/>
              <w:bottom w:w="60" w:type="dxa"/>
              <w:right w:w="60" w:type="dxa"/>
            </w:tcMar>
            <w:hideMark/>
          </w:tcPr>
          <w:p w14:paraId="4108A5F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NVDA</w:t>
            </w:r>
          </w:p>
        </w:tc>
      </w:tr>
      <w:tr w:rsidR="00EE25D2" w:rsidRPr="00590585" w14:paraId="4B9C4C28" w14:textId="77777777" w:rsidTr="00590585">
        <w:trPr>
          <w:trHeight w:val="165"/>
        </w:trPr>
        <w:tc>
          <w:tcPr>
            <w:tcW w:w="2023" w:type="dxa"/>
            <w:shd w:val="clear" w:color="auto" w:fill="auto"/>
            <w:tcMar>
              <w:top w:w="60" w:type="dxa"/>
              <w:left w:w="60" w:type="dxa"/>
              <w:bottom w:w="60" w:type="dxa"/>
              <w:right w:w="60" w:type="dxa"/>
            </w:tcMar>
            <w:hideMark/>
          </w:tcPr>
          <w:p w14:paraId="6656B40D" w14:textId="77777777" w:rsidR="00F176B0" w:rsidRPr="00590585" w:rsidRDefault="00000000" w:rsidP="00590585">
            <w:pPr>
              <w:spacing w:line="360" w:lineRule="auto"/>
              <w:rPr>
                <w:rFonts w:ascii="Arial" w:hAnsi="Arial" w:cs="Arial"/>
                <w:sz w:val="18"/>
                <w:szCs w:val="18"/>
              </w:rPr>
            </w:pPr>
            <w:hyperlink r:id="rId37" w:history="1">
              <w:r w:rsidR="00F176B0" w:rsidRPr="00590585">
                <w:rPr>
                  <w:rStyle w:val="Hyperlink"/>
                  <w:rFonts w:ascii="Arial" w:hAnsi="Arial" w:cs="Arial"/>
                  <w:b/>
                  <w:bCs/>
                  <w:sz w:val="18"/>
                  <w:szCs w:val="18"/>
                </w:rPr>
                <w:t>Amazon.com</w:t>
              </w:r>
            </w:hyperlink>
            <w:r w:rsidR="00F176B0"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2746364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AMZN</w:t>
            </w:r>
          </w:p>
        </w:tc>
      </w:tr>
      <w:tr w:rsidR="00EE25D2" w:rsidRPr="00590585" w14:paraId="3FEBD44E" w14:textId="77777777" w:rsidTr="00590585">
        <w:trPr>
          <w:trHeight w:val="165"/>
        </w:trPr>
        <w:tc>
          <w:tcPr>
            <w:tcW w:w="2023" w:type="dxa"/>
            <w:shd w:val="clear" w:color="auto" w:fill="auto"/>
            <w:tcMar>
              <w:top w:w="60" w:type="dxa"/>
              <w:left w:w="60" w:type="dxa"/>
              <w:bottom w:w="60" w:type="dxa"/>
              <w:right w:w="60" w:type="dxa"/>
            </w:tcMar>
            <w:hideMark/>
          </w:tcPr>
          <w:p w14:paraId="46226DA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Meta Platforms Inc</w:t>
            </w:r>
          </w:p>
        </w:tc>
        <w:tc>
          <w:tcPr>
            <w:tcW w:w="811" w:type="dxa"/>
            <w:shd w:val="clear" w:color="auto" w:fill="auto"/>
            <w:tcMar>
              <w:top w:w="60" w:type="dxa"/>
              <w:left w:w="60" w:type="dxa"/>
              <w:bottom w:w="60" w:type="dxa"/>
              <w:right w:w="60" w:type="dxa"/>
            </w:tcMar>
            <w:hideMark/>
          </w:tcPr>
          <w:p w14:paraId="31D47DD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META</w:t>
            </w:r>
          </w:p>
        </w:tc>
      </w:tr>
      <w:tr w:rsidR="00EE25D2" w:rsidRPr="00590585" w14:paraId="5C55EF5F" w14:textId="77777777" w:rsidTr="00590585">
        <w:trPr>
          <w:trHeight w:val="165"/>
        </w:trPr>
        <w:tc>
          <w:tcPr>
            <w:tcW w:w="2023" w:type="dxa"/>
            <w:shd w:val="clear" w:color="auto" w:fill="auto"/>
            <w:tcMar>
              <w:top w:w="60" w:type="dxa"/>
              <w:left w:w="60" w:type="dxa"/>
              <w:bottom w:w="60" w:type="dxa"/>
              <w:right w:w="60" w:type="dxa"/>
            </w:tcMar>
            <w:hideMark/>
          </w:tcPr>
          <w:p w14:paraId="553C873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Tesla Inc</w:t>
            </w:r>
          </w:p>
        </w:tc>
        <w:tc>
          <w:tcPr>
            <w:tcW w:w="811" w:type="dxa"/>
            <w:shd w:val="clear" w:color="auto" w:fill="auto"/>
            <w:tcMar>
              <w:top w:w="60" w:type="dxa"/>
              <w:left w:w="60" w:type="dxa"/>
              <w:bottom w:w="60" w:type="dxa"/>
              <w:right w:w="60" w:type="dxa"/>
            </w:tcMar>
            <w:hideMark/>
          </w:tcPr>
          <w:p w14:paraId="0E1BD20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TSLA</w:t>
            </w:r>
          </w:p>
        </w:tc>
      </w:tr>
      <w:tr w:rsidR="00EE25D2" w:rsidRPr="00590585" w14:paraId="0144525F" w14:textId="77777777" w:rsidTr="00590585">
        <w:trPr>
          <w:trHeight w:val="165"/>
        </w:trPr>
        <w:tc>
          <w:tcPr>
            <w:tcW w:w="2023" w:type="dxa"/>
            <w:shd w:val="clear" w:color="auto" w:fill="auto"/>
            <w:tcMar>
              <w:top w:w="60" w:type="dxa"/>
              <w:left w:w="60" w:type="dxa"/>
              <w:bottom w:w="60" w:type="dxa"/>
              <w:right w:w="60" w:type="dxa"/>
            </w:tcMar>
            <w:hideMark/>
          </w:tcPr>
          <w:p w14:paraId="67CD079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Alphabet Inc</w:t>
            </w:r>
          </w:p>
        </w:tc>
        <w:tc>
          <w:tcPr>
            <w:tcW w:w="811" w:type="dxa"/>
            <w:shd w:val="clear" w:color="auto" w:fill="auto"/>
            <w:tcMar>
              <w:top w:w="60" w:type="dxa"/>
              <w:left w:w="60" w:type="dxa"/>
              <w:bottom w:w="60" w:type="dxa"/>
              <w:right w:w="60" w:type="dxa"/>
            </w:tcMar>
            <w:hideMark/>
          </w:tcPr>
          <w:p w14:paraId="3FAA3F1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GOOGL</w:t>
            </w:r>
          </w:p>
        </w:tc>
      </w:tr>
      <w:tr w:rsidR="00EE25D2" w:rsidRPr="00590585" w14:paraId="27FBB708" w14:textId="77777777" w:rsidTr="00590585">
        <w:trPr>
          <w:trHeight w:val="165"/>
        </w:trPr>
        <w:tc>
          <w:tcPr>
            <w:tcW w:w="2023" w:type="dxa"/>
            <w:shd w:val="clear" w:color="auto" w:fill="auto"/>
            <w:tcMar>
              <w:top w:w="60" w:type="dxa"/>
              <w:left w:w="60" w:type="dxa"/>
              <w:bottom w:w="60" w:type="dxa"/>
              <w:right w:w="60" w:type="dxa"/>
            </w:tcMar>
            <w:hideMark/>
          </w:tcPr>
          <w:p w14:paraId="3518AC4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Alphabet Inc</w:t>
            </w:r>
          </w:p>
        </w:tc>
        <w:tc>
          <w:tcPr>
            <w:tcW w:w="811" w:type="dxa"/>
            <w:shd w:val="clear" w:color="auto" w:fill="auto"/>
            <w:tcMar>
              <w:top w:w="60" w:type="dxa"/>
              <w:left w:w="60" w:type="dxa"/>
              <w:bottom w:w="60" w:type="dxa"/>
              <w:right w:w="60" w:type="dxa"/>
            </w:tcMar>
            <w:hideMark/>
          </w:tcPr>
          <w:p w14:paraId="0E95E84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GOOG</w:t>
            </w:r>
          </w:p>
        </w:tc>
      </w:tr>
      <w:tr w:rsidR="00EE25D2" w:rsidRPr="00590585" w14:paraId="4DF43383" w14:textId="77777777" w:rsidTr="00590585">
        <w:trPr>
          <w:trHeight w:val="165"/>
        </w:trPr>
        <w:tc>
          <w:tcPr>
            <w:tcW w:w="2023" w:type="dxa"/>
            <w:shd w:val="clear" w:color="auto" w:fill="auto"/>
            <w:tcMar>
              <w:top w:w="60" w:type="dxa"/>
              <w:left w:w="60" w:type="dxa"/>
              <w:bottom w:w="60" w:type="dxa"/>
              <w:right w:w="60" w:type="dxa"/>
            </w:tcMar>
            <w:hideMark/>
          </w:tcPr>
          <w:p w14:paraId="7EA96C9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Broadcom Inc</w:t>
            </w:r>
          </w:p>
        </w:tc>
        <w:tc>
          <w:tcPr>
            <w:tcW w:w="811" w:type="dxa"/>
            <w:shd w:val="clear" w:color="auto" w:fill="auto"/>
            <w:tcMar>
              <w:top w:w="60" w:type="dxa"/>
              <w:left w:w="60" w:type="dxa"/>
              <w:bottom w:w="60" w:type="dxa"/>
              <w:right w:w="60" w:type="dxa"/>
            </w:tcMar>
            <w:hideMark/>
          </w:tcPr>
          <w:p w14:paraId="44B77AF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AVGO</w:t>
            </w:r>
          </w:p>
        </w:tc>
      </w:tr>
      <w:tr w:rsidR="00EE25D2" w:rsidRPr="00590585" w14:paraId="1FA94F59" w14:textId="77777777" w:rsidTr="00590585">
        <w:trPr>
          <w:trHeight w:val="165"/>
        </w:trPr>
        <w:tc>
          <w:tcPr>
            <w:tcW w:w="2023" w:type="dxa"/>
            <w:shd w:val="clear" w:color="auto" w:fill="auto"/>
            <w:tcMar>
              <w:top w:w="60" w:type="dxa"/>
              <w:left w:w="60" w:type="dxa"/>
              <w:bottom w:w="60" w:type="dxa"/>
              <w:right w:w="60" w:type="dxa"/>
            </w:tcMar>
            <w:hideMark/>
          </w:tcPr>
          <w:p w14:paraId="2C68F8C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PepsiCo Inc</w:t>
            </w:r>
          </w:p>
        </w:tc>
        <w:tc>
          <w:tcPr>
            <w:tcW w:w="811" w:type="dxa"/>
            <w:shd w:val="clear" w:color="auto" w:fill="auto"/>
            <w:tcMar>
              <w:top w:w="60" w:type="dxa"/>
              <w:left w:w="60" w:type="dxa"/>
              <w:bottom w:w="60" w:type="dxa"/>
              <w:right w:w="60" w:type="dxa"/>
            </w:tcMar>
            <w:hideMark/>
          </w:tcPr>
          <w:p w14:paraId="521C385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PEP</w:t>
            </w:r>
          </w:p>
        </w:tc>
      </w:tr>
      <w:tr w:rsidR="00EE25D2" w:rsidRPr="00590585" w14:paraId="319845E9" w14:textId="77777777" w:rsidTr="00590585">
        <w:trPr>
          <w:trHeight w:val="165"/>
        </w:trPr>
        <w:tc>
          <w:tcPr>
            <w:tcW w:w="2023" w:type="dxa"/>
            <w:shd w:val="clear" w:color="auto" w:fill="auto"/>
            <w:tcMar>
              <w:top w:w="60" w:type="dxa"/>
              <w:left w:w="60" w:type="dxa"/>
              <w:bottom w:w="60" w:type="dxa"/>
              <w:right w:w="60" w:type="dxa"/>
            </w:tcMar>
            <w:hideMark/>
          </w:tcPr>
          <w:p w14:paraId="3D55CD9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Costco Wholesale Corp</w:t>
            </w:r>
          </w:p>
        </w:tc>
        <w:tc>
          <w:tcPr>
            <w:tcW w:w="811" w:type="dxa"/>
            <w:shd w:val="clear" w:color="auto" w:fill="auto"/>
            <w:tcMar>
              <w:top w:w="60" w:type="dxa"/>
              <w:left w:w="60" w:type="dxa"/>
              <w:bottom w:w="60" w:type="dxa"/>
              <w:right w:w="60" w:type="dxa"/>
            </w:tcMar>
            <w:hideMark/>
          </w:tcPr>
          <w:p w14:paraId="1FBD05E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COST</w:t>
            </w:r>
          </w:p>
        </w:tc>
      </w:tr>
      <w:tr w:rsidR="00EE25D2" w:rsidRPr="00590585" w14:paraId="59904FAF" w14:textId="77777777" w:rsidTr="00590585">
        <w:trPr>
          <w:trHeight w:val="165"/>
        </w:trPr>
        <w:tc>
          <w:tcPr>
            <w:tcW w:w="2023" w:type="dxa"/>
            <w:shd w:val="clear" w:color="auto" w:fill="auto"/>
            <w:tcMar>
              <w:top w:w="60" w:type="dxa"/>
              <w:left w:w="60" w:type="dxa"/>
              <w:bottom w:w="60" w:type="dxa"/>
              <w:right w:w="60" w:type="dxa"/>
            </w:tcMar>
            <w:hideMark/>
          </w:tcPr>
          <w:p w14:paraId="39BED11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Adobe Inc</w:t>
            </w:r>
          </w:p>
        </w:tc>
        <w:tc>
          <w:tcPr>
            <w:tcW w:w="811" w:type="dxa"/>
            <w:shd w:val="clear" w:color="auto" w:fill="auto"/>
            <w:tcMar>
              <w:top w:w="60" w:type="dxa"/>
              <w:left w:w="60" w:type="dxa"/>
              <w:bottom w:w="60" w:type="dxa"/>
              <w:right w:w="60" w:type="dxa"/>
            </w:tcMar>
            <w:hideMark/>
          </w:tcPr>
          <w:p w14:paraId="68672F5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ADBE</w:t>
            </w:r>
          </w:p>
        </w:tc>
      </w:tr>
      <w:tr w:rsidR="00EE25D2" w:rsidRPr="00590585" w14:paraId="5E853D52" w14:textId="77777777" w:rsidTr="00590585">
        <w:trPr>
          <w:trHeight w:val="165"/>
        </w:trPr>
        <w:tc>
          <w:tcPr>
            <w:tcW w:w="2023" w:type="dxa"/>
            <w:shd w:val="clear" w:color="auto" w:fill="auto"/>
            <w:tcMar>
              <w:top w:w="60" w:type="dxa"/>
              <w:left w:w="60" w:type="dxa"/>
              <w:bottom w:w="60" w:type="dxa"/>
              <w:right w:w="60" w:type="dxa"/>
            </w:tcMar>
            <w:hideMark/>
          </w:tcPr>
          <w:p w14:paraId="104DCB1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Cisco Systems Inc</w:t>
            </w:r>
          </w:p>
        </w:tc>
        <w:tc>
          <w:tcPr>
            <w:tcW w:w="811" w:type="dxa"/>
            <w:shd w:val="clear" w:color="auto" w:fill="auto"/>
            <w:tcMar>
              <w:top w:w="60" w:type="dxa"/>
              <w:left w:w="60" w:type="dxa"/>
              <w:bottom w:w="60" w:type="dxa"/>
              <w:right w:w="60" w:type="dxa"/>
            </w:tcMar>
            <w:hideMark/>
          </w:tcPr>
          <w:p w14:paraId="1373DA2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CSCO</w:t>
            </w:r>
          </w:p>
        </w:tc>
      </w:tr>
      <w:tr w:rsidR="00EE25D2" w:rsidRPr="00590585" w14:paraId="61E2B156" w14:textId="77777777" w:rsidTr="00590585">
        <w:trPr>
          <w:trHeight w:val="165"/>
        </w:trPr>
        <w:tc>
          <w:tcPr>
            <w:tcW w:w="2023" w:type="dxa"/>
            <w:shd w:val="clear" w:color="auto" w:fill="auto"/>
            <w:tcMar>
              <w:top w:w="60" w:type="dxa"/>
              <w:left w:w="60" w:type="dxa"/>
              <w:bottom w:w="60" w:type="dxa"/>
              <w:right w:w="60" w:type="dxa"/>
            </w:tcMar>
            <w:hideMark/>
          </w:tcPr>
          <w:p w14:paraId="388E58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Netflix Inc</w:t>
            </w:r>
          </w:p>
        </w:tc>
        <w:tc>
          <w:tcPr>
            <w:tcW w:w="811" w:type="dxa"/>
            <w:shd w:val="clear" w:color="auto" w:fill="auto"/>
            <w:tcMar>
              <w:top w:w="60" w:type="dxa"/>
              <w:left w:w="60" w:type="dxa"/>
              <w:bottom w:w="60" w:type="dxa"/>
              <w:right w:w="60" w:type="dxa"/>
            </w:tcMar>
            <w:hideMark/>
          </w:tcPr>
          <w:p w14:paraId="47DC1A1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NFLX</w:t>
            </w:r>
          </w:p>
        </w:tc>
      </w:tr>
      <w:tr w:rsidR="00EE25D2" w:rsidRPr="00590585" w14:paraId="05B7A48F" w14:textId="77777777" w:rsidTr="00590585">
        <w:trPr>
          <w:trHeight w:val="180"/>
        </w:trPr>
        <w:tc>
          <w:tcPr>
            <w:tcW w:w="2023" w:type="dxa"/>
            <w:shd w:val="clear" w:color="auto" w:fill="auto"/>
            <w:tcMar>
              <w:top w:w="60" w:type="dxa"/>
              <w:left w:w="60" w:type="dxa"/>
              <w:bottom w:w="60" w:type="dxa"/>
              <w:right w:w="60" w:type="dxa"/>
            </w:tcMar>
            <w:hideMark/>
          </w:tcPr>
          <w:p w14:paraId="50BA122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Advanced Micro Devices Inc</w:t>
            </w:r>
          </w:p>
        </w:tc>
        <w:tc>
          <w:tcPr>
            <w:tcW w:w="811" w:type="dxa"/>
            <w:shd w:val="clear" w:color="auto" w:fill="auto"/>
            <w:tcMar>
              <w:top w:w="60" w:type="dxa"/>
              <w:left w:w="60" w:type="dxa"/>
              <w:bottom w:w="60" w:type="dxa"/>
              <w:right w:w="60" w:type="dxa"/>
            </w:tcMar>
            <w:hideMark/>
          </w:tcPr>
          <w:p w14:paraId="0D580B5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AMD</w:t>
            </w:r>
          </w:p>
        </w:tc>
      </w:tr>
      <w:tr w:rsidR="00EE25D2" w:rsidRPr="00590585" w14:paraId="7368F06A" w14:textId="77777777" w:rsidTr="00590585">
        <w:trPr>
          <w:trHeight w:val="165"/>
        </w:trPr>
        <w:tc>
          <w:tcPr>
            <w:tcW w:w="2023" w:type="dxa"/>
            <w:shd w:val="clear" w:color="auto" w:fill="auto"/>
            <w:tcMar>
              <w:top w:w="60" w:type="dxa"/>
              <w:left w:w="60" w:type="dxa"/>
              <w:bottom w:w="60" w:type="dxa"/>
              <w:right w:w="60" w:type="dxa"/>
            </w:tcMar>
            <w:hideMark/>
          </w:tcPr>
          <w:p w14:paraId="7130ABE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Comcast Corp</w:t>
            </w:r>
          </w:p>
        </w:tc>
        <w:tc>
          <w:tcPr>
            <w:tcW w:w="811" w:type="dxa"/>
            <w:shd w:val="clear" w:color="auto" w:fill="auto"/>
            <w:tcMar>
              <w:top w:w="60" w:type="dxa"/>
              <w:left w:w="60" w:type="dxa"/>
              <w:bottom w:w="60" w:type="dxa"/>
              <w:right w:w="60" w:type="dxa"/>
            </w:tcMar>
            <w:hideMark/>
          </w:tcPr>
          <w:p w14:paraId="733FD8B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CMCSA</w:t>
            </w:r>
          </w:p>
        </w:tc>
      </w:tr>
      <w:tr w:rsidR="00EE25D2" w:rsidRPr="00590585" w14:paraId="70A05FC2" w14:textId="77777777" w:rsidTr="00590585">
        <w:trPr>
          <w:trHeight w:val="165"/>
        </w:trPr>
        <w:tc>
          <w:tcPr>
            <w:tcW w:w="2023" w:type="dxa"/>
            <w:shd w:val="clear" w:color="auto" w:fill="auto"/>
            <w:tcMar>
              <w:top w:w="60" w:type="dxa"/>
              <w:left w:w="60" w:type="dxa"/>
              <w:bottom w:w="60" w:type="dxa"/>
              <w:right w:w="60" w:type="dxa"/>
            </w:tcMar>
            <w:hideMark/>
          </w:tcPr>
          <w:p w14:paraId="1BDC04E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T-Mobile US Inc</w:t>
            </w:r>
          </w:p>
        </w:tc>
        <w:tc>
          <w:tcPr>
            <w:tcW w:w="811" w:type="dxa"/>
            <w:shd w:val="clear" w:color="auto" w:fill="auto"/>
            <w:tcMar>
              <w:top w:w="60" w:type="dxa"/>
              <w:left w:w="60" w:type="dxa"/>
              <w:bottom w:w="60" w:type="dxa"/>
              <w:right w:w="60" w:type="dxa"/>
            </w:tcMar>
            <w:hideMark/>
          </w:tcPr>
          <w:p w14:paraId="62B5B9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TMUS</w:t>
            </w:r>
          </w:p>
        </w:tc>
      </w:tr>
      <w:tr w:rsidR="00EE25D2" w:rsidRPr="00590585" w14:paraId="30AE8FF4" w14:textId="77777777" w:rsidTr="00590585">
        <w:trPr>
          <w:trHeight w:val="165"/>
        </w:trPr>
        <w:tc>
          <w:tcPr>
            <w:tcW w:w="2023" w:type="dxa"/>
            <w:shd w:val="clear" w:color="auto" w:fill="auto"/>
            <w:tcMar>
              <w:top w:w="60" w:type="dxa"/>
              <w:left w:w="60" w:type="dxa"/>
              <w:bottom w:w="60" w:type="dxa"/>
              <w:right w:w="60" w:type="dxa"/>
            </w:tcMar>
            <w:hideMark/>
          </w:tcPr>
          <w:p w14:paraId="53868DB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Texas Instruments Inc</w:t>
            </w:r>
          </w:p>
        </w:tc>
        <w:tc>
          <w:tcPr>
            <w:tcW w:w="811" w:type="dxa"/>
            <w:shd w:val="clear" w:color="auto" w:fill="auto"/>
            <w:tcMar>
              <w:top w:w="60" w:type="dxa"/>
              <w:left w:w="60" w:type="dxa"/>
              <w:bottom w:w="60" w:type="dxa"/>
              <w:right w:w="60" w:type="dxa"/>
            </w:tcMar>
            <w:hideMark/>
          </w:tcPr>
          <w:p w14:paraId="6BF853A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TXN</w:t>
            </w:r>
          </w:p>
        </w:tc>
      </w:tr>
      <w:tr w:rsidR="00EE25D2" w:rsidRPr="00590585" w14:paraId="7D6D7260" w14:textId="77777777" w:rsidTr="00590585">
        <w:trPr>
          <w:trHeight w:val="165"/>
        </w:trPr>
        <w:tc>
          <w:tcPr>
            <w:tcW w:w="2023" w:type="dxa"/>
            <w:shd w:val="clear" w:color="auto" w:fill="auto"/>
            <w:tcMar>
              <w:top w:w="60" w:type="dxa"/>
              <w:left w:w="60" w:type="dxa"/>
              <w:bottom w:w="60" w:type="dxa"/>
              <w:right w:w="60" w:type="dxa"/>
            </w:tcMar>
            <w:hideMark/>
          </w:tcPr>
          <w:p w14:paraId="33D54C6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Intel Corp</w:t>
            </w:r>
          </w:p>
        </w:tc>
        <w:tc>
          <w:tcPr>
            <w:tcW w:w="811" w:type="dxa"/>
            <w:shd w:val="clear" w:color="auto" w:fill="auto"/>
            <w:tcMar>
              <w:top w:w="60" w:type="dxa"/>
              <w:left w:w="60" w:type="dxa"/>
              <w:bottom w:w="60" w:type="dxa"/>
              <w:right w:w="60" w:type="dxa"/>
            </w:tcMar>
            <w:hideMark/>
          </w:tcPr>
          <w:p w14:paraId="18E0A6D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INTC</w:t>
            </w:r>
          </w:p>
        </w:tc>
      </w:tr>
      <w:tr w:rsidR="00EE25D2" w:rsidRPr="00590585" w14:paraId="54103D48" w14:textId="77777777" w:rsidTr="00590585">
        <w:trPr>
          <w:trHeight w:val="165"/>
        </w:trPr>
        <w:tc>
          <w:tcPr>
            <w:tcW w:w="2023" w:type="dxa"/>
            <w:shd w:val="clear" w:color="auto" w:fill="auto"/>
            <w:tcMar>
              <w:top w:w="60" w:type="dxa"/>
              <w:left w:w="60" w:type="dxa"/>
              <w:bottom w:w="60" w:type="dxa"/>
              <w:right w:w="60" w:type="dxa"/>
            </w:tcMar>
            <w:hideMark/>
          </w:tcPr>
          <w:p w14:paraId="6AC9B8C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Honeywell International Inc</w:t>
            </w:r>
          </w:p>
        </w:tc>
        <w:tc>
          <w:tcPr>
            <w:tcW w:w="811" w:type="dxa"/>
            <w:shd w:val="clear" w:color="auto" w:fill="auto"/>
            <w:tcMar>
              <w:top w:w="60" w:type="dxa"/>
              <w:left w:w="60" w:type="dxa"/>
              <w:bottom w:w="60" w:type="dxa"/>
              <w:right w:w="60" w:type="dxa"/>
            </w:tcMar>
            <w:hideMark/>
          </w:tcPr>
          <w:p w14:paraId="57C24CF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HON</w:t>
            </w:r>
          </w:p>
        </w:tc>
      </w:tr>
      <w:tr w:rsidR="00EE25D2" w:rsidRPr="00590585" w14:paraId="436CFD14" w14:textId="77777777" w:rsidTr="00590585">
        <w:trPr>
          <w:trHeight w:val="165"/>
        </w:trPr>
        <w:tc>
          <w:tcPr>
            <w:tcW w:w="2023" w:type="dxa"/>
            <w:shd w:val="clear" w:color="auto" w:fill="auto"/>
            <w:tcMar>
              <w:top w:w="60" w:type="dxa"/>
              <w:left w:w="60" w:type="dxa"/>
              <w:bottom w:w="60" w:type="dxa"/>
              <w:right w:w="60" w:type="dxa"/>
            </w:tcMar>
            <w:hideMark/>
          </w:tcPr>
          <w:p w14:paraId="0E0BD5E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Intuit Inc</w:t>
            </w:r>
          </w:p>
        </w:tc>
        <w:tc>
          <w:tcPr>
            <w:tcW w:w="811" w:type="dxa"/>
            <w:shd w:val="clear" w:color="auto" w:fill="auto"/>
            <w:tcMar>
              <w:top w:w="60" w:type="dxa"/>
              <w:left w:w="60" w:type="dxa"/>
              <w:bottom w:w="60" w:type="dxa"/>
              <w:right w:w="60" w:type="dxa"/>
            </w:tcMar>
            <w:hideMark/>
          </w:tcPr>
          <w:p w14:paraId="771A34E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INTU</w:t>
            </w:r>
          </w:p>
        </w:tc>
      </w:tr>
      <w:tr w:rsidR="00EE25D2" w:rsidRPr="00590585" w14:paraId="44AF1AF2" w14:textId="77777777" w:rsidTr="00590585">
        <w:trPr>
          <w:trHeight w:val="165"/>
        </w:trPr>
        <w:tc>
          <w:tcPr>
            <w:tcW w:w="2023" w:type="dxa"/>
            <w:shd w:val="clear" w:color="auto" w:fill="auto"/>
            <w:tcMar>
              <w:top w:w="60" w:type="dxa"/>
              <w:left w:w="60" w:type="dxa"/>
              <w:bottom w:w="60" w:type="dxa"/>
              <w:right w:w="60" w:type="dxa"/>
            </w:tcMar>
            <w:hideMark/>
          </w:tcPr>
          <w:p w14:paraId="4735BCB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QUALCOMM Inc</w:t>
            </w:r>
          </w:p>
        </w:tc>
        <w:tc>
          <w:tcPr>
            <w:tcW w:w="811" w:type="dxa"/>
            <w:shd w:val="clear" w:color="auto" w:fill="auto"/>
            <w:tcMar>
              <w:top w:w="60" w:type="dxa"/>
              <w:left w:w="60" w:type="dxa"/>
              <w:bottom w:w="60" w:type="dxa"/>
              <w:right w:w="60" w:type="dxa"/>
            </w:tcMar>
            <w:hideMark/>
          </w:tcPr>
          <w:p w14:paraId="739560C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QCOM</w:t>
            </w:r>
          </w:p>
        </w:tc>
      </w:tr>
      <w:tr w:rsidR="00EE25D2" w:rsidRPr="00590585" w14:paraId="1F8A14A1" w14:textId="77777777" w:rsidTr="00590585">
        <w:trPr>
          <w:trHeight w:val="165"/>
        </w:trPr>
        <w:tc>
          <w:tcPr>
            <w:tcW w:w="2023" w:type="dxa"/>
            <w:shd w:val="clear" w:color="auto" w:fill="auto"/>
            <w:tcMar>
              <w:top w:w="60" w:type="dxa"/>
              <w:left w:w="60" w:type="dxa"/>
              <w:bottom w:w="60" w:type="dxa"/>
              <w:right w:w="60" w:type="dxa"/>
            </w:tcMar>
            <w:hideMark/>
          </w:tcPr>
          <w:p w14:paraId="0CA98F9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Intuitive Surgical Inc</w:t>
            </w:r>
          </w:p>
        </w:tc>
        <w:tc>
          <w:tcPr>
            <w:tcW w:w="811" w:type="dxa"/>
            <w:shd w:val="clear" w:color="auto" w:fill="auto"/>
            <w:tcMar>
              <w:top w:w="60" w:type="dxa"/>
              <w:left w:w="60" w:type="dxa"/>
              <w:bottom w:w="60" w:type="dxa"/>
              <w:right w:w="60" w:type="dxa"/>
            </w:tcMar>
            <w:hideMark/>
          </w:tcPr>
          <w:p w14:paraId="5FF6F10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ISRG</w:t>
            </w:r>
          </w:p>
        </w:tc>
      </w:tr>
      <w:tr w:rsidR="00EE25D2" w:rsidRPr="00590585" w14:paraId="414940DE" w14:textId="77777777" w:rsidTr="00590585">
        <w:trPr>
          <w:trHeight w:val="165"/>
        </w:trPr>
        <w:tc>
          <w:tcPr>
            <w:tcW w:w="2023" w:type="dxa"/>
            <w:shd w:val="clear" w:color="auto" w:fill="auto"/>
            <w:tcMar>
              <w:top w:w="60" w:type="dxa"/>
              <w:left w:w="60" w:type="dxa"/>
              <w:bottom w:w="60" w:type="dxa"/>
              <w:right w:w="60" w:type="dxa"/>
            </w:tcMar>
            <w:hideMark/>
          </w:tcPr>
          <w:p w14:paraId="0F4631F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Amgen Inc</w:t>
            </w:r>
          </w:p>
        </w:tc>
        <w:tc>
          <w:tcPr>
            <w:tcW w:w="811" w:type="dxa"/>
            <w:shd w:val="clear" w:color="auto" w:fill="auto"/>
            <w:tcMar>
              <w:top w:w="60" w:type="dxa"/>
              <w:left w:w="60" w:type="dxa"/>
              <w:bottom w:w="60" w:type="dxa"/>
              <w:right w:w="60" w:type="dxa"/>
            </w:tcMar>
            <w:hideMark/>
          </w:tcPr>
          <w:p w14:paraId="12F7A38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AMGN</w:t>
            </w:r>
          </w:p>
        </w:tc>
      </w:tr>
      <w:tr w:rsidR="00EE25D2" w:rsidRPr="00590585" w14:paraId="1E583936" w14:textId="77777777" w:rsidTr="00590585">
        <w:trPr>
          <w:trHeight w:val="165"/>
        </w:trPr>
        <w:tc>
          <w:tcPr>
            <w:tcW w:w="2023" w:type="dxa"/>
            <w:shd w:val="clear" w:color="auto" w:fill="auto"/>
            <w:tcMar>
              <w:top w:w="60" w:type="dxa"/>
              <w:left w:w="60" w:type="dxa"/>
              <w:bottom w:w="60" w:type="dxa"/>
              <w:right w:w="60" w:type="dxa"/>
            </w:tcMar>
            <w:hideMark/>
          </w:tcPr>
          <w:p w14:paraId="324A61C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Applied Materials Inc</w:t>
            </w:r>
          </w:p>
        </w:tc>
        <w:tc>
          <w:tcPr>
            <w:tcW w:w="811" w:type="dxa"/>
            <w:shd w:val="clear" w:color="auto" w:fill="auto"/>
            <w:tcMar>
              <w:top w:w="60" w:type="dxa"/>
              <w:left w:w="60" w:type="dxa"/>
              <w:bottom w:w="60" w:type="dxa"/>
              <w:right w:w="60" w:type="dxa"/>
            </w:tcMar>
            <w:hideMark/>
          </w:tcPr>
          <w:p w14:paraId="6A962D6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AMAT</w:t>
            </w:r>
          </w:p>
        </w:tc>
      </w:tr>
      <w:tr w:rsidR="00EE25D2" w:rsidRPr="00590585" w14:paraId="7122BA9C" w14:textId="77777777" w:rsidTr="00590585">
        <w:trPr>
          <w:trHeight w:val="165"/>
        </w:trPr>
        <w:tc>
          <w:tcPr>
            <w:tcW w:w="2023" w:type="dxa"/>
            <w:shd w:val="clear" w:color="auto" w:fill="auto"/>
            <w:tcMar>
              <w:top w:w="60" w:type="dxa"/>
              <w:left w:w="60" w:type="dxa"/>
              <w:bottom w:w="60" w:type="dxa"/>
              <w:right w:w="60" w:type="dxa"/>
            </w:tcMar>
            <w:hideMark/>
          </w:tcPr>
          <w:p w14:paraId="399784F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Starbucks Corp</w:t>
            </w:r>
          </w:p>
        </w:tc>
        <w:tc>
          <w:tcPr>
            <w:tcW w:w="811" w:type="dxa"/>
            <w:shd w:val="clear" w:color="auto" w:fill="auto"/>
            <w:tcMar>
              <w:top w:w="60" w:type="dxa"/>
              <w:left w:w="60" w:type="dxa"/>
              <w:bottom w:w="60" w:type="dxa"/>
              <w:right w:w="60" w:type="dxa"/>
            </w:tcMar>
            <w:hideMark/>
          </w:tcPr>
          <w:p w14:paraId="04D4C1FD"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SBUX</w:t>
            </w:r>
          </w:p>
        </w:tc>
      </w:tr>
      <w:tr w:rsidR="00EE25D2" w:rsidRPr="00590585" w14:paraId="7AF90802" w14:textId="77777777" w:rsidTr="00590585">
        <w:trPr>
          <w:trHeight w:val="165"/>
        </w:trPr>
        <w:tc>
          <w:tcPr>
            <w:tcW w:w="2023" w:type="dxa"/>
            <w:shd w:val="clear" w:color="auto" w:fill="auto"/>
            <w:tcMar>
              <w:top w:w="60" w:type="dxa"/>
              <w:left w:w="60" w:type="dxa"/>
              <w:bottom w:w="60" w:type="dxa"/>
              <w:right w:w="60" w:type="dxa"/>
            </w:tcMar>
            <w:hideMark/>
          </w:tcPr>
          <w:p w14:paraId="5C5DD93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Booking Holdings Inc</w:t>
            </w:r>
          </w:p>
        </w:tc>
        <w:tc>
          <w:tcPr>
            <w:tcW w:w="811" w:type="dxa"/>
            <w:shd w:val="clear" w:color="auto" w:fill="auto"/>
            <w:tcMar>
              <w:top w:w="60" w:type="dxa"/>
              <w:left w:w="60" w:type="dxa"/>
              <w:bottom w:w="60" w:type="dxa"/>
              <w:right w:w="60" w:type="dxa"/>
            </w:tcMar>
            <w:hideMark/>
          </w:tcPr>
          <w:p w14:paraId="1764395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BKNG</w:t>
            </w:r>
          </w:p>
        </w:tc>
      </w:tr>
      <w:tr w:rsidR="00EE25D2" w:rsidRPr="00590585" w14:paraId="20F8A39E" w14:textId="77777777" w:rsidTr="00590585">
        <w:trPr>
          <w:trHeight w:val="165"/>
        </w:trPr>
        <w:tc>
          <w:tcPr>
            <w:tcW w:w="2023" w:type="dxa"/>
            <w:shd w:val="clear" w:color="auto" w:fill="auto"/>
            <w:tcMar>
              <w:top w:w="60" w:type="dxa"/>
              <w:left w:w="60" w:type="dxa"/>
              <w:bottom w:w="60" w:type="dxa"/>
              <w:right w:w="60" w:type="dxa"/>
            </w:tcMar>
            <w:hideMark/>
          </w:tcPr>
          <w:p w14:paraId="3EB53E85"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Analog Devices Inc</w:t>
            </w:r>
          </w:p>
        </w:tc>
        <w:tc>
          <w:tcPr>
            <w:tcW w:w="811" w:type="dxa"/>
            <w:shd w:val="clear" w:color="auto" w:fill="auto"/>
            <w:tcMar>
              <w:top w:w="60" w:type="dxa"/>
              <w:left w:w="60" w:type="dxa"/>
              <w:bottom w:w="60" w:type="dxa"/>
              <w:right w:w="60" w:type="dxa"/>
            </w:tcMar>
            <w:hideMark/>
          </w:tcPr>
          <w:p w14:paraId="4A2C4FA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ADI</w:t>
            </w:r>
          </w:p>
        </w:tc>
      </w:tr>
      <w:tr w:rsidR="00EE25D2" w:rsidRPr="00590585" w14:paraId="1F8308BC" w14:textId="77777777" w:rsidTr="00590585">
        <w:trPr>
          <w:trHeight w:val="165"/>
        </w:trPr>
        <w:tc>
          <w:tcPr>
            <w:tcW w:w="2023" w:type="dxa"/>
            <w:shd w:val="clear" w:color="auto" w:fill="auto"/>
            <w:tcMar>
              <w:top w:w="60" w:type="dxa"/>
              <w:left w:w="60" w:type="dxa"/>
              <w:bottom w:w="60" w:type="dxa"/>
              <w:right w:w="60" w:type="dxa"/>
            </w:tcMar>
            <w:hideMark/>
          </w:tcPr>
          <w:p w14:paraId="7DA9B81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Mondelez International Inc</w:t>
            </w:r>
          </w:p>
        </w:tc>
        <w:tc>
          <w:tcPr>
            <w:tcW w:w="811" w:type="dxa"/>
            <w:shd w:val="clear" w:color="auto" w:fill="auto"/>
            <w:tcMar>
              <w:top w:w="60" w:type="dxa"/>
              <w:left w:w="60" w:type="dxa"/>
              <w:bottom w:w="60" w:type="dxa"/>
              <w:right w:w="60" w:type="dxa"/>
            </w:tcMar>
            <w:hideMark/>
          </w:tcPr>
          <w:p w14:paraId="7308466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MDLZ</w:t>
            </w:r>
          </w:p>
        </w:tc>
      </w:tr>
      <w:tr w:rsidR="00EE25D2" w:rsidRPr="00590585" w14:paraId="6330DB0A" w14:textId="77777777" w:rsidTr="00590585">
        <w:trPr>
          <w:trHeight w:val="180"/>
        </w:trPr>
        <w:tc>
          <w:tcPr>
            <w:tcW w:w="2023" w:type="dxa"/>
            <w:shd w:val="clear" w:color="auto" w:fill="auto"/>
            <w:tcMar>
              <w:top w:w="60" w:type="dxa"/>
              <w:left w:w="60" w:type="dxa"/>
              <w:bottom w:w="60" w:type="dxa"/>
              <w:right w:w="60" w:type="dxa"/>
            </w:tcMar>
            <w:hideMark/>
          </w:tcPr>
          <w:p w14:paraId="00F2EA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Gilead Sciences Inc</w:t>
            </w:r>
          </w:p>
        </w:tc>
        <w:tc>
          <w:tcPr>
            <w:tcW w:w="811" w:type="dxa"/>
            <w:shd w:val="clear" w:color="auto" w:fill="auto"/>
            <w:tcMar>
              <w:top w:w="60" w:type="dxa"/>
              <w:left w:w="60" w:type="dxa"/>
              <w:bottom w:w="60" w:type="dxa"/>
              <w:right w:w="60" w:type="dxa"/>
            </w:tcMar>
            <w:hideMark/>
          </w:tcPr>
          <w:p w14:paraId="02110D1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GILD</w:t>
            </w:r>
          </w:p>
        </w:tc>
      </w:tr>
      <w:tr w:rsidR="00EE25D2" w:rsidRPr="00590585" w14:paraId="4AEFFE20" w14:textId="77777777" w:rsidTr="00590585">
        <w:trPr>
          <w:trHeight w:val="165"/>
        </w:trPr>
        <w:tc>
          <w:tcPr>
            <w:tcW w:w="2023" w:type="dxa"/>
            <w:shd w:val="clear" w:color="auto" w:fill="auto"/>
            <w:tcMar>
              <w:top w:w="60" w:type="dxa"/>
              <w:left w:w="60" w:type="dxa"/>
              <w:bottom w:w="60" w:type="dxa"/>
              <w:right w:w="60" w:type="dxa"/>
            </w:tcMar>
            <w:hideMark/>
          </w:tcPr>
          <w:p w14:paraId="644FFB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Automatic Data Processing Inc</w:t>
            </w:r>
          </w:p>
        </w:tc>
        <w:tc>
          <w:tcPr>
            <w:tcW w:w="811" w:type="dxa"/>
            <w:shd w:val="clear" w:color="auto" w:fill="auto"/>
            <w:tcMar>
              <w:top w:w="60" w:type="dxa"/>
              <w:left w:w="60" w:type="dxa"/>
              <w:bottom w:w="60" w:type="dxa"/>
              <w:right w:w="60" w:type="dxa"/>
            </w:tcMar>
            <w:hideMark/>
          </w:tcPr>
          <w:p w14:paraId="6B66344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ADP</w:t>
            </w:r>
          </w:p>
        </w:tc>
      </w:tr>
      <w:tr w:rsidR="00EE25D2" w:rsidRPr="00590585" w14:paraId="7C121061" w14:textId="77777777" w:rsidTr="00590585">
        <w:trPr>
          <w:trHeight w:val="165"/>
        </w:trPr>
        <w:tc>
          <w:tcPr>
            <w:tcW w:w="2023" w:type="dxa"/>
            <w:shd w:val="clear" w:color="auto" w:fill="auto"/>
            <w:tcMar>
              <w:top w:w="60" w:type="dxa"/>
              <w:left w:w="60" w:type="dxa"/>
              <w:bottom w:w="60" w:type="dxa"/>
              <w:right w:w="60" w:type="dxa"/>
            </w:tcMar>
            <w:hideMark/>
          </w:tcPr>
          <w:p w14:paraId="73F5015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Vertex Pharmaceuticals Inc</w:t>
            </w:r>
          </w:p>
        </w:tc>
        <w:tc>
          <w:tcPr>
            <w:tcW w:w="811" w:type="dxa"/>
            <w:shd w:val="clear" w:color="auto" w:fill="auto"/>
            <w:tcMar>
              <w:top w:w="60" w:type="dxa"/>
              <w:left w:w="60" w:type="dxa"/>
              <w:bottom w:w="60" w:type="dxa"/>
              <w:right w:w="60" w:type="dxa"/>
            </w:tcMar>
            <w:hideMark/>
          </w:tcPr>
          <w:p w14:paraId="194160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VRTX</w:t>
            </w:r>
          </w:p>
        </w:tc>
      </w:tr>
      <w:tr w:rsidR="00EE25D2" w:rsidRPr="00590585" w14:paraId="6A8BA6DA" w14:textId="77777777" w:rsidTr="00590585">
        <w:trPr>
          <w:trHeight w:val="165"/>
        </w:trPr>
        <w:tc>
          <w:tcPr>
            <w:tcW w:w="2023" w:type="dxa"/>
            <w:shd w:val="clear" w:color="auto" w:fill="auto"/>
            <w:tcMar>
              <w:top w:w="60" w:type="dxa"/>
              <w:left w:w="60" w:type="dxa"/>
              <w:bottom w:w="60" w:type="dxa"/>
              <w:right w:w="60" w:type="dxa"/>
            </w:tcMar>
            <w:hideMark/>
          </w:tcPr>
          <w:p w14:paraId="5C0B482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Lam Research Corp</w:t>
            </w:r>
          </w:p>
        </w:tc>
        <w:tc>
          <w:tcPr>
            <w:tcW w:w="811" w:type="dxa"/>
            <w:shd w:val="clear" w:color="auto" w:fill="auto"/>
            <w:tcMar>
              <w:top w:w="60" w:type="dxa"/>
              <w:left w:w="60" w:type="dxa"/>
              <w:bottom w:w="60" w:type="dxa"/>
              <w:right w:w="60" w:type="dxa"/>
            </w:tcMar>
            <w:hideMark/>
          </w:tcPr>
          <w:p w14:paraId="37DB139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LRCX</w:t>
            </w:r>
          </w:p>
        </w:tc>
      </w:tr>
      <w:tr w:rsidR="00EE25D2" w:rsidRPr="00590585" w14:paraId="11145F3C" w14:textId="77777777" w:rsidTr="00590585">
        <w:trPr>
          <w:trHeight w:val="165"/>
        </w:trPr>
        <w:tc>
          <w:tcPr>
            <w:tcW w:w="2023" w:type="dxa"/>
            <w:shd w:val="clear" w:color="auto" w:fill="auto"/>
            <w:tcMar>
              <w:top w:w="60" w:type="dxa"/>
              <w:left w:w="60" w:type="dxa"/>
              <w:bottom w:w="60" w:type="dxa"/>
              <w:right w:w="60" w:type="dxa"/>
            </w:tcMar>
            <w:hideMark/>
          </w:tcPr>
          <w:p w14:paraId="0A8CE3F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PayPal Holdings Inc</w:t>
            </w:r>
          </w:p>
        </w:tc>
        <w:tc>
          <w:tcPr>
            <w:tcW w:w="811" w:type="dxa"/>
            <w:shd w:val="clear" w:color="auto" w:fill="auto"/>
            <w:tcMar>
              <w:top w:w="60" w:type="dxa"/>
              <w:left w:w="60" w:type="dxa"/>
              <w:bottom w:w="60" w:type="dxa"/>
              <w:right w:w="60" w:type="dxa"/>
            </w:tcMar>
            <w:hideMark/>
          </w:tcPr>
          <w:p w14:paraId="5A1274B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PYPL</w:t>
            </w:r>
          </w:p>
        </w:tc>
      </w:tr>
      <w:tr w:rsidR="00EE25D2" w:rsidRPr="00590585" w14:paraId="301B0132" w14:textId="77777777" w:rsidTr="00590585">
        <w:trPr>
          <w:trHeight w:val="165"/>
        </w:trPr>
        <w:tc>
          <w:tcPr>
            <w:tcW w:w="2023" w:type="dxa"/>
            <w:shd w:val="clear" w:color="auto" w:fill="auto"/>
            <w:tcMar>
              <w:top w:w="60" w:type="dxa"/>
              <w:left w:w="60" w:type="dxa"/>
              <w:bottom w:w="60" w:type="dxa"/>
              <w:right w:w="60" w:type="dxa"/>
            </w:tcMar>
            <w:hideMark/>
          </w:tcPr>
          <w:p w14:paraId="5596309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Regeneron Pharmaceuticals Inc</w:t>
            </w:r>
          </w:p>
        </w:tc>
        <w:tc>
          <w:tcPr>
            <w:tcW w:w="811" w:type="dxa"/>
            <w:shd w:val="clear" w:color="auto" w:fill="auto"/>
            <w:tcMar>
              <w:top w:w="60" w:type="dxa"/>
              <w:left w:w="60" w:type="dxa"/>
              <w:bottom w:w="60" w:type="dxa"/>
              <w:right w:w="60" w:type="dxa"/>
            </w:tcMar>
            <w:hideMark/>
          </w:tcPr>
          <w:p w14:paraId="7DD3596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REGN</w:t>
            </w:r>
          </w:p>
        </w:tc>
      </w:tr>
      <w:tr w:rsidR="00EE25D2" w:rsidRPr="00590585" w14:paraId="59CEF364" w14:textId="77777777" w:rsidTr="00590585">
        <w:trPr>
          <w:trHeight w:val="165"/>
        </w:trPr>
        <w:tc>
          <w:tcPr>
            <w:tcW w:w="2023" w:type="dxa"/>
            <w:shd w:val="clear" w:color="auto" w:fill="auto"/>
            <w:tcMar>
              <w:top w:w="60" w:type="dxa"/>
              <w:left w:w="60" w:type="dxa"/>
              <w:bottom w:w="60" w:type="dxa"/>
              <w:right w:w="60" w:type="dxa"/>
            </w:tcMar>
            <w:hideMark/>
          </w:tcPr>
          <w:p w14:paraId="1709970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Palo Alto Networks Inc</w:t>
            </w:r>
          </w:p>
        </w:tc>
        <w:tc>
          <w:tcPr>
            <w:tcW w:w="811" w:type="dxa"/>
            <w:shd w:val="clear" w:color="auto" w:fill="auto"/>
            <w:tcMar>
              <w:top w:w="60" w:type="dxa"/>
              <w:left w:w="60" w:type="dxa"/>
              <w:bottom w:w="60" w:type="dxa"/>
              <w:right w:w="60" w:type="dxa"/>
            </w:tcMar>
            <w:hideMark/>
          </w:tcPr>
          <w:p w14:paraId="65F3ECC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PANW</w:t>
            </w:r>
          </w:p>
        </w:tc>
      </w:tr>
      <w:tr w:rsidR="00EE25D2" w:rsidRPr="00590585" w14:paraId="7A2AB86D" w14:textId="77777777" w:rsidTr="00590585">
        <w:trPr>
          <w:trHeight w:val="165"/>
        </w:trPr>
        <w:tc>
          <w:tcPr>
            <w:tcW w:w="2023" w:type="dxa"/>
            <w:shd w:val="clear" w:color="auto" w:fill="auto"/>
            <w:tcMar>
              <w:top w:w="60" w:type="dxa"/>
              <w:left w:w="60" w:type="dxa"/>
              <w:bottom w:w="60" w:type="dxa"/>
              <w:right w:w="60" w:type="dxa"/>
            </w:tcMar>
            <w:hideMark/>
          </w:tcPr>
          <w:p w14:paraId="735C3B8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Activision Blizzard Inc</w:t>
            </w:r>
          </w:p>
        </w:tc>
        <w:tc>
          <w:tcPr>
            <w:tcW w:w="811" w:type="dxa"/>
            <w:shd w:val="clear" w:color="auto" w:fill="auto"/>
            <w:tcMar>
              <w:top w:w="60" w:type="dxa"/>
              <w:left w:w="60" w:type="dxa"/>
              <w:bottom w:w="60" w:type="dxa"/>
              <w:right w:w="60" w:type="dxa"/>
            </w:tcMar>
            <w:hideMark/>
          </w:tcPr>
          <w:p w14:paraId="3463F7E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ATVI</w:t>
            </w:r>
          </w:p>
        </w:tc>
      </w:tr>
      <w:tr w:rsidR="00EE25D2" w:rsidRPr="00590585" w14:paraId="1A5CB321" w14:textId="77777777" w:rsidTr="00590585">
        <w:trPr>
          <w:trHeight w:val="165"/>
        </w:trPr>
        <w:tc>
          <w:tcPr>
            <w:tcW w:w="2023" w:type="dxa"/>
            <w:shd w:val="clear" w:color="auto" w:fill="auto"/>
            <w:tcMar>
              <w:top w:w="60" w:type="dxa"/>
              <w:left w:w="60" w:type="dxa"/>
              <w:bottom w:w="60" w:type="dxa"/>
              <w:right w:w="60" w:type="dxa"/>
            </w:tcMar>
            <w:hideMark/>
          </w:tcPr>
          <w:p w14:paraId="53F2276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Micron Technology Inc</w:t>
            </w:r>
          </w:p>
        </w:tc>
        <w:tc>
          <w:tcPr>
            <w:tcW w:w="811" w:type="dxa"/>
            <w:shd w:val="clear" w:color="auto" w:fill="auto"/>
            <w:tcMar>
              <w:top w:w="60" w:type="dxa"/>
              <w:left w:w="60" w:type="dxa"/>
              <w:bottom w:w="60" w:type="dxa"/>
              <w:right w:w="60" w:type="dxa"/>
            </w:tcMar>
            <w:hideMark/>
          </w:tcPr>
          <w:p w14:paraId="0BDF8E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MU</w:t>
            </w:r>
          </w:p>
        </w:tc>
      </w:tr>
      <w:tr w:rsidR="00EE25D2" w:rsidRPr="00590585" w14:paraId="1294B0BF" w14:textId="77777777" w:rsidTr="00590585">
        <w:trPr>
          <w:trHeight w:val="165"/>
        </w:trPr>
        <w:tc>
          <w:tcPr>
            <w:tcW w:w="2023" w:type="dxa"/>
            <w:shd w:val="clear" w:color="auto" w:fill="auto"/>
            <w:tcMar>
              <w:top w:w="60" w:type="dxa"/>
              <w:left w:w="60" w:type="dxa"/>
              <w:bottom w:w="60" w:type="dxa"/>
              <w:right w:w="60" w:type="dxa"/>
            </w:tcMar>
            <w:hideMark/>
          </w:tcPr>
          <w:p w14:paraId="7150A75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CSX Corp</w:t>
            </w:r>
          </w:p>
        </w:tc>
        <w:tc>
          <w:tcPr>
            <w:tcW w:w="811" w:type="dxa"/>
            <w:shd w:val="clear" w:color="auto" w:fill="auto"/>
            <w:tcMar>
              <w:top w:w="60" w:type="dxa"/>
              <w:left w:w="60" w:type="dxa"/>
              <w:bottom w:w="60" w:type="dxa"/>
              <w:right w:w="60" w:type="dxa"/>
            </w:tcMar>
            <w:hideMark/>
          </w:tcPr>
          <w:p w14:paraId="3E31ABB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CSX</w:t>
            </w:r>
          </w:p>
        </w:tc>
      </w:tr>
      <w:tr w:rsidR="00EE25D2" w:rsidRPr="00590585" w14:paraId="386B3D9C" w14:textId="77777777" w:rsidTr="00590585">
        <w:trPr>
          <w:trHeight w:val="165"/>
        </w:trPr>
        <w:tc>
          <w:tcPr>
            <w:tcW w:w="2023" w:type="dxa"/>
            <w:shd w:val="clear" w:color="auto" w:fill="auto"/>
            <w:tcMar>
              <w:top w:w="60" w:type="dxa"/>
              <w:left w:w="60" w:type="dxa"/>
              <w:bottom w:w="60" w:type="dxa"/>
              <w:right w:w="60" w:type="dxa"/>
            </w:tcMar>
            <w:hideMark/>
          </w:tcPr>
          <w:p w14:paraId="6D4D442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Synopsys Inc</w:t>
            </w:r>
          </w:p>
        </w:tc>
        <w:tc>
          <w:tcPr>
            <w:tcW w:w="811" w:type="dxa"/>
            <w:shd w:val="clear" w:color="auto" w:fill="auto"/>
            <w:tcMar>
              <w:top w:w="60" w:type="dxa"/>
              <w:left w:w="60" w:type="dxa"/>
              <w:bottom w:w="60" w:type="dxa"/>
              <w:right w:w="60" w:type="dxa"/>
            </w:tcMar>
            <w:hideMark/>
          </w:tcPr>
          <w:p w14:paraId="483BC7C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SNPS</w:t>
            </w:r>
          </w:p>
        </w:tc>
      </w:tr>
      <w:tr w:rsidR="00EE25D2" w:rsidRPr="00590585" w14:paraId="2C49E937" w14:textId="77777777" w:rsidTr="00590585">
        <w:trPr>
          <w:trHeight w:val="165"/>
        </w:trPr>
        <w:tc>
          <w:tcPr>
            <w:tcW w:w="2023" w:type="dxa"/>
            <w:shd w:val="clear" w:color="auto" w:fill="auto"/>
            <w:tcMar>
              <w:top w:w="60" w:type="dxa"/>
              <w:left w:w="60" w:type="dxa"/>
              <w:bottom w:w="60" w:type="dxa"/>
              <w:right w:w="60" w:type="dxa"/>
            </w:tcMar>
            <w:hideMark/>
          </w:tcPr>
          <w:p w14:paraId="0527653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KLA Corp</w:t>
            </w:r>
          </w:p>
        </w:tc>
        <w:tc>
          <w:tcPr>
            <w:tcW w:w="811" w:type="dxa"/>
            <w:shd w:val="clear" w:color="auto" w:fill="auto"/>
            <w:tcMar>
              <w:top w:w="60" w:type="dxa"/>
              <w:left w:w="60" w:type="dxa"/>
              <w:bottom w:w="60" w:type="dxa"/>
              <w:right w:w="60" w:type="dxa"/>
            </w:tcMar>
            <w:hideMark/>
          </w:tcPr>
          <w:p w14:paraId="5363874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KLAC</w:t>
            </w:r>
          </w:p>
        </w:tc>
      </w:tr>
      <w:tr w:rsidR="00EE25D2" w:rsidRPr="00590585" w14:paraId="77214C21" w14:textId="77777777" w:rsidTr="00590585">
        <w:trPr>
          <w:trHeight w:val="165"/>
        </w:trPr>
        <w:tc>
          <w:tcPr>
            <w:tcW w:w="2023" w:type="dxa"/>
            <w:shd w:val="clear" w:color="auto" w:fill="auto"/>
            <w:tcMar>
              <w:top w:w="60" w:type="dxa"/>
              <w:left w:w="60" w:type="dxa"/>
              <w:bottom w:w="60" w:type="dxa"/>
              <w:right w:w="60" w:type="dxa"/>
            </w:tcMar>
            <w:hideMark/>
          </w:tcPr>
          <w:p w14:paraId="2A84B9D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ASML Holding NV</w:t>
            </w:r>
          </w:p>
        </w:tc>
        <w:tc>
          <w:tcPr>
            <w:tcW w:w="811" w:type="dxa"/>
            <w:shd w:val="clear" w:color="auto" w:fill="auto"/>
            <w:tcMar>
              <w:top w:w="60" w:type="dxa"/>
              <w:left w:w="60" w:type="dxa"/>
              <w:bottom w:w="60" w:type="dxa"/>
              <w:right w:w="60" w:type="dxa"/>
            </w:tcMar>
            <w:hideMark/>
          </w:tcPr>
          <w:p w14:paraId="40D99B2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ASML</w:t>
            </w:r>
          </w:p>
        </w:tc>
      </w:tr>
      <w:tr w:rsidR="00EE25D2" w:rsidRPr="00590585" w14:paraId="0DAA872A" w14:textId="77777777" w:rsidTr="00590585">
        <w:trPr>
          <w:trHeight w:val="165"/>
        </w:trPr>
        <w:tc>
          <w:tcPr>
            <w:tcW w:w="2023" w:type="dxa"/>
            <w:shd w:val="clear" w:color="auto" w:fill="auto"/>
            <w:tcMar>
              <w:top w:w="60" w:type="dxa"/>
              <w:left w:w="60" w:type="dxa"/>
              <w:bottom w:w="60" w:type="dxa"/>
              <w:right w:w="60" w:type="dxa"/>
            </w:tcMar>
            <w:hideMark/>
          </w:tcPr>
          <w:p w14:paraId="5372739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Cadence Design Systems Inc</w:t>
            </w:r>
          </w:p>
        </w:tc>
        <w:tc>
          <w:tcPr>
            <w:tcW w:w="811" w:type="dxa"/>
            <w:shd w:val="clear" w:color="auto" w:fill="auto"/>
            <w:tcMar>
              <w:top w:w="60" w:type="dxa"/>
              <w:left w:w="60" w:type="dxa"/>
              <w:bottom w:w="60" w:type="dxa"/>
              <w:right w:w="60" w:type="dxa"/>
            </w:tcMar>
            <w:hideMark/>
          </w:tcPr>
          <w:p w14:paraId="68C94D6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CDNS</w:t>
            </w:r>
          </w:p>
        </w:tc>
      </w:tr>
      <w:tr w:rsidR="00EE25D2" w:rsidRPr="00590585" w14:paraId="6F54CC94" w14:textId="77777777" w:rsidTr="00590585">
        <w:trPr>
          <w:trHeight w:val="180"/>
        </w:trPr>
        <w:tc>
          <w:tcPr>
            <w:tcW w:w="2023" w:type="dxa"/>
            <w:shd w:val="clear" w:color="auto" w:fill="auto"/>
            <w:tcMar>
              <w:top w:w="60" w:type="dxa"/>
              <w:left w:w="60" w:type="dxa"/>
              <w:bottom w:w="60" w:type="dxa"/>
              <w:right w:w="60" w:type="dxa"/>
            </w:tcMar>
            <w:hideMark/>
          </w:tcPr>
          <w:p w14:paraId="6210129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Fortinet Inc</w:t>
            </w:r>
          </w:p>
        </w:tc>
        <w:tc>
          <w:tcPr>
            <w:tcW w:w="811" w:type="dxa"/>
            <w:shd w:val="clear" w:color="auto" w:fill="auto"/>
            <w:tcMar>
              <w:top w:w="60" w:type="dxa"/>
              <w:left w:w="60" w:type="dxa"/>
              <w:bottom w:w="60" w:type="dxa"/>
              <w:right w:w="60" w:type="dxa"/>
            </w:tcMar>
            <w:hideMark/>
          </w:tcPr>
          <w:p w14:paraId="1DA573B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FTNT</w:t>
            </w:r>
          </w:p>
        </w:tc>
      </w:tr>
      <w:tr w:rsidR="00EE25D2" w:rsidRPr="00590585" w14:paraId="2645DF03" w14:textId="77777777" w:rsidTr="00590585">
        <w:trPr>
          <w:trHeight w:val="165"/>
        </w:trPr>
        <w:tc>
          <w:tcPr>
            <w:tcW w:w="2023" w:type="dxa"/>
            <w:shd w:val="clear" w:color="auto" w:fill="auto"/>
            <w:tcMar>
              <w:top w:w="60" w:type="dxa"/>
              <w:left w:w="60" w:type="dxa"/>
              <w:bottom w:w="60" w:type="dxa"/>
              <w:right w:w="60" w:type="dxa"/>
            </w:tcMar>
            <w:hideMark/>
          </w:tcPr>
          <w:p w14:paraId="2339443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O'Reilly Automotive Inc</w:t>
            </w:r>
          </w:p>
        </w:tc>
        <w:tc>
          <w:tcPr>
            <w:tcW w:w="811" w:type="dxa"/>
            <w:shd w:val="clear" w:color="auto" w:fill="auto"/>
            <w:tcMar>
              <w:top w:w="60" w:type="dxa"/>
              <w:left w:w="60" w:type="dxa"/>
              <w:bottom w:w="60" w:type="dxa"/>
              <w:right w:w="60" w:type="dxa"/>
            </w:tcMar>
            <w:hideMark/>
          </w:tcPr>
          <w:p w14:paraId="66FA2AB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ORLY</w:t>
            </w:r>
          </w:p>
        </w:tc>
      </w:tr>
      <w:tr w:rsidR="00EE25D2" w:rsidRPr="00590585" w14:paraId="03856FCE" w14:textId="77777777" w:rsidTr="00590585">
        <w:trPr>
          <w:trHeight w:val="165"/>
        </w:trPr>
        <w:tc>
          <w:tcPr>
            <w:tcW w:w="2023" w:type="dxa"/>
            <w:shd w:val="clear" w:color="auto" w:fill="auto"/>
            <w:tcMar>
              <w:top w:w="60" w:type="dxa"/>
              <w:left w:w="60" w:type="dxa"/>
              <w:bottom w:w="60" w:type="dxa"/>
              <w:right w:w="60" w:type="dxa"/>
            </w:tcMar>
            <w:hideMark/>
          </w:tcPr>
          <w:p w14:paraId="61894DD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Monster Beverage Corp</w:t>
            </w:r>
          </w:p>
        </w:tc>
        <w:tc>
          <w:tcPr>
            <w:tcW w:w="811" w:type="dxa"/>
            <w:shd w:val="clear" w:color="auto" w:fill="auto"/>
            <w:tcMar>
              <w:top w:w="60" w:type="dxa"/>
              <w:left w:w="60" w:type="dxa"/>
              <w:bottom w:w="60" w:type="dxa"/>
              <w:right w:w="60" w:type="dxa"/>
            </w:tcMar>
            <w:hideMark/>
          </w:tcPr>
          <w:p w14:paraId="6B7BB2C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MNST</w:t>
            </w:r>
          </w:p>
        </w:tc>
      </w:tr>
      <w:tr w:rsidR="00EE25D2" w:rsidRPr="00590585" w14:paraId="4508D4DA" w14:textId="77777777" w:rsidTr="00590585">
        <w:trPr>
          <w:trHeight w:val="165"/>
        </w:trPr>
        <w:tc>
          <w:tcPr>
            <w:tcW w:w="2023" w:type="dxa"/>
            <w:shd w:val="clear" w:color="auto" w:fill="auto"/>
            <w:tcMar>
              <w:top w:w="60" w:type="dxa"/>
              <w:left w:w="60" w:type="dxa"/>
              <w:bottom w:w="60" w:type="dxa"/>
              <w:right w:w="60" w:type="dxa"/>
            </w:tcMar>
            <w:hideMark/>
          </w:tcPr>
          <w:p w14:paraId="311EF5A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Marriott International Inc/MD</w:t>
            </w:r>
          </w:p>
        </w:tc>
        <w:tc>
          <w:tcPr>
            <w:tcW w:w="811" w:type="dxa"/>
            <w:shd w:val="clear" w:color="auto" w:fill="auto"/>
            <w:tcMar>
              <w:top w:w="60" w:type="dxa"/>
              <w:left w:w="60" w:type="dxa"/>
              <w:bottom w:w="60" w:type="dxa"/>
              <w:right w:w="60" w:type="dxa"/>
            </w:tcMar>
            <w:hideMark/>
          </w:tcPr>
          <w:p w14:paraId="0BC2A38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MAR</w:t>
            </w:r>
          </w:p>
        </w:tc>
      </w:tr>
      <w:tr w:rsidR="00EE25D2" w:rsidRPr="00590585" w14:paraId="5AD1F9BF" w14:textId="77777777" w:rsidTr="00590585">
        <w:trPr>
          <w:trHeight w:val="165"/>
        </w:trPr>
        <w:tc>
          <w:tcPr>
            <w:tcW w:w="2023" w:type="dxa"/>
            <w:shd w:val="clear" w:color="auto" w:fill="auto"/>
            <w:tcMar>
              <w:top w:w="60" w:type="dxa"/>
              <w:left w:w="60" w:type="dxa"/>
              <w:bottom w:w="60" w:type="dxa"/>
              <w:right w:w="60" w:type="dxa"/>
            </w:tcMar>
            <w:hideMark/>
          </w:tcPr>
          <w:p w14:paraId="7EDA825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Charter Communications Inc</w:t>
            </w:r>
          </w:p>
        </w:tc>
        <w:tc>
          <w:tcPr>
            <w:tcW w:w="811" w:type="dxa"/>
            <w:shd w:val="clear" w:color="auto" w:fill="auto"/>
            <w:tcMar>
              <w:top w:w="60" w:type="dxa"/>
              <w:left w:w="60" w:type="dxa"/>
              <w:bottom w:w="60" w:type="dxa"/>
              <w:right w:w="60" w:type="dxa"/>
            </w:tcMar>
            <w:hideMark/>
          </w:tcPr>
          <w:p w14:paraId="1FC81B7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CHTR</w:t>
            </w:r>
          </w:p>
        </w:tc>
      </w:tr>
      <w:tr w:rsidR="00EE25D2" w:rsidRPr="00590585" w14:paraId="0F2C7BDF" w14:textId="77777777" w:rsidTr="00590585">
        <w:trPr>
          <w:trHeight w:val="165"/>
        </w:trPr>
        <w:tc>
          <w:tcPr>
            <w:tcW w:w="2023" w:type="dxa"/>
            <w:shd w:val="clear" w:color="auto" w:fill="auto"/>
            <w:tcMar>
              <w:top w:w="60" w:type="dxa"/>
              <w:left w:w="60" w:type="dxa"/>
              <w:bottom w:w="60" w:type="dxa"/>
              <w:right w:w="60" w:type="dxa"/>
            </w:tcMar>
            <w:hideMark/>
          </w:tcPr>
          <w:p w14:paraId="4466EE9A"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MercadoLibre</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3BDC581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MELI</w:t>
            </w:r>
          </w:p>
        </w:tc>
      </w:tr>
      <w:tr w:rsidR="00EE25D2" w:rsidRPr="00590585" w14:paraId="5704673B" w14:textId="77777777" w:rsidTr="00590585">
        <w:trPr>
          <w:trHeight w:val="165"/>
        </w:trPr>
        <w:tc>
          <w:tcPr>
            <w:tcW w:w="2023" w:type="dxa"/>
            <w:shd w:val="clear" w:color="auto" w:fill="auto"/>
            <w:tcMar>
              <w:top w:w="60" w:type="dxa"/>
              <w:left w:w="60" w:type="dxa"/>
              <w:bottom w:w="60" w:type="dxa"/>
              <w:right w:w="60" w:type="dxa"/>
            </w:tcMar>
            <w:hideMark/>
          </w:tcPr>
          <w:p w14:paraId="3898C3B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Airbnb Inc</w:t>
            </w:r>
          </w:p>
        </w:tc>
        <w:tc>
          <w:tcPr>
            <w:tcW w:w="811" w:type="dxa"/>
            <w:shd w:val="clear" w:color="auto" w:fill="auto"/>
            <w:tcMar>
              <w:top w:w="60" w:type="dxa"/>
              <w:left w:w="60" w:type="dxa"/>
              <w:bottom w:w="60" w:type="dxa"/>
              <w:right w:w="60" w:type="dxa"/>
            </w:tcMar>
            <w:hideMark/>
          </w:tcPr>
          <w:p w14:paraId="579A56E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ABNB</w:t>
            </w:r>
          </w:p>
        </w:tc>
      </w:tr>
      <w:tr w:rsidR="00EE25D2" w:rsidRPr="00590585" w14:paraId="1DC203E4" w14:textId="77777777" w:rsidTr="00590585">
        <w:trPr>
          <w:trHeight w:val="165"/>
        </w:trPr>
        <w:tc>
          <w:tcPr>
            <w:tcW w:w="2023" w:type="dxa"/>
            <w:shd w:val="clear" w:color="auto" w:fill="auto"/>
            <w:tcMar>
              <w:top w:w="60" w:type="dxa"/>
              <w:left w:w="60" w:type="dxa"/>
              <w:bottom w:w="60" w:type="dxa"/>
              <w:right w:w="60" w:type="dxa"/>
            </w:tcMar>
            <w:hideMark/>
          </w:tcPr>
          <w:p w14:paraId="5EF92CA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NXP Semiconductors NV</w:t>
            </w:r>
          </w:p>
        </w:tc>
        <w:tc>
          <w:tcPr>
            <w:tcW w:w="811" w:type="dxa"/>
            <w:shd w:val="clear" w:color="auto" w:fill="auto"/>
            <w:tcMar>
              <w:top w:w="60" w:type="dxa"/>
              <w:left w:w="60" w:type="dxa"/>
              <w:bottom w:w="60" w:type="dxa"/>
              <w:right w:w="60" w:type="dxa"/>
            </w:tcMar>
            <w:hideMark/>
          </w:tcPr>
          <w:p w14:paraId="1833FEC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NXPI</w:t>
            </w:r>
          </w:p>
        </w:tc>
      </w:tr>
      <w:tr w:rsidR="00EE25D2" w:rsidRPr="00590585" w14:paraId="27CDC652" w14:textId="77777777" w:rsidTr="00590585">
        <w:trPr>
          <w:trHeight w:val="165"/>
        </w:trPr>
        <w:tc>
          <w:tcPr>
            <w:tcW w:w="2023" w:type="dxa"/>
            <w:shd w:val="clear" w:color="auto" w:fill="auto"/>
            <w:tcMar>
              <w:top w:w="60" w:type="dxa"/>
              <w:left w:w="60" w:type="dxa"/>
              <w:bottom w:w="60" w:type="dxa"/>
              <w:right w:w="60" w:type="dxa"/>
            </w:tcMar>
            <w:hideMark/>
          </w:tcPr>
          <w:p w14:paraId="371C156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Marvell Technology Inc</w:t>
            </w:r>
          </w:p>
        </w:tc>
        <w:tc>
          <w:tcPr>
            <w:tcW w:w="811" w:type="dxa"/>
            <w:shd w:val="clear" w:color="auto" w:fill="auto"/>
            <w:tcMar>
              <w:top w:w="60" w:type="dxa"/>
              <w:left w:w="60" w:type="dxa"/>
              <w:bottom w:w="60" w:type="dxa"/>
              <w:right w:w="60" w:type="dxa"/>
            </w:tcMar>
            <w:hideMark/>
          </w:tcPr>
          <w:p w14:paraId="4B6CCB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MRVL</w:t>
            </w:r>
          </w:p>
        </w:tc>
      </w:tr>
      <w:tr w:rsidR="00EE25D2" w:rsidRPr="00590585" w14:paraId="7E5F322B" w14:textId="77777777" w:rsidTr="00590585">
        <w:trPr>
          <w:trHeight w:val="165"/>
        </w:trPr>
        <w:tc>
          <w:tcPr>
            <w:tcW w:w="2023" w:type="dxa"/>
            <w:shd w:val="clear" w:color="auto" w:fill="auto"/>
            <w:tcMar>
              <w:top w:w="60" w:type="dxa"/>
              <w:left w:w="60" w:type="dxa"/>
              <w:bottom w:w="60" w:type="dxa"/>
              <w:right w:w="60" w:type="dxa"/>
            </w:tcMar>
            <w:hideMark/>
          </w:tcPr>
          <w:p w14:paraId="1C3E0CE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Dexcom Inc</w:t>
            </w:r>
          </w:p>
        </w:tc>
        <w:tc>
          <w:tcPr>
            <w:tcW w:w="811" w:type="dxa"/>
            <w:shd w:val="clear" w:color="auto" w:fill="auto"/>
            <w:tcMar>
              <w:top w:w="60" w:type="dxa"/>
              <w:left w:w="60" w:type="dxa"/>
              <w:bottom w:w="60" w:type="dxa"/>
              <w:right w:w="60" w:type="dxa"/>
            </w:tcMar>
            <w:hideMark/>
          </w:tcPr>
          <w:p w14:paraId="13820750"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DXCM</w:t>
            </w:r>
          </w:p>
        </w:tc>
      </w:tr>
      <w:tr w:rsidR="00EE25D2" w:rsidRPr="00590585" w14:paraId="230AEBD3" w14:textId="77777777" w:rsidTr="00590585">
        <w:trPr>
          <w:trHeight w:val="165"/>
        </w:trPr>
        <w:tc>
          <w:tcPr>
            <w:tcW w:w="2023" w:type="dxa"/>
            <w:shd w:val="clear" w:color="auto" w:fill="auto"/>
            <w:tcMar>
              <w:top w:w="60" w:type="dxa"/>
              <w:left w:w="60" w:type="dxa"/>
              <w:bottom w:w="60" w:type="dxa"/>
              <w:right w:w="60" w:type="dxa"/>
            </w:tcMar>
            <w:hideMark/>
          </w:tcPr>
          <w:p w14:paraId="25149EF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Cintas Corp</w:t>
            </w:r>
          </w:p>
        </w:tc>
        <w:tc>
          <w:tcPr>
            <w:tcW w:w="811" w:type="dxa"/>
            <w:shd w:val="clear" w:color="auto" w:fill="auto"/>
            <w:tcMar>
              <w:top w:w="60" w:type="dxa"/>
              <w:left w:w="60" w:type="dxa"/>
              <w:bottom w:w="60" w:type="dxa"/>
              <w:right w:w="60" w:type="dxa"/>
            </w:tcMar>
            <w:hideMark/>
          </w:tcPr>
          <w:p w14:paraId="232379F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CTAS</w:t>
            </w:r>
          </w:p>
        </w:tc>
      </w:tr>
      <w:tr w:rsidR="00EE25D2" w:rsidRPr="00590585" w14:paraId="37B0FCC9" w14:textId="77777777" w:rsidTr="00590585">
        <w:trPr>
          <w:trHeight w:val="165"/>
        </w:trPr>
        <w:tc>
          <w:tcPr>
            <w:tcW w:w="2023" w:type="dxa"/>
            <w:shd w:val="clear" w:color="auto" w:fill="auto"/>
            <w:tcMar>
              <w:top w:w="60" w:type="dxa"/>
              <w:left w:w="60" w:type="dxa"/>
              <w:bottom w:w="60" w:type="dxa"/>
              <w:right w:w="60" w:type="dxa"/>
            </w:tcMar>
            <w:hideMark/>
          </w:tcPr>
          <w:p w14:paraId="7505B120"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Microchip Technology Inc</w:t>
            </w:r>
          </w:p>
        </w:tc>
        <w:tc>
          <w:tcPr>
            <w:tcW w:w="811" w:type="dxa"/>
            <w:shd w:val="clear" w:color="auto" w:fill="auto"/>
            <w:tcMar>
              <w:top w:w="60" w:type="dxa"/>
              <w:left w:w="60" w:type="dxa"/>
              <w:bottom w:w="60" w:type="dxa"/>
              <w:right w:w="60" w:type="dxa"/>
            </w:tcMar>
            <w:hideMark/>
          </w:tcPr>
          <w:p w14:paraId="766910A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MCHP</w:t>
            </w:r>
          </w:p>
        </w:tc>
      </w:tr>
      <w:tr w:rsidR="00EE25D2" w:rsidRPr="00590585" w14:paraId="15699673" w14:textId="77777777" w:rsidTr="00590585">
        <w:trPr>
          <w:trHeight w:val="165"/>
        </w:trPr>
        <w:tc>
          <w:tcPr>
            <w:tcW w:w="2023" w:type="dxa"/>
            <w:shd w:val="clear" w:color="auto" w:fill="auto"/>
            <w:tcMar>
              <w:top w:w="60" w:type="dxa"/>
              <w:left w:w="60" w:type="dxa"/>
              <w:bottom w:w="60" w:type="dxa"/>
              <w:right w:w="60" w:type="dxa"/>
            </w:tcMar>
            <w:hideMark/>
          </w:tcPr>
          <w:p w14:paraId="1BDE795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Moderna Inc</w:t>
            </w:r>
          </w:p>
        </w:tc>
        <w:tc>
          <w:tcPr>
            <w:tcW w:w="811" w:type="dxa"/>
            <w:shd w:val="clear" w:color="auto" w:fill="auto"/>
            <w:tcMar>
              <w:top w:w="60" w:type="dxa"/>
              <w:left w:w="60" w:type="dxa"/>
              <w:bottom w:w="60" w:type="dxa"/>
              <w:right w:w="60" w:type="dxa"/>
            </w:tcMar>
            <w:hideMark/>
          </w:tcPr>
          <w:p w14:paraId="40E1118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MRNA</w:t>
            </w:r>
          </w:p>
        </w:tc>
      </w:tr>
      <w:tr w:rsidR="00EE25D2" w:rsidRPr="00590585" w14:paraId="2FF24516" w14:textId="77777777" w:rsidTr="00590585">
        <w:trPr>
          <w:trHeight w:val="165"/>
        </w:trPr>
        <w:tc>
          <w:tcPr>
            <w:tcW w:w="2023" w:type="dxa"/>
            <w:shd w:val="clear" w:color="auto" w:fill="auto"/>
            <w:tcMar>
              <w:top w:w="60" w:type="dxa"/>
              <w:left w:w="60" w:type="dxa"/>
              <w:bottom w:w="60" w:type="dxa"/>
              <w:right w:w="60" w:type="dxa"/>
            </w:tcMar>
            <w:hideMark/>
          </w:tcPr>
          <w:p w14:paraId="0EBD74A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Lululemon Athletica Inc</w:t>
            </w:r>
          </w:p>
        </w:tc>
        <w:tc>
          <w:tcPr>
            <w:tcW w:w="811" w:type="dxa"/>
            <w:shd w:val="clear" w:color="auto" w:fill="auto"/>
            <w:tcMar>
              <w:top w:w="60" w:type="dxa"/>
              <w:left w:w="60" w:type="dxa"/>
              <w:bottom w:w="60" w:type="dxa"/>
              <w:right w:w="60" w:type="dxa"/>
            </w:tcMar>
            <w:hideMark/>
          </w:tcPr>
          <w:p w14:paraId="1531BB7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LULU</w:t>
            </w:r>
          </w:p>
        </w:tc>
      </w:tr>
      <w:tr w:rsidR="00EE25D2" w:rsidRPr="00590585" w14:paraId="61AFB5EB" w14:textId="77777777" w:rsidTr="00590585">
        <w:trPr>
          <w:trHeight w:val="180"/>
        </w:trPr>
        <w:tc>
          <w:tcPr>
            <w:tcW w:w="2023" w:type="dxa"/>
            <w:shd w:val="clear" w:color="auto" w:fill="auto"/>
            <w:tcMar>
              <w:top w:w="60" w:type="dxa"/>
              <w:left w:w="60" w:type="dxa"/>
              <w:bottom w:w="60" w:type="dxa"/>
              <w:right w:w="60" w:type="dxa"/>
            </w:tcMar>
            <w:hideMark/>
          </w:tcPr>
          <w:p w14:paraId="7C5129F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Autodesk Inc</w:t>
            </w:r>
          </w:p>
        </w:tc>
        <w:tc>
          <w:tcPr>
            <w:tcW w:w="811" w:type="dxa"/>
            <w:shd w:val="clear" w:color="auto" w:fill="auto"/>
            <w:tcMar>
              <w:top w:w="60" w:type="dxa"/>
              <w:left w:w="60" w:type="dxa"/>
              <w:bottom w:w="60" w:type="dxa"/>
              <w:right w:w="60" w:type="dxa"/>
            </w:tcMar>
            <w:hideMark/>
          </w:tcPr>
          <w:p w14:paraId="50C2F14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ADSK</w:t>
            </w:r>
          </w:p>
        </w:tc>
      </w:tr>
      <w:tr w:rsidR="00EE25D2" w:rsidRPr="00590585" w14:paraId="4DE1304A" w14:textId="77777777" w:rsidTr="00590585">
        <w:trPr>
          <w:trHeight w:val="165"/>
        </w:trPr>
        <w:tc>
          <w:tcPr>
            <w:tcW w:w="2023" w:type="dxa"/>
            <w:shd w:val="clear" w:color="auto" w:fill="auto"/>
            <w:tcMar>
              <w:top w:w="60" w:type="dxa"/>
              <w:left w:w="60" w:type="dxa"/>
              <w:bottom w:w="60" w:type="dxa"/>
              <w:right w:w="60" w:type="dxa"/>
            </w:tcMar>
            <w:hideMark/>
          </w:tcPr>
          <w:p w14:paraId="2CE2D2E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PDD Holdings Inc ADR</w:t>
            </w:r>
          </w:p>
        </w:tc>
        <w:tc>
          <w:tcPr>
            <w:tcW w:w="811" w:type="dxa"/>
            <w:shd w:val="clear" w:color="auto" w:fill="auto"/>
            <w:tcMar>
              <w:top w:w="60" w:type="dxa"/>
              <w:left w:w="60" w:type="dxa"/>
              <w:bottom w:w="60" w:type="dxa"/>
              <w:right w:w="60" w:type="dxa"/>
            </w:tcMar>
            <w:hideMark/>
          </w:tcPr>
          <w:p w14:paraId="14C1122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PDD</w:t>
            </w:r>
          </w:p>
        </w:tc>
      </w:tr>
      <w:tr w:rsidR="00EE25D2" w:rsidRPr="00590585" w14:paraId="20049328" w14:textId="77777777" w:rsidTr="00590585">
        <w:trPr>
          <w:trHeight w:val="165"/>
        </w:trPr>
        <w:tc>
          <w:tcPr>
            <w:tcW w:w="2023" w:type="dxa"/>
            <w:shd w:val="clear" w:color="auto" w:fill="auto"/>
            <w:tcMar>
              <w:top w:w="60" w:type="dxa"/>
              <w:left w:w="60" w:type="dxa"/>
              <w:bottom w:w="60" w:type="dxa"/>
              <w:right w:w="60" w:type="dxa"/>
            </w:tcMar>
            <w:hideMark/>
          </w:tcPr>
          <w:p w14:paraId="5306587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Workday Inc</w:t>
            </w:r>
          </w:p>
        </w:tc>
        <w:tc>
          <w:tcPr>
            <w:tcW w:w="811" w:type="dxa"/>
            <w:shd w:val="clear" w:color="auto" w:fill="auto"/>
            <w:tcMar>
              <w:top w:w="60" w:type="dxa"/>
              <w:left w:w="60" w:type="dxa"/>
              <w:bottom w:w="60" w:type="dxa"/>
              <w:right w:w="60" w:type="dxa"/>
            </w:tcMar>
            <w:hideMark/>
          </w:tcPr>
          <w:p w14:paraId="357D391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WDAY</w:t>
            </w:r>
          </w:p>
        </w:tc>
      </w:tr>
      <w:tr w:rsidR="00EE25D2" w:rsidRPr="00590585" w14:paraId="04189C92" w14:textId="77777777" w:rsidTr="00590585">
        <w:trPr>
          <w:trHeight w:val="165"/>
        </w:trPr>
        <w:tc>
          <w:tcPr>
            <w:tcW w:w="2023" w:type="dxa"/>
            <w:shd w:val="clear" w:color="auto" w:fill="auto"/>
            <w:tcMar>
              <w:top w:w="60" w:type="dxa"/>
              <w:left w:w="60" w:type="dxa"/>
              <w:bottom w:w="60" w:type="dxa"/>
              <w:right w:w="60" w:type="dxa"/>
            </w:tcMar>
            <w:hideMark/>
          </w:tcPr>
          <w:p w14:paraId="6A8E30E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PACCAR Inc</w:t>
            </w:r>
          </w:p>
        </w:tc>
        <w:tc>
          <w:tcPr>
            <w:tcW w:w="811" w:type="dxa"/>
            <w:shd w:val="clear" w:color="auto" w:fill="auto"/>
            <w:tcMar>
              <w:top w:w="60" w:type="dxa"/>
              <w:left w:w="60" w:type="dxa"/>
              <w:bottom w:w="60" w:type="dxa"/>
              <w:right w:w="60" w:type="dxa"/>
            </w:tcMar>
            <w:hideMark/>
          </w:tcPr>
          <w:p w14:paraId="6BF72A2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PCAR</w:t>
            </w:r>
          </w:p>
        </w:tc>
      </w:tr>
      <w:tr w:rsidR="00EE25D2" w:rsidRPr="00590585" w14:paraId="160FF304" w14:textId="77777777" w:rsidTr="00590585">
        <w:trPr>
          <w:trHeight w:val="165"/>
        </w:trPr>
        <w:tc>
          <w:tcPr>
            <w:tcW w:w="2023" w:type="dxa"/>
            <w:shd w:val="clear" w:color="auto" w:fill="auto"/>
            <w:tcMar>
              <w:top w:w="60" w:type="dxa"/>
              <w:left w:w="60" w:type="dxa"/>
              <w:bottom w:w="60" w:type="dxa"/>
              <w:right w:w="60" w:type="dxa"/>
            </w:tcMar>
            <w:hideMark/>
          </w:tcPr>
          <w:p w14:paraId="3F3B3952"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American Electric Power Co Inc</w:t>
            </w:r>
          </w:p>
        </w:tc>
        <w:tc>
          <w:tcPr>
            <w:tcW w:w="811" w:type="dxa"/>
            <w:shd w:val="clear" w:color="auto" w:fill="auto"/>
            <w:tcMar>
              <w:top w:w="60" w:type="dxa"/>
              <w:left w:w="60" w:type="dxa"/>
              <w:bottom w:w="60" w:type="dxa"/>
              <w:right w:w="60" w:type="dxa"/>
            </w:tcMar>
            <w:hideMark/>
          </w:tcPr>
          <w:p w14:paraId="5E12E60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AEP</w:t>
            </w:r>
          </w:p>
        </w:tc>
      </w:tr>
      <w:tr w:rsidR="00EE25D2" w:rsidRPr="00590585" w14:paraId="21F68844" w14:textId="77777777" w:rsidTr="00590585">
        <w:trPr>
          <w:trHeight w:val="165"/>
        </w:trPr>
        <w:tc>
          <w:tcPr>
            <w:tcW w:w="2023" w:type="dxa"/>
            <w:shd w:val="clear" w:color="auto" w:fill="auto"/>
            <w:tcMar>
              <w:top w:w="60" w:type="dxa"/>
              <w:left w:w="60" w:type="dxa"/>
              <w:bottom w:w="60" w:type="dxa"/>
              <w:right w:w="60" w:type="dxa"/>
            </w:tcMar>
            <w:hideMark/>
          </w:tcPr>
          <w:p w14:paraId="7CEA8AB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Keurig Dr Pepper Inc</w:t>
            </w:r>
          </w:p>
        </w:tc>
        <w:tc>
          <w:tcPr>
            <w:tcW w:w="811" w:type="dxa"/>
            <w:shd w:val="clear" w:color="auto" w:fill="auto"/>
            <w:tcMar>
              <w:top w:w="60" w:type="dxa"/>
              <w:left w:w="60" w:type="dxa"/>
              <w:bottom w:w="60" w:type="dxa"/>
              <w:right w:w="60" w:type="dxa"/>
            </w:tcMar>
            <w:hideMark/>
          </w:tcPr>
          <w:p w14:paraId="4CD8530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KDP</w:t>
            </w:r>
          </w:p>
        </w:tc>
      </w:tr>
      <w:tr w:rsidR="00EE25D2" w:rsidRPr="00590585" w14:paraId="7B17DB0C" w14:textId="77777777" w:rsidTr="00590585">
        <w:trPr>
          <w:trHeight w:val="165"/>
        </w:trPr>
        <w:tc>
          <w:tcPr>
            <w:tcW w:w="2023" w:type="dxa"/>
            <w:shd w:val="clear" w:color="auto" w:fill="auto"/>
            <w:tcMar>
              <w:top w:w="60" w:type="dxa"/>
              <w:left w:w="60" w:type="dxa"/>
              <w:bottom w:w="60" w:type="dxa"/>
              <w:right w:w="60" w:type="dxa"/>
            </w:tcMar>
            <w:hideMark/>
          </w:tcPr>
          <w:p w14:paraId="09D6662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Kraft Heinz Co/The</w:t>
            </w:r>
          </w:p>
        </w:tc>
        <w:tc>
          <w:tcPr>
            <w:tcW w:w="811" w:type="dxa"/>
            <w:shd w:val="clear" w:color="auto" w:fill="auto"/>
            <w:tcMar>
              <w:top w:w="60" w:type="dxa"/>
              <w:left w:w="60" w:type="dxa"/>
              <w:bottom w:w="60" w:type="dxa"/>
              <w:right w:w="60" w:type="dxa"/>
            </w:tcMar>
            <w:hideMark/>
          </w:tcPr>
          <w:p w14:paraId="011AC58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KHC</w:t>
            </w:r>
          </w:p>
        </w:tc>
      </w:tr>
      <w:tr w:rsidR="00EE25D2" w:rsidRPr="00590585" w14:paraId="724AC056" w14:textId="77777777" w:rsidTr="00590585">
        <w:trPr>
          <w:trHeight w:val="165"/>
        </w:trPr>
        <w:tc>
          <w:tcPr>
            <w:tcW w:w="2023" w:type="dxa"/>
            <w:shd w:val="clear" w:color="auto" w:fill="auto"/>
            <w:tcMar>
              <w:top w:w="60" w:type="dxa"/>
              <w:left w:w="60" w:type="dxa"/>
              <w:bottom w:w="60" w:type="dxa"/>
              <w:right w:w="60" w:type="dxa"/>
            </w:tcMar>
            <w:hideMark/>
          </w:tcPr>
          <w:p w14:paraId="5D3B5EDC"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IDEXX Laboratories Inc</w:t>
            </w:r>
          </w:p>
        </w:tc>
        <w:tc>
          <w:tcPr>
            <w:tcW w:w="811" w:type="dxa"/>
            <w:shd w:val="clear" w:color="auto" w:fill="auto"/>
            <w:tcMar>
              <w:top w:w="60" w:type="dxa"/>
              <w:left w:w="60" w:type="dxa"/>
              <w:bottom w:w="60" w:type="dxa"/>
              <w:right w:w="60" w:type="dxa"/>
            </w:tcMar>
            <w:hideMark/>
          </w:tcPr>
          <w:p w14:paraId="49B2FAC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IDXX</w:t>
            </w:r>
          </w:p>
        </w:tc>
      </w:tr>
      <w:tr w:rsidR="00EE25D2" w:rsidRPr="00590585" w14:paraId="78249086" w14:textId="77777777" w:rsidTr="00590585">
        <w:trPr>
          <w:trHeight w:val="165"/>
        </w:trPr>
        <w:tc>
          <w:tcPr>
            <w:tcW w:w="2023" w:type="dxa"/>
            <w:shd w:val="clear" w:color="auto" w:fill="auto"/>
            <w:tcMar>
              <w:top w:w="60" w:type="dxa"/>
              <w:left w:w="60" w:type="dxa"/>
              <w:bottom w:w="60" w:type="dxa"/>
              <w:right w:w="60" w:type="dxa"/>
            </w:tcMar>
            <w:hideMark/>
          </w:tcPr>
          <w:p w14:paraId="38C1979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Copart Inc</w:t>
            </w:r>
          </w:p>
        </w:tc>
        <w:tc>
          <w:tcPr>
            <w:tcW w:w="811" w:type="dxa"/>
            <w:shd w:val="clear" w:color="auto" w:fill="auto"/>
            <w:tcMar>
              <w:top w:w="60" w:type="dxa"/>
              <w:left w:w="60" w:type="dxa"/>
              <w:bottom w:w="60" w:type="dxa"/>
              <w:right w:w="60" w:type="dxa"/>
            </w:tcMar>
            <w:hideMark/>
          </w:tcPr>
          <w:p w14:paraId="75E1F29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CPRT</w:t>
            </w:r>
          </w:p>
        </w:tc>
      </w:tr>
      <w:tr w:rsidR="00EE25D2" w:rsidRPr="00590585" w14:paraId="7DAA6990" w14:textId="77777777" w:rsidTr="00590585">
        <w:trPr>
          <w:trHeight w:val="165"/>
        </w:trPr>
        <w:tc>
          <w:tcPr>
            <w:tcW w:w="2023" w:type="dxa"/>
            <w:shd w:val="clear" w:color="auto" w:fill="auto"/>
            <w:tcMar>
              <w:top w:w="60" w:type="dxa"/>
              <w:left w:w="60" w:type="dxa"/>
              <w:bottom w:w="60" w:type="dxa"/>
              <w:right w:w="60" w:type="dxa"/>
            </w:tcMar>
            <w:hideMark/>
          </w:tcPr>
          <w:p w14:paraId="2DC966A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Paychex Inc</w:t>
            </w:r>
          </w:p>
        </w:tc>
        <w:tc>
          <w:tcPr>
            <w:tcW w:w="811" w:type="dxa"/>
            <w:shd w:val="clear" w:color="auto" w:fill="auto"/>
            <w:tcMar>
              <w:top w:w="60" w:type="dxa"/>
              <w:left w:w="60" w:type="dxa"/>
              <w:bottom w:w="60" w:type="dxa"/>
              <w:right w:w="60" w:type="dxa"/>
            </w:tcMar>
            <w:hideMark/>
          </w:tcPr>
          <w:p w14:paraId="227500B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PAYX</w:t>
            </w:r>
          </w:p>
        </w:tc>
      </w:tr>
      <w:tr w:rsidR="00EE25D2" w:rsidRPr="00590585" w14:paraId="6ABA4F39" w14:textId="77777777" w:rsidTr="00590585">
        <w:trPr>
          <w:trHeight w:val="165"/>
        </w:trPr>
        <w:tc>
          <w:tcPr>
            <w:tcW w:w="2023" w:type="dxa"/>
            <w:shd w:val="clear" w:color="auto" w:fill="auto"/>
            <w:tcMar>
              <w:top w:w="60" w:type="dxa"/>
              <w:left w:w="60" w:type="dxa"/>
              <w:bottom w:w="60" w:type="dxa"/>
              <w:right w:w="60" w:type="dxa"/>
            </w:tcMar>
            <w:hideMark/>
          </w:tcPr>
          <w:p w14:paraId="0DA0B2C6"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ON Semiconductor Corp</w:t>
            </w:r>
          </w:p>
        </w:tc>
        <w:tc>
          <w:tcPr>
            <w:tcW w:w="811" w:type="dxa"/>
            <w:shd w:val="clear" w:color="auto" w:fill="auto"/>
            <w:tcMar>
              <w:top w:w="60" w:type="dxa"/>
              <w:left w:w="60" w:type="dxa"/>
              <w:bottom w:w="60" w:type="dxa"/>
              <w:right w:w="60" w:type="dxa"/>
            </w:tcMar>
            <w:hideMark/>
          </w:tcPr>
          <w:p w14:paraId="68F71A56"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ON</w:t>
            </w:r>
          </w:p>
        </w:tc>
      </w:tr>
      <w:tr w:rsidR="00EE25D2" w:rsidRPr="00590585" w14:paraId="31C9F600" w14:textId="77777777" w:rsidTr="00590585">
        <w:trPr>
          <w:trHeight w:val="165"/>
        </w:trPr>
        <w:tc>
          <w:tcPr>
            <w:tcW w:w="2023" w:type="dxa"/>
            <w:shd w:val="clear" w:color="auto" w:fill="auto"/>
            <w:tcMar>
              <w:top w:w="60" w:type="dxa"/>
              <w:left w:w="60" w:type="dxa"/>
              <w:bottom w:w="60" w:type="dxa"/>
              <w:right w:w="60" w:type="dxa"/>
            </w:tcMar>
            <w:hideMark/>
          </w:tcPr>
          <w:p w14:paraId="087E32D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Exelon Corp</w:t>
            </w:r>
          </w:p>
        </w:tc>
        <w:tc>
          <w:tcPr>
            <w:tcW w:w="811" w:type="dxa"/>
            <w:shd w:val="clear" w:color="auto" w:fill="auto"/>
            <w:tcMar>
              <w:top w:w="60" w:type="dxa"/>
              <w:left w:w="60" w:type="dxa"/>
              <w:bottom w:w="60" w:type="dxa"/>
              <w:right w:w="60" w:type="dxa"/>
            </w:tcMar>
            <w:hideMark/>
          </w:tcPr>
          <w:p w14:paraId="6C70787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EXC</w:t>
            </w:r>
          </w:p>
        </w:tc>
      </w:tr>
      <w:tr w:rsidR="00EE25D2" w:rsidRPr="00590585" w14:paraId="40381D73" w14:textId="77777777" w:rsidTr="00590585">
        <w:trPr>
          <w:trHeight w:val="165"/>
        </w:trPr>
        <w:tc>
          <w:tcPr>
            <w:tcW w:w="2023" w:type="dxa"/>
            <w:shd w:val="clear" w:color="auto" w:fill="auto"/>
            <w:tcMar>
              <w:top w:w="60" w:type="dxa"/>
              <w:left w:w="60" w:type="dxa"/>
              <w:bottom w:w="60" w:type="dxa"/>
              <w:right w:w="60" w:type="dxa"/>
            </w:tcMar>
            <w:hideMark/>
          </w:tcPr>
          <w:p w14:paraId="2BEF1B3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lastRenderedPageBreak/>
              <w:t>Old Dominion Freight Line Inc</w:t>
            </w:r>
          </w:p>
        </w:tc>
        <w:tc>
          <w:tcPr>
            <w:tcW w:w="811" w:type="dxa"/>
            <w:shd w:val="clear" w:color="auto" w:fill="auto"/>
            <w:tcMar>
              <w:top w:w="60" w:type="dxa"/>
              <w:left w:w="60" w:type="dxa"/>
              <w:bottom w:w="60" w:type="dxa"/>
              <w:right w:w="60" w:type="dxa"/>
            </w:tcMar>
            <w:hideMark/>
          </w:tcPr>
          <w:p w14:paraId="0EF3F62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ODFL</w:t>
            </w:r>
          </w:p>
        </w:tc>
      </w:tr>
      <w:tr w:rsidR="00EE25D2" w:rsidRPr="00590585" w14:paraId="395EB4CA" w14:textId="77777777" w:rsidTr="00590585">
        <w:trPr>
          <w:trHeight w:val="165"/>
        </w:trPr>
        <w:tc>
          <w:tcPr>
            <w:tcW w:w="2023" w:type="dxa"/>
            <w:shd w:val="clear" w:color="auto" w:fill="auto"/>
            <w:tcMar>
              <w:top w:w="60" w:type="dxa"/>
              <w:left w:w="60" w:type="dxa"/>
              <w:bottom w:w="60" w:type="dxa"/>
              <w:right w:w="60" w:type="dxa"/>
            </w:tcMar>
            <w:hideMark/>
          </w:tcPr>
          <w:p w14:paraId="43CE9D58"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Biogen Inc</w:t>
            </w:r>
          </w:p>
        </w:tc>
        <w:tc>
          <w:tcPr>
            <w:tcW w:w="811" w:type="dxa"/>
            <w:shd w:val="clear" w:color="auto" w:fill="auto"/>
            <w:tcMar>
              <w:top w:w="60" w:type="dxa"/>
              <w:left w:w="60" w:type="dxa"/>
              <w:bottom w:w="60" w:type="dxa"/>
              <w:right w:w="60" w:type="dxa"/>
            </w:tcMar>
            <w:hideMark/>
          </w:tcPr>
          <w:p w14:paraId="6877074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BIIB</w:t>
            </w:r>
          </w:p>
        </w:tc>
      </w:tr>
      <w:tr w:rsidR="00EE25D2" w:rsidRPr="00590585" w14:paraId="7EBA63DE" w14:textId="77777777" w:rsidTr="00590585">
        <w:trPr>
          <w:trHeight w:val="180"/>
        </w:trPr>
        <w:tc>
          <w:tcPr>
            <w:tcW w:w="2023" w:type="dxa"/>
            <w:shd w:val="clear" w:color="auto" w:fill="auto"/>
            <w:tcMar>
              <w:top w:w="60" w:type="dxa"/>
              <w:left w:w="60" w:type="dxa"/>
              <w:bottom w:w="60" w:type="dxa"/>
              <w:right w:w="60" w:type="dxa"/>
            </w:tcMar>
            <w:hideMark/>
          </w:tcPr>
          <w:p w14:paraId="014A713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AstraZeneca PLC ADR</w:t>
            </w:r>
          </w:p>
        </w:tc>
        <w:tc>
          <w:tcPr>
            <w:tcW w:w="811" w:type="dxa"/>
            <w:shd w:val="clear" w:color="auto" w:fill="auto"/>
            <w:tcMar>
              <w:top w:w="60" w:type="dxa"/>
              <w:left w:w="60" w:type="dxa"/>
              <w:bottom w:w="60" w:type="dxa"/>
              <w:right w:w="60" w:type="dxa"/>
            </w:tcMar>
            <w:hideMark/>
          </w:tcPr>
          <w:p w14:paraId="1FE7126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AZN</w:t>
            </w:r>
          </w:p>
        </w:tc>
      </w:tr>
      <w:tr w:rsidR="00EE25D2" w:rsidRPr="00590585" w14:paraId="30CE8162" w14:textId="77777777" w:rsidTr="00590585">
        <w:trPr>
          <w:trHeight w:val="165"/>
        </w:trPr>
        <w:tc>
          <w:tcPr>
            <w:tcW w:w="2023" w:type="dxa"/>
            <w:shd w:val="clear" w:color="auto" w:fill="auto"/>
            <w:tcMar>
              <w:top w:w="60" w:type="dxa"/>
              <w:left w:w="60" w:type="dxa"/>
              <w:bottom w:w="60" w:type="dxa"/>
              <w:right w:w="60" w:type="dxa"/>
            </w:tcMar>
            <w:hideMark/>
          </w:tcPr>
          <w:p w14:paraId="4F962E8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Ross Stores Inc</w:t>
            </w:r>
          </w:p>
        </w:tc>
        <w:tc>
          <w:tcPr>
            <w:tcW w:w="811" w:type="dxa"/>
            <w:shd w:val="clear" w:color="auto" w:fill="auto"/>
            <w:tcMar>
              <w:top w:w="60" w:type="dxa"/>
              <w:left w:w="60" w:type="dxa"/>
              <w:bottom w:w="60" w:type="dxa"/>
              <w:right w:w="60" w:type="dxa"/>
            </w:tcMar>
            <w:hideMark/>
          </w:tcPr>
          <w:p w14:paraId="4F84B2D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ROST</w:t>
            </w:r>
          </w:p>
        </w:tc>
      </w:tr>
      <w:tr w:rsidR="00EE25D2" w:rsidRPr="00590585" w14:paraId="37FA7D9E" w14:textId="77777777" w:rsidTr="00590585">
        <w:trPr>
          <w:trHeight w:val="165"/>
        </w:trPr>
        <w:tc>
          <w:tcPr>
            <w:tcW w:w="2023" w:type="dxa"/>
            <w:shd w:val="clear" w:color="auto" w:fill="auto"/>
            <w:tcMar>
              <w:top w:w="60" w:type="dxa"/>
              <w:left w:w="60" w:type="dxa"/>
              <w:bottom w:w="60" w:type="dxa"/>
              <w:right w:w="60" w:type="dxa"/>
            </w:tcMar>
            <w:hideMark/>
          </w:tcPr>
          <w:p w14:paraId="7D464FC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GE HealthCare Technologies Inc</w:t>
            </w:r>
          </w:p>
        </w:tc>
        <w:tc>
          <w:tcPr>
            <w:tcW w:w="811" w:type="dxa"/>
            <w:shd w:val="clear" w:color="auto" w:fill="auto"/>
            <w:tcMar>
              <w:top w:w="60" w:type="dxa"/>
              <w:left w:w="60" w:type="dxa"/>
              <w:bottom w:w="60" w:type="dxa"/>
              <w:right w:w="60" w:type="dxa"/>
            </w:tcMar>
            <w:hideMark/>
          </w:tcPr>
          <w:p w14:paraId="0D70B5C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GEHC</w:t>
            </w:r>
          </w:p>
        </w:tc>
      </w:tr>
      <w:tr w:rsidR="00EE25D2" w:rsidRPr="00590585" w14:paraId="73EED9DF" w14:textId="77777777" w:rsidTr="00590585">
        <w:trPr>
          <w:trHeight w:val="165"/>
        </w:trPr>
        <w:tc>
          <w:tcPr>
            <w:tcW w:w="2023" w:type="dxa"/>
            <w:shd w:val="clear" w:color="auto" w:fill="auto"/>
            <w:tcMar>
              <w:top w:w="60" w:type="dxa"/>
              <w:left w:w="60" w:type="dxa"/>
              <w:bottom w:w="60" w:type="dxa"/>
              <w:right w:w="60" w:type="dxa"/>
            </w:tcMar>
            <w:hideMark/>
          </w:tcPr>
          <w:p w14:paraId="1FB1E69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Electronic Arts Inc</w:t>
            </w:r>
          </w:p>
        </w:tc>
        <w:tc>
          <w:tcPr>
            <w:tcW w:w="811" w:type="dxa"/>
            <w:shd w:val="clear" w:color="auto" w:fill="auto"/>
            <w:tcMar>
              <w:top w:w="60" w:type="dxa"/>
              <w:left w:w="60" w:type="dxa"/>
              <w:bottom w:w="60" w:type="dxa"/>
              <w:right w:w="60" w:type="dxa"/>
            </w:tcMar>
            <w:hideMark/>
          </w:tcPr>
          <w:p w14:paraId="06E7568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EA</w:t>
            </w:r>
          </w:p>
        </w:tc>
      </w:tr>
      <w:tr w:rsidR="00EE25D2" w:rsidRPr="00590585" w14:paraId="2C75526B" w14:textId="77777777" w:rsidTr="00590585">
        <w:trPr>
          <w:trHeight w:val="165"/>
        </w:trPr>
        <w:tc>
          <w:tcPr>
            <w:tcW w:w="2023" w:type="dxa"/>
            <w:shd w:val="clear" w:color="auto" w:fill="auto"/>
            <w:tcMar>
              <w:top w:w="60" w:type="dxa"/>
              <w:left w:w="60" w:type="dxa"/>
              <w:bottom w:w="60" w:type="dxa"/>
              <w:right w:w="60" w:type="dxa"/>
            </w:tcMar>
            <w:hideMark/>
          </w:tcPr>
          <w:p w14:paraId="2D292AA3"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Seagen</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1F5574F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SGEN</w:t>
            </w:r>
          </w:p>
        </w:tc>
      </w:tr>
      <w:tr w:rsidR="00EE25D2" w:rsidRPr="00590585" w14:paraId="27AC5E3D" w14:textId="77777777" w:rsidTr="00590585">
        <w:trPr>
          <w:trHeight w:val="165"/>
        </w:trPr>
        <w:tc>
          <w:tcPr>
            <w:tcW w:w="2023" w:type="dxa"/>
            <w:shd w:val="clear" w:color="auto" w:fill="auto"/>
            <w:tcMar>
              <w:top w:w="60" w:type="dxa"/>
              <w:left w:w="60" w:type="dxa"/>
              <w:bottom w:w="60" w:type="dxa"/>
              <w:right w:w="60" w:type="dxa"/>
            </w:tcMar>
            <w:hideMark/>
          </w:tcPr>
          <w:p w14:paraId="2BE7A42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CoStar Group Inc</w:t>
            </w:r>
          </w:p>
        </w:tc>
        <w:tc>
          <w:tcPr>
            <w:tcW w:w="811" w:type="dxa"/>
            <w:shd w:val="clear" w:color="auto" w:fill="auto"/>
            <w:tcMar>
              <w:top w:w="60" w:type="dxa"/>
              <w:left w:w="60" w:type="dxa"/>
              <w:bottom w:w="60" w:type="dxa"/>
              <w:right w:w="60" w:type="dxa"/>
            </w:tcMar>
            <w:hideMark/>
          </w:tcPr>
          <w:p w14:paraId="7091E28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CSGP</w:t>
            </w:r>
          </w:p>
        </w:tc>
      </w:tr>
      <w:tr w:rsidR="00EE25D2" w:rsidRPr="00590585" w14:paraId="701D200D" w14:textId="77777777" w:rsidTr="00590585">
        <w:trPr>
          <w:trHeight w:val="165"/>
        </w:trPr>
        <w:tc>
          <w:tcPr>
            <w:tcW w:w="2023" w:type="dxa"/>
            <w:shd w:val="clear" w:color="auto" w:fill="auto"/>
            <w:tcMar>
              <w:top w:w="60" w:type="dxa"/>
              <w:left w:w="60" w:type="dxa"/>
              <w:bottom w:w="60" w:type="dxa"/>
              <w:right w:w="60" w:type="dxa"/>
            </w:tcMar>
            <w:hideMark/>
          </w:tcPr>
          <w:p w14:paraId="1AA8141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GLOBALFOUNDRIES Inc</w:t>
            </w:r>
          </w:p>
        </w:tc>
        <w:tc>
          <w:tcPr>
            <w:tcW w:w="811" w:type="dxa"/>
            <w:shd w:val="clear" w:color="auto" w:fill="auto"/>
            <w:tcMar>
              <w:top w:w="60" w:type="dxa"/>
              <w:left w:w="60" w:type="dxa"/>
              <w:bottom w:w="60" w:type="dxa"/>
              <w:right w:w="60" w:type="dxa"/>
            </w:tcMar>
            <w:hideMark/>
          </w:tcPr>
          <w:p w14:paraId="3D18811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GFS</w:t>
            </w:r>
          </w:p>
        </w:tc>
      </w:tr>
      <w:tr w:rsidR="00EE25D2" w:rsidRPr="00590585" w14:paraId="08C5E0D8" w14:textId="77777777" w:rsidTr="00590585">
        <w:trPr>
          <w:trHeight w:val="165"/>
        </w:trPr>
        <w:tc>
          <w:tcPr>
            <w:tcW w:w="2023" w:type="dxa"/>
            <w:shd w:val="clear" w:color="auto" w:fill="auto"/>
            <w:tcMar>
              <w:top w:w="60" w:type="dxa"/>
              <w:left w:w="60" w:type="dxa"/>
              <w:bottom w:w="60" w:type="dxa"/>
              <w:right w:w="60" w:type="dxa"/>
            </w:tcMar>
            <w:hideMark/>
          </w:tcPr>
          <w:p w14:paraId="2863849E"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Xcel Energy Inc</w:t>
            </w:r>
          </w:p>
        </w:tc>
        <w:tc>
          <w:tcPr>
            <w:tcW w:w="811" w:type="dxa"/>
            <w:shd w:val="clear" w:color="auto" w:fill="auto"/>
            <w:tcMar>
              <w:top w:w="60" w:type="dxa"/>
              <w:left w:w="60" w:type="dxa"/>
              <w:bottom w:w="60" w:type="dxa"/>
              <w:right w:w="60" w:type="dxa"/>
            </w:tcMar>
            <w:hideMark/>
          </w:tcPr>
          <w:p w14:paraId="0CE3587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XEL</w:t>
            </w:r>
          </w:p>
        </w:tc>
      </w:tr>
      <w:tr w:rsidR="00EE25D2" w:rsidRPr="00590585" w14:paraId="673B1B48" w14:textId="77777777" w:rsidTr="00590585">
        <w:trPr>
          <w:trHeight w:val="165"/>
        </w:trPr>
        <w:tc>
          <w:tcPr>
            <w:tcW w:w="2023" w:type="dxa"/>
            <w:shd w:val="clear" w:color="auto" w:fill="auto"/>
            <w:tcMar>
              <w:top w:w="60" w:type="dxa"/>
              <w:left w:w="60" w:type="dxa"/>
              <w:bottom w:w="60" w:type="dxa"/>
              <w:right w:w="60" w:type="dxa"/>
            </w:tcMar>
            <w:hideMark/>
          </w:tcPr>
          <w:p w14:paraId="2A4F6B81"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Baker Hughes Co</w:t>
            </w:r>
          </w:p>
        </w:tc>
        <w:tc>
          <w:tcPr>
            <w:tcW w:w="811" w:type="dxa"/>
            <w:shd w:val="clear" w:color="auto" w:fill="auto"/>
            <w:tcMar>
              <w:top w:w="60" w:type="dxa"/>
              <w:left w:w="60" w:type="dxa"/>
              <w:bottom w:w="60" w:type="dxa"/>
              <w:right w:w="60" w:type="dxa"/>
            </w:tcMar>
            <w:hideMark/>
          </w:tcPr>
          <w:p w14:paraId="43DBEDB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BKR</w:t>
            </w:r>
          </w:p>
        </w:tc>
      </w:tr>
      <w:tr w:rsidR="00EE25D2" w:rsidRPr="00590585" w14:paraId="72B7B016" w14:textId="77777777" w:rsidTr="00590585">
        <w:trPr>
          <w:trHeight w:val="165"/>
        </w:trPr>
        <w:tc>
          <w:tcPr>
            <w:tcW w:w="2023" w:type="dxa"/>
            <w:shd w:val="clear" w:color="auto" w:fill="auto"/>
            <w:tcMar>
              <w:top w:w="60" w:type="dxa"/>
              <w:left w:w="60" w:type="dxa"/>
              <w:bottom w:w="60" w:type="dxa"/>
              <w:right w:w="60" w:type="dxa"/>
            </w:tcMar>
            <w:hideMark/>
          </w:tcPr>
          <w:p w14:paraId="619293E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Cognizant Technology Solutions Corp</w:t>
            </w:r>
          </w:p>
        </w:tc>
        <w:tc>
          <w:tcPr>
            <w:tcW w:w="811" w:type="dxa"/>
            <w:shd w:val="clear" w:color="auto" w:fill="auto"/>
            <w:tcMar>
              <w:top w:w="60" w:type="dxa"/>
              <w:left w:w="60" w:type="dxa"/>
              <w:bottom w:w="60" w:type="dxa"/>
              <w:right w:w="60" w:type="dxa"/>
            </w:tcMar>
            <w:hideMark/>
          </w:tcPr>
          <w:p w14:paraId="4F40598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CTSH</w:t>
            </w:r>
          </w:p>
        </w:tc>
      </w:tr>
      <w:tr w:rsidR="00EE25D2" w:rsidRPr="00590585" w14:paraId="4E154AE0" w14:textId="77777777" w:rsidTr="00590585">
        <w:trPr>
          <w:trHeight w:val="165"/>
        </w:trPr>
        <w:tc>
          <w:tcPr>
            <w:tcW w:w="2023" w:type="dxa"/>
            <w:shd w:val="clear" w:color="auto" w:fill="auto"/>
            <w:tcMar>
              <w:top w:w="60" w:type="dxa"/>
              <w:left w:w="60" w:type="dxa"/>
              <w:bottom w:w="60" w:type="dxa"/>
              <w:right w:w="60" w:type="dxa"/>
            </w:tcMar>
            <w:hideMark/>
          </w:tcPr>
          <w:p w14:paraId="0BEB3B9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Fastenal Co</w:t>
            </w:r>
          </w:p>
        </w:tc>
        <w:tc>
          <w:tcPr>
            <w:tcW w:w="811" w:type="dxa"/>
            <w:shd w:val="clear" w:color="auto" w:fill="auto"/>
            <w:tcMar>
              <w:top w:w="60" w:type="dxa"/>
              <w:left w:w="60" w:type="dxa"/>
              <w:bottom w:w="60" w:type="dxa"/>
              <w:right w:w="60" w:type="dxa"/>
            </w:tcMar>
            <w:hideMark/>
          </w:tcPr>
          <w:p w14:paraId="5A5A1CF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FAST</w:t>
            </w:r>
          </w:p>
        </w:tc>
      </w:tr>
      <w:tr w:rsidR="00EE25D2" w:rsidRPr="00590585" w14:paraId="05C2276A" w14:textId="77777777" w:rsidTr="00590585">
        <w:trPr>
          <w:trHeight w:val="165"/>
        </w:trPr>
        <w:tc>
          <w:tcPr>
            <w:tcW w:w="2023" w:type="dxa"/>
            <w:shd w:val="clear" w:color="auto" w:fill="auto"/>
            <w:tcMar>
              <w:top w:w="60" w:type="dxa"/>
              <w:left w:w="60" w:type="dxa"/>
              <w:bottom w:w="60" w:type="dxa"/>
              <w:right w:w="60" w:type="dxa"/>
            </w:tcMar>
            <w:hideMark/>
          </w:tcPr>
          <w:p w14:paraId="21E660D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Verisk Analytics Inc</w:t>
            </w:r>
          </w:p>
        </w:tc>
        <w:tc>
          <w:tcPr>
            <w:tcW w:w="811" w:type="dxa"/>
            <w:shd w:val="clear" w:color="auto" w:fill="auto"/>
            <w:tcMar>
              <w:top w:w="60" w:type="dxa"/>
              <w:left w:w="60" w:type="dxa"/>
              <w:bottom w:w="60" w:type="dxa"/>
              <w:right w:w="60" w:type="dxa"/>
            </w:tcMar>
            <w:hideMark/>
          </w:tcPr>
          <w:p w14:paraId="1E1E26C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VRSK</w:t>
            </w:r>
          </w:p>
        </w:tc>
      </w:tr>
      <w:tr w:rsidR="00EE25D2" w:rsidRPr="00590585" w14:paraId="6B504E68" w14:textId="77777777" w:rsidTr="00590585">
        <w:trPr>
          <w:trHeight w:val="165"/>
        </w:trPr>
        <w:tc>
          <w:tcPr>
            <w:tcW w:w="2023" w:type="dxa"/>
            <w:shd w:val="clear" w:color="auto" w:fill="auto"/>
            <w:tcMar>
              <w:top w:w="60" w:type="dxa"/>
              <w:left w:w="60" w:type="dxa"/>
              <w:bottom w:w="60" w:type="dxa"/>
              <w:right w:w="60" w:type="dxa"/>
            </w:tcMar>
            <w:hideMark/>
          </w:tcPr>
          <w:p w14:paraId="046ECACE"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Crowdstrike</w:t>
            </w:r>
            <w:proofErr w:type="spellEnd"/>
            <w:r w:rsidRPr="00590585">
              <w:rPr>
                <w:rFonts w:ascii="Arial" w:hAnsi="Arial" w:cs="Arial"/>
                <w:b/>
                <w:bCs/>
                <w:sz w:val="18"/>
                <w:szCs w:val="18"/>
              </w:rPr>
              <w:t xml:space="preserve"> Holdings Inc</w:t>
            </w:r>
          </w:p>
        </w:tc>
        <w:tc>
          <w:tcPr>
            <w:tcW w:w="811" w:type="dxa"/>
            <w:shd w:val="clear" w:color="auto" w:fill="auto"/>
            <w:tcMar>
              <w:top w:w="60" w:type="dxa"/>
              <w:left w:w="60" w:type="dxa"/>
              <w:bottom w:w="60" w:type="dxa"/>
              <w:right w:w="60" w:type="dxa"/>
            </w:tcMar>
            <w:hideMark/>
          </w:tcPr>
          <w:p w14:paraId="2966E44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CRWD</w:t>
            </w:r>
          </w:p>
        </w:tc>
      </w:tr>
      <w:tr w:rsidR="00EE25D2" w:rsidRPr="00590585" w14:paraId="013CCAEC" w14:textId="77777777" w:rsidTr="00590585">
        <w:trPr>
          <w:trHeight w:val="165"/>
        </w:trPr>
        <w:tc>
          <w:tcPr>
            <w:tcW w:w="2023" w:type="dxa"/>
            <w:shd w:val="clear" w:color="auto" w:fill="auto"/>
            <w:tcMar>
              <w:top w:w="60" w:type="dxa"/>
              <w:left w:w="60" w:type="dxa"/>
              <w:bottom w:w="60" w:type="dxa"/>
              <w:right w:w="60" w:type="dxa"/>
            </w:tcMar>
            <w:hideMark/>
          </w:tcPr>
          <w:p w14:paraId="02DCEB1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Dollar Tree Inc</w:t>
            </w:r>
          </w:p>
        </w:tc>
        <w:tc>
          <w:tcPr>
            <w:tcW w:w="811" w:type="dxa"/>
            <w:shd w:val="clear" w:color="auto" w:fill="auto"/>
            <w:tcMar>
              <w:top w:w="60" w:type="dxa"/>
              <w:left w:w="60" w:type="dxa"/>
              <w:bottom w:w="60" w:type="dxa"/>
              <w:right w:w="60" w:type="dxa"/>
            </w:tcMar>
            <w:hideMark/>
          </w:tcPr>
          <w:p w14:paraId="703375D8"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DLTR</w:t>
            </w:r>
          </w:p>
        </w:tc>
      </w:tr>
      <w:tr w:rsidR="00EE25D2" w:rsidRPr="00590585" w14:paraId="1477CFD7" w14:textId="77777777" w:rsidTr="00590585">
        <w:trPr>
          <w:trHeight w:val="165"/>
        </w:trPr>
        <w:tc>
          <w:tcPr>
            <w:tcW w:w="2023" w:type="dxa"/>
            <w:shd w:val="clear" w:color="auto" w:fill="auto"/>
            <w:tcMar>
              <w:top w:w="60" w:type="dxa"/>
              <w:left w:w="60" w:type="dxa"/>
              <w:bottom w:w="60" w:type="dxa"/>
              <w:right w:w="60" w:type="dxa"/>
            </w:tcMar>
            <w:hideMark/>
          </w:tcPr>
          <w:p w14:paraId="144175E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Warner Bros Discovery Inc</w:t>
            </w:r>
          </w:p>
        </w:tc>
        <w:tc>
          <w:tcPr>
            <w:tcW w:w="811" w:type="dxa"/>
            <w:shd w:val="clear" w:color="auto" w:fill="auto"/>
            <w:tcMar>
              <w:top w:w="60" w:type="dxa"/>
              <w:left w:w="60" w:type="dxa"/>
              <w:bottom w:w="60" w:type="dxa"/>
              <w:right w:w="60" w:type="dxa"/>
            </w:tcMar>
            <w:hideMark/>
          </w:tcPr>
          <w:p w14:paraId="2E552BA3"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WBD</w:t>
            </w:r>
          </w:p>
        </w:tc>
      </w:tr>
      <w:tr w:rsidR="00EE25D2" w:rsidRPr="00590585" w14:paraId="1BE6C5CB" w14:textId="77777777" w:rsidTr="00590585">
        <w:trPr>
          <w:trHeight w:val="180"/>
        </w:trPr>
        <w:tc>
          <w:tcPr>
            <w:tcW w:w="2023" w:type="dxa"/>
            <w:shd w:val="clear" w:color="auto" w:fill="auto"/>
            <w:tcMar>
              <w:top w:w="60" w:type="dxa"/>
              <w:left w:w="60" w:type="dxa"/>
              <w:bottom w:w="60" w:type="dxa"/>
              <w:right w:w="60" w:type="dxa"/>
            </w:tcMar>
            <w:hideMark/>
          </w:tcPr>
          <w:p w14:paraId="536D2F1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Datadog Inc</w:t>
            </w:r>
          </w:p>
        </w:tc>
        <w:tc>
          <w:tcPr>
            <w:tcW w:w="811" w:type="dxa"/>
            <w:shd w:val="clear" w:color="auto" w:fill="auto"/>
            <w:tcMar>
              <w:top w:w="60" w:type="dxa"/>
              <w:left w:w="60" w:type="dxa"/>
              <w:bottom w:w="60" w:type="dxa"/>
              <w:right w:w="60" w:type="dxa"/>
            </w:tcMar>
            <w:hideMark/>
          </w:tcPr>
          <w:p w14:paraId="1EB4DF49"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DDOG</w:t>
            </w:r>
          </w:p>
        </w:tc>
      </w:tr>
      <w:tr w:rsidR="00EE25D2" w:rsidRPr="00590585" w14:paraId="77D779EA" w14:textId="77777777" w:rsidTr="00590585">
        <w:trPr>
          <w:trHeight w:val="165"/>
        </w:trPr>
        <w:tc>
          <w:tcPr>
            <w:tcW w:w="2023" w:type="dxa"/>
            <w:shd w:val="clear" w:color="auto" w:fill="auto"/>
            <w:tcMar>
              <w:top w:w="60" w:type="dxa"/>
              <w:left w:w="60" w:type="dxa"/>
              <w:bottom w:w="60" w:type="dxa"/>
              <w:right w:w="60" w:type="dxa"/>
            </w:tcMar>
            <w:hideMark/>
          </w:tcPr>
          <w:p w14:paraId="7F3EC127"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Constellation Energy Corp</w:t>
            </w:r>
          </w:p>
        </w:tc>
        <w:tc>
          <w:tcPr>
            <w:tcW w:w="811" w:type="dxa"/>
            <w:shd w:val="clear" w:color="auto" w:fill="auto"/>
            <w:tcMar>
              <w:top w:w="60" w:type="dxa"/>
              <w:left w:w="60" w:type="dxa"/>
              <w:bottom w:w="60" w:type="dxa"/>
              <w:right w:w="60" w:type="dxa"/>
            </w:tcMar>
            <w:hideMark/>
          </w:tcPr>
          <w:p w14:paraId="2584EF27"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CEG</w:t>
            </w:r>
          </w:p>
        </w:tc>
      </w:tr>
      <w:tr w:rsidR="00EE25D2" w:rsidRPr="00590585" w14:paraId="5DD406A1" w14:textId="77777777" w:rsidTr="00590585">
        <w:trPr>
          <w:trHeight w:val="165"/>
        </w:trPr>
        <w:tc>
          <w:tcPr>
            <w:tcW w:w="2023" w:type="dxa"/>
            <w:shd w:val="clear" w:color="auto" w:fill="auto"/>
            <w:tcMar>
              <w:top w:w="60" w:type="dxa"/>
              <w:left w:w="60" w:type="dxa"/>
              <w:bottom w:w="60" w:type="dxa"/>
              <w:right w:w="60" w:type="dxa"/>
            </w:tcMar>
            <w:hideMark/>
          </w:tcPr>
          <w:p w14:paraId="206D028A"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Illumina Inc</w:t>
            </w:r>
          </w:p>
        </w:tc>
        <w:tc>
          <w:tcPr>
            <w:tcW w:w="811" w:type="dxa"/>
            <w:shd w:val="clear" w:color="auto" w:fill="auto"/>
            <w:tcMar>
              <w:top w:w="60" w:type="dxa"/>
              <w:left w:w="60" w:type="dxa"/>
              <w:bottom w:w="60" w:type="dxa"/>
              <w:right w:w="60" w:type="dxa"/>
            </w:tcMar>
            <w:hideMark/>
          </w:tcPr>
          <w:p w14:paraId="11073DA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ILMN</w:t>
            </w:r>
          </w:p>
        </w:tc>
      </w:tr>
      <w:tr w:rsidR="00EE25D2" w:rsidRPr="00590585" w14:paraId="05FB8E96" w14:textId="77777777" w:rsidTr="00590585">
        <w:trPr>
          <w:trHeight w:val="165"/>
        </w:trPr>
        <w:tc>
          <w:tcPr>
            <w:tcW w:w="2023" w:type="dxa"/>
            <w:shd w:val="clear" w:color="auto" w:fill="auto"/>
            <w:tcMar>
              <w:top w:w="60" w:type="dxa"/>
              <w:left w:w="60" w:type="dxa"/>
              <w:bottom w:w="60" w:type="dxa"/>
              <w:right w:w="60" w:type="dxa"/>
            </w:tcMar>
            <w:hideMark/>
          </w:tcPr>
          <w:p w14:paraId="2A0F30B9"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ANSYS Inc</w:t>
            </w:r>
          </w:p>
        </w:tc>
        <w:tc>
          <w:tcPr>
            <w:tcW w:w="811" w:type="dxa"/>
            <w:shd w:val="clear" w:color="auto" w:fill="auto"/>
            <w:tcMar>
              <w:top w:w="60" w:type="dxa"/>
              <w:left w:w="60" w:type="dxa"/>
              <w:bottom w:w="60" w:type="dxa"/>
              <w:right w:w="60" w:type="dxa"/>
            </w:tcMar>
            <w:hideMark/>
          </w:tcPr>
          <w:p w14:paraId="23CCE1B4"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ANSS</w:t>
            </w:r>
          </w:p>
        </w:tc>
      </w:tr>
      <w:tr w:rsidR="00EE25D2" w:rsidRPr="00590585" w14:paraId="58D7404A" w14:textId="77777777" w:rsidTr="00590585">
        <w:trPr>
          <w:trHeight w:val="165"/>
        </w:trPr>
        <w:tc>
          <w:tcPr>
            <w:tcW w:w="2023" w:type="dxa"/>
            <w:shd w:val="clear" w:color="auto" w:fill="auto"/>
            <w:tcMar>
              <w:top w:w="60" w:type="dxa"/>
              <w:left w:w="60" w:type="dxa"/>
              <w:bottom w:w="60" w:type="dxa"/>
              <w:right w:w="60" w:type="dxa"/>
            </w:tcMar>
            <w:hideMark/>
          </w:tcPr>
          <w:p w14:paraId="1E99BBF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Align Technology Inc</w:t>
            </w:r>
          </w:p>
        </w:tc>
        <w:tc>
          <w:tcPr>
            <w:tcW w:w="811" w:type="dxa"/>
            <w:shd w:val="clear" w:color="auto" w:fill="auto"/>
            <w:tcMar>
              <w:top w:w="60" w:type="dxa"/>
              <w:left w:w="60" w:type="dxa"/>
              <w:bottom w:w="60" w:type="dxa"/>
              <w:right w:w="60" w:type="dxa"/>
            </w:tcMar>
            <w:hideMark/>
          </w:tcPr>
          <w:p w14:paraId="0ACC409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ALGN</w:t>
            </w:r>
          </w:p>
        </w:tc>
      </w:tr>
      <w:tr w:rsidR="00EE25D2" w:rsidRPr="00590585" w14:paraId="05728A9D" w14:textId="77777777" w:rsidTr="00590585">
        <w:trPr>
          <w:trHeight w:val="165"/>
        </w:trPr>
        <w:tc>
          <w:tcPr>
            <w:tcW w:w="2023" w:type="dxa"/>
            <w:shd w:val="clear" w:color="auto" w:fill="auto"/>
            <w:tcMar>
              <w:top w:w="60" w:type="dxa"/>
              <w:left w:w="60" w:type="dxa"/>
              <w:bottom w:w="60" w:type="dxa"/>
              <w:right w:w="60" w:type="dxa"/>
            </w:tcMar>
            <w:hideMark/>
          </w:tcPr>
          <w:p w14:paraId="54CA49BF"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Atlassian Corp</w:t>
            </w:r>
          </w:p>
        </w:tc>
        <w:tc>
          <w:tcPr>
            <w:tcW w:w="811" w:type="dxa"/>
            <w:shd w:val="clear" w:color="auto" w:fill="auto"/>
            <w:tcMar>
              <w:top w:w="60" w:type="dxa"/>
              <w:left w:w="60" w:type="dxa"/>
              <w:bottom w:w="60" w:type="dxa"/>
              <w:right w:w="60" w:type="dxa"/>
            </w:tcMar>
            <w:hideMark/>
          </w:tcPr>
          <w:p w14:paraId="6F7C0FA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TEAM</w:t>
            </w:r>
          </w:p>
        </w:tc>
      </w:tr>
      <w:tr w:rsidR="00EE25D2" w:rsidRPr="00590585" w14:paraId="52C2A0EA" w14:textId="77777777" w:rsidTr="00590585">
        <w:trPr>
          <w:trHeight w:val="165"/>
        </w:trPr>
        <w:tc>
          <w:tcPr>
            <w:tcW w:w="2023" w:type="dxa"/>
            <w:shd w:val="clear" w:color="auto" w:fill="auto"/>
            <w:tcMar>
              <w:top w:w="60" w:type="dxa"/>
              <w:left w:w="60" w:type="dxa"/>
              <w:bottom w:w="60" w:type="dxa"/>
              <w:right w:w="60" w:type="dxa"/>
            </w:tcMar>
            <w:hideMark/>
          </w:tcPr>
          <w:p w14:paraId="163C5B04"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Walgreens Boots Alliance Inc</w:t>
            </w:r>
          </w:p>
        </w:tc>
        <w:tc>
          <w:tcPr>
            <w:tcW w:w="811" w:type="dxa"/>
            <w:shd w:val="clear" w:color="auto" w:fill="auto"/>
            <w:tcMar>
              <w:top w:w="60" w:type="dxa"/>
              <w:left w:w="60" w:type="dxa"/>
              <w:bottom w:w="60" w:type="dxa"/>
              <w:right w:w="60" w:type="dxa"/>
            </w:tcMar>
            <w:hideMark/>
          </w:tcPr>
          <w:p w14:paraId="247C61DA"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WBA</w:t>
            </w:r>
          </w:p>
        </w:tc>
      </w:tr>
      <w:tr w:rsidR="00EE25D2" w:rsidRPr="00590585" w14:paraId="433A9427" w14:textId="77777777" w:rsidTr="00590585">
        <w:trPr>
          <w:trHeight w:val="165"/>
        </w:trPr>
        <w:tc>
          <w:tcPr>
            <w:tcW w:w="2023" w:type="dxa"/>
            <w:shd w:val="clear" w:color="auto" w:fill="auto"/>
            <w:tcMar>
              <w:top w:w="60" w:type="dxa"/>
              <w:left w:w="60" w:type="dxa"/>
              <w:bottom w:w="60" w:type="dxa"/>
              <w:right w:w="60" w:type="dxa"/>
            </w:tcMar>
            <w:hideMark/>
          </w:tcPr>
          <w:p w14:paraId="0FA41E1B"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Diamondback Energy Inc</w:t>
            </w:r>
          </w:p>
        </w:tc>
        <w:tc>
          <w:tcPr>
            <w:tcW w:w="811" w:type="dxa"/>
            <w:shd w:val="clear" w:color="auto" w:fill="auto"/>
            <w:tcMar>
              <w:top w:w="60" w:type="dxa"/>
              <w:left w:w="60" w:type="dxa"/>
              <w:bottom w:w="60" w:type="dxa"/>
              <w:right w:w="60" w:type="dxa"/>
            </w:tcMar>
            <w:hideMark/>
          </w:tcPr>
          <w:p w14:paraId="2623B74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FANG</w:t>
            </w:r>
          </w:p>
        </w:tc>
      </w:tr>
      <w:tr w:rsidR="00EE25D2" w:rsidRPr="00590585" w14:paraId="775886DA" w14:textId="77777777" w:rsidTr="00590585">
        <w:trPr>
          <w:trHeight w:val="165"/>
        </w:trPr>
        <w:tc>
          <w:tcPr>
            <w:tcW w:w="2023" w:type="dxa"/>
            <w:shd w:val="clear" w:color="auto" w:fill="auto"/>
            <w:tcMar>
              <w:top w:w="60" w:type="dxa"/>
              <w:left w:w="60" w:type="dxa"/>
              <w:bottom w:w="60" w:type="dxa"/>
              <w:right w:w="60" w:type="dxa"/>
            </w:tcMar>
            <w:hideMark/>
          </w:tcPr>
          <w:p w14:paraId="39527DF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Enphase Energy Inc</w:t>
            </w:r>
          </w:p>
        </w:tc>
        <w:tc>
          <w:tcPr>
            <w:tcW w:w="811" w:type="dxa"/>
            <w:shd w:val="clear" w:color="auto" w:fill="auto"/>
            <w:tcMar>
              <w:top w:w="60" w:type="dxa"/>
              <w:left w:w="60" w:type="dxa"/>
              <w:bottom w:w="60" w:type="dxa"/>
              <w:right w:w="60" w:type="dxa"/>
            </w:tcMar>
            <w:hideMark/>
          </w:tcPr>
          <w:p w14:paraId="2CB6AEB1"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ENPH</w:t>
            </w:r>
          </w:p>
        </w:tc>
      </w:tr>
      <w:tr w:rsidR="00EE25D2" w:rsidRPr="00590585" w14:paraId="2F1060F1" w14:textId="77777777" w:rsidTr="00590585">
        <w:trPr>
          <w:trHeight w:val="165"/>
        </w:trPr>
        <w:tc>
          <w:tcPr>
            <w:tcW w:w="2023" w:type="dxa"/>
            <w:shd w:val="clear" w:color="auto" w:fill="auto"/>
            <w:tcMar>
              <w:top w:w="60" w:type="dxa"/>
              <w:left w:w="60" w:type="dxa"/>
              <w:bottom w:w="60" w:type="dxa"/>
              <w:right w:w="60" w:type="dxa"/>
            </w:tcMar>
            <w:hideMark/>
          </w:tcPr>
          <w:p w14:paraId="1A3A4F23"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eBay Inc</w:t>
            </w:r>
          </w:p>
        </w:tc>
        <w:tc>
          <w:tcPr>
            <w:tcW w:w="811" w:type="dxa"/>
            <w:shd w:val="clear" w:color="auto" w:fill="auto"/>
            <w:tcMar>
              <w:top w:w="60" w:type="dxa"/>
              <w:left w:w="60" w:type="dxa"/>
              <w:bottom w:w="60" w:type="dxa"/>
              <w:right w:w="60" w:type="dxa"/>
            </w:tcMar>
            <w:hideMark/>
          </w:tcPr>
          <w:p w14:paraId="49FAA172"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EBAY</w:t>
            </w:r>
          </w:p>
        </w:tc>
      </w:tr>
      <w:tr w:rsidR="00EE25D2" w:rsidRPr="00590585" w14:paraId="69A1D240" w14:textId="77777777" w:rsidTr="00590585">
        <w:trPr>
          <w:trHeight w:val="165"/>
        </w:trPr>
        <w:tc>
          <w:tcPr>
            <w:tcW w:w="2023" w:type="dxa"/>
            <w:shd w:val="clear" w:color="auto" w:fill="auto"/>
            <w:tcMar>
              <w:top w:w="60" w:type="dxa"/>
              <w:left w:w="60" w:type="dxa"/>
              <w:bottom w:w="60" w:type="dxa"/>
              <w:right w:w="60" w:type="dxa"/>
            </w:tcMar>
            <w:hideMark/>
          </w:tcPr>
          <w:p w14:paraId="2263BED1" w14:textId="77777777" w:rsidR="00F176B0" w:rsidRPr="00590585" w:rsidRDefault="00F176B0" w:rsidP="00590585">
            <w:pPr>
              <w:spacing w:line="360" w:lineRule="auto"/>
              <w:rPr>
                <w:rFonts w:ascii="Arial" w:hAnsi="Arial" w:cs="Arial"/>
                <w:sz w:val="18"/>
                <w:szCs w:val="18"/>
              </w:rPr>
            </w:pPr>
            <w:proofErr w:type="spellStart"/>
            <w:r w:rsidRPr="00590585">
              <w:rPr>
                <w:rFonts w:ascii="Arial" w:hAnsi="Arial" w:cs="Arial"/>
                <w:b/>
                <w:bCs/>
                <w:sz w:val="18"/>
                <w:szCs w:val="18"/>
              </w:rPr>
              <w:t>Zscaler</w:t>
            </w:r>
            <w:proofErr w:type="spellEnd"/>
            <w:r w:rsidRPr="00590585">
              <w:rPr>
                <w:rFonts w:ascii="Arial" w:hAnsi="Arial" w:cs="Arial"/>
                <w:b/>
                <w:bCs/>
                <w:sz w:val="18"/>
                <w:szCs w:val="18"/>
              </w:rPr>
              <w:t xml:space="preserve"> Inc</w:t>
            </w:r>
          </w:p>
        </w:tc>
        <w:tc>
          <w:tcPr>
            <w:tcW w:w="811" w:type="dxa"/>
            <w:shd w:val="clear" w:color="auto" w:fill="auto"/>
            <w:tcMar>
              <w:top w:w="60" w:type="dxa"/>
              <w:left w:w="60" w:type="dxa"/>
              <w:bottom w:w="60" w:type="dxa"/>
              <w:right w:w="60" w:type="dxa"/>
            </w:tcMar>
            <w:hideMark/>
          </w:tcPr>
          <w:p w14:paraId="679C136B"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ZS</w:t>
            </w:r>
          </w:p>
        </w:tc>
      </w:tr>
      <w:tr w:rsidR="00EE25D2" w:rsidRPr="00590585" w14:paraId="0CEA1346" w14:textId="77777777" w:rsidTr="00590585">
        <w:trPr>
          <w:trHeight w:val="165"/>
        </w:trPr>
        <w:tc>
          <w:tcPr>
            <w:tcW w:w="2023" w:type="dxa"/>
            <w:shd w:val="clear" w:color="auto" w:fill="auto"/>
            <w:tcMar>
              <w:top w:w="60" w:type="dxa"/>
              <w:left w:w="60" w:type="dxa"/>
              <w:bottom w:w="60" w:type="dxa"/>
              <w:right w:w="60" w:type="dxa"/>
            </w:tcMar>
            <w:hideMark/>
          </w:tcPr>
          <w:p w14:paraId="000BCE0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Sirius XM Holdings Inc</w:t>
            </w:r>
          </w:p>
        </w:tc>
        <w:tc>
          <w:tcPr>
            <w:tcW w:w="811" w:type="dxa"/>
            <w:shd w:val="clear" w:color="auto" w:fill="auto"/>
            <w:tcMar>
              <w:top w:w="60" w:type="dxa"/>
              <w:left w:w="60" w:type="dxa"/>
              <w:bottom w:w="60" w:type="dxa"/>
              <w:right w:w="60" w:type="dxa"/>
            </w:tcMar>
            <w:hideMark/>
          </w:tcPr>
          <w:p w14:paraId="5FEC724E"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SIRI</w:t>
            </w:r>
          </w:p>
        </w:tc>
      </w:tr>
      <w:tr w:rsidR="00EE25D2" w:rsidRPr="00590585" w14:paraId="795E74BA" w14:textId="77777777" w:rsidTr="00590585">
        <w:trPr>
          <w:trHeight w:val="165"/>
        </w:trPr>
        <w:tc>
          <w:tcPr>
            <w:tcW w:w="2023" w:type="dxa"/>
            <w:shd w:val="clear" w:color="auto" w:fill="auto"/>
            <w:tcMar>
              <w:top w:w="60" w:type="dxa"/>
              <w:left w:w="60" w:type="dxa"/>
              <w:bottom w:w="60" w:type="dxa"/>
              <w:right w:w="60" w:type="dxa"/>
            </w:tcMar>
            <w:hideMark/>
          </w:tcPr>
          <w:p w14:paraId="0AF22BF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Zoom Video Communications Inc</w:t>
            </w:r>
          </w:p>
        </w:tc>
        <w:tc>
          <w:tcPr>
            <w:tcW w:w="811" w:type="dxa"/>
            <w:shd w:val="clear" w:color="auto" w:fill="auto"/>
            <w:tcMar>
              <w:top w:w="60" w:type="dxa"/>
              <w:left w:w="60" w:type="dxa"/>
              <w:bottom w:w="60" w:type="dxa"/>
              <w:right w:w="60" w:type="dxa"/>
            </w:tcMar>
            <w:hideMark/>
          </w:tcPr>
          <w:p w14:paraId="078E4E4C"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ZM</w:t>
            </w:r>
          </w:p>
        </w:tc>
      </w:tr>
      <w:tr w:rsidR="00EE25D2" w:rsidRPr="00590585" w14:paraId="3BC881B6" w14:textId="77777777" w:rsidTr="00590585">
        <w:trPr>
          <w:trHeight w:val="165"/>
        </w:trPr>
        <w:tc>
          <w:tcPr>
            <w:tcW w:w="2023" w:type="dxa"/>
            <w:shd w:val="clear" w:color="auto" w:fill="auto"/>
            <w:tcMar>
              <w:top w:w="60" w:type="dxa"/>
              <w:left w:w="60" w:type="dxa"/>
              <w:bottom w:w="60" w:type="dxa"/>
              <w:right w:w="60" w:type="dxa"/>
            </w:tcMar>
            <w:hideMark/>
          </w:tcPr>
          <w:p w14:paraId="37B0E979" w14:textId="77777777" w:rsidR="00F176B0" w:rsidRPr="00590585" w:rsidRDefault="00000000" w:rsidP="00590585">
            <w:pPr>
              <w:spacing w:line="360" w:lineRule="auto"/>
              <w:rPr>
                <w:rFonts w:ascii="Arial" w:hAnsi="Arial" w:cs="Arial"/>
                <w:sz w:val="18"/>
                <w:szCs w:val="18"/>
              </w:rPr>
            </w:pPr>
            <w:hyperlink r:id="rId38" w:history="1">
              <w:r w:rsidR="00F176B0" w:rsidRPr="00590585">
                <w:rPr>
                  <w:rStyle w:val="Hyperlink"/>
                  <w:rFonts w:ascii="Arial" w:hAnsi="Arial" w:cs="Arial"/>
                  <w:b/>
                  <w:bCs/>
                  <w:sz w:val="18"/>
                  <w:szCs w:val="18"/>
                </w:rPr>
                <w:t>JD.com</w:t>
              </w:r>
            </w:hyperlink>
            <w:r w:rsidR="00F176B0" w:rsidRPr="00590585">
              <w:rPr>
                <w:rFonts w:ascii="Arial" w:hAnsi="Arial" w:cs="Arial"/>
                <w:b/>
                <w:bCs/>
                <w:sz w:val="18"/>
                <w:szCs w:val="18"/>
              </w:rPr>
              <w:t xml:space="preserve"> Inc ADR</w:t>
            </w:r>
          </w:p>
        </w:tc>
        <w:tc>
          <w:tcPr>
            <w:tcW w:w="811" w:type="dxa"/>
            <w:shd w:val="clear" w:color="auto" w:fill="auto"/>
            <w:tcMar>
              <w:top w:w="60" w:type="dxa"/>
              <w:left w:w="60" w:type="dxa"/>
              <w:bottom w:w="60" w:type="dxa"/>
              <w:right w:w="60" w:type="dxa"/>
            </w:tcMar>
            <w:hideMark/>
          </w:tcPr>
          <w:p w14:paraId="18F9A1FF"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JD</w:t>
            </w:r>
          </w:p>
        </w:tc>
      </w:tr>
      <w:tr w:rsidR="00EE25D2" w:rsidRPr="00590585" w14:paraId="7D601F25" w14:textId="77777777" w:rsidTr="00590585">
        <w:trPr>
          <w:trHeight w:val="180"/>
        </w:trPr>
        <w:tc>
          <w:tcPr>
            <w:tcW w:w="2023" w:type="dxa"/>
            <w:tcBorders>
              <w:bottom w:val="single" w:sz="4" w:space="0" w:color="auto"/>
            </w:tcBorders>
            <w:shd w:val="clear" w:color="auto" w:fill="auto"/>
            <w:tcMar>
              <w:top w:w="60" w:type="dxa"/>
              <w:left w:w="60" w:type="dxa"/>
              <w:bottom w:w="60" w:type="dxa"/>
              <w:right w:w="60" w:type="dxa"/>
            </w:tcMar>
            <w:hideMark/>
          </w:tcPr>
          <w:p w14:paraId="1625074D" w14:textId="77777777" w:rsidR="00F176B0" w:rsidRPr="00590585" w:rsidRDefault="00F176B0" w:rsidP="00590585">
            <w:pPr>
              <w:spacing w:line="360" w:lineRule="auto"/>
              <w:rPr>
                <w:rFonts w:ascii="Arial" w:hAnsi="Arial" w:cs="Arial"/>
                <w:sz w:val="18"/>
                <w:szCs w:val="18"/>
              </w:rPr>
            </w:pPr>
            <w:r w:rsidRPr="00590585">
              <w:rPr>
                <w:rFonts w:ascii="Arial" w:hAnsi="Arial" w:cs="Arial"/>
                <w:b/>
                <w:bCs/>
                <w:sz w:val="18"/>
                <w:szCs w:val="18"/>
              </w:rPr>
              <w:t>Lucid Group Inc</w:t>
            </w:r>
          </w:p>
        </w:tc>
        <w:tc>
          <w:tcPr>
            <w:tcW w:w="811" w:type="dxa"/>
            <w:tcBorders>
              <w:bottom w:val="single" w:sz="4" w:space="0" w:color="auto"/>
            </w:tcBorders>
            <w:shd w:val="clear" w:color="auto" w:fill="auto"/>
            <w:tcMar>
              <w:top w:w="60" w:type="dxa"/>
              <w:left w:w="60" w:type="dxa"/>
              <w:bottom w:w="60" w:type="dxa"/>
              <w:right w:w="60" w:type="dxa"/>
            </w:tcMar>
            <w:hideMark/>
          </w:tcPr>
          <w:p w14:paraId="2595C2D5" w14:textId="77777777" w:rsidR="00F176B0" w:rsidRPr="00590585" w:rsidRDefault="00F176B0" w:rsidP="00590585">
            <w:pPr>
              <w:spacing w:line="360" w:lineRule="auto"/>
              <w:rPr>
                <w:rFonts w:ascii="Arial" w:hAnsi="Arial" w:cs="Arial"/>
                <w:sz w:val="18"/>
                <w:szCs w:val="18"/>
              </w:rPr>
            </w:pPr>
            <w:r w:rsidRPr="00590585">
              <w:rPr>
                <w:rFonts w:ascii="Arial" w:hAnsi="Arial" w:cs="Arial"/>
                <w:sz w:val="18"/>
                <w:szCs w:val="18"/>
              </w:rPr>
              <w:t>LCID</w:t>
            </w:r>
          </w:p>
        </w:tc>
      </w:tr>
    </w:tbl>
    <w:p w14:paraId="0422FED5" w14:textId="77777777" w:rsidR="00F176B0" w:rsidRDefault="00F176B0" w:rsidP="002E5761">
      <w:pPr>
        <w:spacing w:line="360" w:lineRule="auto"/>
        <w:jc w:val="both"/>
        <w:rPr>
          <w:rFonts w:ascii="Arial" w:hAnsi="Arial" w:cs="Arial"/>
        </w:rPr>
        <w:sectPr w:rsidR="00F176B0" w:rsidSect="00EE25D2">
          <w:type w:val="continuous"/>
          <w:pgSz w:w="11906" w:h="16838"/>
          <w:pgMar w:top="1440" w:right="1440" w:bottom="1440" w:left="1440" w:header="708" w:footer="708" w:gutter="0"/>
          <w:cols w:num="3" w:space="261"/>
          <w:docGrid w:linePitch="360"/>
        </w:sectPr>
      </w:pPr>
    </w:p>
    <w:p w14:paraId="49450F80" w14:textId="70C56709" w:rsidR="009E632E" w:rsidRPr="00792DB8" w:rsidRDefault="009E632E" w:rsidP="005325B3">
      <w:pPr>
        <w:spacing w:line="360" w:lineRule="auto"/>
        <w:jc w:val="both"/>
        <w:rPr>
          <w:rFonts w:ascii="Arial" w:hAnsi="Arial" w:cs="Arial"/>
          <w:iCs/>
          <w:lang w:val="en-US"/>
        </w:rPr>
      </w:pPr>
    </w:p>
    <w:sectPr w:rsidR="009E632E" w:rsidRPr="00792DB8" w:rsidSect="00F176B0">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e He (Staff)" w:date="2023-08-20T13:18:00Z" w:initials="HH(">
    <w:p w14:paraId="669F507F" w14:textId="77777777" w:rsidR="00130226" w:rsidRDefault="00130226" w:rsidP="00910AB5">
      <w:pPr>
        <w:pStyle w:val="CommentText"/>
      </w:pPr>
      <w:r>
        <w:rPr>
          <w:rStyle w:val="CommentReference"/>
        </w:rPr>
        <w:annotationRef/>
      </w:r>
      <w:r>
        <w:t>It's pretty good that your report has a clear structure and your writing are logical and easy-to-follow ☺️</w:t>
      </w:r>
    </w:p>
  </w:comment>
  <w:comment w:id="7" w:author="Kobayashi, Kota" w:date="2023-08-24T17:50:00Z" w:initials="KK">
    <w:p w14:paraId="32224039" w14:textId="77777777" w:rsidR="005F6FD4" w:rsidRDefault="005F6FD4" w:rsidP="00225B4D">
      <w:r>
        <w:rPr>
          <w:rStyle w:val="CommentReference"/>
        </w:rPr>
        <w:annotationRef/>
      </w:r>
      <w:r>
        <w:t>How to insert the title here?</w:t>
      </w:r>
    </w:p>
  </w:comment>
  <w:comment w:id="8" w:author="He He (Staff)" w:date="2023-08-29T00:43:00Z" w:initials="HH">
    <w:p w14:paraId="233F9889" w14:textId="77777777" w:rsidR="003A02C0" w:rsidRDefault="003A02C0" w:rsidP="007118BD">
      <w:r>
        <w:rPr>
          <w:rStyle w:val="CommentReference"/>
        </w:rPr>
        <w:annotationRef/>
      </w:r>
      <w:r>
        <w:rPr>
          <w:color w:val="000000"/>
        </w:rPr>
        <w:t>No need to insert a title</w:t>
      </w:r>
    </w:p>
  </w:comment>
  <w:comment w:id="16" w:author="He He (Staff)" w:date="2023-08-20T12:53:00Z" w:initials="HH(">
    <w:p w14:paraId="46CB6928" w14:textId="505D98DC" w:rsidR="00C55CCE" w:rsidRDefault="00C55CCE" w:rsidP="00D902F9">
      <w:pPr>
        <w:pStyle w:val="CommentText"/>
      </w:pPr>
      <w:r>
        <w:rPr>
          <w:rStyle w:val="CommentReference"/>
        </w:rPr>
        <w:annotationRef/>
      </w:r>
      <w:r>
        <w:rPr>
          <w:lang w:val="en-US"/>
        </w:rPr>
        <w:t>Please add at least two example papers here to support your statement. Ideally published in recent five years.</w:t>
      </w:r>
    </w:p>
  </w:comment>
  <w:comment w:id="19" w:author="Kobayashi, Kota" w:date="2023-08-21T17:16:00Z" w:initials="KK">
    <w:p w14:paraId="099F3E08" w14:textId="77777777" w:rsidR="009639E0" w:rsidRPr="008770B6" w:rsidRDefault="009F6A35" w:rsidP="009241BD">
      <w:pPr>
        <w:rPr>
          <w:lang w:val="en-US"/>
        </w:rPr>
      </w:pPr>
      <w:r>
        <w:rPr>
          <w:rStyle w:val="CommentReference"/>
        </w:rPr>
        <w:annotationRef/>
      </w:r>
      <w:r w:rsidR="009639E0">
        <w:t>Added this part to support the statement. Both are recent ones.</w:t>
      </w:r>
    </w:p>
  </w:comment>
  <w:comment w:id="22" w:author="He He (Staff)" w:date="2023-08-20T12:55:00Z" w:initials="HH(">
    <w:p w14:paraId="11109903" w14:textId="0D3E2B21" w:rsidR="00C55CCE" w:rsidRDefault="00C55CCE" w:rsidP="00DD1AED">
      <w:pPr>
        <w:pStyle w:val="CommentText"/>
      </w:pPr>
      <w:r>
        <w:rPr>
          <w:rStyle w:val="CommentReference"/>
        </w:rPr>
        <w:annotationRef/>
      </w:r>
      <w:r>
        <w:rPr>
          <w:lang w:val="en-US"/>
        </w:rPr>
        <w:t>Any relevant paper?</w:t>
      </w:r>
    </w:p>
  </w:comment>
  <w:comment w:id="23" w:author="Kobayashi, Kota" w:date="2023-08-21T18:04:00Z" w:initials="KK">
    <w:p w14:paraId="07E320CD" w14:textId="77777777" w:rsidR="001C2058" w:rsidRDefault="001C2058" w:rsidP="001750CC">
      <w:r>
        <w:rPr>
          <w:rStyle w:val="CommentReference"/>
        </w:rPr>
        <w:annotationRef/>
      </w:r>
      <w:r>
        <w:t>Added some papers and book</w:t>
      </w:r>
    </w:p>
  </w:comment>
  <w:comment w:id="29" w:author="He He (Staff)" w:date="2023-08-20T13:02:00Z" w:initials="HH(">
    <w:p w14:paraId="0447614F" w14:textId="48CE7807" w:rsidR="0035156F" w:rsidRDefault="0035156F" w:rsidP="00C44F21">
      <w:pPr>
        <w:pStyle w:val="CommentText"/>
      </w:pPr>
      <w:r>
        <w:rPr>
          <w:rStyle w:val="CommentReference"/>
        </w:rPr>
        <w:annotationRef/>
      </w:r>
      <w:r>
        <w:rPr>
          <w:lang w:val="en-US"/>
        </w:rPr>
        <w:t xml:space="preserve">Please articulate here "why NASDAQ". You could explain from the perspective of previous literature mainly focused on other index; and NASDAQ index observed significant volatilities during the pandemic, etc. Again, you need to identify literature to support your choice of NASDAQ. </w:t>
      </w:r>
    </w:p>
  </w:comment>
  <w:comment w:id="30" w:author="Kobayashi, Kota" w:date="2023-08-22T00:19:00Z" w:initials="KK">
    <w:p w14:paraId="19B09EB7" w14:textId="77777777" w:rsidR="003E4F6C" w:rsidRDefault="003E4F6C" w:rsidP="00BB3FF0">
      <w:r>
        <w:rPr>
          <w:rStyle w:val="CommentReference"/>
        </w:rPr>
        <w:annotationRef/>
      </w:r>
      <w:r>
        <w:t>I wrote the reason I chose NASDAQ in the previous section. Is it better to write here?</w:t>
      </w:r>
    </w:p>
  </w:comment>
  <w:comment w:id="31" w:author="He He (Staff)" w:date="2023-08-29T00:51:00Z" w:initials="HH">
    <w:p w14:paraId="4B5DD344" w14:textId="77777777" w:rsidR="000A3A72" w:rsidRDefault="000A3A72" w:rsidP="00970BDA">
      <w:r>
        <w:rPr>
          <w:rStyle w:val="CommentReference"/>
        </w:rPr>
        <w:annotationRef/>
      </w:r>
      <w:r>
        <w:rPr>
          <w:color w:val="000000"/>
        </w:rPr>
        <w:t xml:space="preserve">See my previous comments. </w:t>
      </w:r>
    </w:p>
  </w:comment>
  <w:comment w:id="32" w:author="He He (Staff)" w:date="2023-08-20T13:03:00Z" w:initials="HH(">
    <w:p w14:paraId="640D4F86" w14:textId="37513D8D" w:rsidR="0035156F" w:rsidRDefault="0035156F">
      <w:pPr>
        <w:pStyle w:val="CommentText"/>
      </w:pPr>
      <w:r>
        <w:rPr>
          <w:rStyle w:val="CommentReference"/>
        </w:rPr>
        <w:annotationRef/>
      </w:r>
      <w:r>
        <w:t xml:space="preserve">This is your work and you'll be the only author of this report. You could use first person such as "I" or "my". </w:t>
      </w:r>
    </w:p>
    <w:p w14:paraId="6DB0A410" w14:textId="77777777" w:rsidR="0035156F" w:rsidRDefault="0035156F">
      <w:pPr>
        <w:pStyle w:val="CommentText"/>
      </w:pPr>
    </w:p>
    <w:p w14:paraId="306BE1F8" w14:textId="77777777" w:rsidR="0035156F" w:rsidRDefault="0035156F" w:rsidP="00D45A6B">
      <w:pPr>
        <w:pStyle w:val="CommentText"/>
      </w:pPr>
      <w:r>
        <w:t xml:space="preserve">Please go through the whole report to make sure you use the first person consistently. </w:t>
      </w:r>
    </w:p>
  </w:comment>
  <w:comment w:id="39" w:author="He He (Staff)" w:date="2023-08-20T13:14:00Z" w:initials="HH(">
    <w:p w14:paraId="6EE92D4A" w14:textId="77777777" w:rsidR="00130226" w:rsidRDefault="00130226" w:rsidP="008823F4">
      <w:pPr>
        <w:pStyle w:val="CommentText"/>
      </w:pPr>
      <w:r>
        <w:rPr>
          <w:rStyle w:val="CommentReference"/>
        </w:rPr>
        <w:annotationRef/>
      </w:r>
      <w:r>
        <w:rPr>
          <w:lang w:val="en-US"/>
        </w:rPr>
        <w:t xml:space="preserve">Add 1-2 references here and for the sentiment data to justify these datasets are widely adopted by previous relevant studies. </w:t>
      </w:r>
    </w:p>
  </w:comment>
  <w:comment w:id="46" w:author="Kobayashi, Kota" w:date="2023-08-22T00:49:00Z" w:initials="KK">
    <w:p w14:paraId="05142166" w14:textId="77777777" w:rsidR="00D432C5" w:rsidRDefault="00D432C5" w:rsidP="008D314F">
      <w:r>
        <w:rPr>
          <w:rStyle w:val="CommentReference"/>
        </w:rPr>
        <w:annotationRef/>
      </w:r>
      <w:r>
        <w:t>Added 2 references. Can you please check it out?</w:t>
      </w:r>
    </w:p>
  </w:comment>
  <w:comment w:id="47" w:author="He He (Staff)" w:date="2023-08-29T00:53:00Z" w:initials="HH">
    <w:p w14:paraId="349900EF" w14:textId="77777777" w:rsidR="000A3A72" w:rsidRDefault="000A3A72" w:rsidP="0059165B">
      <w:r>
        <w:rPr>
          <w:rStyle w:val="CommentReference"/>
        </w:rPr>
        <w:annotationRef/>
      </w:r>
      <w:r>
        <w:rPr>
          <w:color w:val="000000"/>
        </w:rPr>
        <w:t xml:space="preserve">I might not express myself clear enough. If you look closer - I was saying to add reference for the </w:t>
      </w:r>
      <w:r>
        <w:rPr>
          <w:b/>
          <w:bCs/>
          <w:color w:val="000000"/>
        </w:rPr>
        <w:t>sentiment</w:t>
      </w:r>
      <w:r>
        <w:rPr>
          <w:color w:val="000000"/>
        </w:rPr>
        <w:t xml:space="preserve"> data. But the reference for stock data is also good and could be kept. </w:t>
      </w:r>
    </w:p>
  </w:comment>
  <w:comment w:id="51" w:author="Kobayashi, Kota" w:date="2023-08-22T11:42:00Z" w:initials="KK">
    <w:p w14:paraId="5DDE9D1F" w14:textId="77777777" w:rsidR="009E12A0" w:rsidRDefault="009E12A0" w:rsidP="0099034C">
      <w:r>
        <w:rPr>
          <w:rStyle w:val="CommentReference"/>
        </w:rPr>
        <w:annotationRef/>
      </w:r>
      <w:r>
        <w:t>Added new section here. Does it align with your expectations?</w:t>
      </w:r>
    </w:p>
  </w:comment>
  <w:comment w:id="52" w:author="He He (Staff)" w:date="2023-08-29T00:54:00Z" w:initials="HH">
    <w:p w14:paraId="1D228A3D" w14:textId="77777777" w:rsidR="000A3A72" w:rsidRDefault="000A3A72" w:rsidP="00EF6511">
      <w:r>
        <w:rPr>
          <w:rStyle w:val="CommentReference"/>
        </w:rPr>
        <w:annotationRef/>
      </w:r>
      <w:r>
        <w:rPr>
          <w:color w:val="000000"/>
        </w:rPr>
        <w:t xml:space="preserve">Looks good. </w:t>
      </w:r>
    </w:p>
  </w:comment>
  <w:comment w:id="56" w:author="He He (Staff)" w:date="2023-08-20T13:09:00Z" w:initials="HH(">
    <w:p w14:paraId="3181654C" w14:textId="3E953EFE" w:rsidR="00130226" w:rsidRDefault="00130226" w:rsidP="00F75629">
      <w:pPr>
        <w:pStyle w:val="CommentText"/>
      </w:pPr>
      <w:r>
        <w:rPr>
          <w:rStyle w:val="CommentReference"/>
        </w:rPr>
        <w:annotationRef/>
      </w:r>
      <w:r>
        <w:rPr>
          <w:highlight w:val="yellow"/>
        </w:rPr>
        <w:t xml:space="preserve">❗Please first give an overview of the data, such as how many companies in total, example companies, how many observations in total, what are the common range of sentiment scores, before moving on to discuss the details. </w:t>
      </w:r>
    </w:p>
  </w:comment>
  <w:comment w:id="57" w:author="Kobayashi, Kota" w:date="2023-08-26T08:25:00Z" w:initials="KK">
    <w:p w14:paraId="0F82DBB8" w14:textId="77777777" w:rsidR="00743A6C" w:rsidRDefault="00743A6C" w:rsidP="00A6199A">
      <w:r>
        <w:rPr>
          <w:rStyle w:val="CommentReference"/>
        </w:rPr>
        <w:annotationRef/>
      </w:r>
      <w:r>
        <w:t>I added 3.4 Dataset Specifications. Is that alright?</w:t>
      </w:r>
    </w:p>
  </w:comment>
  <w:comment w:id="60" w:author="He He (Staff)" w:date="2023-08-20T13:16:00Z" w:initials="HH(">
    <w:p w14:paraId="07EBFB9A" w14:textId="4B76DE31" w:rsidR="00130226" w:rsidRDefault="00130226" w:rsidP="003D1F72">
      <w:pPr>
        <w:pStyle w:val="CommentText"/>
      </w:pPr>
      <w:r>
        <w:rPr>
          <w:rStyle w:val="CommentReference"/>
        </w:rPr>
        <w:annotationRef/>
      </w:r>
      <w:r>
        <w:rPr>
          <w:lang w:val="en-US"/>
        </w:rPr>
        <w:t xml:space="preserve">Use their name instead of Ticker, not everyone could tell which company it is from the ticker. </w:t>
      </w:r>
    </w:p>
  </w:comment>
  <w:comment w:id="69" w:author="He He (Staff)" w:date="2023-08-20T13:20:00Z" w:initials="HH(">
    <w:p w14:paraId="4011F533" w14:textId="77777777" w:rsidR="00287CF8" w:rsidRDefault="00287CF8" w:rsidP="00421FDC">
      <w:pPr>
        <w:pStyle w:val="CommentText"/>
      </w:pPr>
      <w:r>
        <w:rPr>
          <w:rStyle w:val="CommentReference"/>
        </w:rPr>
        <w:annotationRef/>
      </w:r>
      <w:r>
        <w:rPr>
          <w:lang w:val="en-US"/>
        </w:rPr>
        <w:t xml:space="preserve">You need to interpret the visualization rather than leaving this work to your readers. You could argue like "This visualization suggests the missing values of PEP and ATVI is not random while the others…"You don't have to use the specific wording, but you need provide your own interpretation. </w:t>
      </w:r>
    </w:p>
  </w:comment>
  <w:comment w:id="70" w:author="Kobayashi, Kota" w:date="2023-08-22T12:40:00Z" w:initials="KK">
    <w:p w14:paraId="67E6CAC2" w14:textId="77777777" w:rsidR="00BD39A6" w:rsidRPr="00BD39A6" w:rsidRDefault="00BD39A6" w:rsidP="00C21526">
      <w:pPr>
        <w:rPr>
          <w:lang w:val="en-US"/>
        </w:rPr>
      </w:pPr>
      <w:r>
        <w:rPr>
          <w:rStyle w:val="CommentReference"/>
        </w:rPr>
        <w:annotationRef/>
      </w:r>
      <w:r>
        <w:t>Added interpretation here</w:t>
      </w:r>
    </w:p>
  </w:comment>
  <w:comment w:id="76" w:author="He He (Staff)" w:date="2023-08-20T13:24:00Z" w:initials="HH(">
    <w:p w14:paraId="3BBBDB7D" w14:textId="2D0A127E" w:rsidR="00287CF8" w:rsidRDefault="00287CF8" w:rsidP="00CF15BB">
      <w:pPr>
        <w:pStyle w:val="CommentText"/>
      </w:pPr>
      <w:r>
        <w:rPr>
          <w:rStyle w:val="CommentReference"/>
        </w:rPr>
        <w:annotationRef/>
      </w:r>
      <w:r>
        <w:rPr>
          <w:lang w:val="en-US"/>
        </w:rPr>
        <w:t xml:space="preserve">You could do something similar for other subsections in this Section 5. To clearly states which variables are used to capture the features/info. When mentioning variables, the common practice is to use italics. </w:t>
      </w:r>
    </w:p>
  </w:comment>
  <w:comment w:id="89" w:author="He He (Staff)" w:date="2023-08-20T13:27:00Z" w:initials="HH(">
    <w:p w14:paraId="4E2D7A02" w14:textId="77777777" w:rsidR="00287CF8" w:rsidRDefault="00287CF8" w:rsidP="00D33901">
      <w:pPr>
        <w:pStyle w:val="CommentText"/>
      </w:pPr>
      <w:r>
        <w:rPr>
          <w:rStyle w:val="CommentReference"/>
        </w:rPr>
        <w:annotationRef/>
      </w:r>
      <w:r>
        <w:rPr>
          <w:lang w:val="en-US"/>
        </w:rPr>
        <w:t xml:space="preserve">Wrong numbering. Recheck all the numbers before submitting your final report. </w:t>
      </w:r>
    </w:p>
  </w:comment>
  <w:comment w:id="94" w:author="He He (Staff)" w:date="2023-08-20T13:56:00Z" w:initials="HH(">
    <w:p w14:paraId="5CB8485A" w14:textId="77777777" w:rsidR="00B93D24" w:rsidRDefault="00B93D24" w:rsidP="008A4233">
      <w:pPr>
        <w:pStyle w:val="CommentText"/>
      </w:pPr>
      <w:r>
        <w:rPr>
          <w:rStyle w:val="CommentReference"/>
        </w:rPr>
        <w:annotationRef/>
      </w:r>
      <w:r>
        <w:rPr>
          <w:lang w:val="en-US"/>
        </w:rPr>
        <w:t xml:space="preserve">The first part stopped reviewing here. </w:t>
      </w:r>
    </w:p>
  </w:comment>
  <w:comment w:id="99" w:author="He He (Staff)" w:date="2023-08-20T14:34:00Z" w:initials="HH(">
    <w:p w14:paraId="2F3E55E4" w14:textId="77777777" w:rsidR="00423AD7" w:rsidRDefault="00423AD7" w:rsidP="00BF098C">
      <w:pPr>
        <w:pStyle w:val="CommentText"/>
      </w:pPr>
      <w:r>
        <w:rPr>
          <w:rStyle w:val="CommentReference"/>
        </w:rPr>
        <w:annotationRef/>
      </w:r>
      <w:r>
        <w:rPr>
          <w:lang w:val="en-US"/>
        </w:rPr>
        <w:t xml:space="preserve">This visualization overlaps with the previous table. Consider deleting it and move the observations made from the figure to the previous section. </w:t>
      </w:r>
    </w:p>
  </w:comment>
  <w:comment w:id="100" w:author="Kobayashi, Kota" w:date="2023-08-22T16:53:00Z" w:initials="KK">
    <w:p w14:paraId="000FB468" w14:textId="77777777" w:rsidR="00362CC7" w:rsidRDefault="00362CC7" w:rsidP="00B8126E">
      <w:r>
        <w:rPr>
          <w:rStyle w:val="CommentReference"/>
        </w:rPr>
        <w:annotationRef/>
      </w:r>
      <w:r>
        <w:t xml:space="preserve">I delated the visualisation here. I moved the observations to the previous section. </w:t>
      </w:r>
    </w:p>
  </w:comment>
  <w:comment w:id="101" w:author="Kobayashi, Kota" w:date="2023-08-22T16:53:00Z" w:initials="KK">
    <w:p w14:paraId="26D1C10D" w14:textId="77777777" w:rsidR="00362CC7" w:rsidRDefault="00362CC7" w:rsidP="0017499E">
      <w:r>
        <w:rPr>
          <w:rStyle w:val="CommentReference"/>
        </w:rPr>
        <w:annotationRef/>
      </w:r>
      <w:r>
        <w:t>It would be grateful if you check it out.</w:t>
      </w:r>
    </w:p>
  </w:comment>
  <w:comment w:id="102" w:author="He He (Staff)" w:date="2023-08-29T00:55:00Z" w:initials="HH">
    <w:p w14:paraId="4A36CF21" w14:textId="77777777" w:rsidR="000A3A72" w:rsidRDefault="000A3A72" w:rsidP="00B04FE2">
      <w:r>
        <w:rPr>
          <w:rStyle w:val="CommentReference"/>
        </w:rPr>
        <w:annotationRef/>
      </w:r>
      <w:r>
        <w:rPr>
          <w:color w:val="000000"/>
        </w:rPr>
        <w:t xml:space="preserve">Looks good. </w:t>
      </w:r>
    </w:p>
  </w:comment>
  <w:comment w:id="114" w:author="He He (Staff)" w:date="2023-08-20T14:53:00Z" w:initials="HH(">
    <w:p w14:paraId="788B0A55" w14:textId="77777777" w:rsidR="00FB02A8" w:rsidRDefault="00FB02A8" w:rsidP="00535ABB">
      <w:pPr>
        <w:pStyle w:val="CommentText"/>
      </w:pPr>
      <w:r>
        <w:rPr>
          <w:rStyle w:val="CommentReference"/>
        </w:rPr>
        <w:annotationRef/>
      </w:r>
      <w:r>
        <w:rPr>
          <w:highlight w:val="yellow"/>
          <w:lang w:val="en-US"/>
        </w:rPr>
        <w:t xml:space="preserve">❗I actually like these inference. However, these statements are relatively vague. I would suggest you to either expand your analysis or add a few references to support your inference. </w:t>
      </w:r>
    </w:p>
  </w:comment>
  <w:comment w:id="115" w:author="Kobayashi, Kota" w:date="2023-08-23T13:19:00Z" w:initials="KK">
    <w:p w14:paraId="22FD880C" w14:textId="77777777" w:rsidR="00743A6C" w:rsidRDefault="00AA2A22" w:rsidP="00615452">
      <w:r>
        <w:rPr>
          <w:rStyle w:val="CommentReference"/>
        </w:rPr>
        <w:annotationRef/>
      </w:r>
      <w:r w:rsidR="00743A6C">
        <w:t>I added a new section(7. Impact of Firm Size on News Sentiment Score) to analyse in more detail. Can you please go though it?</w:t>
      </w:r>
    </w:p>
  </w:comment>
  <w:comment w:id="116" w:author="He He (Staff)" w:date="2023-08-29T01:06:00Z" w:initials="HH">
    <w:p w14:paraId="14710096" w14:textId="77777777" w:rsidR="0053761D" w:rsidRDefault="0053761D" w:rsidP="00B415E1">
      <w:r>
        <w:rPr>
          <w:rStyle w:val="CommentReference"/>
        </w:rPr>
        <w:annotationRef/>
      </w:r>
      <w:r>
        <w:rPr>
          <w:color w:val="000000"/>
        </w:rPr>
        <w:t xml:space="preserve">While the analysis looks very interesting, these results are mainly about the relationship between firm size and sentiment? It’s still a bit vague as to how the firm size affect your main findings - the models’ predictability. You need to show the link clearly, otherwise this section would be regarded as somehow off topic. </w:t>
      </w:r>
    </w:p>
  </w:comment>
  <w:comment w:id="111" w:author="Kobayashi, Kota" w:date="2023-08-26T08:36:00Z" w:initials="KK">
    <w:p w14:paraId="60EA283C" w14:textId="3D05F7A5" w:rsidR="00743A6C" w:rsidRDefault="00743A6C" w:rsidP="00420DE0">
      <w:r>
        <w:rPr>
          <w:rStyle w:val="CommentReference"/>
        </w:rPr>
        <w:annotationRef/>
      </w:r>
      <w:r>
        <w:t>Added a new part based your feedback!!</w:t>
      </w:r>
    </w:p>
  </w:comment>
  <w:comment w:id="112" w:author="He He (Staff)" w:date="2023-08-29T01:06:00Z" w:initials="HH">
    <w:p w14:paraId="049056D1" w14:textId="77777777" w:rsidR="0053761D" w:rsidRDefault="0053761D" w:rsidP="00F45568">
      <w:r>
        <w:rPr>
          <w:rStyle w:val="CommentReference"/>
        </w:rPr>
        <w:annotationRef/>
      </w:r>
      <w:r>
        <w:rPr>
          <w:color w:val="000000"/>
        </w:rPr>
        <w:t xml:space="preserve">Looks good. </w:t>
      </w:r>
    </w:p>
  </w:comment>
  <w:comment w:id="123" w:author="He He (Staff)" w:date="2023-08-20T14:58:00Z" w:initials="HH(">
    <w:p w14:paraId="10DF81F4" w14:textId="21005824" w:rsidR="002B114A" w:rsidRDefault="002B114A" w:rsidP="00A5758C">
      <w:pPr>
        <w:pStyle w:val="CommentText"/>
      </w:pPr>
      <w:r>
        <w:rPr>
          <w:rStyle w:val="CommentReference"/>
        </w:rPr>
        <w:annotationRef/>
      </w:r>
      <w:r>
        <w:rPr>
          <w:lang w:val="en-US"/>
        </w:rPr>
        <w:t xml:space="preserve">I only see a blank figure? </w:t>
      </w:r>
    </w:p>
  </w:comment>
  <w:comment w:id="130" w:author="He He (Staff)" w:date="2023-08-20T13:30:00Z" w:initials="HH(">
    <w:p w14:paraId="62A5AE85" w14:textId="77777777" w:rsidR="004E79F6" w:rsidRDefault="004E79F6" w:rsidP="004E79F6">
      <w:pPr>
        <w:pStyle w:val="CommentText"/>
      </w:pPr>
      <w:r>
        <w:rPr>
          <w:rStyle w:val="CommentReference"/>
        </w:rPr>
        <w:annotationRef/>
      </w:r>
      <w:r>
        <w:t xml:space="preserve">Add captions below the figure like I do here. For all figures in this report. Note that Table Caption should be above the table while Figure Caption should be below. You could also add notes for each table/figure to provide the info that you feel is necessary for your readers to understand it. </w:t>
      </w:r>
    </w:p>
    <w:p w14:paraId="09250E45" w14:textId="77777777" w:rsidR="004E79F6" w:rsidRDefault="004E79F6" w:rsidP="004E79F6">
      <w:pPr>
        <w:pStyle w:val="CommentText"/>
      </w:pPr>
    </w:p>
    <w:p w14:paraId="6DA11A65" w14:textId="77777777" w:rsidR="004E79F6" w:rsidRDefault="004E79F6" w:rsidP="004E79F6">
      <w:pPr>
        <w:pStyle w:val="CommentText"/>
      </w:pPr>
      <w:r>
        <w:t xml:space="preserve">These formatting things are important as they could make your report look more professional. </w:t>
      </w:r>
    </w:p>
  </w:comment>
  <w:comment w:id="133" w:author="Kobayashi, Kota" w:date="2023-08-23T13:20:00Z" w:initials="KK">
    <w:p w14:paraId="6EF8ABEA" w14:textId="77777777" w:rsidR="00AA2A22" w:rsidRPr="00976A45" w:rsidRDefault="00AA2A22" w:rsidP="000553D1">
      <w:pPr>
        <w:rPr>
          <w:lang w:val="en-US"/>
        </w:rPr>
      </w:pPr>
      <w:r>
        <w:rPr>
          <w:rStyle w:val="CommentReference"/>
        </w:rPr>
        <w:annotationRef/>
      </w:r>
      <w:r>
        <w:t>I added this section</w:t>
      </w:r>
    </w:p>
  </w:comment>
  <w:comment w:id="141" w:author="Kobayashi, Kota" w:date="2023-08-23T16:15:00Z" w:initials="KK">
    <w:p w14:paraId="725B12B0" w14:textId="5E7D677B" w:rsidR="009C79A1" w:rsidRDefault="009C79A1" w:rsidP="008B0794">
      <w:r>
        <w:rPr>
          <w:rStyle w:val="CommentReference"/>
        </w:rPr>
        <w:annotationRef/>
      </w:r>
      <w:r>
        <w:t>Added this new section here.</w:t>
      </w:r>
    </w:p>
  </w:comment>
  <w:comment w:id="142" w:author="He He (Staff)" w:date="2023-08-29T01:07:00Z" w:initials="HH">
    <w:p w14:paraId="7DF4F247" w14:textId="77777777" w:rsidR="0053761D" w:rsidRDefault="0053761D" w:rsidP="00B03878">
      <w:r>
        <w:rPr>
          <w:rStyle w:val="CommentReference"/>
        </w:rPr>
        <w:annotationRef/>
      </w:r>
      <w:r>
        <w:rPr>
          <w:color w:val="000000"/>
        </w:rPr>
        <w:t xml:space="preserve">Looks good. </w:t>
      </w:r>
    </w:p>
  </w:comment>
  <w:comment w:id="145" w:author="He He (Staff)" w:date="2023-08-20T15:03:00Z" w:initials="HH(">
    <w:p w14:paraId="08EA6520" w14:textId="125CC6E6" w:rsidR="002B114A" w:rsidRDefault="002B114A" w:rsidP="00946098">
      <w:pPr>
        <w:pStyle w:val="CommentText"/>
      </w:pPr>
      <w:r>
        <w:rPr>
          <w:rStyle w:val="CommentReference"/>
        </w:rPr>
        <w:annotationRef/>
      </w:r>
      <w:r>
        <w:rPr>
          <w:lang w:val="en-US"/>
        </w:rPr>
        <w:t>Nice ☺️</w:t>
      </w:r>
    </w:p>
  </w:comment>
  <w:comment w:id="146" w:author="Kobayashi, Kota" w:date="2023-08-23T13:51:00Z" w:initials="KK">
    <w:p w14:paraId="30388F65" w14:textId="77777777" w:rsidR="00976A45" w:rsidRDefault="00976A45" w:rsidP="000654E3">
      <w:r>
        <w:rPr>
          <w:rStyle w:val="CommentReference"/>
        </w:rPr>
        <w:annotationRef/>
      </w:r>
      <w:r>
        <w:t>😊</w:t>
      </w:r>
    </w:p>
  </w:comment>
  <w:comment w:id="151" w:author="He He (Staff)" w:date="2023-08-20T15:23:00Z" w:initials="HH(">
    <w:p w14:paraId="41452194" w14:textId="55291711" w:rsidR="002761F9" w:rsidRDefault="002761F9" w:rsidP="008A3C28">
      <w:pPr>
        <w:pStyle w:val="CommentText"/>
      </w:pPr>
      <w:r>
        <w:rPr>
          <w:rStyle w:val="CommentReference"/>
        </w:rPr>
        <w:annotationRef/>
      </w:r>
      <w:r>
        <w:rPr>
          <w:lang w:val="en-US"/>
        </w:rPr>
        <w:t xml:space="preserve">You could explain briefly what's this. </w:t>
      </w:r>
    </w:p>
  </w:comment>
  <w:comment w:id="152" w:author="Kobayashi, Kota" w:date="2023-08-26T08:41:00Z" w:initials="KK">
    <w:p w14:paraId="0800A3C6" w14:textId="77777777" w:rsidR="006A24C6" w:rsidRDefault="006A24C6" w:rsidP="00120C7F">
      <w:r>
        <w:rPr>
          <w:rStyle w:val="CommentReference"/>
        </w:rPr>
        <w:annotationRef/>
      </w:r>
      <w:r>
        <w:t>Added a new section here</w:t>
      </w:r>
    </w:p>
  </w:comment>
  <w:comment w:id="153" w:author="He He (Staff)" w:date="2023-08-29T01:07:00Z" w:initials="HH">
    <w:p w14:paraId="553FB88F" w14:textId="77777777" w:rsidR="0053761D" w:rsidRDefault="0053761D" w:rsidP="006B1FC1">
      <w:r>
        <w:rPr>
          <w:rStyle w:val="CommentReference"/>
        </w:rPr>
        <w:annotationRef/>
      </w:r>
      <w:r>
        <w:rPr>
          <w:color w:val="000000"/>
        </w:rPr>
        <w:t xml:space="preserve">Looks good. </w:t>
      </w:r>
    </w:p>
  </w:comment>
  <w:comment w:id="155" w:author="He He (Staff)" w:date="2023-08-20T15:21:00Z" w:initials="HH(">
    <w:p w14:paraId="01CF2579" w14:textId="74637B5F" w:rsidR="002761F9" w:rsidRDefault="002761F9" w:rsidP="0051108F">
      <w:pPr>
        <w:pStyle w:val="CommentText"/>
      </w:pPr>
      <w:r>
        <w:rPr>
          <w:rStyle w:val="CommentReference"/>
        </w:rPr>
        <w:annotationRef/>
      </w:r>
      <w:r>
        <w:rPr>
          <w:lang w:val="en-US"/>
        </w:rPr>
        <w:t xml:space="preserve">I understand AUC is one of the most commonly used evaluation criteria. Having said this, I would suggest you to add a reference to justify your choice of AUC. </w:t>
      </w:r>
    </w:p>
  </w:comment>
  <w:comment w:id="159" w:author="He He (Staff)" w:date="2023-08-20T15:11:00Z" w:initials="HH(">
    <w:p w14:paraId="1FAF0732" w14:textId="3F8F54E2" w:rsidR="007063F6" w:rsidRDefault="007063F6" w:rsidP="00C20CE1">
      <w:pPr>
        <w:pStyle w:val="CommentText"/>
      </w:pPr>
      <w:r>
        <w:rPr>
          <w:rStyle w:val="CommentReference"/>
        </w:rPr>
        <w:annotationRef/>
      </w:r>
      <w:r>
        <w:rPr>
          <w:lang w:val="en-US"/>
        </w:rPr>
        <w:t xml:space="preserve">Not something you need to in priority. But if got time, you could probably further analyze whether there're any commonality among the stocks with highest AUC and lowest. </w:t>
      </w:r>
    </w:p>
  </w:comment>
  <w:comment w:id="160" w:author="Kobayashi, Kota" w:date="2023-08-23T16:47:00Z" w:initials="KK">
    <w:p w14:paraId="64C84557" w14:textId="77777777" w:rsidR="006A24C6" w:rsidRDefault="00C81053" w:rsidP="00BC2073">
      <w:r>
        <w:rPr>
          <w:rStyle w:val="CommentReference"/>
        </w:rPr>
        <w:annotationRef/>
      </w:r>
      <w:r w:rsidR="006A24C6">
        <w:t>I added a new section. Thank you so much!!!!</w:t>
      </w:r>
    </w:p>
  </w:comment>
  <w:comment w:id="170" w:author="He He (Staff)" w:date="2023-08-20T15:23:00Z" w:initials="HH(">
    <w:p w14:paraId="3A8542C0" w14:textId="36B0B250" w:rsidR="002761F9" w:rsidRDefault="002761F9" w:rsidP="00C167D0">
      <w:pPr>
        <w:pStyle w:val="CommentText"/>
      </w:pPr>
      <w:r>
        <w:rPr>
          <w:rStyle w:val="CommentReference"/>
        </w:rPr>
        <w:annotationRef/>
      </w:r>
      <w:r>
        <w:t xml:space="preserve">Similar here, explain what's evaluation metrics and ESR very briefly. </w:t>
      </w:r>
    </w:p>
  </w:comment>
  <w:comment w:id="171" w:author="Kobayashi, Kota" w:date="2023-08-23T16:40:00Z" w:initials="KK">
    <w:p w14:paraId="69CF0518" w14:textId="77777777" w:rsidR="00C81053" w:rsidRDefault="00C81053" w:rsidP="00F03343">
      <w:r>
        <w:rPr>
          <w:rStyle w:val="CommentReference"/>
        </w:rPr>
        <w:annotationRef/>
      </w:r>
      <w:r>
        <w:t>Added the explanation here!</w:t>
      </w:r>
    </w:p>
  </w:comment>
  <w:comment w:id="172" w:author="He He (Staff)" w:date="2023-08-29T01:08:00Z" w:initials="HH">
    <w:p w14:paraId="4A13E202" w14:textId="77777777" w:rsidR="0053761D" w:rsidRDefault="0053761D" w:rsidP="00D572EC">
      <w:r>
        <w:rPr>
          <w:rStyle w:val="CommentReference"/>
        </w:rPr>
        <w:annotationRef/>
      </w:r>
      <w:r>
        <w:rPr>
          <w:color w:val="000000"/>
        </w:rPr>
        <w:t xml:space="preserve">Looks good. </w:t>
      </w:r>
    </w:p>
  </w:comment>
  <w:comment w:id="184" w:author="He He (Staff)" w:date="2023-08-20T15:27:00Z" w:initials="HH(">
    <w:p w14:paraId="2469EC46" w14:textId="263341A0" w:rsidR="0025378F" w:rsidRDefault="0025378F" w:rsidP="00D64A45">
      <w:pPr>
        <w:pStyle w:val="CommentText"/>
      </w:pPr>
      <w:r>
        <w:rPr>
          <w:rStyle w:val="CommentReference"/>
        </w:rPr>
        <w:annotationRef/>
      </w:r>
      <w:r>
        <w:rPr>
          <w:lang w:val="en-US"/>
        </w:rPr>
        <w:t xml:space="preserve">Relating to my previous comments - if you could articulate on these with the support of say further analysis or literature, these could be some very interesting/innovation contribution. </w:t>
      </w:r>
    </w:p>
  </w:comment>
  <w:comment w:id="185" w:author="Kobayashi, Kota" w:date="2023-08-23T16:43:00Z" w:initials="KK">
    <w:p w14:paraId="059D84FA" w14:textId="77777777" w:rsidR="00C81053" w:rsidRDefault="00C81053" w:rsidP="003C447C">
      <w:r>
        <w:rPr>
          <w:rStyle w:val="CommentReference"/>
        </w:rPr>
        <w:annotationRef/>
      </w:r>
      <w:r>
        <w:t>I will try to do it later!! Thank you!! This feedback is amazing :)</w:t>
      </w:r>
    </w:p>
  </w:comment>
  <w:comment w:id="202" w:author="He He (Staff)" w:date="2023-08-20T15:32:00Z" w:initials="HH(">
    <w:p w14:paraId="60358879" w14:textId="77777777" w:rsidR="0025378F" w:rsidRDefault="0025378F" w:rsidP="00776403">
      <w:pPr>
        <w:pStyle w:val="CommentText"/>
      </w:pPr>
      <w:r>
        <w:rPr>
          <w:rStyle w:val="CommentReference"/>
        </w:rPr>
        <w:annotationRef/>
      </w:r>
      <w:r>
        <w:rPr>
          <w:lang w:val="en-US"/>
        </w:rPr>
        <w:t xml:space="preserve">As you'll have a general discussion section right after this, to avoid confusion, I delete this sub-heading. </w:t>
      </w:r>
    </w:p>
  </w:comment>
  <w:comment w:id="211" w:author="Kobayashi, Kota" w:date="2023-08-27T16:12:00Z" w:initials="KK">
    <w:p w14:paraId="1C46FF60" w14:textId="77777777" w:rsidR="004366D4" w:rsidRDefault="004366D4" w:rsidP="00DB195A">
      <w:r>
        <w:rPr>
          <w:rStyle w:val="CommentReference"/>
        </w:rPr>
        <w:annotationRef/>
      </w:r>
      <w:r>
        <w:t>Added new section!</w:t>
      </w:r>
    </w:p>
  </w:comment>
  <w:comment w:id="212" w:author="He He (Staff)" w:date="2023-08-29T00:57:00Z" w:initials="HH">
    <w:p w14:paraId="12145915" w14:textId="77777777" w:rsidR="000A3A72" w:rsidRDefault="000A3A72" w:rsidP="000144FA">
      <w:r>
        <w:rPr>
          <w:rStyle w:val="CommentReference"/>
        </w:rPr>
        <w:annotationRef/>
      </w:r>
      <w:r>
        <w:rPr>
          <w:color w:val="000000"/>
        </w:rPr>
        <w:t>Looks good</w:t>
      </w:r>
    </w:p>
  </w:comment>
  <w:comment w:id="222" w:author="He He (Staff)" w:date="2023-08-20T09:45:00Z" w:initials="HH(">
    <w:p w14:paraId="464CEA65" w14:textId="2EA979DA" w:rsidR="000626E2" w:rsidRDefault="000626E2" w:rsidP="00052FAE">
      <w:pPr>
        <w:pStyle w:val="CommentText"/>
      </w:pPr>
      <w:r>
        <w:rPr>
          <w:rStyle w:val="CommentReference"/>
        </w:rPr>
        <w:annotationRef/>
      </w:r>
      <w:r>
        <w:t xml:space="preserve">❗It would be better if you could include more (at least 5, ideally 10+) papers, especially those published in recent 5 years. </w:t>
      </w:r>
    </w:p>
  </w:comment>
  <w:comment w:id="223" w:author="Kobayashi, Kota" w:date="2023-08-23T16:49:00Z" w:initials="KK">
    <w:p w14:paraId="5EDF834A" w14:textId="77777777" w:rsidR="00C81053" w:rsidRDefault="00C81053" w:rsidP="00B87739">
      <w:r>
        <w:rPr>
          <w:rStyle w:val="CommentReference"/>
        </w:rPr>
        <w:annotationRef/>
      </w:r>
      <w:r>
        <w:t>Thank you!! I will add more recent papers in each section.</w:t>
      </w:r>
    </w:p>
  </w:comment>
  <w:comment w:id="227" w:author="Kobayashi, Kota" w:date="2023-08-22T11:13:00Z" w:initials="KK">
    <w:p w14:paraId="070ADDE9" w14:textId="7F85AB35" w:rsidR="006959F1" w:rsidRDefault="006959F1" w:rsidP="00EA55B2">
      <w:r>
        <w:rPr>
          <w:rStyle w:val="CommentReference"/>
        </w:rPr>
        <w:annotationRef/>
      </w:r>
      <w:r>
        <w:t>Is this way to put appendix correct?</w:t>
      </w:r>
    </w:p>
  </w:comment>
  <w:comment w:id="228" w:author="He He (Staff)" w:date="2023-08-29T00:57:00Z" w:initials="HH">
    <w:p w14:paraId="7811F870" w14:textId="77777777" w:rsidR="000A3A72" w:rsidRDefault="000A3A72" w:rsidP="000A2C8D">
      <w:r>
        <w:rPr>
          <w:rStyle w:val="CommentReference"/>
        </w:rPr>
        <w:annotationRef/>
      </w:r>
      <w:r>
        <w:rPr>
          <w:color w:val="000000"/>
        </w:rPr>
        <w:t xml:space="preserve">There’s no specific requirements regarding appendix.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9F507F" w15:done="1"/>
  <w15:commentEx w15:paraId="32224039" w15:done="0"/>
  <w15:commentEx w15:paraId="233F9889" w15:paraIdParent="32224039" w15:done="0"/>
  <w15:commentEx w15:paraId="46CB6928" w15:done="0"/>
  <w15:commentEx w15:paraId="099F3E08" w15:done="0"/>
  <w15:commentEx w15:paraId="11109903" w15:done="0"/>
  <w15:commentEx w15:paraId="07E320CD" w15:done="0"/>
  <w15:commentEx w15:paraId="0447614F" w15:done="0"/>
  <w15:commentEx w15:paraId="19B09EB7" w15:paraIdParent="0447614F" w15:done="0"/>
  <w15:commentEx w15:paraId="4B5DD344" w15:paraIdParent="0447614F" w15:done="0"/>
  <w15:commentEx w15:paraId="306BE1F8" w15:done="1"/>
  <w15:commentEx w15:paraId="6EE92D4A" w15:done="0"/>
  <w15:commentEx w15:paraId="05142166" w15:done="0"/>
  <w15:commentEx w15:paraId="349900EF" w15:paraIdParent="05142166" w15:done="0"/>
  <w15:commentEx w15:paraId="5DDE9D1F" w15:done="0"/>
  <w15:commentEx w15:paraId="1D228A3D" w15:paraIdParent="5DDE9D1F" w15:done="0"/>
  <w15:commentEx w15:paraId="3181654C" w15:done="0"/>
  <w15:commentEx w15:paraId="0F82DBB8" w15:paraIdParent="3181654C" w15:done="0"/>
  <w15:commentEx w15:paraId="07EBFB9A" w15:done="1"/>
  <w15:commentEx w15:paraId="4011F533" w15:done="0"/>
  <w15:commentEx w15:paraId="67E6CAC2" w15:done="0"/>
  <w15:commentEx w15:paraId="3BBBDB7D" w15:done="0"/>
  <w15:commentEx w15:paraId="4E2D7A02" w15:done="1"/>
  <w15:commentEx w15:paraId="5CB8485A" w15:done="1"/>
  <w15:commentEx w15:paraId="2F3E55E4" w15:done="0"/>
  <w15:commentEx w15:paraId="000FB468" w15:paraIdParent="2F3E55E4" w15:done="0"/>
  <w15:commentEx w15:paraId="26D1C10D" w15:paraIdParent="2F3E55E4" w15:done="0"/>
  <w15:commentEx w15:paraId="4A36CF21" w15:paraIdParent="2F3E55E4" w15:done="0"/>
  <w15:commentEx w15:paraId="788B0A55" w15:done="0"/>
  <w15:commentEx w15:paraId="22FD880C" w15:paraIdParent="788B0A55" w15:done="0"/>
  <w15:commentEx w15:paraId="14710096" w15:paraIdParent="788B0A55" w15:done="0"/>
  <w15:commentEx w15:paraId="60EA283C" w15:done="0"/>
  <w15:commentEx w15:paraId="049056D1" w15:paraIdParent="60EA283C" w15:done="0"/>
  <w15:commentEx w15:paraId="10DF81F4" w15:done="1"/>
  <w15:commentEx w15:paraId="6DA11A65" w15:done="0"/>
  <w15:commentEx w15:paraId="6EF8ABEA" w15:done="0"/>
  <w15:commentEx w15:paraId="725B12B0" w15:done="0"/>
  <w15:commentEx w15:paraId="7DF4F247" w15:paraIdParent="725B12B0" w15:done="0"/>
  <w15:commentEx w15:paraId="08EA6520" w15:done="0"/>
  <w15:commentEx w15:paraId="30388F65" w15:paraIdParent="08EA6520" w15:done="0"/>
  <w15:commentEx w15:paraId="41452194" w15:done="0"/>
  <w15:commentEx w15:paraId="0800A3C6" w15:done="0"/>
  <w15:commentEx w15:paraId="553FB88F" w15:paraIdParent="0800A3C6" w15:done="0"/>
  <w15:commentEx w15:paraId="01CF2579" w15:done="0"/>
  <w15:commentEx w15:paraId="1FAF0732" w15:done="0"/>
  <w15:commentEx w15:paraId="64C84557" w15:paraIdParent="1FAF0732" w15:done="0"/>
  <w15:commentEx w15:paraId="3A8542C0" w15:done="0"/>
  <w15:commentEx w15:paraId="69CF0518" w15:done="0"/>
  <w15:commentEx w15:paraId="4A13E202" w15:paraIdParent="69CF0518" w15:done="0"/>
  <w15:commentEx w15:paraId="2469EC46" w15:done="0"/>
  <w15:commentEx w15:paraId="059D84FA" w15:paraIdParent="2469EC46" w15:done="0"/>
  <w15:commentEx w15:paraId="60358879" w15:done="0"/>
  <w15:commentEx w15:paraId="1C46FF60" w15:done="0"/>
  <w15:commentEx w15:paraId="12145915" w15:paraIdParent="1C46FF60" w15:done="0"/>
  <w15:commentEx w15:paraId="464CEA65" w15:done="0"/>
  <w15:commentEx w15:paraId="5EDF834A" w15:paraIdParent="464CEA65" w15:done="0"/>
  <w15:commentEx w15:paraId="070ADDE9" w15:done="0"/>
  <w15:commentEx w15:paraId="7811F870" w15:paraIdParent="070AD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C9110" w16cex:dateUtc="2023-08-20T12:18:00Z"/>
  <w16cex:commentExtensible w16cex:durableId="219ECDDF" w16cex:dateUtc="2023-08-24T16:50:00Z"/>
  <w16cex:commentExtensible w16cex:durableId="2897BD95" w16cex:dateUtc="2023-08-28T16:43:00Z"/>
  <w16cex:commentExtensible w16cex:durableId="288C8B35" w16cex:dateUtc="2023-08-20T11:53:00Z"/>
  <w16cex:commentExtensible w16cex:durableId="632DAC34" w16cex:dateUtc="2023-08-21T16:16:00Z"/>
  <w16cex:commentExtensible w16cex:durableId="288C8BCB" w16cex:dateUtc="2023-08-20T11:55:00Z"/>
  <w16cex:commentExtensible w16cex:durableId="450C553B" w16cex:dateUtc="2023-08-21T17:04:00Z"/>
  <w16cex:commentExtensible w16cex:durableId="288C8D5A" w16cex:dateUtc="2023-08-20T12:02:00Z"/>
  <w16cex:commentExtensible w16cex:durableId="63236D53" w16cex:dateUtc="2023-08-21T23:19:00Z"/>
  <w16cex:commentExtensible w16cex:durableId="2897BF88" w16cex:dateUtc="2023-08-28T16:51:00Z"/>
  <w16cex:commentExtensible w16cex:durableId="288C8DB9" w16cex:dateUtc="2023-08-20T12:03:00Z"/>
  <w16cex:commentExtensible w16cex:durableId="288C9041" w16cex:dateUtc="2023-08-20T12:14:00Z"/>
  <w16cex:commentExtensible w16cex:durableId="4F4B7DAF" w16cex:dateUtc="2023-08-21T23:49:00Z"/>
  <w16cex:commentExtensible w16cex:durableId="2897BFF6" w16cex:dateUtc="2023-08-28T16:53:00Z"/>
  <w16cex:commentExtensible w16cex:durableId="4534A363" w16cex:dateUtc="2023-08-22T10:42:00Z"/>
  <w16cex:commentExtensible w16cex:durableId="2897C056" w16cex:dateUtc="2023-08-28T16:54:00Z"/>
  <w16cex:commentExtensible w16cex:durableId="288C8F14" w16cex:dateUtc="2023-08-20T12:09:00Z"/>
  <w16cex:commentExtensible w16cex:durableId="2996B9A7" w16cex:dateUtc="2023-08-26T07:25:00Z"/>
  <w16cex:commentExtensible w16cex:durableId="288C90BC" w16cex:dateUtc="2023-08-20T12:16:00Z"/>
  <w16cex:commentExtensible w16cex:durableId="288C91AA" w16cex:dateUtc="2023-08-20T12:20:00Z"/>
  <w16cex:commentExtensible w16cex:durableId="0DECD685" w16cex:dateUtc="2023-08-22T11:40:00Z"/>
  <w16cex:commentExtensible w16cex:durableId="288C92AA" w16cex:dateUtc="2023-08-20T12:24:00Z"/>
  <w16cex:commentExtensible w16cex:durableId="288C9335" w16cex:dateUtc="2023-08-20T12:27:00Z"/>
  <w16cex:commentExtensible w16cex:durableId="288C9A28" w16cex:dateUtc="2023-08-20T12:56:00Z"/>
  <w16cex:commentExtensible w16cex:durableId="288CA30B" w16cex:dateUtc="2023-08-20T13:34:00Z"/>
  <w16cex:commentExtensible w16cex:durableId="332A207D" w16cex:dateUtc="2023-08-22T15:53:00Z"/>
  <w16cex:commentExtensible w16cex:durableId="303545E2" w16cex:dateUtc="2023-08-22T15:53:00Z"/>
  <w16cex:commentExtensible w16cex:durableId="2897C08F" w16cex:dateUtc="2023-08-28T16:55:00Z"/>
  <w16cex:commentExtensible w16cex:durableId="288CA769" w16cex:dateUtc="2023-08-20T13:53:00Z"/>
  <w16cex:commentExtensible w16cex:durableId="2B3A89D3" w16cex:dateUtc="2023-08-23T12:19:00Z"/>
  <w16cex:commentExtensible w16cex:durableId="2897C319" w16cex:dateUtc="2023-08-28T17:06:00Z"/>
  <w16cex:commentExtensible w16cex:durableId="77C7DC93" w16cex:dateUtc="2023-08-26T07:36:00Z"/>
  <w16cex:commentExtensible w16cex:durableId="2897C331" w16cex:dateUtc="2023-08-28T17:06:00Z"/>
  <w16cex:commentExtensible w16cex:durableId="288CA882" w16cex:dateUtc="2023-08-20T13:58:00Z"/>
  <w16cex:commentExtensible w16cex:durableId="288C93E7" w16cex:dateUtc="2023-08-20T12:30:00Z"/>
  <w16cex:commentExtensible w16cex:durableId="7CAA7C07" w16cex:dateUtc="2023-08-23T12:20:00Z"/>
  <w16cex:commentExtensible w16cex:durableId="2C36F30C" w16cex:dateUtc="2023-08-23T15:15:00Z"/>
  <w16cex:commentExtensible w16cex:durableId="2897C352" w16cex:dateUtc="2023-08-28T17:07:00Z"/>
  <w16cex:commentExtensible w16cex:durableId="288CA9D1" w16cex:dateUtc="2023-08-20T14:03:00Z"/>
  <w16cex:commentExtensible w16cex:durableId="4EF0652F" w16cex:dateUtc="2023-08-23T12:51:00Z"/>
  <w16cex:commentExtensible w16cex:durableId="288CAE57" w16cex:dateUtc="2023-08-20T14:23:00Z"/>
  <w16cex:commentExtensible w16cex:durableId="74CF1731" w16cex:dateUtc="2023-08-26T07:41:00Z"/>
  <w16cex:commentExtensible w16cex:durableId="2897C364" w16cex:dateUtc="2023-08-28T17:07:00Z"/>
  <w16cex:commentExtensible w16cex:durableId="288CAE03" w16cex:dateUtc="2023-08-20T14:21:00Z"/>
  <w16cex:commentExtensible w16cex:durableId="288CAB8D" w16cex:dateUtc="2023-08-20T14:11:00Z"/>
  <w16cex:commentExtensible w16cex:durableId="3C0D34E9" w16cex:dateUtc="2023-08-23T15:47:00Z"/>
  <w16cex:commentExtensible w16cex:durableId="288CAE76" w16cex:dateUtc="2023-08-20T14:23:00Z"/>
  <w16cex:commentExtensible w16cex:durableId="0AAAE591" w16cex:dateUtc="2023-08-23T15:40:00Z"/>
  <w16cex:commentExtensible w16cex:durableId="2897C374" w16cex:dateUtc="2023-08-28T17:08:00Z"/>
  <w16cex:commentExtensible w16cex:durableId="288CAF78" w16cex:dateUtc="2023-08-20T14:27:00Z"/>
  <w16cex:commentExtensible w16cex:durableId="7C1A547F" w16cex:dateUtc="2023-08-23T15:43:00Z"/>
  <w16cex:commentExtensible w16cex:durableId="288CB095" w16cex:dateUtc="2023-08-20T14:32:00Z"/>
  <w16cex:commentExtensible w16cex:durableId="467964C8" w16cex:dateUtc="2023-08-27T15:12:00Z"/>
  <w16cex:commentExtensible w16cex:durableId="2897C115" w16cex:dateUtc="2023-08-28T16:57:00Z"/>
  <w16cex:commentExtensible w16cex:durableId="288C5F1F" w16cex:dateUtc="2023-08-20T08:45:00Z"/>
  <w16cex:commentExtensible w16cex:durableId="6187460C" w16cex:dateUtc="2023-08-23T15:49:00Z"/>
  <w16cex:commentExtensible w16cex:durableId="66875663" w16cex:dateUtc="2023-08-22T10:13:00Z"/>
  <w16cex:commentExtensible w16cex:durableId="2897C0E6" w16cex:dateUtc="2023-08-28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9F507F" w16cid:durableId="288C9110"/>
  <w16cid:commentId w16cid:paraId="32224039" w16cid:durableId="219ECDDF"/>
  <w16cid:commentId w16cid:paraId="233F9889" w16cid:durableId="2897BD95"/>
  <w16cid:commentId w16cid:paraId="46CB6928" w16cid:durableId="288C8B35"/>
  <w16cid:commentId w16cid:paraId="099F3E08" w16cid:durableId="632DAC34"/>
  <w16cid:commentId w16cid:paraId="11109903" w16cid:durableId="288C8BCB"/>
  <w16cid:commentId w16cid:paraId="07E320CD" w16cid:durableId="450C553B"/>
  <w16cid:commentId w16cid:paraId="0447614F" w16cid:durableId="288C8D5A"/>
  <w16cid:commentId w16cid:paraId="19B09EB7" w16cid:durableId="63236D53"/>
  <w16cid:commentId w16cid:paraId="4B5DD344" w16cid:durableId="2897BF88"/>
  <w16cid:commentId w16cid:paraId="306BE1F8" w16cid:durableId="288C8DB9"/>
  <w16cid:commentId w16cid:paraId="6EE92D4A" w16cid:durableId="288C9041"/>
  <w16cid:commentId w16cid:paraId="05142166" w16cid:durableId="4F4B7DAF"/>
  <w16cid:commentId w16cid:paraId="349900EF" w16cid:durableId="2897BFF6"/>
  <w16cid:commentId w16cid:paraId="5DDE9D1F" w16cid:durableId="4534A363"/>
  <w16cid:commentId w16cid:paraId="1D228A3D" w16cid:durableId="2897C056"/>
  <w16cid:commentId w16cid:paraId="3181654C" w16cid:durableId="288C8F14"/>
  <w16cid:commentId w16cid:paraId="0F82DBB8" w16cid:durableId="2996B9A7"/>
  <w16cid:commentId w16cid:paraId="07EBFB9A" w16cid:durableId="288C90BC"/>
  <w16cid:commentId w16cid:paraId="4011F533" w16cid:durableId="288C91AA"/>
  <w16cid:commentId w16cid:paraId="67E6CAC2" w16cid:durableId="0DECD685"/>
  <w16cid:commentId w16cid:paraId="3BBBDB7D" w16cid:durableId="288C92AA"/>
  <w16cid:commentId w16cid:paraId="4E2D7A02" w16cid:durableId="288C9335"/>
  <w16cid:commentId w16cid:paraId="5CB8485A" w16cid:durableId="288C9A28"/>
  <w16cid:commentId w16cid:paraId="2F3E55E4" w16cid:durableId="288CA30B"/>
  <w16cid:commentId w16cid:paraId="000FB468" w16cid:durableId="332A207D"/>
  <w16cid:commentId w16cid:paraId="26D1C10D" w16cid:durableId="303545E2"/>
  <w16cid:commentId w16cid:paraId="4A36CF21" w16cid:durableId="2897C08F"/>
  <w16cid:commentId w16cid:paraId="788B0A55" w16cid:durableId="288CA769"/>
  <w16cid:commentId w16cid:paraId="22FD880C" w16cid:durableId="2B3A89D3"/>
  <w16cid:commentId w16cid:paraId="14710096" w16cid:durableId="2897C319"/>
  <w16cid:commentId w16cid:paraId="60EA283C" w16cid:durableId="77C7DC93"/>
  <w16cid:commentId w16cid:paraId="049056D1" w16cid:durableId="2897C331"/>
  <w16cid:commentId w16cid:paraId="10DF81F4" w16cid:durableId="288CA882"/>
  <w16cid:commentId w16cid:paraId="6DA11A65" w16cid:durableId="288C93E7"/>
  <w16cid:commentId w16cid:paraId="6EF8ABEA" w16cid:durableId="7CAA7C07"/>
  <w16cid:commentId w16cid:paraId="725B12B0" w16cid:durableId="2C36F30C"/>
  <w16cid:commentId w16cid:paraId="7DF4F247" w16cid:durableId="2897C352"/>
  <w16cid:commentId w16cid:paraId="08EA6520" w16cid:durableId="288CA9D1"/>
  <w16cid:commentId w16cid:paraId="30388F65" w16cid:durableId="4EF0652F"/>
  <w16cid:commentId w16cid:paraId="41452194" w16cid:durableId="288CAE57"/>
  <w16cid:commentId w16cid:paraId="0800A3C6" w16cid:durableId="74CF1731"/>
  <w16cid:commentId w16cid:paraId="553FB88F" w16cid:durableId="2897C364"/>
  <w16cid:commentId w16cid:paraId="01CF2579" w16cid:durableId="288CAE03"/>
  <w16cid:commentId w16cid:paraId="1FAF0732" w16cid:durableId="288CAB8D"/>
  <w16cid:commentId w16cid:paraId="64C84557" w16cid:durableId="3C0D34E9"/>
  <w16cid:commentId w16cid:paraId="3A8542C0" w16cid:durableId="288CAE76"/>
  <w16cid:commentId w16cid:paraId="69CF0518" w16cid:durableId="0AAAE591"/>
  <w16cid:commentId w16cid:paraId="4A13E202" w16cid:durableId="2897C374"/>
  <w16cid:commentId w16cid:paraId="2469EC46" w16cid:durableId="288CAF78"/>
  <w16cid:commentId w16cid:paraId="059D84FA" w16cid:durableId="7C1A547F"/>
  <w16cid:commentId w16cid:paraId="60358879" w16cid:durableId="288CB095"/>
  <w16cid:commentId w16cid:paraId="1C46FF60" w16cid:durableId="467964C8"/>
  <w16cid:commentId w16cid:paraId="12145915" w16cid:durableId="2897C115"/>
  <w16cid:commentId w16cid:paraId="464CEA65" w16cid:durableId="288C5F1F"/>
  <w16cid:commentId w16cid:paraId="5EDF834A" w16cid:durableId="6187460C"/>
  <w16cid:commentId w16cid:paraId="070ADDE9" w16cid:durableId="66875663"/>
  <w16cid:commentId w16cid:paraId="7811F870" w16cid:durableId="2897C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504F8" w14:textId="77777777" w:rsidR="00FE0ACB" w:rsidRDefault="00FE0ACB" w:rsidP="00B93D24">
      <w:r>
        <w:separator/>
      </w:r>
    </w:p>
  </w:endnote>
  <w:endnote w:type="continuationSeparator" w:id="0">
    <w:p w14:paraId="0BB2A499" w14:textId="77777777" w:rsidR="00FE0ACB" w:rsidRDefault="00FE0ACB" w:rsidP="00B93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5522817"/>
      <w:docPartObj>
        <w:docPartGallery w:val="Page Numbers (Bottom of Page)"/>
        <w:docPartUnique/>
      </w:docPartObj>
    </w:sdtPr>
    <w:sdtContent>
      <w:p w14:paraId="5934EE08" w14:textId="371C965E" w:rsidR="00BB435F" w:rsidRDefault="00BB435F" w:rsidP="005F7B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ECCB03" w14:textId="77777777" w:rsidR="00BB435F" w:rsidRDefault="00BB43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283501"/>
      <w:docPartObj>
        <w:docPartGallery w:val="Page Numbers (Bottom of Page)"/>
        <w:docPartUnique/>
      </w:docPartObj>
    </w:sdtPr>
    <w:sdtContent>
      <w:p w14:paraId="218A159D" w14:textId="1B3D4318" w:rsidR="00BB435F" w:rsidRDefault="00BB435F" w:rsidP="005F7B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0114DD" w14:textId="77777777" w:rsidR="00BB435F" w:rsidRDefault="00B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A44D1" w14:textId="77777777" w:rsidR="00FE0ACB" w:rsidRDefault="00FE0ACB" w:rsidP="00B93D24">
      <w:r>
        <w:separator/>
      </w:r>
    </w:p>
  </w:footnote>
  <w:footnote w:type="continuationSeparator" w:id="0">
    <w:p w14:paraId="0680AD27" w14:textId="77777777" w:rsidR="00FE0ACB" w:rsidRDefault="00FE0ACB" w:rsidP="00B93D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74EF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BBC3E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4AAB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3EC62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BFA44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3A43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5A211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7C21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E61A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CA79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40279"/>
    <w:multiLevelType w:val="multilevel"/>
    <w:tmpl w:val="2512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D220B0"/>
    <w:multiLevelType w:val="hybridMultilevel"/>
    <w:tmpl w:val="8CAC4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FF7B01"/>
    <w:multiLevelType w:val="hybridMultilevel"/>
    <w:tmpl w:val="56CC4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C516E3"/>
    <w:multiLevelType w:val="hybridMultilevel"/>
    <w:tmpl w:val="527E2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2D5243D"/>
    <w:multiLevelType w:val="hybridMultilevel"/>
    <w:tmpl w:val="C5AE3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A96C0C"/>
    <w:multiLevelType w:val="hybridMultilevel"/>
    <w:tmpl w:val="BF7EC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9EF2886"/>
    <w:multiLevelType w:val="hybridMultilevel"/>
    <w:tmpl w:val="9B404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C632D11"/>
    <w:multiLevelType w:val="multilevel"/>
    <w:tmpl w:val="29B2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E82528"/>
    <w:multiLevelType w:val="hybridMultilevel"/>
    <w:tmpl w:val="6BDC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566DA5"/>
    <w:multiLevelType w:val="multilevel"/>
    <w:tmpl w:val="431A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5834BA"/>
    <w:multiLevelType w:val="hybridMultilevel"/>
    <w:tmpl w:val="491AC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7E404C"/>
    <w:multiLevelType w:val="hybridMultilevel"/>
    <w:tmpl w:val="C15A1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7DA1432"/>
    <w:multiLevelType w:val="hybridMultilevel"/>
    <w:tmpl w:val="F78EA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E917DB"/>
    <w:multiLevelType w:val="hybridMultilevel"/>
    <w:tmpl w:val="CB983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E715954"/>
    <w:multiLevelType w:val="hybridMultilevel"/>
    <w:tmpl w:val="8738D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F057DAC"/>
    <w:multiLevelType w:val="hybridMultilevel"/>
    <w:tmpl w:val="0832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0DA4F9F"/>
    <w:multiLevelType w:val="hybridMultilevel"/>
    <w:tmpl w:val="57E458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49E5AB4"/>
    <w:multiLevelType w:val="hybridMultilevel"/>
    <w:tmpl w:val="D56E7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55D7E81"/>
    <w:multiLevelType w:val="hybridMultilevel"/>
    <w:tmpl w:val="0194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C66586"/>
    <w:multiLevelType w:val="hybridMultilevel"/>
    <w:tmpl w:val="57E458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CC91D49"/>
    <w:multiLevelType w:val="hybridMultilevel"/>
    <w:tmpl w:val="8716E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DB74AE6"/>
    <w:multiLevelType w:val="hybridMultilevel"/>
    <w:tmpl w:val="5050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E347FD0"/>
    <w:multiLevelType w:val="hybridMultilevel"/>
    <w:tmpl w:val="46269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750CA6"/>
    <w:multiLevelType w:val="multilevel"/>
    <w:tmpl w:val="BB94C906"/>
    <w:lvl w:ilvl="0">
      <w:start w:val="8"/>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0CB6FB1"/>
    <w:multiLevelType w:val="hybridMultilevel"/>
    <w:tmpl w:val="69D6C4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43443A37"/>
    <w:multiLevelType w:val="hybridMultilevel"/>
    <w:tmpl w:val="3B185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74B43D1"/>
    <w:multiLevelType w:val="hybridMultilevel"/>
    <w:tmpl w:val="F8F6A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8DA0C14"/>
    <w:multiLevelType w:val="hybridMultilevel"/>
    <w:tmpl w:val="05366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B5E08F2"/>
    <w:multiLevelType w:val="hybridMultilevel"/>
    <w:tmpl w:val="A9C2E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C3727C0"/>
    <w:multiLevelType w:val="hybridMultilevel"/>
    <w:tmpl w:val="6944CB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F1C2B37"/>
    <w:multiLevelType w:val="multilevel"/>
    <w:tmpl w:val="5672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6096E69"/>
    <w:multiLevelType w:val="hybridMultilevel"/>
    <w:tmpl w:val="191A4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74131A4"/>
    <w:multiLevelType w:val="hybridMultilevel"/>
    <w:tmpl w:val="15D4D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98E5A72"/>
    <w:multiLevelType w:val="hybridMultilevel"/>
    <w:tmpl w:val="4710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CF60287"/>
    <w:multiLevelType w:val="hybridMultilevel"/>
    <w:tmpl w:val="544A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DBA04D4"/>
    <w:multiLevelType w:val="hybridMultilevel"/>
    <w:tmpl w:val="75C68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0461D85"/>
    <w:multiLevelType w:val="hybridMultilevel"/>
    <w:tmpl w:val="5338F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51D5B44"/>
    <w:multiLevelType w:val="multilevel"/>
    <w:tmpl w:val="03BE02C0"/>
    <w:lvl w:ilvl="0">
      <w:start w:val="8"/>
      <w:numFmt w:val="decimal"/>
      <w:lvlText w:val="%1"/>
      <w:lvlJc w:val="left"/>
      <w:pPr>
        <w:ind w:left="620" w:hanging="620"/>
      </w:pPr>
      <w:rPr>
        <w:rFonts w:hint="default"/>
      </w:rPr>
    </w:lvl>
    <w:lvl w:ilvl="1">
      <w:start w:val="6"/>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59A140D"/>
    <w:multiLevelType w:val="hybridMultilevel"/>
    <w:tmpl w:val="E1D8A5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6AB2721F"/>
    <w:multiLevelType w:val="hybridMultilevel"/>
    <w:tmpl w:val="AB1C0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B834D09"/>
    <w:multiLevelType w:val="hybridMultilevel"/>
    <w:tmpl w:val="2D1AB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C05412B"/>
    <w:multiLevelType w:val="hybridMultilevel"/>
    <w:tmpl w:val="EAA69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3CB10AA"/>
    <w:multiLevelType w:val="hybridMultilevel"/>
    <w:tmpl w:val="E78A4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9733801">
    <w:abstractNumId w:val="46"/>
  </w:num>
  <w:num w:numId="2" w16cid:durableId="1937790774">
    <w:abstractNumId w:val="52"/>
  </w:num>
  <w:num w:numId="3" w16cid:durableId="1102187774">
    <w:abstractNumId w:val="20"/>
  </w:num>
  <w:num w:numId="4" w16cid:durableId="1300301988">
    <w:abstractNumId w:val="28"/>
  </w:num>
  <w:num w:numId="5" w16cid:durableId="95879251">
    <w:abstractNumId w:val="25"/>
  </w:num>
  <w:num w:numId="6" w16cid:durableId="1552644995">
    <w:abstractNumId w:val="13"/>
  </w:num>
  <w:num w:numId="7" w16cid:durableId="321275618">
    <w:abstractNumId w:val="29"/>
  </w:num>
  <w:num w:numId="8" w16cid:durableId="2056461491">
    <w:abstractNumId w:val="34"/>
  </w:num>
  <w:num w:numId="9" w16cid:durableId="110520953">
    <w:abstractNumId w:val="48"/>
  </w:num>
  <w:num w:numId="10" w16cid:durableId="802622803">
    <w:abstractNumId w:val="39"/>
  </w:num>
  <w:num w:numId="11" w16cid:durableId="1213617808">
    <w:abstractNumId w:val="12"/>
  </w:num>
  <w:num w:numId="12" w16cid:durableId="1400975664">
    <w:abstractNumId w:val="30"/>
  </w:num>
  <w:num w:numId="13" w16cid:durableId="1630236184">
    <w:abstractNumId w:val="43"/>
  </w:num>
  <w:num w:numId="14" w16cid:durableId="2106458216">
    <w:abstractNumId w:val="31"/>
  </w:num>
  <w:num w:numId="15" w16cid:durableId="1250119640">
    <w:abstractNumId w:val="49"/>
  </w:num>
  <w:num w:numId="16" w16cid:durableId="1253314898">
    <w:abstractNumId w:val="15"/>
  </w:num>
  <w:num w:numId="17" w16cid:durableId="628512628">
    <w:abstractNumId w:val="36"/>
  </w:num>
  <w:num w:numId="18" w16cid:durableId="808671090">
    <w:abstractNumId w:val="50"/>
  </w:num>
  <w:num w:numId="19" w16cid:durableId="1656375477">
    <w:abstractNumId w:val="11"/>
  </w:num>
  <w:num w:numId="20" w16cid:durableId="1273169444">
    <w:abstractNumId w:val="32"/>
  </w:num>
  <w:num w:numId="21" w16cid:durableId="1255674309">
    <w:abstractNumId w:val="10"/>
  </w:num>
  <w:num w:numId="22" w16cid:durableId="977950687">
    <w:abstractNumId w:val="40"/>
  </w:num>
  <w:num w:numId="23" w16cid:durableId="1139617821">
    <w:abstractNumId w:val="19"/>
  </w:num>
  <w:num w:numId="24" w16cid:durableId="170949114">
    <w:abstractNumId w:val="17"/>
  </w:num>
  <w:num w:numId="25" w16cid:durableId="309019346">
    <w:abstractNumId w:val="35"/>
  </w:num>
  <w:num w:numId="26" w16cid:durableId="1874616393">
    <w:abstractNumId w:val="18"/>
  </w:num>
  <w:num w:numId="27" w16cid:durableId="2019430856">
    <w:abstractNumId w:val="37"/>
  </w:num>
  <w:num w:numId="28" w16cid:durableId="798382750">
    <w:abstractNumId w:val="22"/>
  </w:num>
  <w:num w:numId="29" w16cid:durableId="1051611437">
    <w:abstractNumId w:val="51"/>
  </w:num>
  <w:num w:numId="30" w16cid:durableId="117841762">
    <w:abstractNumId w:val="21"/>
  </w:num>
  <w:num w:numId="31" w16cid:durableId="575433003">
    <w:abstractNumId w:val="42"/>
  </w:num>
  <w:num w:numId="32" w16cid:durableId="1796100375">
    <w:abstractNumId w:val="16"/>
  </w:num>
  <w:num w:numId="33" w16cid:durableId="1540358591">
    <w:abstractNumId w:val="24"/>
  </w:num>
  <w:num w:numId="34" w16cid:durableId="1791432930">
    <w:abstractNumId w:val="0"/>
  </w:num>
  <w:num w:numId="35" w16cid:durableId="128206185">
    <w:abstractNumId w:val="1"/>
  </w:num>
  <w:num w:numId="36" w16cid:durableId="1990287708">
    <w:abstractNumId w:val="2"/>
  </w:num>
  <w:num w:numId="37" w16cid:durableId="1518736154">
    <w:abstractNumId w:val="3"/>
  </w:num>
  <w:num w:numId="38" w16cid:durableId="1812792796">
    <w:abstractNumId w:val="8"/>
  </w:num>
  <w:num w:numId="39" w16cid:durableId="1428043925">
    <w:abstractNumId w:val="4"/>
  </w:num>
  <w:num w:numId="40" w16cid:durableId="1610895137">
    <w:abstractNumId w:val="5"/>
  </w:num>
  <w:num w:numId="41" w16cid:durableId="1613366169">
    <w:abstractNumId w:val="6"/>
  </w:num>
  <w:num w:numId="42" w16cid:durableId="260072748">
    <w:abstractNumId w:val="7"/>
  </w:num>
  <w:num w:numId="43" w16cid:durableId="1912739045">
    <w:abstractNumId w:val="9"/>
  </w:num>
  <w:num w:numId="44" w16cid:durableId="498424052">
    <w:abstractNumId w:val="0"/>
  </w:num>
  <w:num w:numId="45" w16cid:durableId="1513953459">
    <w:abstractNumId w:val="1"/>
  </w:num>
  <w:num w:numId="46" w16cid:durableId="277376292">
    <w:abstractNumId w:val="2"/>
  </w:num>
  <w:num w:numId="47" w16cid:durableId="749737356">
    <w:abstractNumId w:val="3"/>
  </w:num>
  <w:num w:numId="48" w16cid:durableId="198398606">
    <w:abstractNumId w:val="8"/>
  </w:num>
  <w:num w:numId="49" w16cid:durableId="706680938">
    <w:abstractNumId w:val="4"/>
  </w:num>
  <w:num w:numId="50" w16cid:durableId="94788636">
    <w:abstractNumId w:val="5"/>
  </w:num>
  <w:num w:numId="51" w16cid:durableId="904874568">
    <w:abstractNumId w:val="6"/>
  </w:num>
  <w:num w:numId="52" w16cid:durableId="1606188922">
    <w:abstractNumId w:val="7"/>
  </w:num>
  <w:num w:numId="53" w16cid:durableId="1724526437">
    <w:abstractNumId w:val="9"/>
  </w:num>
  <w:num w:numId="54" w16cid:durableId="1026250875">
    <w:abstractNumId w:val="0"/>
  </w:num>
  <w:num w:numId="55" w16cid:durableId="1700859533">
    <w:abstractNumId w:val="1"/>
  </w:num>
  <w:num w:numId="56" w16cid:durableId="689525173">
    <w:abstractNumId w:val="2"/>
  </w:num>
  <w:num w:numId="57" w16cid:durableId="1934626426">
    <w:abstractNumId w:val="3"/>
  </w:num>
  <w:num w:numId="58" w16cid:durableId="1972780186">
    <w:abstractNumId w:val="8"/>
  </w:num>
  <w:num w:numId="59" w16cid:durableId="2029284017">
    <w:abstractNumId w:val="4"/>
  </w:num>
  <w:num w:numId="60" w16cid:durableId="562759937">
    <w:abstractNumId w:val="5"/>
  </w:num>
  <w:num w:numId="61" w16cid:durableId="351078213">
    <w:abstractNumId w:val="6"/>
  </w:num>
  <w:num w:numId="62" w16cid:durableId="2048218063">
    <w:abstractNumId w:val="7"/>
  </w:num>
  <w:num w:numId="63" w16cid:durableId="281543628">
    <w:abstractNumId w:val="9"/>
  </w:num>
  <w:num w:numId="64" w16cid:durableId="1557232800">
    <w:abstractNumId w:val="0"/>
  </w:num>
  <w:num w:numId="65" w16cid:durableId="1880819986">
    <w:abstractNumId w:val="1"/>
  </w:num>
  <w:num w:numId="66" w16cid:durableId="402945506">
    <w:abstractNumId w:val="2"/>
  </w:num>
  <w:num w:numId="67" w16cid:durableId="1453013013">
    <w:abstractNumId w:val="3"/>
  </w:num>
  <w:num w:numId="68" w16cid:durableId="1161392505">
    <w:abstractNumId w:val="8"/>
  </w:num>
  <w:num w:numId="69" w16cid:durableId="1536112670">
    <w:abstractNumId w:val="4"/>
  </w:num>
  <w:num w:numId="70" w16cid:durableId="677778964">
    <w:abstractNumId w:val="5"/>
  </w:num>
  <w:num w:numId="71" w16cid:durableId="467162377">
    <w:abstractNumId w:val="6"/>
  </w:num>
  <w:num w:numId="72" w16cid:durableId="1278683116">
    <w:abstractNumId w:val="7"/>
  </w:num>
  <w:num w:numId="73" w16cid:durableId="1101803879">
    <w:abstractNumId w:val="9"/>
  </w:num>
  <w:num w:numId="74" w16cid:durableId="681978315">
    <w:abstractNumId w:val="0"/>
  </w:num>
  <w:num w:numId="75" w16cid:durableId="500244457">
    <w:abstractNumId w:val="1"/>
  </w:num>
  <w:num w:numId="76" w16cid:durableId="325280631">
    <w:abstractNumId w:val="2"/>
  </w:num>
  <w:num w:numId="77" w16cid:durableId="470053100">
    <w:abstractNumId w:val="3"/>
  </w:num>
  <w:num w:numId="78" w16cid:durableId="227496617">
    <w:abstractNumId w:val="8"/>
  </w:num>
  <w:num w:numId="79" w16cid:durableId="633217350">
    <w:abstractNumId w:val="4"/>
  </w:num>
  <w:num w:numId="80" w16cid:durableId="862673934">
    <w:abstractNumId w:val="5"/>
  </w:num>
  <w:num w:numId="81" w16cid:durableId="983854653">
    <w:abstractNumId w:val="6"/>
  </w:num>
  <w:num w:numId="82" w16cid:durableId="280232871">
    <w:abstractNumId w:val="7"/>
  </w:num>
  <w:num w:numId="83" w16cid:durableId="1926497248">
    <w:abstractNumId w:val="9"/>
  </w:num>
  <w:num w:numId="84" w16cid:durableId="509875004">
    <w:abstractNumId w:val="0"/>
  </w:num>
  <w:num w:numId="85" w16cid:durableId="1679966276">
    <w:abstractNumId w:val="1"/>
  </w:num>
  <w:num w:numId="86" w16cid:durableId="1082992630">
    <w:abstractNumId w:val="2"/>
  </w:num>
  <w:num w:numId="87" w16cid:durableId="662584429">
    <w:abstractNumId w:val="3"/>
  </w:num>
  <w:num w:numId="88" w16cid:durableId="974724959">
    <w:abstractNumId w:val="8"/>
  </w:num>
  <w:num w:numId="89" w16cid:durableId="1840079729">
    <w:abstractNumId w:val="4"/>
  </w:num>
  <w:num w:numId="90" w16cid:durableId="708381925">
    <w:abstractNumId w:val="5"/>
  </w:num>
  <w:num w:numId="91" w16cid:durableId="399645486">
    <w:abstractNumId w:val="6"/>
  </w:num>
  <w:num w:numId="92" w16cid:durableId="1413819559">
    <w:abstractNumId w:val="7"/>
  </w:num>
  <w:num w:numId="93" w16cid:durableId="858128780">
    <w:abstractNumId w:val="9"/>
  </w:num>
  <w:num w:numId="94" w16cid:durableId="141823387">
    <w:abstractNumId w:val="0"/>
  </w:num>
  <w:num w:numId="95" w16cid:durableId="262340948">
    <w:abstractNumId w:val="1"/>
  </w:num>
  <w:num w:numId="96" w16cid:durableId="456804433">
    <w:abstractNumId w:val="2"/>
  </w:num>
  <w:num w:numId="97" w16cid:durableId="1126463216">
    <w:abstractNumId w:val="3"/>
  </w:num>
  <w:num w:numId="98" w16cid:durableId="1896043603">
    <w:abstractNumId w:val="8"/>
  </w:num>
  <w:num w:numId="99" w16cid:durableId="597298481">
    <w:abstractNumId w:val="4"/>
  </w:num>
  <w:num w:numId="100" w16cid:durableId="1575434108">
    <w:abstractNumId w:val="5"/>
  </w:num>
  <w:num w:numId="101" w16cid:durableId="556937227">
    <w:abstractNumId w:val="6"/>
  </w:num>
  <w:num w:numId="102" w16cid:durableId="931744675">
    <w:abstractNumId w:val="7"/>
  </w:num>
  <w:num w:numId="103" w16cid:durableId="758789154">
    <w:abstractNumId w:val="9"/>
  </w:num>
  <w:num w:numId="104" w16cid:durableId="628243510">
    <w:abstractNumId w:val="0"/>
  </w:num>
  <w:num w:numId="105" w16cid:durableId="1307858184">
    <w:abstractNumId w:val="1"/>
  </w:num>
  <w:num w:numId="106" w16cid:durableId="986977635">
    <w:abstractNumId w:val="2"/>
  </w:num>
  <w:num w:numId="107" w16cid:durableId="1619950008">
    <w:abstractNumId w:val="3"/>
  </w:num>
  <w:num w:numId="108" w16cid:durableId="290745920">
    <w:abstractNumId w:val="8"/>
  </w:num>
  <w:num w:numId="109" w16cid:durableId="1457135897">
    <w:abstractNumId w:val="4"/>
  </w:num>
  <w:num w:numId="110" w16cid:durableId="193424185">
    <w:abstractNumId w:val="5"/>
  </w:num>
  <w:num w:numId="111" w16cid:durableId="1810051508">
    <w:abstractNumId w:val="6"/>
  </w:num>
  <w:num w:numId="112" w16cid:durableId="120925047">
    <w:abstractNumId w:val="7"/>
  </w:num>
  <w:num w:numId="113" w16cid:durableId="1421487128">
    <w:abstractNumId w:val="9"/>
  </w:num>
  <w:num w:numId="114" w16cid:durableId="1337807151">
    <w:abstractNumId w:val="0"/>
  </w:num>
  <w:num w:numId="115" w16cid:durableId="2130274371">
    <w:abstractNumId w:val="1"/>
  </w:num>
  <w:num w:numId="116" w16cid:durableId="165100772">
    <w:abstractNumId w:val="2"/>
  </w:num>
  <w:num w:numId="117" w16cid:durableId="1735813596">
    <w:abstractNumId w:val="3"/>
  </w:num>
  <w:num w:numId="118" w16cid:durableId="1987322315">
    <w:abstractNumId w:val="8"/>
  </w:num>
  <w:num w:numId="119" w16cid:durableId="467820215">
    <w:abstractNumId w:val="4"/>
  </w:num>
  <w:num w:numId="120" w16cid:durableId="479469356">
    <w:abstractNumId w:val="5"/>
  </w:num>
  <w:num w:numId="121" w16cid:durableId="945574441">
    <w:abstractNumId w:val="6"/>
  </w:num>
  <w:num w:numId="122" w16cid:durableId="57485609">
    <w:abstractNumId w:val="7"/>
  </w:num>
  <w:num w:numId="123" w16cid:durableId="2061175241">
    <w:abstractNumId w:val="9"/>
  </w:num>
  <w:num w:numId="124" w16cid:durableId="920870027">
    <w:abstractNumId w:val="0"/>
  </w:num>
  <w:num w:numId="125" w16cid:durableId="888683320">
    <w:abstractNumId w:val="1"/>
  </w:num>
  <w:num w:numId="126" w16cid:durableId="385493748">
    <w:abstractNumId w:val="2"/>
  </w:num>
  <w:num w:numId="127" w16cid:durableId="909312252">
    <w:abstractNumId w:val="3"/>
  </w:num>
  <w:num w:numId="128" w16cid:durableId="787816891">
    <w:abstractNumId w:val="8"/>
  </w:num>
  <w:num w:numId="129" w16cid:durableId="1804732747">
    <w:abstractNumId w:val="4"/>
  </w:num>
  <w:num w:numId="130" w16cid:durableId="11808779">
    <w:abstractNumId w:val="5"/>
  </w:num>
  <w:num w:numId="131" w16cid:durableId="1889216779">
    <w:abstractNumId w:val="6"/>
  </w:num>
  <w:num w:numId="132" w16cid:durableId="225847483">
    <w:abstractNumId w:val="7"/>
  </w:num>
  <w:num w:numId="133" w16cid:durableId="1268004771">
    <w:abstractNumId w:val="9"/>
  </w:num>
  <w:num w:numId="134" w16cid:durableId="1131358683">
    <w:abstractNumId w:val="0"/>
  </w:num>
  <w:num w:numId="135" w16cid:durableId="1391423776">
    <w:abstractNumId w:val="1"/>
  </w:num>
  <w:num w:numId="136" w16cid:durableId="2021196145">
    <w:abstractNumId w:val="2"/>
  </w:num>
  <w:num w:numId="137" w16cid:durableId="204634984">
    <w:abstractNumId w:val="3"/>
  </w:num>
  <w:num w:numId="138" w16cid:durableId="1681733059">
    <w:abstractNumId w:val="8"/>
  </w:num>
  <w:num w:numId="139" w16cid:durableId="840973558">
    <w:abstractNumId w:val="4"/>
  </w:num>
  <w:num w:numId="140" w16cid:durableId="836772158">
    <w:abstractNumId w:val="5"/>
  </w:num>
  <w:num w:numId="141" w16cid:durableId="595594257">
    <w:abstractNumId w:val="6"/>
  </w:num>
  <w:num w:numId="142" w16cid:durableId="1447625844">
    <w:abstractNumId w:val="7"/>
  </w:num>
  <w:num w:numId="143" w16cid:durableId="742217758">
    <w:abstractNumId w:val="9"/>
  </w:num>
  <w:num w:numId="144" w16cid:durableId="292374170">
    <w:abstractNumId w:val="0"/>
  </w:num>
  <w:num w:numId="145" w16cid:durableId="1356231726">
    <w:abstractNumId w:val="1"/>
  </w:num>
  <w:num w:numId="146" w16cid:durableId="321662902">
    <w:abstractNumId w:val="2"/>
  </w:num>
  <w:num w:numId="147" w16cid:durableId="2071344253">
    <w:abstractNumId w:val="3"/>
  </w:num>
  <w:num w:numId="148" w16cid:durableId="1553535254">
    <w:abstractNumId w:val="8"/>
  </w:num>
  <w:num w:numId="149" w16cid:durableId="784271456">
    <w:abstractNumId w:val="4"/>
  </w:num>
  <w:num w:numId="150" w16cid:durableId="13776735">
    <w:abstractNumId w:val="5"/>
  </w:num>
  <w:num w:numId="151" w16cid:durableId="1939096701">
    <w:abstractNumId w:val="6"/>
  </w:num>
  <w:num w:numId="152" w16cid:durableId="540097263">
    <w:abstractNumId w:val="7"/>
  </w:num>
  <w:num w:numId="153" w16cid:durableId="1860124462">
    <w:abstractNumId w:val="9"/>
  </w:num>
  <w:num w:numId="154" w16cid:durableId="461772216">
    <w:abstractNumId w:val="0"/>
  </w:num>
  <w:num w:numId="155" w16cid:durableId="953823483">
    <w:abstractNumId w:val="1"/>
  </w:num>
  <w:num w:numId="156" w16cid:durableId="398553717">
    <w:abstractNumId w:val="2"/>
  </w:num>
  <w:num w:numId="157" w16cid:durableId="119496791">
    <w:abstractNumId w:val="3"/>
  </w:num>
  <w:num w:numId="158" w16cid:durableId="2104110025">
    <w:abstractNumId w:val="8"/>
  </w:num>
  <w:num w:numId="159" w16cid:durableId="1697848779">
    <w:abstractNumId w:val="4"/>
  </w:num>
  <w:num w:numId="160" w16cid:durableId="622929198">
    <w:abstractNumId w:val="5"/>
  </w:num>
  <w:num w:numId="161" w16cid:durableId="455830418">
    <w:abstractNumId w:val="6"/>
  </w:num>
  <w:num w:numId="162" w16cid:durableId="1573925255">
    <w:abstractNumId w:val="7"/>
  </w:num>
  <w:num w:numId="163" w16cid:durableId="1312979562">
    <w:abstractNumId w:val="9"/>
  </w:num>
  <w:num w:numId="164" w16cid:durableId="97994916">
    <w:abstractNumId w:val="0"/>
  </w:num>
  <w:num w:numId="165" w16cid:durableId="1900506776">
    <w:abstractNumId w:val="1"/>
  </w:num>
  <w:num w:numId="166" w16cid:durableId="1602683792">
    <w:abstractNumId w:val="2"/>
  </w:num>
  <w:num w:numId="167" w16cid:durableId="2055540728">
    <w:abstractNumId w:val="3"/>
  </w:num>
  <w:num w:numId="168" w16cid:durableId="1545101614">
    <w:abstractNumId w:val="8"/>
  </w:num>
  <w:num w:numId="169" w16cid:durableId="2045012377">
    <w:abstractNumId w:val="4"/>
  </w:num>
  <w:num w:numId="170" w16cid:durableId="1164855536">
    <w:abstractNumId w:val="5"/>
  </w:num>
  <w:num w:numId="171" w16cid:durableId="9794252">
    <w:abstractNumId w:val="6"/>
  </w:num>
  <w:num w:numId="172" w16cid:durableId="1774520650">
    <w:abstractNumId w:val="7"/>
  </w:num>
  <w:num w:numId="173" w16cid:durableId="448083272">
    <w:abstractNumId w:val="9"/>
  </w:num>
  <w:num w:numId="174" w16cid:durableId="2034335653">
    <w:abstractNumId w:val="0"/>
  </w:num>
  <w:num w:numId="175" w16cid:durableId="2032536297">
    <w:abstractNumId w:val="1"/>
  </w:num>
  <w:num w:numId="176" w16cid:durableId="1113553655">
    <w:abstractNumId w:val="2"/>
  </w:num>
  <w:num w:numId="177" w16cid:durableId="948898395">
    <w:abstractNumId w:val="3"/>
  </w:num>
  <w:num w:numId="178" w16cid:durableId="1035230848">
    <w:abstractNumId w:val="8"/>
  </w:num>
  <w:num w:numId="179" w16cid:durableId="1673726722">
    <w:abstractNumId w:val="4"/>
  </w:num>
  <w:num w:numId="180" w16cid:durableId="295529176">
    <w:abstractNumId w:val="5"/>
  </w:num>
  <w:num w:numId="181" w16cid:durableId="658000894">
    <w:abstractNumId w:val="6"/>
  </w:num>
  <w:num w:numId="182" w16cid:durableId="6102223">
    <w:abstractNumId w:val="7"/>
  </w:num>
  <w:num w:numId="183" w16cid:durableId="918098019">
    <w:abstractNumId w:val="9"/>
  </w:num>
  <w:num w:numId="184" w16cid:durableId="954554944">
    <w:abstractNumId w:val="0"/>
  </w:num>
  <w:num w:numId="185" w16cid:durableId="1277755852">
    <w:abstractNumId w:val="1"/>
  </w:num>
  <w:num w:numId="186" w16cid:durableId="1833251366">
    <w:abstractNumId w:val="2"/>
  </w:num>
  <w:num w:numId="187" w16cid:durableId="1356541933">
    <w:abstractNumId w:val="3"/>
  </w:num>
  <w:num w:numId="188" w16cid:durableId="791097354">
    <w:abstractNumId w:val="8"/>
  </w:num>
  <w:num w:numId="189" w16cid:durableId="283733538">
    <w:abstractNumId w:val="4"/>
  </w:num>
  <w:num w:numId="190" w16cid:durableId="758329801">
    <w:abstractNumId w:val="5"/>
  </w:num>
  <w:num w:numId="191" w16cid:durableId="296034050">
    <w:abstractNumId w:val="6"/>
  </w:num>
  <w:num w:numId="192" w16cid:durableId="1930116544">
    <w:abstractNumId w:val="7"/>
  </w:num>
  <w:num w:numId="193" w16cid:durableId="1239904530">
    <w:abstractNumId w:val="9"/>
  </w:num>
  <w:num w:numId="194" w16cid:durableId="1906377880">
    <w:abstractNumId w:val="0"/>
  </w:num>
  <w:num w:numId="195" w16cid:durableId="1080761243">
    <w:abstractNumId w:val="1"/>
  </w:num>
  <w:num w:numId="196" w16cid:durableId="1780491339">
    <w:abstractNumId w:val="2"/>
  </w:num>
  <w:num w:numId="197" w16cid:durableId="1937781781">
    <w:abstractNumId w:val="3"/>
  </w:num>
  <w:num w:numId="198" w16cid:durableId="711883749">
    <w:abstractNumId w:val="8"/>
  </w:num>
  <w:num w:numId="199" w16cid:durableId="2126843401">
    <w:abstractNumId w:val="4"/>
  </w:num>
  <w:num w:numId="200" w16cid:durableId="504169711">
    <w:abstractNumId w:val="5"/>
  </w:num>
  <w:num w:numId="201" w16cid:durableId="1033387078">
    <w:abstractNumId w:val="6"/>
  </w:num>
  <w:num w:numId="202" w16cid:durableId="462307690">
    <w:abstractNumId w:val="7"/>
  </w:num>
  <w:num w:numId="203" w16cid:durableId="1956982691">
    <w:abstractNumId w:val="9"/>
  </w:num>
  <w:num w:numId="204" w16cid:durableId="1599211056">
    <w:abstractNumId w:val="0"/>
  </w:num>
  <w:num w:numId="205" w16cid:durableId="1715735219">
    <w:abstractNumId w:val="1"/>
  </w:num>
  <w:num w:numId="206" w16cid:durableId="1252086735">
    <w:abstractNumId w:val="2"/>
  </w:num>
  <w:num w:numId="207" w16cid:durableId="594440470">
    <w:abstractNumId w:val="3"/>
  </w:num>
  <w:num w:numId="208" w16cid:durableId="1057973984">
    <w:abstractNumId w:val="8"/>
  </w:num>
  <w:num w:numId="209" w16cid:durableId="867988458">
    <w:abstractNumId w:val="4"/>
  </w:num>
  <w:num w:numId="210" w16cid:durableId="1704092313">
    <w:abstractNumId w:val="5"/>
  </w:num>
  <w:num w:numId="211" w16cid:durableId="503740062">
    <w:abstractNumId w:val="6"/>
  </w:num>
  <w:num w:numId="212" w16cid:durableId="1410620298">
    <w:abstractNumId w:val="7"/>
  </w:num>
  <w:num w:numId="213" w16cid:durableId="1255094628">
    <w:abstractNumId w:val="9"/>
  </w:num>
  <w:num w:numId="214" w16cid:durableId="1066613610">
    <w:abstractNumId w:val="0"/>
  </w:num>
  <w:num w:numId="215" w16cid:durableId="1819220880">
    <w:abstractNumId w:val="1"/>
  </w:num>
  <w:num w:numId="216" w16cid:durableId="1086003608">
    <w:abstractNumId w:val="2"/>
  </w:num>
  <w:num w:numId="217" w16cid:durableId="2000648762">
    <w:abstractNumId w:val="3"/>
  </w:num>
  <w:num w:numId="218" w16cid:durableId="63571346">
    <w:abstractNumId w:val="8"/>
  </w:num>
  <w:num w:numId="219" w16cid:durableId="1241986970">
    <w:abstractNumId w:val="4"/>
  </w:num>
  <w:num w:numId="220" w16cid:durableId="1883901665">
    <w:abstractNumId w:val="5"/>
  </w:num>
  <w:num w:numId="221" w16cid:durableId="596211455">
    <w:abstractNumId w:val="6"/>
  </w:num>
  <w:num w:numId="222" w16cid:durableId="928076367">
    <w:abstractNumId w:val="7"/>
  </w:num>
  <w:num w:numId="223" w16cid:durableId="214589575">
    <w:abstractNumId w:val="9"/>
  </w:num>
  <w:num w:numId="224" w16cid:durableId="743916370">
    <w:abstractNumId w:val="0"/>
  </w:num>
  <w:num w:numId="225" w16cid:durableId="338656673">
    <w:abstractNumId w:val="1"/>
  </w:num>
  <w:num w:numId="226" w16cid:durableId="1018431857">
    <w:abstractNumId w:val="2"/>
  </w:num>
  <w:num w:numId="227" w16cid:durableId="1147210221">
    <w:abstractNumId w:val="3"/>
  </w:num>
  <w:num w:numId="228" w16cid:durableId="2084521706">
    <w:abstractNumId w:val="8"/>
  </w:num>
  <w:num w:numId="229" w16cid:durableId="649943556">
    <w:abstractNumId w:val="4"/>
  </w:num>
  <w:num w:numId="230" w16cid:durableId="1452556582">
    <w:abstractNumId w:val="5"/>
  </w:num>
  <w:num w:numId="231" w16cid:durableId="1086611141">
    <w:abstractNumId w:val="6"/>
  </w:num>
  <w:num w:numId="232" w16cid:durableId="1104888280">
    <w:abstractNumId w:val="7"/>
  </w:num>
  <w:num w:numId="233" w16cid:durableId="484248574">
    <w:abstractNumId w:val="9"/>
  </w:num>
  <w:num w:numId="234" w16cid:durableId="444886935">
    <w:abstractNumId w:val="0"/>
  </w:num>
  <w:num w:numId="235" w16cid:durableId="768237565">
    <w:abstractNumId w:val="1"/>
  </w:num>
  <w:num w:numId="236" w16cid:durableId="672225526">
    <w:abstractNumId w:val="2"/>
  </w:num>
  <w:num w:numId="237" w16cid:durableId="1530483198">
    <w:abstractNumId w:val="3"/>
  </w:num>
  <w:num w:numId="238" w16cid:durableId="1736077880">
    <w:abstractNumId w:val="8"/>
  </w:num>
  <w:num w:numId="239" w16cid:durableId="1140730449">
    <w:abstractNumId w:val="4"/>
  </w:num>
  <w:num w:numId="240" w16cid:durableId="687827657">
    <w:abstractNumId w:val="5"/>
  </w:num>
  <w:num w:numId="241" w16cid:durableId="1366637167">
    <w:abstractNumId w:val="6"/>
  </w:num>
  <w:num w:numId="242" w16cid:durableId="1976400994">
    <w:abstractNumId w:val="7"/>
  </w:num>
  <w:num w:numId="243" w16cid:durableId="1444615603">
    <w:abstractNumId w:val="9"/>
  </w:num>
  <w:num w:numId="244" w16cid:durableId="530925271">
    <w:abstractNumId w:val="0"/>
  </w:num>
  <w:num w:numId="245" w16cid:durableId="1561942721">
    <w:abstractNumId w:val="1"/>
  </w:num>
  <w:num w:numId="246" w16cid:durableId="902913948">
    <w:abstractNumId w:val="2"/>
  </w:num>
  <w:num w:numId="247" w16cid:durableId="898787446">
    <w:abstractNumId w:val="3"/>
  </w:num>
  <w:num w:numId="248" w16cid:durableId="2133016280">
    <w:abstractNumId w:val="8"/>
  </w:num>
  <w:num w:numId="249" w16cid:durableId="410392155">
    <w:abstractNumId w:val="4"/>
  </w:num>
  <w:num w:numId="250" w16cid:durableId="987324700">
    <w:abstractNumId w:val="5"/>
  </w:num>
  <w:num w:numId="251" w16cid:durableId="334455270">
    <w:abstractNumId w:val="6"/>
  </w:num>
  <w:num w:numId="252" w16cid:durableId="917178494">
    <w:abstractNumId w:val="7"/>
  </w:num>
  <w:num w:numId="253" w16cid:durableId="1644506349">
    <w:abstractNumId w:val="9"/>
  </w:num>
  <w:num w:numId="254" w16cid:durableId="1596354285">
    <w:abstractNumId w:val="0"/>
  </w:num>
  <w:num w:numId="255" w16cid:durableId="1081220620">
    <w:abstractNumId w:val="1"/>
  </w:num>
  <w:num w:numId="256" w16cid:durableId="1680154684">
    <w:abstractNumId w:val="2"/>
  </w:num>
  <w:num w:numId="257" w16cid:durableId="280497365">
    <w:abstractNumId w:val="3"/>
  </w:num>
  <w:num w:numId="258" w16cid:durableId="649139899">
    <w:abstractNumId w:val="8"/>
  </w:num>
  <w:num w:numId="259" w16cid:durableId="334236541">
    <w:abstractNumId w:val="4"/>
  </w:num>
  <w:num w:numId="260" w16cid:durableId="851531153">
    <w:abstractNumId w:val="5"/>
  </w:num>
  <w:num w:numId="261" w16cid:durableId="2100249606">
    <w:abstractNumId w:val="6"/>
  </w:num>
  <w:num w:numId="262" w16cid:durableId="233199987">
    <w:abstractNumId w:val="7"/>
  </w:num>
  <w:num w:numId="263" w16cid:durableId="1610775137">
    <w:abstractNumId w:val="9"/>
  </w:num>
  <w:num w:numId="264" w16cid:durableId="102582716">
    <w:abstractNumId w:val="0"/>
  </w:num>
  <w:num w:numId="265" w16cid:durableId="1693259605">
    <w:abstractNumId w:val="1"/>
  </w:num>
  <w:num w:numId="266" w16cid:durableId="631057780">
    <w:abstractNumId w:val="2"/>
  </w:num>
  <w:num w:numId="267" w16cid:durableId="804003878">
    <w:abstractNumId w:val="3"/>
  </w:num>
  <w:num w:numId="268" w16cid:durableId="797070556">
    <w:abstractNumId w:val="8"/>
  </w:num>
  <w:num w:numId="269" w16cid:durableId="1304313102">
    <w:abstractNumId w:val="4"/>
  </w:num>
  <w:num w:numId="270" w16cid:durableId="588076365">
    <w:abstractNumId w:val="5"/>
  </w:num>
  <w:num w:numId="271" w16cid:durableId="1673340585">
    <w:abstractNumId w:val="6"/>
  </w:num>
  <w:num w:numId="272" w16cid:durableId="298153896">
    <w:abstractNumId w:val="7"/>
  </w:num>
  <w:num w:numId="273" w16cid:durableId="284120971">
    <w:abstractNumId w:val="9"/>
  </w:num>
  <w:num w:numId="274" w16cid:durableId="644048806">
    <w:abstractNumId w:val="0"/>
  </w:num>
  <w:num w:numId="275" w16cid:durableId="1858303454">
    <w:abstractNumId w:val="1"/>
  </w:num>
  <w:num w:numId="276" w16cid:durableId="1634484507">
    <w:abstractNumId w:val="2"/>
  </w:num>
  <w:num w:numId="277" w16cid:durableId="1537310199">
    <w:abstractNumId w:val="3"/>
  </w:num>
  <w:num w:numId="278" w16cid:durableId="787436521">
    <w:abstractNumId w:val="8"/>
  </w:num>
  <w:num w:numId="279" w16cid:durableId="1827625658">
    <w:abstractNumId w:val="4"/>
  </w:num>
  <w:num w:numId="280" w16cid:durableId="232786119">
    <w:abstractNumId w:val="5"/>
  </w:num>
  <w:num w:numId="281" w16cid:durableId="1037388810">
    <w:abstractNumId w:val="6"/>
  </w:num>
  <w:num w:numId="282" w16cid:durableId="2112822059">
    <w:abstractNumId w:val="7"/>
  </w:num>
  <w:num w:numId="283" w16cid:durableId="48307136">
    <w:abstractNumId w:val="9"/>
  </w:num>
  <w:num w:numId="284" w16cid:durableId="1346404156">
    <w:abstractNumId w:val="0"/>
  </w:num>
  <w:num w:numId="285" w16cid:durableId="2115518182">
    <w:abstractNumId w:val="1"/>
  </w:num>
  <w:num w:numId="286" w16cid:durableId="87385908">
    <w:abstractNumId w:val="2"/>
  </w:num>
  <w:num w:numId="287" w16cid:durableId="130052421">
    <w:abstractNumId w:val="3"/>
  </w:num>
  <w:num w:numId="288" w16cid:durableId="1060324946">
    <w:abstractNumId w:val="8"/>
  </w:num>
  <w:num w:numId="289" w16cid:durableId="206112085">
    <w:abstractNumId w:val="4"/>
  </w:num>
  <w:num w:numId="290" w16cid:durableId="103422363">
    <w:abstractNumId w:val="5"/>
  </w:num>
  <w:num w:numId="291" w16cid:durableId="585580519">
    <w:abstractNumId w:val="6"/>
  </w:num>
  <w:num w:numId="292" w16cid:durableId="1458327870">
    <w:abstractNumId w:val="7"/>
  </w:num>
  <w:num w:numId="293" w16cid:durableId="1713337929">
    <w:abstractNumId w:val="9"/>
  </w:num>
  <w:num w:numId="294" w16cid:durableId="1364750267">
    <w:abstractNumId w:val="0"/>
  </w:num>
  <w:num w:numId="295" w16cid:durableId="472254678">
    <w:abstractNumId w:val="1"/>
  </w:num>
  <w:num w:numId="296" w16cid:durableId="1469199943">
    <w:abstractNumId w:val="2"/>
  </w:num>
  <w:num w:numId="297" w16cid:durableId="983968618">
    <w:abstractNumId w:val="3"/>
  </w:num>
  <w:num w:numId="298" w16cid:durableId="1756052370">
    <w:abstractNumId w:val="8"/>
  </w:num>
  <w:num w:numId="299" w16cid:durableId="189034292">
    <w:abstractNumId w:val="4"/>
  </w:num>
  <w:num w:numId="300" w16cid:durableId="346564554">
    <w:abstractNumId w:val="5"/>
  </w:num>
  <w:num w:numId="301" w16cid:durableId="2100712972">
    <w:abstractNumId w:val="6"/>
  </w:num>
  <w:num w:numId="302" w16cid:durableId="1613707482">
    <w:abstractNumId w:val="7"/>
  </w:num>
  <w:num w:numId="303" w16cid:durableId="1268805773">
    <w:abstractNumId w:val="9"/>
  </w:num>
  <w:num w:numId="304" w16cid:durableId="249000544">
    <w:abstractNumId w:val="0"/>
  </w:num>
  <w:num w:numId="305" w16cid:durableId="1141918532">
    <w:abstractNumId w:val="1"/>
  </w:num>
  <w:num w:numId="306" w16cid:durableId="1551914577">
    <w:abstractNumId w:val="2"/>
  </w:num>
  <w:num w:numId="307" w16cid:durableId="1797063243">
    <w:abstractNumId w:val="3"/>
  </w:num>
  <w:num w:numId="308" w16cid:durableId="405421391">
    <w:abstractNumId w:val="8"/>
  </w:num>
  <w:num w:numId="309" w16cid:durableId="738483350">
    <w:abstractNumId w:val="4"/>
  </w:num>
  <w:num w:numId="310" w16cid:durableId="580675541">
    <w:abstractNumId w:val="5"/>
  </w:num>
  <w:num w:numId="311" w16cid:durableId="888808069">
    <w:abstractNumId w:val="6"/>
  </w:num>
  <w:num w:numId="312" w16cid:durableId="913124584">
    <w:abstractNumId w:val="7"/>
  </w:num>
  <w:num w:numId="313" w16cid:durableId="1088306575">
    <w:abstractNumId w:val="9"/>
  </w:num>
  <w:num w:numId="314" w16cid:durableId="1678539065">
    <w:abstractNumId w:val="45"/>
  </w:num>
  <w:num w:numId="315" w16cid:durableId="1851679050">
    <w:abstractNumId w:val="47"/>
  </w:num>
  <w:num w:numId="316" w16cid:durableId="1409379388">
    <w:abstractNumId w:val="0"/>
  </w:num>
  <w:num w:numId="317" w16cid:durableId="1808354517">
    <w:abstractNumId w:val="1"/>
  </w:num>
  <w:num w:numId="318" w16cid:durableId="2000496145">
    <w:abstractNumId w:val="2"/>
  </w:num>
  <w:num w:numId="319" w16cid:durableId="949706018">
    <w:abstractNumId w:val="3"/>
  </w:num>
  <w:num w:numId="320" w16cid:durableId="74863171">
    <w:abstractNumId w:val="8"/>
  </w:num>
  <w:num w:numId="321" w16cid:durableId="949553628">
    <w:abstractNumId w:val="4"/>
  </w:num>
  <w:num w:numId="322" w16cid:durableId="410395769">
    <w:abstractNumId w:val="5"/>
  </w:num>
  <w:num w:numId="323" w16cid:durableId="484056679">
    <w:abstractNumId w:val="6"/>
  </w:num>
  <w:num w:numId="324" w16cid:durableId="473529242">
    <w:abstractNumId w:val="7"/>
  </w:num>
  <w:num w:numId="325" w16cid:durableId="1715737586">
    <w:abstractNumId w:val="9"/>
  </w:num>
  <w:num w:numId="326" w16cid:durableId="147866110">
    <w:abstractNumId w:val="0"/>
  </w:num>
  <w:num w:numId="327" w16cid:durableId="167603239">
    <w:abstractNumId w:val="1"/>
  </w:num>
  <w:num w:numId="328" w16cid:durableId="882138368">
    <w:abstractNumId w:val="2"/>
  </w:num>
  <w:num w:numId="329" w16cid:durableId="707072848">
    <w:abstractNumId w:val="3"/>
  </w:num>
  <w:num w:numId="330" w16cid:durableId="1553468469">
    <w:abstractNumId w:val="8"/>
  </w:num>
  <w:num w:numId="331" w16cid:durableId="418016939">
    <w:abstractNumId w:val="4"/>
  </w:num>
  <w:num w:numId="332" w16cid:durableId="1297175863">
    <w:abstractNumId w:val="5"/>
  </w:num>
  <w:num w:numId="333" w16cid:durableId="1794203700">
    <w:abstractNumId w:val="6"/>
  </w:num>
  <w:num w:numId="334" w16cid:durableId="663361452">
    <w:abstractNumId w:val="7"/>
  </w:num>
  <w:num w:numId="335" w16cid:durableId="666128577">
    <w:abstractNumId w:val="9"/>
  </w:num>
  <w:num w:numId="336" w16cid:durableId="1154252549">
    <w:abstractNumId w:val="0"/>
  </w:num>
  <w:num w:numId="337" w16cid:durableId="409499939">
    <w:abstractNumId w:val="1"/>
  </w:num>
  <w:num w:numId="338" w16cid:durableId="1669290178">
    <w:abstractNumId w:val="2"/>
  </w:num>
  <w:num w:numId="339" w16cid:durableId="166094711">
    <w:abstractNumId w:val="3"/>
  </w:num>
  <w:num w:numId="340" w16cid:durableId="2056731808">
    <w:abstractNumId w:val="8"/>
  </w:num>
  <w:num w:numId="341" w16cid:durableId="1962688580">
    <w:abstractNumId w:val="4"/>
  </w:num>
  <w:num w:numId="342" w16cid:durableId="2093502610">
    <w:abstractNumId w:val="5"/>
  </w:num>
  <w:num w:numId="343" w16cid:durableId="1576739687">
    <w:abstractNumId w:val="6"/>
  </w:num>
  <w:num w:numId="344" w16cid:durableId="2139568568">
    <w:abstractNumId w:val="7"/>
  </w:num>
  <w:num w:numId="345" w16cid:durableId="2061972333">
    <w:abstractNumId w:val="9"/>
  </w:num>
  <w:num w:numId="346" w16cid:durableId="1077481890">
    <w:abstractNumId w:val="33"/>
  </w:num>
  <w:num w:numId="347" w16cid:durableId="518392435">
    <w:abstractNumId w:val="0"/>
  </w:num>
  <w:num w:numId="348" w16cid:durableId="1351568185">
    <w:abstractNumId w:val="1"/>
  </w:num>
  <w:num w:numId="349" w16cid:durableId="1865705801">
    <w:abstractNumId w:val="2"/>
  </w:num>
  <w:num w:numId="350" w16cid:durableId="1133986223">
    <w:abstractNumId w:val="3"/>
  </w:num>
  <w:num w:numId="351" w16cid:durableId="174541994">
    <w:abstractNumId w:val="8"/>
  </w:num>
  <w:num w:numId="352" w16cid:durableId="71514686">
    <w:abstractNumId w:val="4"/>
  </w:num>
  <w:num w:numId="353" w16cid:durableId="582959349">
    <w:abstractNumId w:val="5"/>
  </w:num>
  <w:num w:numId="354" w16cid:durableId="205340495">
    <w:abstractNumId w:val="6"/>
  </w:num>
  <w:num w:numId="355" w16cid:durableId="1110933254">
    <w:abstractNumId w:val="7"/>
  </w:num>
  <w:num w:numId="356" w16cid:durableId="873467476">
    <w:abstractNumId w:val="9"/>
  </w:num>
  <w:num w:numId="357" w16cid:durableId="645549206">
    <w:abstractNumId w:val="0"/>
  </w:num>
  <w:num w:numId="358" w16cid:durableId="345668895">
    <w:abstractNumId w:val="1"/>
  </w:num>
  <w:num w:numId="359" w16cid:durableId="1144812827">
    <w:abstractNumId w:val="2"/>
  </w:num>
  <w:num w:numId="360" w16cid:durableId="325325330">
    <w:abstractNumId w:val="3"/>
  </w:num>
  <w:num w:numId="361" w16cid:durableId="825974093">
    <w:abstractNumId w:val="8"/>
  </w:num>
  <w:num w:numId="362" w16cid:durableId="1739668947">
    <w:abstractNumId w:val="4"/>
  </w:num>
  <w:num w:numId="363" w16cid:durableId="631062158">
    <w:abstractNumId w:val="5"/>
  </w:num>
  <w:num w:numId="364" w16cid:durableId="1282178531">
    <w:abstractNumId w:val="6"/>
  </w:num>
  <w:num w:numId="365" w16cid:durableId="1931041035">
    <w:abstractNumId w:val="7"/>
  </w:num>
  <w:num w:numId="366" w16cid:durableId="1639191068">
    <w:abstractNumId w:val="9"/>
  </w:num>
  <w:num w:numId="367" w16cid:durableId="994651454">
    <w:abstractNumId w:val="0"/>
  </w:num>
  <w:num w:numId="368" w16cid:durableId="1291203567">
    <w:abstractNumId w:val="1"/>
  </w:num>
  <w:num w:numId="369" w16cid:durableId="1634946264">
    <w:abstractNumId w:val="2"/>
  </w:num>
  <w:num w:numId="370" w16cid:durableId="326980492">
    <w:abstractNumId w:val="3"/>
  </w:num>
  <w:num w:numId="371" w16cid:durableId="519897566">
    <w:abstractNumId w:val="8"/>
  </w:num>
  <w:num w:numId="372" w16cid:durableId="454100158">
    <w:abstractNumId w:val="4"/>
  </w:num>
  <w:num w:numId="373" w16cid:durableId="243800627">
    <w:abstractNumId w:val="5"/>
  </w:num>
  <w:num w:numId="374" w16cid:durableId="756636974">
    <w:abstractNumId w:val="6"/>
  </w:num>
  <w:num w:numId="375" w16cid:durableId="1510675132">
    <w:abstractNumId w:val="7"/>
  </w:num>
  <w:num w:numId="376" w16cid:durableId="1843471952">
    <w:abstractNumId w:val="9"/>
  </w:num>
  <w:num w:numId="377" w16cid:durableId="1980918978">
    <w:abstractNumId w:val="0"/>
  </w:num>
  <w:num w:numId="378" w16cid:durableId="28650903">
    <w:abstractNumId w:val="1"/>
  </w:num>
  <w:num w:numId="379" w16cid:durableId="162088994">
    <w:abstractNumId w:val="2"/>
  </w:num>
  <w:num w:numId="380" w16cid:durableId="1162621122">
    <w:abstractNumId w:val="3"/>
  </w:num>
  <w:num w:numId="381" w16cid:durableId="390272570">
    <w:abstractNumId w:val="8"/>
  </w:num>
  <w:num w:numId="382" w16cid:durableId="1348751964">
    <w:abstractNumId w:val="4"/>
  </w:num>
  <w:num w:numId="383" w16cid:durableId="190538631">
    <w:abstractNumId w:val="5"/>
  </w:num>
  <w:num w:numId="384" w16cid:durableId="1696155113">
    <w:abstractNumId w:val="6"/>
  </w:num>
  <w:num w:numId="385" w16cid:durableId="584147374">
    <w:abstractNumId w:val="7"/>
  </w:num>
  <w:num w:numId="386" w16cid:durableId="1477841717">
    <w:abstractNumId w:val="9"/>
  </w:num>
  <w:num w:numId="387" w16cid:durableId="1721440159">
    <w:abstractNumId w:val="44"/>
  </w:num>
  <w:num w:numId="388" w16cid:durableId="1912695182">
    <w:abstractNumId w:val="27"/>
  </w:num>
  <w:num w:numId="389" w16cid:durableId="324016494">
    <w:abstractNumId w:val="41"/>
  </w:num>
  <w:num w:numId="390" w16cid:durableId="1561165278">
    <w:abstractNumId w:val="14"/>
  </w:num>
  <w:num w:numId="391" w16cid:durableId="1720275207">
    <w:abstractNumId w:val="0"/>
  </w:num>
  <w:num w:numId="392" w16cid:durableId="1049306008">
    <w:abstractNumId w:val="1"/>
  </w:num>
  <w:num w:numId="393" w16cid:durableId="1663849606">
    <w:abstractNumId w:val="2"/>
  </w:num>
  <w:num w:numId="394" w16cid:durableId="931469409">
    <w:abstractNumId w:val="3"/>
  </w:num>
  <w:num w:numId="395" w16cid:durableId="1993102496">
    <w:abstractNumId w:val="8"/>
  </w:num>
  <w:num w:numId="396" w16cid:durableId="907345987">
    <w:abstractNumId w:val="4"/>
  </w:num>
  <w:num w:numId="397" w16cid:durableId="690640924">
    <w:abstractNumId w:val="5"/>
  </w:num>
  <w:num w:numId="398" w16cid:durableId="1514757920">
    <w:abstractNumId w:val="6"/>
  </w:num>
  <w:num w:numId="399" w16cid:durableId="516192575">
    <w:abstractNumId w:val="7"/>
  </w:num>
  <w:num w:numId="400" w16cid:durableId="487137433">
    <w:abstractNumId w:val="9"/>
  </w:num>
  <w:num w:numId="401" w16cid:durableId="322390666">
    <w:abstractNumId w:val="0"/>
  </w:num>
  <w:num w:numId="402" w16cid:durableId="1837839251">
    <w:abstractNumId w:val="1"/>
  </w:num>
  <w:num w:numId="403" w16cid:durableId="1948928771">
    <w:abstractNumId w:val="2"/>
  </w:num>
  <w:num w:numId="404" w16cid:durableId="1523129684">
    <w:abstractNumId w:val="3"/>
  </w:num>
  <w:num w:numId="405" w16cid:durableId="1306008358">
    <w:abstractNumId w:val="8"/>
  </w:num>
  <w:num w:numId="406" w16cid:durableId="104737663">
    <w:abstractNumId w:val="4"/>
  </w:num>
  <w:num w:numId="407" w16cid:durableId="1171525580">
    <w:abstractNumId w:val="5"/>
  </w:num>
  <w:num w:numId="408" w16cid:durableId="738791194">
    <w:abstractNumId w:val="6"/>
  </w:num>
  <w:num w:numId="409" w16cid:durableId="1998920640">
    <w:abstractNumId w:val="7"/>
  </w:num>
  <w:num w:numId="410" w16cid:durableId="628315023">
    <w:abstractNumId w:val="9"/>
  </w:num>
  <w:num w:numId="411" w16cid:durableId="748114232">
    <w:abstractNumId w:val="0"/>
  </w:num>
  <w:num w:numId="412" w16cid:durableId="23528948">
    <w:abstractNumId w:val="1"/>
  </w:num>
  <w:num w:numId="413" w16cid:durableId="557939452">
    <w:abstractNumId w:val="2"/>
  </w:num>
  <w:num w:numId="414" w16cid:durableId="536626749">
    <w:abstractNumId w:val="3"/>
  </w:num>
  <w:num w:numId="415" w16cid:durableId="2034303316">
    <w:abstractNumId w:val="8"/>
  </w:num>
  <w:num w:numId="416" w16cid:durableId="355153743">
    <w:abstractNumId w:val="4"/>
  </w:num>
  <w:num w:numId="417" w16cid:durableId="1941601681">
    <w:abstractNumId w:val="5"/>
  </w:num>
  <w:num w:numId="418" w16cid:durableId="93328395">
    <w:abstractNumId w:val="6"/>
  </w:num>
  <w:num w:numId="419" w16cid:durableId="993265790">
    <w:abstractNumId w:val="7"/>
  </w:num>
  <w:num w:numId="420" w16cid:durableId="313871107">
    <w:abstractNumId w:val="9"/>
  </w:num>
  <w:num w:numId="421" w16cid:durableId="489055133">
    <w:abstractNumId w:val="38"/>
  </w:num>
  <w:num w:numId="422" w16cid:durableId="1934777987">
    <w:abstractNumId w:val="0"/>
  </w:num>
  <w:num w:numId="423" w16cid:durableId="847794225">
    <w:abstractNumId w:val="1"/>
  </w:num>
  <w:num w:numId="424" w16cid:durableId="745491644">
    <w:abstractNumId w:val="2"/>
  </w:num>
  <w:num w:numId="425" w16cid:durableId="66194504">
    <w:abstractNumId w:val="3"/>
  </w:num>
  <w:num w:numId="426" w16cid:durableId="846600987">
    <w:abstractNumId w:val="8"/>
  </w:num>
  <w:num w:numId="427" w16cid:durableId="1059399549">
    <w:abstractNumId w:val="4"/>
  </w:num>
  <w:num w:numId="428" w16cid:durableId="1232080672">
    <w:abstractNumId w:val="5"/>
  </w:num>
  <w:num w:numId="429" w16cid:durableId="896938786">
    <w:abstractNumId w:val="6"/>
  </w:num>
  <w:num w:numId="430" w16cid:durableId="1810322031">
    <w:abstractNumId w:val="7"/>
  </w:num>
  <w:num w:numId="431" w16cid:durableId="1908685253">
    <w:abstractNumId w:val="9"/>
  </w:num>
  <w:num w:numId="432" w16cid:durableId="1858345793">
    <w:abstractNumId w:val="0"/>
  </w:num>
  <w:num w:numId="433" w16cid:durableId="2010671537">
    <w:abstractNumId w:val="1"/>
  </w:num>
  <w:num w:numId="434" w16cid:durableId="1274555652">
    <w:abstractNumId w:val="2"/>
  </w:num>
  <w:num w:numId="435" w16cid:durableId="1834300235">
    <w:abstractNumId w:val="3"/>
  </w:num>
  <w:num w:numId="436" w16cid:durableId="218446997">
    <w:abstractNumId w:val="8"/>
  </w:num>
  <w:num w:numId="437" w16cid:durableId="1595942364">
    <w:abstractNumId w:val="4"/>
  </w:num>
  <w:num w:numId="438" w16cid:durableId="1334801786">
    <w:abstractNumId w:val="5"/>
  </w:num>
  <w:num w:numId="439" w16cid:durableId="137184765">
    <w:abstractNumId w:val="6"/>
  </w:num>
  <w:num w:numId="440" w16cid:durableId="2043239357">
    <w:abstractNumId w:val="7"/>
  </w:num>
  <w:num w:numId="441" w16cid:durableId="869420021">
    <w:abstractNumId w:val="9"/>
  </w:num>
  <w:num w:numId="442" w16cid:durableId="1384409926">
    <w:abstractNumId w:val="0"/>
  </w:num>
  <w:num w:numId="443" w16cid:durableId="1768772221">
    <w:abstractNumId w:val="1"/>
  </w:num>
  <w:num w:numId="444" w16cid:durableId="91438112">
    <w:abstractNumId w:val="2"/>
  </w:num>
  <w:num w:numId="445" w16cid:durableId="1272712521">
    <w:abstractNumId w:val="3"/>
  </w:num>
  <w:num w:numId="446" w16cid:durableId="123818007">
    <w:abstractNumId w:val="8"/>
  </w:num>
  <w:num w:numId="447" w16cid:durableId="1763602917">
    <w:abstractNumId w:val="4"/>
  </w:num>
  <w:num w:numId="448" w16cid:durableId="1801922098">
    <w:abstractNumId w:val="5"/>
  </w:num>
  <w:num w:numId="449" w16cid:durableId="891695399">
    <w:abstractNumId w:val="6"/>
  </w:num>
  <w:num w:numId="450" w16cid:durableId="55394011">
    <w:abstractNumId w:val="7"/>
  </w:num>
  <w:num w:numId="451" w16cid:durableId="1779712960">
    <w:abstractNumId w:val="9"/>
  </w:num>
  <w:num w:numId="452" w16cid:durableId="1483499343">
    <w:abstractNumId w:val="26"/>
  </w:num>
  <w:num w:numId="453" w16cid:durableId="1998223690">
    <w:abstractNumId w:val="0"/>
  </w:num>
  <w:num w:numId="454" w16cid:durableId="1236555175">
    <w:abstractNumId w:val="1"/>
  </w:num>
  <w:num w:numId="455" w16cid:durableId="1359509440">
    <w:abstractNumId w:val="2"/>
  </w:num>
  <w:num w:numId="456" w16cid:durableId="1321496438">
    <w:abstractNumId w:val="3"/>
  </w:num>
  <w:num w:numId="457" w16cid:durableId="480999684">
    <w:abstractNumId w:val="8"/>
  </w:num>
  <w:num w:numId="458" w16cid:durableId="2015299277">
    <w:abstractNumId w:val="4"/>
  </w:num>
  <w:num w:numId="459" w16cid:durableId="946548519">
    <w:abstractNumId w:val="5"/>
  </w:num>
  <w:num w:numId="460" w16cid:durableId="451631246">
    <w:abstractNumId w:val="6"/>
  </w:num>
  <w:num w:numId="461" w16cid:durableId="2134245566">
    <w:abstractNumId w:val="7"/>
  </w:num>
  <w:num w:numId="462" w16cid:durableId="335882742">
    <w:abstractNumId w:val="9"/>
  </w:num>
  <w:num w:numId="463" w16cid:durableId="189589207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 He (Staff)">
    <w15:presenceInfo w15:providerId="AD" w15:userId="S::hbh22cxr@bangor.ac.uk::a1b96c0f-414c-411a-a2c3-015fa04f7ee4"/>
  </w15:person>
  <w15:person w15:author="Kobayashi, Kota">
    <w15:presenceInfo w15:providerId="AD" w15:userId="S::kk528@exeter.ac.uk::c19438ae-4cb8-4faf-881d-ee8decba4f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59"/>
    <w:rsid w:val="00002967"/>
    <w:rsid w:val="000055EE"/>
    <w:rsid w:val="000212A0"/>
    <w:rsid w:val="00021ADF"/>
    <w:rsid w:val="00025B14"/>
    <w:rsid w:val="00025C88"/>
    <w:rsid w:val="00031720"/>
    <w:rsid w:val="00033539"/>
    <w:rsid w:val="00034F84"/>
    <w:rsid w:val="00037D1C"/>
    <w:rsid w:val="0004654A"/>
    <w:rsid w:val="000478E6"/>
    <w:rsid w:val="000626E2"/>
    <w:rsid w:val="0006470B"/>
    <w:rsid w:val="000664B3"/>
    <w:rsid w:val="00067C70"/>
    <w:rsid w:val="0007298F"/>
    <w:rsid w:val="00073C2E"/>
    <w:rsid w:val="00077EFA"/>
    <w:rsid w:val="0008562A"/>
    <w:rsid w:val="0008606A"/>
    <w:rsid w:val="00087CC5"/>
    <w:rsid w:val="00092D62"/>
    <w:rsid w:val="000A078D"/>
    <w:rsid w:val="000A3A72"/>
    <w:rsid w:val="000A3E32"/>
    <w:rsid w:val="000B29F5"/>
    <w:rsid w:val="000B3DA6"/>
    <w:rsid w:val="000B444F"/>
    <w:rsid w:val="000B60C0"/>
    <w:rsid w:val="000D23A3"/>
    <w:rsid w:val="000D6341"/>
    <w:rsid w:val="000E3E5B"/>
    <w:rsid w:val="00103D9F"/>
    <w:rsid w:val="001052D4"/>
    <w:rsid w:val="00106BF3"/>
    <w:rsid w:val="00107E9D"/>
    <w:rsid w:val="00113F09"/>
    <w:rsid w:val="00117EFC"/>
    <w:rsid w:val="001211EA"/>
    <w:rsid w:val="001219EE"/>
    <w:rsid w:val="00126586"/>
    <w:rsid w:val="0012693E"/>
    <w:rsid w:val="00130226"/>
    <w:rsid w:val="00131B15"/>
    <w:rsid w:val="00140713"/>
    <w:rsid w:val="0014649E"/>
    <w:rsid w:val="00146528"/>
    <w:rsid w:val="0014663C"/>
    <w:rsid w:val="00151409"/>
    <w:rsid w:val="00154FE6"/>
    <w:rsid w:val="001557D6"/>
    <w:rsid w:val="00165DE8"/>
    <w:rsid w:val="001661F7"/>
    <w:rsid w:val="00171823"/>
    <w:rsid w:val="001741A3"/>
    <w:rsid w:val="001757D3"/>
    <w:rsid w:val="00175D77"/>
    <w:rsid w:val="00185F2D"/>
    <w:rsid w:val="0019436A"/>
    <w:rsid w:val="0019604D"/>
    <w:rsid w:val="001A2F42"/>
    <w:rsid w:val="001A41A4"/>
    <w:rsid w:val="001A5BE5"/>
    <w:rsid w:val="001B1897"/>
    <w:rsid w:val="001B3906"/>
    <w:rsid w:val="001B4942"/>
    <w:rsid w:val="001C2058"/>
    <w:rsid w:val="001C2B9D"/>
    <w:rsid w:val="001C7B02"/>
    <w:rsid w:val="001D2AFA"/>
    <w:rsid w:val="001D2C62"/>
    <w:rsid w:val="001D76BB"/>
    <w:rsid w:val="001E066A"/>
    <w:rsid w:val="001E289C"/>
    <w:rsid w:val="001F39D7"/>
    <w:rsid w:val="002007B9"/>
    <w:rsid w:val="002017C2"/>
    <w:rsid w:val="002034BA"/>
    <w:rsid w:val="00210ABA"/>
    <w:rsid w:val="002153B0"/>
    <w:rsid w:val="002203F7"/>
    <w:rsid w:val="00222BDC"/>
    <w:rsid w:val="00222E73"/>
    <w:rsid w:val="0022532B"/>
    <w:rsid w:val="002263F3"/>
    <w:rsid w:val="002274DF"/>
    <w:rsid w:val="0023260F"/>
    <w:rsid w:val="00245D5A"/>
    <w:rsid w:val="00247BAF"/>
    <w:rsid w:val="00252988"/>
    <w:rsid w:val="0025378F"/>
    <w:rsid w:val="00261E69"/>
    <w:rsid w:val="00265237"/>
    <w:rsid w:val="002761F9"/>
    <w:rsid w:val="00280941"/>
    <w:rsid w:val="00284030"/>
    <w:rsid w:val="002858CB"/>
    <w:rsid w:val="00287CF8"/>
    <w:rsid w:val="00290C5C"/>
    <w:rsid w:val="00291DF7"/>
    <w:rsid w:val="00293CDC"/>
    <w:rsid w:val="002A4FBF"/>
    <w:rsid w:val="002A7A20"/>
    <w:rsid w:val="002B114A"/>
    <w:rsid w:val="002B2646"/>
    <w:rsid w:val="002B6BDF"/>
    <w:rsid w:val="002C26E0"/>
    <w:rsid w:val="002C57CF"/>
    <w:rsid w:val="002D31EB"/>
    <w:rsid w:val="002D76DE"/>
    <w:rsid w:val="002E3223"/>
    <w:rsid w:val="002E5761"/>
    <w:rsid w:val="002E6114"/>
    <w:rsid w:val="002E65E3"/>
    <w:rsid w:val="002E6E1D"/>
    <w:rsid w:val="002F26DF"/>
    <w:rsid w:val="00303DC4"/>
    <w:rsid w:val="0030422D"/>
    <w:rsid w:val="00304B5A"/>
    <w:rsid w:val="00306232"/>
    <w:rsid w:val="003107E8"/>
    <w:rsid w:val="00317CCC"/>
    <w:rsid w:val="00322DAA"/>
    <w:rsid w:val="003424D9"/>
    <w:rsid w:val="00347230"/>
    <w:rsid w:val="00351058"/>
    <w:rsid w:val="0035156F"/>
    <w:rsid w:val="0035508F"/>
    <w:rsid w:val="00361867"/>
    <w:rsid w:val="00362CC7"/>
    <w:rsid w:val="00364370"/>
    <w:rsid w:val="003654AD"/>
    <w:rsid w:val="003673B3"/>
    <w:rsid w:val="00372612"/>
    <w:rsid w:val="00382B1B"/>
    <w:rsid w:val="0038373E"/>
    <w:rsid w:val="00385FFB"/>
    <w:rsid w:val="00387CC0"/>
    <w:rsid w:val="00392AB2"/>
    <w:rsid w:val="00396B94"/>
    <w:rsid w:val="00397440"/>
    <w:rsid w:val="003A02C0"/>
    <w:rsid w:val="003A0BD4"/>
    <w:rsid w:val="003B1416"/>
    <w:rsid w:val="003B28EA"/>
    <w:rsid w:val="003B742C"/>
    <w:rsid w:val="003C3310"/>
    <w:rsid w:val="003C5FEB"/>
    <w:rsid w:val="003D07F8"/>
    <w:rsid w:val="003D6A9E"/>
    <w:rsid w:val="003E1D36"/>
    <w:rsid w:val="003E27B8"/>
    <w:rsid w:val="003E2FB2"/>
    <w:rsid w:val="003E4F6C"/>
    <w:rsid w:val="003E7EEC"/>
    <w:rsid w:val="003F1AD9"/>
    <w:rsid w:val="003F546E"/>
    <w:rsid w:val="003F570A"/>
    <w:rsid w:val="003F7514"/>
    <w:rsid w:val="004006FF"/>
    <w:rsid w:val="004110EC"/>
    <w:rsid w:val="00412B73"/>
    <w:rsid w:val="00412C53"/>
    <w:rsid w:val="004172E0"/>
    <w:rsid w:val="00421B71"/>
    <w:rsid w:val="00423AD7"/>
    <w:rsid w:val="00430DC6"/>
    <w:rsid w:val="00433940"/>
    <w:rsid w:val="004366D4"/>
    <w:rsid w:val="00440D91"/>
    <w:rsid w:val="004528DF"/>
    <w:rsid w:val="00453D5A"/>
    <w:rsid w:val="004544D0"/>
    <w:rsid w:val="00454D39"/>
    <w:rsid w:val="004715ED"/>
    <w:rsid w:val="0048327D"/>
    <w:rsid w:val="0049514A"/>
    <w:rsid w:val="004969BE"/>
    <w:rsid w:val="004A3AF6"/>
    <w:rsid w:val="004B1880"/>
    <w:rsid w:val="004B1E31"/>
    <w:rsid w:val="004B62A1"/>
    <w:rsid w:val="004C0037"/>
    <w:rsid w:val="004C2D62"/>
    <w:rsid w:val="004C433D"/>
    <w:rsid w:val="004C6B1B"/>
    <w:rsid w:val="004C6F53"/>
    <w:rsid w:val="004D16CE"/>
    <w:rsid w:val="004D5CE5"/>
    <w:rsid w:val="004D7245"/>
    <w:rsid w:val="004E79F6"/>
    <w:rsid w:val="004F4D55"/>
    <w:rsid w:val="00502E61"/>
    <w:rsid w:val="0050357D"/>
    <w:rsid w:val="00504F60"/>
    <w:rsid w:val="005059F9"/>
    <w:rsid w:val="00511764"/>
    <w:rsid w:val="00523F62"/>
    <w:rsid w:val="005315DA"/>
    <w:rsid w:val="005325B3"/>
    <w:rsid w:val="00532FA3"/>
    <w:rsid w:val="005349C8"/>
    <w:rsid w:val="0053761D"/>
    <w:rsid w:val="00543CA8"/>
    <w:rsid w:val="00554514"/>
    <w:rsid w:val="00555499"/>
    <w:rsid w:val="0056463D"/>
    <w:rsid w:val="00564D95"/>
    <w:rsid w:val="00584AD3"/>
    <w:rsid w:val="00590585"/>
    <w:rsid w:val="00594942"/>
    <w:rsid w:val="0059686C"/>
    <w:rsid w:val="00597EEB"/>
    <w:rsid w:val="005A0A9F"/>
    <w:rsid w:val="005A26B9"/>
    <w:rsid w:val="005A7D6C"/>
    <w:rsid w:val="005B4157"/>
    <w:rsid w:val="005C155F"/>
    <w:rsid w:val="005C4487"/>
    <w:rsid w:val="005C74ED"/>
    <w:rsid w:val="005D234E"/>
    <w:rsid w:val="005D3619"/>
    <w:rsid w:val="005E4579"/>
    <w:rsid w:val="005F1985"/>
    <w:rsid w:val="005F6923"/>
    <w:rsid w:val="005F6FD4"/>
    <w:rsid w:val="00604D0D"/>
    <w:rsid w:val="00605A02"/>
    <w:rsid w:val="00610F6C"/>
    <w:rsid w:val="00617832"/>
    <w:rsid w:val="00621C11"/>
    <w:rsid w:val="00624452"/>
    <w:rsid w:val="0064280E"/>
    <w:rsid w:val="00643A91"/>
    <w:rsid w:val="00646667"/>
    <w:rsid w:val="006520E6"/>
    <w:rsid w:val="006531C2"/>
    <w:rsid w:val="006533AE"/>
    <w:rsid w:val="0065367D"/>
    <w:rsid w:val="00653B65"/>
    <w:rsid w:val="006554BB"/>
    <w:rsid w:val="00664A44"/>
    <w:rsid w:val="00670EA7"/>
    <w:rsid w:val="0067455B"/>
    <w:rsid w:val="00676549"/>
    <w:rsid w:val="0067666D"/>
    <w:rsid w:val="00680E3B"/>
    <w:rsid w:val="00685970"/>
    <w:rsid w:val="00690250"/>
    <w:rsid w:val="006940CD"/>
    <w:rsid w:val="006959F1"/>
    <w:rsid w:val="006A09DF"/>
    <w:rsid w:val="006A24C6"/>
    <w:rsid w:val="006A49EF"/>
    <w:rsid w:val="006A6492"/>
    <w:rsid w:val="006A7B9A"/>
    <w:rsid w:val="006B06D4"/>
    <w:rsid w:val="006B59BF"/>
    <w:rsid w:val="006B5BCE"/>
    <w:rsid w:val="006B6EEE"/>
    <w:rsid w:val="006B700F"/>
    <w:rsid w:val="006C2D07"/>
    <w:rsid w:val="006D12C3"/>
    <w:rsid w:val="006D3AC4"/>
    <w:rsid w:val="006D579C"/>
    <w:rsid w:val="006D5E06"/>
    <w:rsid w:val="006E125D"/>
    <w:rsid w:val="006E140D"/>
    <w:rsid w:val="006E2919"/>
    <w:rsid w:val="006E4A50"/>
    <w:rsid w:val="006E6094"/>
    <w:rsid w:val="006E757E"/>
    <w:rsid w:val="00700234"/>
    <w:rsid w:val="0070219D"/>
    <w:rsid w:val="0070255D"/>
    <w:rsid w:val="00703E24"/>
    <w:rsid w:val="007063F6"/>
    <w:rsid w:val="007071A1"/>
    <w:rsid w:val="0071376B"/>
    <w:rsid w:val="0071701E"/>
    <w:rsid w:val="00720E98"/>
    <w:rsid w:val="00725426"/>
    <w:rsid w:val="0073506C"/>
    <w:rsid w:val="00737E9D"/>
    <w:rsid w:val="00740D2A"/>
    <w:rsid w:val="00743A6C"/>
    <w:rsid w:val="00751267"/>
    <w:rsid w:val="00751397"/>
    <w:rsid w:val="00760D7E"/>
    <w:rsid w:val="00761F87"/>
    <w:rsid w:val="007700BA"/>
    <w:rsid w:val="00771A67"/>
    <w:rsid w:val="00776CD1"/>
    <w:rsid w:val="007855F7"/>
    <w:rsid w:val="00786C98"/>
    <w:rsid w:val="00792DB8"/>
    <w:rsid w:val="00793A46"/>
    <w:rsid w:val="007B195D"/>
    <w:rsid w:val="007C039A"/>
    <w:rsid w:val="007C3DF1"/>
    <w:rsid w:val="007D2840"/>
    <w:rsid w:val="007D2A82"/>
    <w:rsid w:val="007E0F48"/>
    <w:rsid w:val="007E432A"/>
    <w:rsid w:val="007E4FDD"/>
    <w:rsid w:val="007E5E83"/>
    <w:rsid w:val="007F4304"/>
    <w:rsid w:val="008007A3"/>
    <w:rsid w:val="00812DF4"/>
    <w:rsid w:val="00816698"/>
    <w:rsid w:val="0082387F"/>
    <w:rsid w:val="00825BC3"/>
    <w:rsid w:val="0082647A"/>
    <w:rsid w:val="00834342"/>
    <w:rsid w:val="0084302B"/>
    <w:rsid w:val="0084650F"/>
    <w:rsid w:val="008553DC"/>
    <w:rsid w:val="00857157"/>
    <w:rsid w:val="0086422D"/>
    <w:rsid w:val="00870E7E"/>
    <w:rsid w:val="00872BD8"/>
    <w:rsid w:val="00876AD9"/>
    <w:rsid w:val="008770B6"/>
    <w:rsid w:val="00885894"/>
    <w:rsid w:val="00892220"/>
    <w:rsid w:val="00897FF2"/>
    <w:rsid w:val="008A61CD"/>
    <w:rsid w:val="008B06C6"/>
    <w:rsid w:val="008B6375"/>
    <w:rsid w:val="008C01CB"/>
    <w:rsid w:val="008D0459"/>
    <w:rsid w:val="008D3908"/>
    <w:rsid w:val="008D4F72"/>
    <w:rsid w:val="008E1698"/>
    <w:rsid w:val="008E24D0"/>
    <w:rsid w:val="008E3B15"/>
    <w:rsid w:val="008E73B8"/>
    <w:rsid w:val="008E7872"/>
    <w:rsid w:val="008F3D93"/>
    <w:rsid w:val="009008AC"/>
    <w:rsid w:val="00905395"/>
    <w:rsid w:val="00906E7C"/>
    <w:rsid w:val="00911855"/>
    <w:rsid w:val="009152B4"/>
    <w:rsid w:val="0091568D"/>
    <w:rsid w:val="009209B7"/>
    <w:rsid w:val="00924453"/>
    <w:rsid w:val="00924D12"/>
    <w:rsid w:val="00926855"/>
    <w:rsid w:val="009377CB"/>
    <w:rsid w:val="00937C32"/>
    <w:rsid w:val="00940F14"/>
    <w:rsid w:val="00941D7F"/>
    <w:rsid w:val="00942EF7"/>
    <w:rsid w:val="00943918"/>
    <w:rsid w:val="00944B17"/>
    <w:rsid w:val="00945FD2"/>
    <w:rsid w:val="00946622"/>
    <w:rsid w:val="00946C94"/>
    <w:rsid w:val="009556BA"/>
    <w:rsid w:val="009618C1"/>
    <w:rsid w:val="009639E0"/>
    <w:rsid w:val="009641FA"/>
    <w:rsid w:val="00964BA2"/>
    <w:rsid w:val="009710DB"/>
    <w:rsid w:val="00976A45"/>
    <w:rsid w:val="00977FCA"/>
    <w:rsid w:val="00980D85"/>
    <w:rsid w:val="00981DEC"/>
    <w:rsid w:val="009849CF"/>
    <w:rsid w:val="0098717A"/>
    <w:rsid w:val="0099390A"/>
    <w:rsid w:val="009A1DD7"/>
    <w:rsid w:val="009B163D"/>
    <w:rsid w:val="009B30C7"/>
    <w:rsid w:val="009C19BC"/>
    <w:rsid w:val="009C79A1"/>
    <w:rsid w:val="009D23E7"/>
    <w:rsid w:val="009D2484"/>
    <w:rsid w:val="009D3C40"/>
    <w:rsid w:val="009E0AB9"/>
    <w:rsid w:val="009E12A0"/>
    <w:rsid w:val="009E632E"/>
    <w:rsid w:val="009F6A35"/>
    <w:rsid w:val="00A02004"/>
    <w:rsid w:val="00A04E03"/>
    <w:rsid w:val="00A07523"/>
    <w:rsid w:val="00A27248"/>
    <w:rsid w:val="00A27D3F"/>
    <w:rsid w:val="00A30CFB"/>
    <w:rsid w:val="00A314B0"/>
    <w:rsid w:val="00A3381D"/>
    <w:rsid w:val="00A33888"/>
    <w:rsid w:val="00A36668"/>
    <w:rsid w:val="00A56A81"/>
    <w:rsid w:val="00A645BE"/>
    <w:rsid w:val="00A73CD6"/>
    <w:rsid w:val="00A84451"/>
    <w:rsid w:val="00A85E56"/>
    <w:rsid w:val="00A90649"/>
    <w:rsid w:val="00A9187C"/>
    <w:rsid w:val="00A9540D"/>
    <w:rsid w:val="00AA0E1E"/>
    <w:rsid w:val="00AA2A22"/>
    <w:rsid w:val="00AB74D6"/>
    <w:rsid w:val="00AC3C9A"/>
    <w:rsid w:val="00AD1897"/>
    <w:rsid w:val="00AD2571"/>
    <w:rsid w:val="00AD5126"/>
    <w:rsid w:val="00AE0C61"/>
    <w:rsid w:val="00AE3313"/>
    <w:rsid w:val="00AE4D61"/>
    <w:rsid w:val="00AE5985"/>
    <w:rsid w:val="00AF198E"/>
    <w:rsid w:val="00AF616A"/>
    <w:rsid w:val="00AF7AD2"/>
    <w:rsid w:val="00B03F9C"/>
    <w:rsid w:val="00B10450"/>
    <w:rsid w:val="00B12C4D"/>
    <w:rsid w:val="00B204CF"/>
    <w:rsid w:val="00B20FDB"/>
    <w:rsid w:val="00B228C6"/>
    <w:rsid w:val="00B3265C"/>
    <w:rsid w:val="00B338EA"/>
    <w:rsid w:val="00B35E08"/>
    <w:rsid w:val="00B37CFE"/>
    <w:rsid w:val="00B4373C"/>
    <w:rsid w:val="00B46585"/>
    <w:rsid w:val="00B507F2"/>
    <w:rsid w:val="00B5352D"/>
    <w:rsid w:val="00B56EF2"/>
    <w:rsid w:val="00B619BA"/>
    <w:rsid w:val="00B61A64"/>
    <w:rsid w:val="00B61DA8"/>
    <w:rsid w:val="00B65013"/>
    <w:rsid w:val="00B75D9B"/>
    <w:rsid w:val="00B76401"/>
    <w:rsid w:val="00B76768"/>
    <w:rsid w:val="00B815A8"/>
    <w:rsid w:val="00B87FB0"/>
    <w:rsid w:val="00B90409"/>
    <w:rsid w:val="00B93D24"/>
    <w:rsid w:val="00BB24E1"/>
    <w:rsid w:val="00BB3C85"/>
    <w:rsid w:val="00BB435F"/>
    <w:rsid w:val="00BC3EA5"/>
    <w:rsid w:val="00BC627F"/>
    <w:rsid w:val="00BC6342"/>
    <w:rsid w:val="00BD1A83"/>
    <w:rsid w:val="00BD39A6"/>
    <w:rsid w:val="00BD3E82"/>
    <w:rsid w:val="00BD435E"/>
    <w:rsid w:val="00BE357B"/>
    <w:rsid w:val="00BE3AB8"/>
    <w:rsid w:val="00BF3775"/>
    <w:rsid w:val="00BF63CB"/>
    <w:rsid w:val="00C04C65"/>
    <w:rsid w:val="00C07BA4"/>
    <w:rsid w:val="00C13548"/>
    <w:rsid w:val="00C16FD9"/>
    <w:rsid w:val="00C33B54"/>
    <w:rsid w:val="00C4148C"/>
    <w:rsid w:val="00C41B7F"/>
    <w:rsid w:val="00C4507D"/>
    <w:rsid w:val="00C55B4E"/>
    <w:rsid w:val="00C55CCE"/>
    <w:rsid w:val="00C61C49"/>
    <w:rsid w:val="00C62B68"/>
    <w:rsid w:val="00C63A65"/>
    <w:rsid w:val="00C8021C"/>
    <w:rsid w:val="00C806DC"/>
    <w:rsid w:val="00C81053"/>
    <w:rsid w:val="00C87F6B"/>
    <w:rsid w:val="00C943A4"/>
    <w:rsid w:val="00C9766E"/>
    <w:rsid w:val="00CA40D2"/>
    <w:rsid w:val="00CA5F74"/>
    <w:rsid w:val="00CA76F3"/>
    <w:rsid w:val="00CB1283"/>
    <w:rsid w:val="00CB64C9"/>
    <w:rsid w:val="00CC2397"/>
    <w:rsid w:val="00CC6315"/>
    <w:rsid w:val="00CD67E5"/>
    <w:rsid w:val="00CD710D"/>
    <w:rsid w:val="00CE0160"/>
    <w:rsid w:val="00CE49B7"/>
    <w:rsid w:val="00CE7D94"/>
    <w:rsid w:val="00CF1270"/>
    <w:rsid w:val="00CF59CD"/>
    <w:rsid w:val="00CF781E"/>
    <w:rsid w:val="00CF7A56"/>
    <w:rsid w:val="00D013EC"/>
    <w:rsid w:val="00D066F2"/>
    <w:rsid w:val="00D15A7B"/>
    <w:rsid w:val="00D20688"/>
    <w:rsid w:val="00D22703"/>
    <w:rsid w:val="00D328CA"/>
    <w:rsid w:val="00D432C5"/>
    <w:rsid w:val="00D435A4"/>
    <w:rsid w:val="00D4449B"/>
    <w:rsid w:val="00D47D41"/>
    <w:rsid w:val="00D47DA5"/>
    <w:rsid w:val="00D549D5"/>
    <w:rsid w:val="00D805FD"/>
    <w:rsid w:val="00D93939"/>
    <w:rsid w:val="00DA281D"/>
    <w:rsid w:val="00DA4708"/>
    <w:rsid w:val="00DA5066"/>
    <w:rsid w:val="00DA6A5E"/>
    <w:rsid w:val="00DB3C64"/>
    <w:rsid w:val="00DB4247"/>
    <w:rsid w:val="00DB56F1"/>
    <w:rsid w:val="00DB6F07"/>
    <w:rsid w:val="00DC7D40"/>
    <w:rsid w:val="00DD0059"/>
    <w:rsid w:val="00DD65D6"/>
    <w:rsid w:val="00DE40EC"/>
    <w:rsid w:val="00DE707E"/>
    <w:rsid w:val="00DE7B47"/>
    <w:rsid w:val="00DF1D5F"/>
    <w:rsid w:val="00DF231F"/>
    <w:rsid w:val="00DF3405"/>
    <w:rsid w:val="00DF6BAC"/>
    <w:rsid w:val="00DF7D24"/>
    <w:rsid w:val="00E03A5E"/>
    <w:rsid w:val="00E079FD"/>
    <w:rsid w:val="00E1049E"/>
    <w:rsid w:val="00E130CD"/>
    <w:rsid w:val="00E13D89"/>
    <w:rsid w:val="00E14338"/>
    <w:rsid w:val="00E14F97"/>
    <w:rsid w:val="00E16DB6"/>
    <w:rsid w:val="00E205C4"/>
    <w:rsid w:val="00E30314"/>
    <w:rsid w:val="00E314BB"/>
    <w:rsid w:val="00E31D73"/>
    <w:rsid w:val="00E341EA"/>
    <w:rsid w:val="00E34490"/>
    <w:rsid w:val="00E349FA"/>
    <w:rsid w:val="00E36F89"/>
    <w:rsid w:val="00E3740E"/>
    <w:rsid w:val="00E37A4B"/>
    <w:rsid w:val="00E41421"/>
    <w:rsid w:val="00E41944"/>
    <w:rsid w:val="00E41BF1"/>
    <w:rsid w:val="00E45390"/>
    <w:rsid w:val="00E50CA4"/>
    <w:rsid w:val="00E51DE5"/>
    <w:rsid w:val="00E527C4"/>
    <w:rsid w:val="00E661B3"/>
    <w:rsid w:val="00E66219"/>
    <w:rsid w:val="00E66939"/>
    <w:rsid w:val="00E84479"/>
    <w:rsid w:val="00E91893"/>
    <w:rsid w:val="00E948A3"/>
    <w:rsid w:val="00E94A66"/>
    <w:rsid w:val="00EA286C"/>
    <w:rsid w:val="00EA7E83"/>
    <w:rsid w:val="00EB050C"/>
    <w:rsid w:val="00EB1E12"/>
    <w:rsid w:val="00EC455B"/>
    <w:rsid w:val="00ED2731"/>
    <w:rsid w:val="00EE25D2"/>
    <w:rsid w:val="00EF019D"/>
    <w:rsid w:val="00EF074F"/>
    <w:rsid w:val="00EF49AB"/>
    <w:rsid w:val="00EF5AD5"/>
    <w:rsid w:val="00EF6E14"/>
    <w:rsid w:val="00EF78A3"/>
    <w:rsid w:val="00F02176"/>
    <w:rsid w:val="00F03F3B"/>
    <w:rsid w:val="00F15923"/>
    <w:rsid w:val="00F176B0"/>
    <w:rsid w:val="00F2053E"/>
    <w:rsid w:val="00F25071"/>
    <w:rsid w:val="00F27F56"/>
    <w:rsid w:val="00F30D05"/>
    <w:rsid w:val="00F34C1E"/>
    <w:rsid w:val="00F42BD3"/>
    <w:rsid w:val="00F44F1A"/>
    <w:rsid w:val="00F50870"/>
    <w:rsid w:val="00F51418"/>
    <w:rsid w:val="00F52292"/>
    <w:rsid w:val="00F5268B"/>
    <w:rsid w:val="00F52A80"/>
    <w:rsid w:val="00F5664B"/>
    <w:rsid w:val="00F56EE4"/>
    <w:rsid w:val="00F65E36"/>
    <w:rsid w:val="00F662A4"/>
    <w:rsid w:val="00F8172E"/>
    <w:rsid w:val="00F85A30"/>
    <w:rsid w:val="00F85BC7"/>
    <w:rsid w:val="00F8622D"/>
    <w:rsid w:val="00F87F41"/>
    <w:rsid w:val="00FA081A"/>
    <w:rsid w:val="00FB02A8"/>
    <w:rsid w:val="00FC4D1A"/>
    <w:rsid w:val="00FC74A4"/>
    <w:rsid w:val="00FD0F38"/>
    <w:rsid w:val="00FD2548"/>
    <w:rsid w:val="00FD28A7"/>
    <w:rsid w:val="00FD2CCA"/>
    <w:rsid w:val="00FD3D78"/>
    <w:rsid w:val="00FD6645"/>
    <w:rsid w:val="00FE0ACB"/>
    <w:rsid w:val="00FE3BF7"/>
    <w:rsid w:val="00FF1137"/>
    <w:rsid w:val="00FF285C"/>
    <w:rsid w:val="00FF5992"/>
    <w:rsid w:val="00FF62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A28EE"/>
  <w15:chartTrackingRefBased/>
  <w15:docId w15:val="{8DF09653-2F2C-0D42-B825-43025EA96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41A3"/>
    <w:pPr>
      <w:spacing w:line="360" w:lineRule="auto"/>
      <w:jc w:val="both"/>
      <w:outlineLvl w:val="0"/>
    </w:pPr>
    <w:rPr>
      <w:rFonts w:ascii="Arial" w:hAnsi="Arial" w:cs="Arial"/>
      <w:b/>
      <w:bCs/>
      <w:sz w:val="32"/>
      <w:szCs w:val="32"/>
      <w:lang w:eastAsia="zh-CN"/>
    </w:rPr>
  </w:style>
  <w:style w:type="paragraph" w:styleId="Heading2">
    <w:name w:val="heading 2"/>
    <w:basedOn w:val="Normal"/>
    <w:next w:val="Normal"/>
    <w:link w:val="Heading2Char"/>
    <w:autoRedefine/>
    <w:uiPriority w:val="9"/>
    <w:unhideWhenUsed/>
    <w:qFormat/>
    <w:rsid w:val="005F6FD4"/>
    <w:pPr>
      <w:spacing w:line="360" w:lineRule="auto"/>
      <w:jc w:val="both"/>
      <w:outlineLvl w:val="1"/>
    </w:pPr>
    <w:rPr>
      <w:rFonts w:ascii="Arial" w:hAnsi="Arial" w:cs="Arial"/>
      <w:b/>
      <w:bCs/>
      <w:sz w:val="28"/>
      <w:szCs w:val="28"/>
    </w:rPr>
  </w:style>
  <w:style w:type="paragraph" w:styleId="Heading3">
    <w:name w:val="heading 3"/>
    <w:basedOn w:val="Normal"/>
    <w:next w:val="Normal"/>
    <w:link w:val="Heading3Char"/>
    <w:uiPriority w:val="9"/>
    <w:unhideWhenUsed/>
    <w:qFormat/>
    <w:rsid w:val="005F6FD4"/>
    <w:pPr>
      <w:spacing w:line="360" w:lineRule="auto"/>
      <w:jc w:val="both"/>
      <w:outlineLvl w:val="2"/>
    </w:pPr>
    <w:rPr>
      <w:rFonts w:ascii="Arial" w:hAnsi="Arial" w:cs="Arial"/>
      <w:b/>
      <w:bCs/>
    </w:rPr>
  </w:style>
  <w:style w:type="paragraph" w:styleId="Heading4">
    <w:name w:val="heading 4"/>
    <w:basedOn w:val="Normal"/>
    <w:next w:val="Normal"/>
    <w:link w:val="Heading4Char"/>
    <w:uiPriority w:val="9"/>
    <w:semiHidden/>
    <w:unhideWhenUsed/>
    <w:qFormat/>
    <w:rsid w:val="006D3AC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342"/>
    <w:pPr>
      <w:ind w:left="720"/>
      <w:contextualSpacing/>
    </w:pPr>
  </w:style>
  <w:style w:type="character" w:styleId="PlaceholderText">
    <w:name w:val="Placeholder Text"/>
    <w:basedOn w:val="DefaultParagraphFont"/>
    <w:uiPriority w:val="99"/>
    <w:semiHidden/>
    <w:rsid w:val="0065367D"/>
    <w:rPr>
      <w:color w:val="808080"/>
    </w:rPr>
  </w:style>
  <w:style w:type="paragraph" w:styleId="Date">
    <w:name w:val="Date"/>
    <w:basedOn w:val="Normal"/>
    <w:next w:val="Normal"/>
    <w:link w:val="DateChar"/>
    <w:uiPriority w:val="99"/>
    <w:semiHidden/>
    <w:unhideWhenUsed/>
    <w:rsid w:val="00092D62"/>
  </w:style>
  <w:style w:type="character" w:customStyle="1" w:styleId="DateChar">
    <w:name w:val="Date Char"/>
    <w:basedOn w:val="DefaultParagraphFont"/>
    <w:link w:val="Date"/>
    <w:uiPriority w:val="99"/>
    <w:semiHidden/>
    <w:rsid w:val="00092D62"/>
  </w:style>
  <w:style w:type="paragraph" w:styleId="Revision">
    <w:name w:val="Revision"/>
    <w:hidden/>
    <w:uiPriority w:val="99"/>
    <w:semiHidden/>
    <w:rsid w:val="000626E2"/>
  </w:style>
  <w:style w:type="character" w:styleId="CommentReference">
    <w:name w:val="annotation reference"/>
    <w:basedOn w:val="DefaultParagraphFont"/>
    <w:uiPriority w:val="99"/>
    <w:semiHidden/>
    <w:unhideWhenUsed/>
    <w:rsid w:val="000626E2"/>
    <w:rPr>
      <w:sz w:val="21"/>
      <w:szCs w:val="21"/>
    </w:rPr>
  </w:style>
  <w:style w:type="paragraph" w:styleId="CommentText">
    <w:name w:val="annotation text"/>
    <w:basedOn w:val="Normal"/>
    <w:link w:val="CommentTextChar"/>
    <w:uiPriority w:val="99"/>
    <w:unhideWhenUsed/>
    <w:rsid w:val="000626E2"/>
  </w:style>
  <w:style w:type="character" w:customStyle="1" w:styleId="CommentTextChar">
    <w:name w:val="Comment Text Char"/>
    <w:basedOn w:val="DefaultParagraphFont"/>
    <w:link w:val="CommentText"/>
    <w:uiPriority w:val="99"/>
    <w:rsid w:val="000626E2"/>
  </w:style>
  <w:style w:type="paragraph" w:styleId="CommentSubject">
    <w:name w:val="annotation subject"/>
    <w:basedOn w:val="CommentText"/>
    <w:next w:val="CommentText"/>
    <w:link w:val="CommentSubjectChar"/>
    <w:uiPriority w:val="99"/>
    <w:semiHidden/>
    <w:unhideWhenUsed/>
    <w:rsid w:val="000626E2"/>
    <w:rPr>
      <w:b/>
      <w:bCs/>
    </w:rPr>
  </w:style>
  <w:style w:type="character" w:customStyle="1" w:styleId="CommentSubjectChar">
    <w:name w:val="Comment Subject Char"/>
    <w:basedOn w:val="CommentTextChar"/>
    <w:link w:val="CommentSubject"/>
    <w:uiPriority w:val="99"/>
    <w:semiHidden/>
    <w:rsid w:val="000626E2"/>
    <w:rPr>
      <w:b/>
      <w:bCs/>
    </w:rPr>
  </w:style>
  <w:style w:type="paragraph" w:styleId="Header">
    <w:name w:val="header"/>
    <w:basedOn w:val="Normal"/>
    <w:link w:val="HeaderChar"/>
    <w:uiPriority w:val="99"/>
    <w:unhideWhenUsed/>
    <w:rsid w:val="00B93D24"/>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93D24"/>
    <w:rPr>
      <w:sz w:val="18"/>
      <w:szCs w:val="18"/>
    </w:rPr>
  </w:style>
  <w:style w:type="paragraph" w:styleId="Footer">
    <w:name w:val="footer"/>
    <w:basedOn w:val="Normal"/>
    <w:link w:val="FooterChar"/>
    <w:uiPriority w:val="99"/>
    <w:unhideWhenUsed/>
    <w:rsid w:val="00B93D2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93D24"/>
    <w:rPr>
      <w:sz w:val="18"/>
      <w:szCs w:val="18"/>
    </w:rPr>
  </w:style>
  <w:style w:type="character" w:styleId="Hyperlink">
    <w:name w:val="Hyperlink"/>
    <w:basedOn w:val="DefaultParagraphFont"/>
    <w:uiPriority w:val="99"/>
    <w:unhideWhenUsed/>
    <w:rsid w:val="002017C2"/>
    <w:rPr>
      <w:color w:val="0563C1" w:themeColor="hyperlink"/>
      <w:u w:val="single"/>
    </w:rPr>
  </w:style>
  <w:style w:type="character" w:styleId="UnresolvedMention">
    <w:name w:val="Unresolved Mention"/>
    <w:basedOn w:val="DefaultParagraphFont"/>
    <w:uiPriority w:val="99"/>
    <w:semiHidden/>
    <w:unhideWhenUsed/>
    <w:rsid w:val="002017C2"/>
    <w:rPr>
      <w:color w:val="605E5C"/>
      <w:shd w:val="clear" w:color="auto" w:fill="E1DFDD"/>
    </w:rPr>
  </w:style>
  <w:style w:type="paragraph" w:styleId="Caption">
    <w:name w:val="caption"/>
    <w:basedOn w:val="Normal"/>
    <w:next w:val="Normal"/>
    <w:autoRedefine/>
    <w:uiPriority w:val="35"/>
    <w:unhideWhenUsed/>
    <w:qFormat/>
    <w:rsid w:val="003654AD"/>
    <w:pPr>
      <w:keepNext/>
      <w:spacing w:after="200"/>
      <w:jc w:val="center"/>
    </w:pPr>
    <w:rPr>
      <w:rFonts w:ascii="Arial" w:hAnsi="Arial"/>
      <w:iCs/>
      <w:color w:val="000000" w:themeColor="text1"/>
      <w:szCs w:val="18"/>
    </w:rPr>
  </w:style>
  <w:style w:type="paragraph" w:styleId="TableofFigures">
    <w:name w:val="table of figures"/>
    <w:basedOn w:val="Normal"/>
    <w:next w:val="Normal"/>
    <w:uiPriority w:val="99"/>
    <w:unhideWhenUsed/>
    <w:rsid w:val="005F6FD4"/>
  </w:style>
  <w:style w:type="character" w:customStyle="1" w:styleId="Heading1Char">
    <w:name w:val="Heading 1 Char"/>
    <w:basedOn w:val="DefaultParagraphFont"/>
    <w:link w:val="Heading1"/>
    <w:uiPriority w:val="9"/>
    <w:rsid w:val="001741A3"/>
    <w:rPr>
      <w:rFonts w:ascii="Arial" w:hAnsi="Arial" w:cs="Arial"/>
      <w:b/>
      <w:bCs/>
      <w:sz w:val="32"/>
      <w:szCs w:val="32"/>
      <w:lang w:eastAsia="zh-CN"/>
    </w:rPr>
  </w:style>
  <w:style w:type="character" w:customStyle="1" w:styleId="Heading2Char">
    <w:name w:val="Heading 2 Char"/>
    <w:basedOn w:val="DefaultParagraphFont"/>
    <w:link w:val="Heading2"/>
    <w:uiPriority w:val="9"/>
    <w:rsid w:val="005F6FD4"/>
    <w:rPr>
      <w:rFonts w:ascii="Arial" w:hAnsi="Arial" w:cs="Arial"/>
      <w:b/>
      <w:bCs/>
      <w:sz w:val="28"/>
      <w:szCs w:val="28"/>
    </w:rPr>
  </w:style>
  <w:style w:type="character" w:customStyle="1" w:styleId="Heading3Char">
    <w:name w:val="Heading 3 Char"/>
    <w:basedOn w:val="DefaultParagraphFont"/>
    <w:link w:val="Heading3"/>
    <w:uiPriority w:val="9"/>
    <w:rsid w:val="005F6FD4"/>
    <w:rPr>
      <w:rFonts w:ascii="Arial" w:hAnsi="Arial" w:cs="Arial"/>
      <w:b/>
      <w:bCs/>
    </w:rPr>
  </w:style>
  <w:style w:type="paragraph" w:styleId="TOCHeading">
    <w:name w:val="TOC Heading"/>
    <w:basedOn w:val="Heading1"/>
    <w:next w:val="Normal"/>
    <w:uiPriority w:val="39"/>
    <w:unhideWhenUsed/>
    <w:qFormat/>
    <w:rsid w:val="003F7514"/>
    <w:pPr>
      <w:keepNext/>
      <w:keepLines/>
      <w:spacing w:before="48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3F7514"/>
    <w:pPr>
      <w:spacing w:before="120"/>
    </w:pPr>
    <w:rPr>
      <w:rFonts w:cstheme="minorHAnsi"/>
      <w:b/>
      <w:bCs/>
      <w:i/>
      <w:iCs/>
    </w:rPr>
  </w:style>
  <w:style w:type="paragraph" w:styleId="TOC2">
    <w:name w:val="toc 2"/>
    <w:basedOn w:val="Normal"/>
    <w:next w:val="Normal"/>
    <w:autoRedefine/>
    <w:uiPriority w:val="39"/>
    <w:unhideWhenUsed/>
    <w:rsid w:val="003F7514"/>
    <w:pPr>
      <w:spacing w:before="120"/>
      <w:ind w:left="240"/>
    </w:pPr>
    <w:rPr>
      <w:rFonts w:cstheme="minorHAnsi"/>
      <w:b/>
      <w:bCs/>
      <w:sz w:val="22"/>
      <w:szCs w:val="22"/>
    </w:rPr>
  </w:style>
  <w:style w:type="paragraph" w:styleId="TOC3">
    <w:name w:val="toc 3"/>
    <w:basedOn w:val="Normal"/>
    <w:next w:val="Normal"/>
    <w:autoRedefine/>
    <w:uiPriority w:val="39"/>
    <w:unhideWhenUsed/>
    <w:rsid w:val="003F7514"/>
    <w:pPr>
      <w:ind w:left="480"/>
    </w:pPr>
    <w:rPr>
      <w:rFonts w:cstheme="minorHAnsi"/>
      <w:sz w:val="20"/>
      <w:szCs w:val="20"/>
    </w:rPr>
  </w:style>
  <w:style w:type="paragraph" w:styleId="TOC4">
    <w:name w:val="toc 4"/>
    <w:basedOn w:val="Normal"/>
    <w:next w:val="Normal"/>
    <w:autoRedefine/>
    <w:uiPriority w:val="39"/>
    <w:semiHidden/>
    <w:unhideWhenUsed/>
    <w:rsid w:val="003F7514"/>
    <w:pPr>
      <w:ind w:left="720"/>
    </w:pPr>
    <w:rPr>
      <w:rFonts w:cstheme="minorHAnsi"/>
      <w:sz w:val="20"/>
      <w:szCs w:val="20"/>
    </w:rPr>
  </w:style>
  <w:style w:type="paragraph" w:styleId="TOC5">
    <w:name w:val="toc 5"/>
    <w:basedOn w:val="Normal"/>
    <w:next w:val="Normal"/>
    <w:autoRedefine/>
    <w:uiPriority w:val="39"/>
    <w:semiHidden/>
    <w:unhideWhenUsed/>
    <w:rsid w:val="003F7514"/>
    <w:pPr>
      <w:ind w:left="960"/>
    </w:pPr>
    <w:rPr>
      <w:rFonts w:cstheme="minorHAnsi"/>
      <w:sz w:val="20"/>
      <w:szCs w:val="20"/>
    </w:rPr>
  </w:style>
  <w:style w:type="paragraph" w:styleId="TOC6">
    <w:name w:val="toc 6"/>
    <w:basedOn w:val="Normal"/>
    <w:next w:val="Normal"/>
    <w:autoRedefine/>
    <w:uiPriority w:val="39"/>
    <w:semiHidden/>
    <w:unhideWhenUsed/>
    <w:rsid w:val="003F7514"/>
    <w:pPr>
      <w:ind w:left="1200"/>
    </w:pPr>
    <w:rPr>
      <w:rFonts w:cstheme="minorHAnsi"/>
      <w:sz w:val="20"/>
      <w:szCs w:val="20"/>
    </w:rPr>
  </w:style>
  <w:style w:type="paragraph" w:styleId="TOC7">
    <w:name w:val="toc 7"/>
    <w:basedOn w:val="Normal"/>
    <w:next w:val="Normal"/>
    <w:autoRedefine/>
    <w:uiPriority w:val="39"/>
    <w:semiHidden/>
    <w:unhideWhenUsed/>
    <w:rsid w:val="003F7514"/>
    <w:pPr>
      <w:ind w:left="1440"/>
    </w:pPr>
    <w:rPr>
      <w:rFonts w:cstheme="minorHAnsi"/>
      <w:sz w:val="20"/>
      <w:szCs w:val="20"/>
    </w:rPr>
  </w:style>
  <w:style w:type="paragraph" w:styleId="TOC8">
    <w:name w:val="toc 8"/>
    <w:basedOn w:val="Normal"/>
    <w:next w:val="Normal"/>
    <w:autoRedefine/>
    <w:uiPriority w:val="39"/>
    <w:semiHidden/>
    <w:unhideWhenUsed/>
    <w:rsid w:val="003F7514"/>
    <w:pPr>
      <w:ind w:left="1680"/>
    </w:pPr>
    <w:rPr>
      <w:rFonts w:cstheme="minorHAnsi"/>
      <w:sz w:val="20"/>
      <w:szCs w:val="20"/>
    </w:rPr>
  </w:style>
  <w:style w:type="paragraph" w:styleId="TOC9">
    <w:name w:val="toc 9"/>
    <w:basedOn w:val="Normal"/>
    <w:next w:val="Normal"/>
    <w:autoRedefine/>
    <w:uiPriority w:val="39"/>
    <w:semiHidden/>
    <w:unhideWhenUsed/>
    <w:rsid w:val="003F7514"/>
    <w:pPr>
      <w:ind w:left="1920"/>
    </w:pPr>
    <w:rPr>
      <w:rFonts w:cstheme="minorHAnsi"/>
      <w:sz w:val="20"/>
      <w:szCs w:val="20"/>
    </w:rPr>
  </w:style>
  <w:style w:type="character" w:styleId="PageNumber">
    <w:name w:val="page number"/>
    <w:basedOn w:val="DefaultParagraphFont"/>
    <w:uiPriority w:val="99"/>
    <w:semiHidden/>
    <w:unhideWhenUsed/>
    <w:rsid w:val="00BB435F"/>
  </w:style>
  <w:style w:type="character" w:styleId="FollowedHyperlink">
    <w:name w:val="FollowedHyperlink"/>
    <w:basedOn w:val="DefaultParagraphFont"/>
    <w:uiPriority w:val="99"/>
    <w:semiHidden/>
    <w:unhideWhenUsed/>
    <w:rsid w:val="006533AE"/>
    <w:rPr>
      <w:color w:val="954F72" w:themeColor="followedHyperlink"/>
      <w:u w:val="single"/>
    </w:rPr>
  </w:style>
  <w:style w:type="character" w:customStyle="1" w:styleId="Heading4Char">
    <w:name w:val="Heading 4 Char"/>
    <w:basedOn w:val="DefaultParagraphFont"/>
    <w:link w:val="Heading4"/>
    <w:uiPriority w:val="9"/>
    <w:semiHidden/>
    <w:rsid w:val="006D3AC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D76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649">
      <w:bodyDiv w:val="1"/>
      <w:marLeft w:val="0"/>
      <w:marRight w:val="0"/>
      <w:marTop w:val="0"/>
      <w:marBottom w:val="0"/>
      <w:divBdr>
        <w:top w:val="none" w:sz="0" w:space="0" w:color="auto"/>
        <w:left w:val="none" w:sz="0" w:space="0" w:color="auto"/>
        <w:bottom w:val="none" w:sz="0" w:space="0" w:color="auto"/>
        <w:right w:val="none" w:sz="0" w:space="0" w:color="auto"/>
      </w:divBdr>
    </w:div>
    <w:div w:id="230432345">
      <w:bodyDiv w:val="1"/>
      <w:marLeft w:val="0"/>
      <w:marRight w:val="0"/>
      <w:marTop w:val="0"/>
      <w:marBottom w:val="0"/>
      <w:divBdr>
        <w:top w:val="none" w:sz="0" w:space="0" w:color="auto"/>
        <w:left w:val="none" w:sz="0" w:space="0" w:color="auto"/>
        <w:bottom w:val="none" w:sz="0" w:space="0" w:color="auto"/>
        <w:right w:val="none" w:sz="0" w:space="0" w:color="auto"/>
      </w:divBdr>
    </w:div>
    <w:div w:id="306590428">
      <w:bodyDiv w:val="1"/>
      <w:marLeft w:val="0"/>
      <w:marRight w:val="0"/>
      <w:marTop w:val="0"/>
      <w:marBottom w:val="0"/>
      <w:divBdr>
        <w:top w:val="none" w:sz="0" w:space="0" w:color="auto"/>
        <w:left w:val="none" w:sz="0" w:space="0" w:color="auto"/>
        <w:bottom w:val="none" w:sz="0" w:space="0" w:color="auto"/>
        <w:right w:val="none" w:sz="0" w:space="0" w:color="auto"/>
      </w:divBdr>
    </w:div>
    <w:div w:id="312374364">
      <w:bodyDiv w:val="1"/>
      <w:marLeft w:val="0"/>
      <w:marRight w:val="0"/>
      <w:marTop w:val="0"/>
      <w:marBottom w:val="0"/>
      <w:divBdr>
        <w:top w:val="none" w:sz="0" w:space="0" w:color="auto"/>
        <w:left w:val="none" w:sz="0" w:space="0" w:color="auto"/>
        <w:bottom w:val="none" w:sz="0" w:space="0" w:color="auto"/>
        <w:right w:val="none" w:sz="0" w:space="0" w:color="auto"/>
      </w:divBdr>
    </w:div>
    <w:div w:id="331227440">
      <w:bodyDiv w:val="1"/>
      <w:marLeft w:val="0"/>
      <w:marRight w:val="0"/>
      <w:marTop w:val="0"/>
      <w:marBottom w:val="0"/>
      <w:divBdr>
        <w:top w:val="none" w:sz="0" w:space="0" w:color="auto"/>
        <w:left w:val="none" w:sz="0" w:space="0" w:color="auto"/>
        <w:bottom w:val="none" w:sz="0" w:space="0" w:color="auto"/>
        <w:right w:val="none" w:sz="0" w:space="0" w:color="auto"/>
      </w:divBdr>
    </w:div>
    <w:div w:id="341469089">
      <w:bodyDiv w:val="1"/>
      <w:marLeft w:val="0"/>
      <w:marRight w:val="0"/>
      <w:marTop w:val="0"/>
      <w:marBottom w:val="0"/>
      <w:divBdr>
        <w:top w:val="none" w:sz="0" w:space="0" w:color="auto"/>
        <w:left w:val="none" w:sz="0" w:space="0" w:color="auto"/>
        <w:bottom w:val="none" w:sz="0" w:space="0" w:color="auto"/>
        <w:right w:val="none" w:sz="0" w:space="0" w:color="auto"/>
      </w:divBdr>
    </w:div>
    <w:div w:id="425540713">
      <w:bodyDiv w:val="1"/>
      <w:marLeft w:val="0"/>
      <w:marRight w:val="0"/>
      <w:marTop w:val="0"/>
      <w:marBottom w:val="0"/>
      <w:divBdr>
        <w:top w:val="none" w:sz="0" w:space="0" w:color="auto"/>
        <w:left w:val="none" w:sz="0" w:space="0" w:color="auto"/>
        <w:bottom w:val="none" w:sz="0" w:space="0" w:color="auto"/>
        <w:right w:val="none" w:sz="0" w:space="0" w:color="auto"/>
      </w:divBdr>
    </w:div>
    <w:div w:id="426000833">
      <w:bodyDiv w:val="1"/>
      <w:marLeft w:val="0"/>
      <w:marRight w:val="0"/>
      <w:marTop w:val="0"/>
      <w:marBottom w:val="0"/>
      <w:divBdr>
        <w:top w:val="none" w:sz="0" w:space="0" w:color="auto"/>
        <w:left w:val="none" w:sz="0" w:space="0" w:color="auto"/>
        <w:bottom w:val="none" w:sz="0" w:space="0" w:color="auto"/>
        <w:right w:val="none" w:sz="0" w:space="0" w:color="auto"/>
      </w:divBdr>
    </w:div>
    <w:div w:id="535240474">
      <w:bodyDiv w:val="1"/>
      <w:marLeft w:val="0"/>
      <w:marRight w:val="0"/>
      <w:marTop w:val="0"/>
      <w:marBottom w:val="0"/>
      <w:divBdr>
        <w:top w:val="none" w:sz="0" w:space="0" w:color="auto"/>
        <w:left w:val="none" w:sz="0" w:space="0" w:color="auto"/>
        <w:bottom w:val="none" w:sz="0" w:space="0" w:color="auto"/>
        <w:right w:val="none" w:sz="0" w:space="0" w:color="auto"/>
      </w:divBdr>
    </w:div>
    <w:div w:id="700210686">
      <w:bodyDiv w:val="1"/>
      <w:marLeft w:val="0"/>
      <w:marRight w:val="0"/>
      <w:marTop w:val="0"/>
      <w:marBottom w:val="0"/>
      <w:divBdr>
        <w:top w:val="none" w:sz="0" w:space="0" w:color="auto"/>
        <w:left w:val="none" w:sz="0" w:space="0" w:color="auto"/>
        <w:bottom w:val="none" w:sz="0" w:space="0" w:color="auto"/>
        <w:right w:val="none" w:sz="0" w:space="0" w:color="auto"/>
      </w:divBdr>
    </w:div>
    <w:div w:id="908732982">
      <w:bodyDiv w:val="1"/>
      <w:marLeft w:val="0"/>
      <w:marRight w:val="0"/>
      <w:marTop w:val="0"/>
      <w:marBottom w:val="0"/>
      <w:divBdr>
        <w:top w:val="none" w:sz="0" w:space="0" w:color="auto"/>
        <w:left w:val="none" w:sz="0" w:space="0" w:color="auto"/>
        <w:bottom w:val="none" w:sz="0" w:space="0" w:color="auto"/>
        <w:right w:val="none" w:sz="0" w:space="0" w:color="auto"/>
      </w:divBdr>
    </w:div>
    <w:div w:id="927735957">
      <w:bodyDiv w:val="1"/>
      <w:marLeft w:val="0"/>
      <w:marRight w:val="0"/>
      <w:marTop w:val="0"/>
      <w:marBottom w:val="0"/>
      <w:divBdr>
        <w:top w:val="none" w:sz="0" w:space="0" w:color="auto"/>
        <w:left w:val="none" w:sz="0" w:space="0" w:color="auto"/>
        <w:bottom w:val="none" w:sz="0" w:space="0" w:color="auto"/>
        <w:right w:val="none" w:sz="0" w:space="0" w:color="auto"/>
      </w:divBdr>
    </w:div>
    <w:div w:id="985428774">
      <w:bodyDiv w:val="1"/>
      <w:marLeft w:val="0"/>
      <w:marRight w:val="0"/>
      <w:marTop w:val="0"/>
      <w:marBottom w:val="0"/>
      <w:divBdr>
        <w:top w:val="none" w:sz="0" w:space="0" w:color="auto"/>
        <w:left w:val="none" w:sz="0" w:space="0" w:color="auto"/>
        <w:bottom w:val="none" w:sz="0" w:space="0" w:color="auto"/>
        <w:right w:val="none" w:sz="0" w:space="0" w:color="auto"/>
      </w:divBdr>
      <w:divsChild>
        <w:div w:id="2041738363">
          <w:marLeft w:val="0"/>
          <w:marRight w:val="0"/>
          <w:marTop w:val="0"/>
          <w:marBottom w:val="0"/>
          <w:divBdr>
            <w:top w:val="none" w:sz="0" w:space="0" w:color="auto"/>
            <w:left w:val="none" w:sz="0" w:space="0" w:color="auto"/>
            <w:bottom w:val="none" w:sz="0" w:space="0" w:color="auto"/>
            <w:right w:val="none" w:sz="0" w:space="0" w:color="auto"/>
          </w:divBdr>
        </w:div>
      </w:divsChild>
    </w:div>
    <w:div w:id="1074161925">
      <w:bodyDiv w:val="1"/>
      <w:marLeft w:val="0"/>
      <w:marRight w:val="0"/>
      <w:marTop w:val="0"/>
      <w:marBottom w:val="0"/>
      <w:divBdr>
        <w:top w:val="none" w:sz="0" w:space="0" w:color="auto"/>
        <w:left w:val="none" w:sz="0" w:space="0" w:color="auto"/>
        <w:bottom w:val="none" w:sz="0" w:space="0" w:color="auto"/>
        <w:right w:val="none" w:sz="0" w:space="0" w:color="auto"/>
      </w:divBdr>
      <w:divsChild>
        <w:div w:id="808667857">
          <w:marLeft w:val="0"/>
          <w:marRight w:val="0"/>
          <w:marTop w:val="0"/>
          <w:marBottom w:val="0"/>
          <w:divBdr>
            <w:top w:val="none" w:sz="0" w:space="0" w:color="auto"/>
            <w:left w:val="none" w:sz="0" w:space="0" w:color="auto"/>
            <w:bottom w:val="none" w:sz="0" w:space="0" w:color="auto"/>
            <w:right w:val="none" w:sz="0" w:space="0" w:color="auto"/>
          </w:divBdr>
        </w:div>
      </w:divsChild>
    </w:div>
    <w:div w:id="1096635900">
      <w:bodyDiv w:val="1"/>
      <w:marLeft w:val="0"/>
      <w:marRight w:val="0"/>
      <w:marTop w:val="0"/>
      <w:marBottom w:val="0"/>
      <w:divBdr>
        <w:top w:val="none" w:sz="0" w:space="0" w:color="auto"/>
        <w:left w:val="none" w:sz="0" w:space="0" w:color="auto"/>
        <w:bottom w:val="none" w:sz="0" w:space="0" w:color="auto"/>
        <w:right w:val="none" w:sz="0" w:space="0" w:color="auto"/>
      </w:divBdr>
    </w:div>
    <w:div w:id="1178035905">
      <w:bodyDiv w:val="1"/>
      <w:marLeft w:val="0"/>
      <w:marRight w:val="0"/>
      <w:marTop w:val="0"/>
      <w:marBottom w:val="0"/>
      <w:divBdr>
        <w:top w:val="none" w:sz="0" w:space="0" w:color="auto"/>
        <w:left w:val="none" w:sz="0" w:space="0" w:color="auto"/>
        <w:bottom w:val="none" w:sz="0" w:space="0" w:color="auto"/>
        <w:right w:val="none" w:sz="0" w:space="0" w:color="auto"/>
      </w:divBdr>
      <w:divsChild>
        <w:div w:id="1833330623">
          <w:marLeft w:val="0"/>
          <w:marRight w:val="0"/>
          <w:marTop w:val="0"/>
          <w:marBottom w:val="0"/>
          <w:divBdr>
            <w:top w:val="none" w:sz="0" w:space="0" w:color="auto"/>
            <w:left w:val="none" w:sz="0" w:space="0" w:color="auto"/>
            <w:bottom w:val="none" w:sz="0" w:space="0" w:color="auto"/>
            <w:right w:val="none" w:sz="0" w:space="0" w:color="auto"/>
          </w:divBdr>
        </w:div>
      </w:divsChild>
    </w:div>
    <w:div w:id="1205210789">
      <w:bodyDiv w:val="1"/>
      <w:marLeft w:val="0"/>
      <w:marRight w:val="0"/>
      <w:marTop w:val="0"/>
      <w:marBottom w:val="0"/>
      <w:divBdr>
        <w:top w:val="none" w:sz="0" w:space="0" w:color="auto"/>
        <w:left w:val="none" w:sz="0" w:space="0" w:color="auto"/>
        <w:bottom w:val="none" w:sz="0" w:space="0" w:color="auto"/>
        <w:right w:val="none" w:sz="0" w:space="0" w:color="auto"/>
      </w:divBdr>
      <w:divsChild>
        <w:div w:id="333151302">
          <w:marLeft w:val="0"/>
          <w:marRight w:val="0"/>
          <w:marTop w:val="0"/>
          <w:marBottom w:val="0"/>
          <w:divBdr>
            <w:top w:val="none" w:sz="0" w:space="0" w:color="auto"/>
            <w:left w:val="none" w:sz="0" w:space="0" w:color="auto"/>
            <w:bottom w:val="none" w:sz="0" w:space="0" w:color="auto"/>
            <w:right w:val="none" w:sz="0" w:space="0" w:color="auto"/>
          </w:divBdr>
        </w:div>
      </w:divsChild>
    </w:div>
    <w:div w:id="1252660774">
      <w:bodyDiv w:val="1"/>
      <w:marLeft w:val="0"/>
      <w:marRight w:val="0"/>
      <w:marTop w:val="0"/>
      <w:marBottom w:val="0"/>
      <w:divBdr>
        <w:top w:val="none" w:sz="0" w:space="0" w:color="auto"/>
        <w:left w:val="none" w:sz="0" w:space="0" w:color="auto"/>
        <w:bottom w:val="none" w:sz="0" w:space="0" w:color="auto"/>
        <w:right w:val="none" w:sz="0" w:space="0" w:color="auto"/>
      </w:divBdr>
    </w:div>
    <w:div w:id="1264149017">
      <w:bodyDiv w:val="1"/>
      <w:marLeft w:val="0"/>
      <w:marRight w:val="0"/>
      <w:marTop w:val="0"/>
      <w:marBottom w:val="0"/>
      <w:divBdr>
        <w:top w:val="none" w:sz="0" w:space="0" w:color="auto"/>
        <w:left w:val="none" w:sz="0" w:space="0" w:color="auto"/>
        <w:bottom w:val="none" w:sz="0" w:space="0" w:color="auto"/>
        <w:right w:val="none" w:sz="0" w:space="0" w:color="auto"/>
      </w:divBdr>
      <w:divsChild>
        <w:div w:id="724990731">
          <w:marLeft w:val="0"/>
          <w:marRight w:val="0"/>
          <w:marTop w:val="0"/>
          <w:marBottom w:val="0"/>
          <w:divBdr>
            <w:top w:val="none" w:sz="0" w:space="0" w:color="auto"/>
            <w:left w:val="none" w:sz="0" w:space="0" w:color="auto"/>
            <w:bottom w:val="none" w:sz="0" w:space="0" w:color="auto"/>
            <w:right w:val="none" w:sz="0" w:space="0" w:color="auto"/>
          </w:divBdr>
        </w:div>
      </w:divsChild>
    </w:div>
    <w:div w:id="1278219453">
      <w:bodyDiv w:val="1"/>
      <w:marLeft w:val="0"/>
      <w:marRight w:val="0"/>
      <w:marTop w:val="0"/>
      <w:marBottom w:val="0"/>
      <w:divBdr>
        <w:top w:val="none" w:sz="0" w:space="0" w:color="auto"/>
        <w:left w:val="none" w:sz="0" w:space="0" w:color="auto"/>
        <w:bottom w:val="none" w:sz="0" w:space="0" w:color="auto"/>
        <w:right w:val="none" w:sz="0" w:space="0" w:color="auto"/>
      </w:divBdr>
      <w:divsChild>
        <w:div w:id="1295870852">
          <w:marLeft w:val="0"/>
          <w:marRight w:val="0"/>
          <w:marTop w:val="0"/>
          <w:marBottom w:val="0"/>
          <w:divBdr>
            <w:top w:val="none" w:sz="0" w:space="0" w:color="auto"/>
            <w:left w:val="none" w:sz="0" w:space="0" w:color="auto"/>
            <w:bottom w:val="none" w:sz="0" w:space="0" w:color="auto"/>
            <w:right w:val="none" w:sz="0" w:space="0" w:color="auto"/>
          </w:divBdr>
        </w:div>
      </w:divsChild>
    </w:div>
    <w:div w:id="1295983438">
      <w:bodyDiv w:val="1"/>
      <w:marLeft w:val="0"/>
      <w:marRight w:val="0"/>
      <w:marTop w:val="0"/>
      <w:marBottom w:val="0"/>
      <w:divBdr>
        <w:top w:val="none" w:sz="0" w:space="0" w:color="auto"/>
        <w:left w:val="none" w:sz="0" w:space="0" w:color="auto"/>
        <w:bottom w:val="none" w:sz="0" w:space="0" w:color="auto"/>
        <w:right w:val="none" w:sz="0" w:space="0" w:color="auto"/>
      </w:divBdr>
      <w:divsChild>
        <w:div w:id="128403660">
          <w:marLeft w:val="0"/>
          <w:marRight w:val="0"/>
          <w:marTop w:val="0"/>
          <w:marBottom w:val="0"/>
          <w:divBdr>
            <w:top w:val="none" w:sz="0" w:space="0" w:color="auto"/>
            <w:left w:val="none" w:sz="0" w:space="0" w:color="auto"/>
            <w:bottom w:val="none" w:sz="0" w:space="0" w:color="auto"/>
            <w:right w:val="none" w:sz="0" w:space="0" w:color="auto"/>
          </w:divBdr>
        </w:div>
      </w:divsChild>
    </w:div>
    <w:div w:id="1313831056">
      <w:bodyDiv w:val="1"/>
      <w:marLeft w:val="0"/>
      <w:marRight w:val="0"/>
      <w:marTop w:val="0"/>
      <w:marBottom w:val="0"/>
      <w:divBdr>
        <w:top w:val="none" w:sz="0" w:space="0" w:color="auto"/>
        <w:left w:val="none" w:sz="0" w:space="0" w:color="auto"/>
        <w:bottom w:val="none" w:sz="0" w:space="0" w:color="auto"/>
        <w:right w:val="none" w:sz="0" w:space="0" w:color="auto"/>
      </w:divBdr>
    </w:div>
    <w:div w:id="1316644219">
      <w:bodyDiv w:val="1"/>
      <w:marLeft w:val="0"/>
      <w:marRight w:val="0"/>
      <w:marTop w:val="0"/>
      <w:marBottom w:val="0"/>
      <w:divBdr>
        <w:top w:val="none" w:sz="0" w:space="0" w:color="auto"/>
        <w:left w:val="none" w:sz="0" w:space="0" w:color="auto"/>
        <w:bottom w:val="none" w:sz="0" w:space="0" w:color="auto"/>
        <w:right w:val="none" w:sz="0" w:space="0" w:color="auto"/>
      </w:divBdr>
      <w:divsChild>
        <w:div w:id="1306933638">
          <w:marLeft w:val="0"/>
          <w:marRight w:val="0"/>
          <w:marTop w:val="0"/>
          <w:marBottom w:val="0"/>
          <w:divBdr>
            <w:top w:val="none" w:sz="0" w:space="0" w:color="auto"/>
            <w:left w:val="none" w:sz="0" w:space="0" w:color="auto"/>
            <w:bottom w:val="none" w:sz="0" w:space="0" w:color="auto"/>
            <w:right w:val="none" w:sz="0" w:space="0" w:color="auto"/>
          </w:divBdr>
        </w:div>
      </w:divsChild>
    </w:div>
    <w:div w:id="1336372586">
      <w:bodyDiv w:val="1"/>
      <w:marLeft w:val="0"/>
      <w:marRight w:val="0"/>
      <w:marTop w:val="0"/>
      <w:marBottom w:val="0"/>
      <w:divBdr>
        <w:top w:val="none" w:sz="0" w:space="0" w:color="auto"/>
        <w:left w:val="none" w:sz="0" w:space="0" w:color="auto"/>
        <w:bottom w:val="none" w:sz="0" w:space="0" w:color="auto"/>
        <w:right w:val="none" w:sz="0" w:space="0" w:color="auto"/>
      </w:divBdr>
    </w:div>
    <w:div w:id="1468859330">
      <w:bodyDiv w:val="1"/>
      <w:marLeft w:val="0"/>
      <w:marRight w:val="0"/>
      <w:marTop w:val="0"/>
      <w:marBottom w:val="0"/>
      <w:divBdr>
        <w:top w:val="none" w:sz="0" w:space="0" w:color="auto"/>
        <w:left w:val="none" w:sz="0" w:space="0" w:color="auto"/>
        <w:bottom w:val="none" w:sz="0" w:space="0" w:color="auto"/>
        <w:right w:val="none" w:sz="0" w:space="0" w:color="auto"/>
      </w:divBdr>
      <w:divsChild>
        <w:div w:id="27143319">
          <w:marLeft w:val="0"/>
          <w:marRight w:val="0"/>
          <w:marTop w:val="0"/>
          <w:marBottom w:val="0"/>
          <w:divBdr>
            <w:top w:val="none" w:sz="0" w:space="0" w:color="auto"/>
            <w:left w:val="none" w:sz="0" w:space="0" w:color="auto"/>
            <w:bottom w:val="none" w:sz="0" w:space="0" w:color="auto"/>
            <w:right w:val="none" w:sz="0" w:space="0" w:color="auto"/>
          </w:divBdr>
        </w:div>
      </w:divsChild>
    </w:div>
    <w:div w:id="1594776990">
      <w:bodyDiv w:val="1"/>
      <w:marLeft w:val="0"/>
      <w:marRight w:val="0"/>
      <w:marTop w:val="0"/>
      <w:marBottom w:val="0"/>
      <w:divBdr>
        <w:top w:val="none" w:sz="0" w:space="0" w:color="auto"/>
        <w:left w:val="none" w:sz="0" w:space="0" w:color="auto"/>
        <w:bottom w:val="none" w:sz="0" w:space="0" w:color="auto"/>
        <w:right w:val="none" w:sz="0" w:space="0" w:color="auto"/>
      </w:divBdr>
      <w:divsChild>
        <w:div w:id="1253321210">
          <w:marLeft w:val="0"/>
          <w:marRight w:val="0"/>
          <w:marTop w:val="0"/>
          <w:marBottom w:val="0"/>
          <w:divBdr>
            <w:top w:val="none" w:sz="0" w:space="0" w:color="auto"/>
            <w:left w:val="none" w:sz="0" w:space="0" w:color="auto"/>
            <w:bottom w:val="none" w:sz="0" w:space="0" w:color="auto"/>
            <w:right w:val="none" w:sz="0" w:space="0" w:color="auto"/>
          </w:divBdr>
          <w:divsChild>
            <w:div w:id="1801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2130">
      <w:bodyDiv w:val="1"/>
      <w:marLeft w:val="0"/>
      <w:marRight w:val="0"/>
      <w:marTop w:val="0"/>
      <w:marBottom w:val="0"/>
      <w:divBdr>
        <w:top w:val="none" w:sz="0" w:space="0" w:color="auto"/>
        <w:left w:val="none" w:sz="0" w:space="0" w:color="auto"/>
        <w:bottom w:val="none" w:sz="0" w:space="0" w:color="auto"/>
        <w:right w:val="none" w:sz="0" w:space="0" w:color="auto"/>
      </w:divBdr>
      <w:divsChild>
        <w:div w:id="2025087549">
          <w:marLeft w:val="0"/>
          <w:marRight w:val="0"/>
          <w:marTop w:val="0"/>
          <w:marBottom w:val="0"/>
          <w:divBdr>
            <w:top w:val="none" w:sz="0" w:space="0" w:color="auto"/>
            <w:left w:val="none" w:sz="0" w:space="0" w:color="auto"/>
            <w:bottom w:val="none" w:sz="0" w:space="0" w:color="auto"/>
            <w:right w:val="none" w:sz="0" w:space="0" w:color="auto"/>
          </w:divBdr>
        </w:div>
      </w:divsChild>
    </w:div>
    <w:div w:id="1688940394">
      <w:bodyDiv w:val="1"/>
      <w:marLeft w:val="0"/>
      <w:marRight w:val="0"/>
      <w:marTop w:val="0"/>
      <w:marBottom w:val="0"/>
      <w:divBdr>
        <w:top w:val="none" w:sz="0" w:space="0" w:color="auto"/>
        <w:left w:val="none" w:sz="0" w:space="0" w:color="auto"/>
        <w:bottom w:val="none" w:sz="0" w:space="0" w:color="auto"/>
        <w:right w:val="none" w:sz="0" w:space="0" w:color="auto"/>
      </w:divBdr>
    </w:div>
    <w:div w:id="1697345677">
      <w:bodyDiv w:val="1"/>
      <w:marLeft w:val="0"/>
      <w:marRight w:val="0"/>
      <w:marTop w:val="0"/>
      <w:marBottom w:val="0"/>
      <w:divBdr>
        <w:top w:val="none" w:sz="0" w:space="0" w:color="auto"/>
        <w:left w:val="none" w:sz="0" w:space="0" w:color="auto"/>
        <w:bottom w:val="none" w:sz="0" w:space="0" w:color="auto"/>
        <w:right w:val="none" w:sz="0" w:space="0" w:color="auto"/>
      </w:divBdr>
      <w:divsChild>
        <w:div w:id="984512486">
          <w:marLeft w:val="0"/>
          <w:marRight w:val="0"/>
          <w:marTop w:val="0"/>
          <w:marBottom w:val="0"/>
          <w:divBdr>
            <w:top w:val="none" w:sz="0" w:space="0" w:color="auto"/>
            <w:left w:val="none" w:sz="0" w:space="0" w:color="auto"/>
            <w:bottom w:val="none" w:sz="0" w:space="0" w:color="auto"/>
            <w:right w:val="none" w:sz="0" w:space="0" w:color="auto"/>
          </w:divBdr>
          <w:divsChild>
            <w:div w:id="1738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21282">
      <w:bodyDiv w:val="1"/>
      <w:marLeft w:val="0"/>
      <w:marRight w:val="0"/>
      <w:marTop w:val="0"/>
      <w:marBottom w:val="0"/>
      <w:divBdr>
        <w:top w:val="none" w:sz="0" w:space="0" w:color="auto"/>
        <w:left w:val="none" w:sz="0" w:space="0" w:color="auto"/>
        <w:bottom w:val="none" w:sz="0" w:space="0" w:color="auto"/>
        <w:right w:val="none" w:sz="0" w:space="0" w:color="auto"/>
      </w:divBdr>
    </w:div>
    <w:div w:id="17730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www.ukri.org/manage-your-award/good-research-resource-hub/responsible-innov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www.ukri.org/councils/epsrc/guidance-for-applicants/what-to-include-in-your-proposal/health-technologies-impact-and-translation-toolkit/research-integrity-in-healthcare-technologies/responsible-research-and-innovation/" TargetMode="External"/><Relationship Id="rId37" Type="http://schemas.openxmlformats.org/officeDocument/2006/relationships/hyperlink" Target="http://Amazon.com"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ov.uk/government/publications/data-ethics-framework/data-ethics-framework-2020" TargetMode="External"/><Relationship Id="rId38" Type="http://schemas.openxmlformats.org/officeDocument/2006/relationships/hyperlink" Target="http://J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8FAF-1796-4B3F-B487-43B8E0E77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69</Pages>
  <Words>14587</Words>
  <Characters>83151</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Kobayashi, Kota</dc:creator>
  <cp:keywords/>
  <dc:description/>
  <cp:lastModifiedBy>Kobayashi, Kota</cp:lastModifiedBy>
  <cp:revision>189</cp:revision>
  <dcterms:created xsi:type="dcterms:W3CDTF">2023-08-29T09:15:00Z</dcterms:created>
  <dcterms:modified xsi:type="dcterms:W3CDTF">2023-08-31T16:11:00Z</dcterms:modified>
</cp:coreProperties>
</file>