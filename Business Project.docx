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EE4E2" w14:textId="5827A5C2" w:rsidR="00FF7F01" w:rsidRPr="006215E9" w:rsidRDefault="00FF7F01" w:rsidP="00FF7F01">
      <w:pPr>
        <w:spacing w:line="360" w:lineRule="auto"/>
        <w:jc w:val="center"/>
        <w:rPr>
          <w:rFonts w:ascii="Arial" w:hAnsi="Arial" w:cs="Arial"/>
          <w:b/>
          <w:bCs/>
          <w:sz w:val="44"/>
          <w:szCs w:val="44"/>
        </w:rPr>
      </w:pPr>
      <w:r w:rsidRPr="006215E9">
        <w:rPr>
          <w:rFonts w:ascii="Arial" w:hAnsi="Arial" w:cs="Arial"/>
          <w:b/>
          <w:bCs/>
          <w:sz w:val="44"/>
          <w:szCs w:val="44"/>
        </w:rPr>
        <w:t>Executive Summary</w:t>
      </w:r>
    </w:p>
    <w:p w14:paraId="421FACAF" w14:textId="77777777" w:rsidR="00FF7F01" w:rsidRPr="006215E9" w:rsidRDefault="00FF7F01" w:rsidP="00FF7F01">
      <w:pPr>
        <w:spacing w:line="360" w:lineRule="auto"/>
        <w:jc w:val="both"/>
        <w:rPr>
          <w:rFonts w:ascii="Arial" w:hAnsi="Arial" w:cs="Arial"/>
          <w:b/>
          <w:bCs/>
        </w:rPr>
      </w:pPr>
    </w:p>
    <w:p w14:paraId="543095B5" w14:textId="77777777" w:rsidR="00FF7F01" w:rsidRPr="006215E9" w:rsidRDefault="00FF7F01" w:rsidP="00FF7F01">
      <w:pPr>
        <w:spacing w:line="360" w:lineRule="auto"/>
        <w:jc w:val="center"/>
        <w:rPr>
          <w:rFonts w:ascii="Arial" w:hAnsi="Arial" w:cs="Arial"/>
          <w:b/>
          <w:bCs/>
        </w:rPr>
      </w:pPr>
      <w:r w:rsidRPr="006215E9">
        <w:rPr>
          <w:rFonts w:ascii="Arial" w:hAnsi="Arial" w:cs="Arial"/>
          <w:b/>
          <w:bCs/>
        </w:rPr>
        <w:t>Predicting Stock Returns Using News Sentiment Analysis: A Comparative Study of Machine Learning Models during COVID-19</w:t>
      </w:r>
    </w:p>
    <w:p w14:paraId="66EC1C50" w14:textId="77777777" w:rsidR="00FF7F01" w:rsidRDefault="00FF7F01" w:rsidP="00FF7F01">
      <w:pPr>
        <w:spacing w:line="360" w:lineRule="auto"/>
        <w:jc w:val="both"/>
        <w:rPr>
          <w:rFonts w:ascii="Arial" w:hAnsi="Arial" w:cs="Arial"/>
        </w:rPr>
      </w:pPr>
    </w:p>
    <w:p w14:paraId="0B0727EB" w14:textId="77777777" w:rsidR="00FF7F01" w:rsidRPr="00044013" w:rsidRDefault="00FF7F01" w:rsidP="00FF7F01">
      <w:pPr>
        <w:spacing w:line="360" w:lineRule="auto"/>
        <w:ind w:right="95"/>
        <w:jc w:val="right"/>
        <w:rPr>
          <w:rFonts w:ascii="Arial" w:hAnsi="Arial" w:cs="Arial"/>
          <w:sz w:val="22"/>
          <w:szCs w:val="22"/>
        </w:rPr>
      </w:pPr>
      <w:r w:rsidRPr="00044013">
        <w:rPr>
          <w:rFonts w:ascii="Arial" w:hAnsi="Arial" w:cs="Arial"/>
          <w:sz w:val="22"/>
          <w:szCs w:val="22"/>
        </w:rPr>
        <w:t xml:space="preserve">Student </w:t>
      </w:r>
      <w:proofErr w:type="gramStart"/>
      <w:r w:rsidRPr="00044013">
        <w:rPr>
          <w:rFonts w:ascii="Arial" w:hAnsi="Arial" w:cs="Arial"/>
          <w:sz w:val="22"/>
          <w:szCs w:val="22"/>
        </w:rPr>
        <w:t>ID :</w:t>
      </w:r>
      <w:proofErr w:type="gramEnd"/>
      <w:r w:rsidRPr="00044013">
        <w:rPr>
          <w:rFonts w:ascii="Arial" w:hAnsi="Arial" w:cs="Arial"/>
          <w:sz w:val="22"/>
          <w:szCs w:val="22"/>
        </w:rPr>
        <w:t xml:space="preserve"> 720034950</w:t>
      </w:r>
    </w:p>
    <w:p w14:paraId="2C9329B4" w14:textId="77777777" w:rsidR="00FF7F01" w:rsidRPr="00044013" w:rsidRDefault="00FF7F01" w:rsidP="00FF7F01">
      <w:pPr>
        <w:spacing w:line="360" w:lineRule="auto"/>
        <w:ind w:right="95"/>
        <w:jc w:val="right"/>
        <w:rPr>
          <w:rFonts w:ascii="Arial" w:hAnsi="Arial" w:cs="Arial"/>
          <w:sz w:val="22"/>
          <w:szCs w:val="22"/>
        </w:rPr>
      </w:pPr>
      <w:proofErr w:type="gramStart"/>
      <w:r w:rsidRPr="00044013">
        <w:rPr>
          <w:rFonts w:ascii="Arial" w:hAnsi="Arial" w:cs="Arial"/>
          <w:sz w:val="22"/>
          <w:szCs w:val="22"/>
        </w:rPr>
        <w:t>Name :</w:t>
      </w:r>
      <w:proofErr w:type="gramEnd"/>
      <w:r w:rsidRPr="00044013">
        <w:rPr>
          <w:rFonts w:ascii="Arial" w:hAnsi="Arial" w:cs="Arial"/>
          <w:sz w:val="22"/>
          <w:szCs w:val="22"/>
        </w:rPr>
        <w:t xml:space="preserve">  Kota Kobayashi</w:t>
      </w:r>
    </w:p>
    <w:p w14:paraId="24B3B53C" w14:textId="77777777" w:rsidR="00FF7F01" w:rsidRPr="006215E9" w:rsidRDefault="00FF7F01" w:rsidP="00FF7F01">
      <w:pPr>
        <w:spacing w:line="360" w:lineRule="auto"/>
        <w:jc w:val="both"/>
        <w:rPr>
          <w:rFonts w:ascii="Arial" w:hAnsi="Arial" w:cs="Arial"/>
          <w:b/>
          <w:bCs/>
          <w:u w:val="single"/>
        </w:rPr>
      </w:pPr>
      <w:r w:rsidRPr="006215E9">
        <w:rPr>
          <w:rFonts w:ascii="Arial" w:hAnsi="Arial" w:cs="Arial"/>
          <w:b/>
          <w:bCs/>
          <w:u w:val="single"/>
        </w:rPr>
        <w:t>Introduction</w:t>
      </w:r>
    </w:p>
    <w:p w14:paraId="1D3C8648" w14:textId="77777777" w:rsidR="00FF7F01" w:rsidRPr="006215E9" w:rsidRDefault="00FF7F01" w:rsidP="00FF7F01">
      <w:pPr>
        <w:spacing w:line="360" w:lineRule="auto"/>
        <w:jc w:val="both"/>
        <w:rPr>
          <w:rFonts w:ascii="Arial" w:hAnsi="Arial" w:cs="Arial"/>
        </w:rPr>
      </w:pPr>
      <w:r w:rsidRPr="006215E9">
        <w:rPr>
          <w:rFonts w:ascii="Arial" w:hAnsi="Arial" w:cs="Arial"/>
        </w:rPr>
        <w:t>In the contemporary financial environment, news sentiment's role in predicting stock market trends has been highlighted. This relationship became even more pronounced amidst the global disruption caused by the COVID-19 pandemic. With the increased dependency on digital news platforms and algorithmic trading during this period, news sentiment analysis has solidified its place as an essential tool in shaping investment decisions.</w:t>
      </w:r>
    </w:p>
    <w:p w14:paraId="35F83693" w14:textId="77777777" w:rsidR="00FF7F01" w:rsidRPr="006215E9" w:rsidRDefault="00FF7F01" w:rsidP="00FF7F01">
      <w:pPr>
        <w:spacing w:line="360" w:lineRule="auto"/>
        <w:jc w:val="both"/>
        <w:rPr>
          <w:rFonts w:ascii="Arial" w:hAnsi="Arial" w:cs="Arial"/>
        </w:rPr>
      </w:pPr>
    </w:p>
    <w:p w14:paraId="0E5264A5" w14:textId="77777777" w:rsidR="00FF7F01" w:rsidRPr="006215E9" w:rsidRDefault="00FF7F01" w:rsidP="00FF7F01">
      <w:pPr>
        <w:spacing w:line="360" w:lineRule="auto"/>
        <w:jc w:val="both"/>
        <w:rPr>
          <w:rFonts w:ascii="Arial" w:hAnsi="Arial" w:cs="Arial"/>
          <w:b/>
          <w:bCs/>
          <w:u w:val="single"/>
        </w:rPr>
      </w:pPr>
      <w:r w:rsidRPr="006215E9">
        <w:rPr>
          <w:rFonts w:ascii="Arial" w:hAnsi="Arial" w:cs="Arial"/>
          <w:b/>
          <w:bCs/>
          <w:u w:val="single"/>
        </w:rPr>
        <w:t>Problem Statement &amp; Background:</w:t>
      </w:r>
    </w:p>
    <w:p w14:paraId="09EBCD1C" w14:textId="77777777" w:rsidR="00FF7F01" w:rsidRPr="006215E9" w:rsidRDefault="00FF7F01" w:rsidP="00FF7F01">
      <w:pPr>
        <w:spacing w:line="360" w:lineRule="auto"/>
        <w:jc w:val="both"/>
        <w:rPr>
          <w:rFonts w:ascii="Arial" w:hAnsi="Arial" w:cs="Arial"/>
        </w:rPr>
      </w:pPr>
      <w:r w:rsidRPr="006215E9">
        <w:rPr>
          <w:rFonts w:ascii="Arial" w:hAnsi="Arial" w:cs="Arial"/>
        </w:rPr>
        <w:t xml:space="preserve">Historically, numerous empirical studies have delved into the dynamics between news sentiment and stock returns. However, the COVID-19 pandemic has brought about unique challenges that haven't been previously tackled. Many existing research methodologies, tailored for the pre-pandemic world, now appear outdated. Past research, such as those by Cakra and </w:t>
      </w:r>
      <w:proofErr w:type="spellStart"/>
      <w:r w:rsidRPr="006215E9">
        <w:rPr>
          <w:rFonts w:ascii="Arial" w:hAnsi="Arial" w:cs="Arial"/>
        </w:rPr>
        <w:t>Trisedya</w:t>
      </w:r>
      <w:proofErr w:type="spellEnd"/>
      <w:r w:rsidRPr="006215E9">
        <w:rPr>
          <w:rFonts w:ascii="Arial" w:hAnsi="Arial" w:cs="Arial"/>
        </w:rPr>
        <w:t xml:space="preserve"> (2015), leaned on regression methodologies, while the current context sees the rise of more advanced models like </w:t>
      </w:r>
      <w:proofErr w:type="spellStart"/>
      <w:r w:rsidRPr="006215E9">
        <w:rPr>
          <w:rFonts w:ascii="Arial" w:hAnsi="Arial" w:cs="Arial"/>
        </w:rPr>
        <w:t>CatBoost</w:t>
      </w:r>
      <w:proofErr w:type="spellEnd"/>
      <w:r w:rsidRPr="006215E9">
        <w:rPr>
          <w:rFonts w:ascii="Arial" w:hAnsi="Arial" w:cs="Arial"/>
        </w:rPr>
        <w:t>. This discrepancy in methodologies has led to an inconsistent research landscape. Moreover, the narrow scope of many studies, often focusing on specific sectors or broad indices, further exacerbates the fragmentation in the literature. This has left stakeholders, from financial experts to individual investors, facing a multitude of questions regarding model selection, feature importance, and the general applicability of sentiment analysis.</w:t>
      </w:r>
    </w:p>
    <w:p w14:paraId="3628635E" w14:textId="77777777" w:rsidR="00FF7F01" w:rsidRPr="006215E9" w:rsidRDefault="00FF7F01" w:rsidP="00FF7F01">
      <w:pPr>
        <w:spacing w:line="360" w:lineRule="auto"/>
        <w:jc w:val="both"/>
        <w:rPr>
          <w:rFonts w:ascii="Arial" w:hAnsi="Arial" w:cs="Arial"/>
        </w:rPr>
      </w:pPr>
    </w:p>
    <w:p w14:paraId="4678EFD4" w14:textId="77777777" w:rsidR="00FF7F01" w:rsidRPr="006215E9" w:rsidRDefault="00FF7F01" w:rsidP="00FF7F01">
      <w:pPr>
        <w:spacing w:line="360" w:lineRule="auto"/>
        <w:jc w:val="both"/>
        <w:rPr>
          <w:rFonts w:ascii="Arial" w:hAnsi="Arial" w:cs="Arial"/>
        </w:rPr>
      </w:pPr>
      <w:r w:rsidRPr="006215E9">
        <w:rPr>
          <w:rFonts w:ascii="Arial" w:hAnsi="Arial" w:cs="Arial"/>
        </w:rPr>
        <w:t xml:space="preserve">Adding another layer of complexity is the narrow focus of many studies, either targeting specific sectors, like big tech firms, or broad indices like the S&amp;P 500. While a few have ventured into </w:t>
      </w:r>
      <w:proofErr w:type="spellStart"/>
      <w:r w:rsidRPr="006215E9">
        <w:rPr>
          <w:rFonts w:ascii="Arial" w:hAnsi="Arial" w:cs="Arial"/>
        </w:rPr>
        <w:t>analyzing</w:t>
      </w:r>
      <w:proofErr w:type="spellEnd"/>
      <w:r w:rsidRPr="006215E9">
        <w:rPr>
          <w:rFonts w:ascii="Arial" w:hAnsi="Arial" w:cs="Arial"/>
        </w:rPr>
        <w:t xml:space="preserve"> the NASDAQ, their limited numbers contribute to the existing research void (Lee, 2022). This patchwork of fragmented and sometimes </w:t>
      </w:r>
      <w:r w:rsidRPr="006215E9">
        <w:rPr>
          <w:rFonts w:ascii="Arial" w:hAnsi="Arial" w:cs="Arial"/>
        </w:rPr>
        <w:lastRenderedPageBreak/>
        <w:t>outdated research leaves stakeholders, from financial experts to individual investors, navigating a maze of confusion. They are left grappling with pivotal questions about optimal model selection, feature prioritization, and the broader applicability of sentiment analysis across a varied spectrum of firms.</w:t>
      </w:r>
    </w:p>
    <w:p w14:paraId="28957A53" w14:textId="77777777" w:rsidR="00FF7F01" w:rsidRPr="006215E9" w:rsidRDefault="00FF7F01" w:rsidP="00FF7F01">
      <w:pPr>
        <w:spacing w:line="360" w:lineRule="auto"/>
        <w:jc w:val="both"/>
        <w:rPr>
          <w:rFonts w:ascii="Arial" w:hAnsi="Arial" w:cs="Arial"/>
        </w:rPr>
      </w:pPr>
    </w:p>
    <w:p w14:paraId="0982819F" w14:textId="77777777" w:rsidR="00FF7F01" w:rsidRPr="006215E9" w:rsidRDefault="00FF7F01" w:rsidP="00FF7F01">
      <w:pPr>
        <w:spacing w:line="360" w:lineRule="auto"/>
        <w:jc w:val="both"/>
        <w:rPr>
          <w:rFonts w:ascii="Arial" w:hAnsi="Arial" w:cs="Arial"/>
          <w:b/>
          <w:bCs/>
          <w:u w:val="single"/>
        </w:rPr>
      </w:pPr>
      <w:r w:rsidRPr="006215E9">
        <w:rPr>
          <w:rFonts w:ascii="Arial" w:hAnsi="Arial" w:cs="Arial"/>
          <w:b/>
          <w:bCs/>
          <w:u w:val="single"/>
        </w:rPr>
        <w:t>Research Objectives:</w:t>
      </w:r>
    </w:p>
    <w:p w14:paraId="6EB35E77" w14:textId="77777777" w:rsidR="00FF7F01" w:rsidRPr="00D97AB5" w:rsidRDefault="00FF7F01" w:rsidP="00FF7F01">
      <w:pPr>
        <w:spacing w:line="360" w:lineRule="auto"/>
        <w:jc w:val="both"/>
        <w:rPr>
          <w:rFonts w:ascii="Arial" w:hAnsi="Arial" w:cs="Arial"/>
        </w:rPr>
      </w:pPr>
      <w:r w:rsidRPr="00D97AB5">
        <w:rPr>
          <w:rFonts w:ascii="Arial" w:hAnsi="Arial" w:cs="Arial"/>
        </w:rPr>
        <w:t>To address these challenges and provide actionable insights, this research embarked on answering three pivotal questions:</w:t>
      </w:r>
    </w:p>
    <w:p w14:paraId="723BF3CA" w14:textId="77777777" w:rsidR="00FF7F01" w:rsidRPr="00D97AB5" w:rsidRDefault="00FF7F01" w:rsidP="00FF7F01">
      <w:pPr>
        <w:spacing w:line="360" w:lineRule="auto"/>
        <w:jc w:val="both"/>
        <w:rPr>
          <w:rFonts w:ascii="Arial" w:hAnsi="Arial" w:cs="Arial"/>
          <w:i/>
          <w:iCs/>
        </w:rPr>
      </w:pPr>
    </w:p>
    <w:p w14:paraId="01047044" w14:textId="77777777" w:rsidR="00FF7F01" w:rsidRPr="00302CCA" w:rsidRDefault="00FF7F01" w:rsidP="00FF7F01">
      <w:pPr>
        <w:pStyle w:val="ListParagraph"/>
        <w:numPr>
          <w:ilvl w:val="0"/>
          <w:numId w:val="472"/>
        </w:numPr>
        <w:spacing w:line="360" w:lineRule="auto"/>
        <w:ind w:left="426"/>
        <w:jc w:val="both"/>
        <w:rPr>
          <w:rFonts w:ascii="Arial" w:hAnsi="Arial" w:cs="Arial"/>
        </w:rPr>
      </w:pPr>
      <w:r w:rsidRPr="00302CCA">
        <w:rPr>
          <w:rFonts w:ascii="Arial" w:hAnsi="Arial" w:cs="Arial"/>
          <w:i/>
          <w:iCs/>
        </w:rPr>
        <w:t>Comparative Analysis:</w:t>
      </w:r>
      <w:r w:rsidRPr="00302CCA">
        <w:rPr>
          <w:rFonts w:ascii="Arial" w:hAnsi="Arial" w:cs="Arial"/>
        </w:rPr>
        <w:t xml:space="preserve"> How do present-day machine learning models perform in leveraging news sentiment for stock return predictions during the pandemic?</w:t>
      </w:r>
    </w:p>
    <w:p w14:paraId="22539920" w14:textId="77777777" w:rsidR="00FF7F01" w:rsidRPr="00D97AB5" w:rsidRDefault="00FF7F01" w:rsidP="00FF7F01">
      <w:pPr>
        <w:spacing w:line="360" w:lineRule="auto"/>
        <w:ind w:left="426"/>
        <w:jc w:val="both"/>
        <w:rPr>
          <w:rFonts w:ascii="Arial" w:hAnsi="Arial" w:cs="Arial"/>
        </w:rPr>
      </w:pPr>
    </w:p>
    <w:p w14:paraId="7C2631D8" w14:textId="77777777" w:rsidR="00FF7F01" w:rsidRPr="00302CCA" w:rsidRDefault="00FF7F01" w:rsidP="00FF7F01">
      <w:pPr>
        <w:pStyle w:val="ListParagraph"/>
        <w:numPr>
          <w:ilvl w:val="0"/>
          <w:numId w:val="472"/>
        </w:numPr>
        <w:spacing w:line="360" w:lineRule="auto"/>
        <w:ind w:left="426"/>
        <w:jc w:val="both"/>
        <w:rPr>
          <w:rFonts w:ascii="Arial" w:hAnsi="Arial" w:cs="Arial"/>
        </w:rPr>
      </w:pPr>
      <w:r w:rsidRPr="00302CCA">
        <w:rPr>
          <w:rFonts w:ascii="Arial" w:hAnsi="Arial" w:cs="Arial"/>
          <w:i/>
          <w:iCs/>
        </w:rPr>
        <w:t>Feature Significance:</w:t>
      </w:r>
      <w:r w:rsidRPr="00302CCA">
        <w:rPr>
          <w:rFonts w:ascii="Arial" w:hAnsi="Arial" w:cs="Arial"/>
        </w:rPr>
        <w:t xml:space="preserve"> In these models, which variables are pivotal? Does news sentiment hold its ground against other influential factors like volume or the influence of COVID-19?</w:t>
      </w:r>
    </w:p>
    <w:p w14:paraId="60533346" w14:textId="77777777" w:rsidR="00FF7F01" w:rsidRPr="00D97AB5" w:rsidRDefault="00FF7F01" w:rsidP="00FF7F01">
      <w:pPr>
        <w:spacing w:line="360" w:lineRule="auto"/>
        <w:ind w:left="426"/>
        <w:jc w:val="both"/>
        <w:rPr>
          <w:rFonts w:ascii="Arial" w:hAnsi="Arial" w:cs="Arial"/>
        </w:rPr>
      </w:pPr>
    </w:p>
    <w:p w14:paraId="089D5EE4" w14:textId="79D6ED93" w:rsidR="00FF7F01" w:rsidRDefault="00FF7F01" w:rsidP="00A40526">
      <w:pPr>
        <w:pStyle w:val="ListParagraph"/>
        <w:numPr>
          <w:ilvl w:val="0"/>
          <w:numId w:val="472"/>
        </w:numPr>
        <w:spacing w:line="360" w:lineRule="auto"/>
        <w:ind w:left="426"/>
        <w:jc w:val="both"/>
        <w:rPr>
          <w:rFonts w:ascii="Arial" w:hAnsi="Arial" w:cs="Arial"/>
        </w:rPr>
      </w:pPr>
      <w:r w:rsidRPr="00BB45B5">
        <w:rPr>
          <w:rFonts w:ascii="Arial" w:hAnsi="Arial" w:cs="Arial"/>
          <w:i/>
          <w:iCs/>
        </w:rPr>
        <w:t>Company-Specific Variations:</w:t>
      </w:r>
      <w:r w:rsidRPr="00BB45B5">
        <w:rPr>
          <w:rFonts w:ascii="Arial" w:hAnsi="Arial" w:cs="Arial"/>
        </w:rPr>
        <w:t xml:space="preserve"> How does sentiment analysis fare across different firms and sectors? </w:t>
      </w:r>
    </w:p>
    <w:p w14:paraId="35946C4D" w14:textId="77777777" w:rsidR="00D1148E" w:rsidRPr="00D1148E" w:rsidRDefault="00D1148E" w:rsidP="00D1148E">
      <w:pPr>
        <w:pStyle w:val="ListParagraph"/>
        <w:rPr>
          <w:rFonts w:ascii="Arial" w:hAnsi="Arial" w:cs="Arial"/>
        </w:rPr>
      </w:pPr>
    </w:p>
    <w:p w14:paraId="511F372C" w14:textId="77777777" w:rsidR="00D1148E" w:rsidRPr="00BB45B5" w:rsidRDefault="00D1148E" w:rsidP="00D1148E">
      <w:pPr>
        <w:pStyle w:val="ListParagraph"/>
        <w:spacing w:line="360" w:lineRule="auto"/>
        <w:ind w:left="426"/>
        <w:jc w:val="both"/>
        <w:rPr>
          <w:rFonts w:ascii="Arial" w:hAnsi="Arial" w:cs="Arial"/>
        </w:rPr>
      </w:pPr>
    </w:p>
    <w:p w14:paraId="184E0D99" w14:textId="77777777" w:rsidR="00FF7F01" w:rsidRPr="00302CCA" w:rsidRDefault="00FF7F01" w:rsidP="00FF7F01">
      <w:pPr>
        <w:spacing w:line="360" w:lineRule="auto"/>
        <w:jc w:val="both"/>
        <w:rPr>
          <w:rFonts w:ascii="Arial" w:hAnsi="Arial" w:cs="Arial"/>
          <w:b/>
          <w:bCs/>
          <w:u w:val="single"/>
        </w:rPr>
      </w:pPr>
      <w:r>
        <w:rPr>
          <w:rFonts w:ascii="Arial" w:hAnsi="Arial" w:cs="Arial"/>
          <w:b/>
          <w:bCs/>
          <w:u w:val="single"/>
        </w:rPr>
        <w:t>Key Findings:</w:t>
      </w:r>
    </w:p>
    <w:p w14:paraId="056C65FA" w14:textId="77777777" w:rsidR="00FF7F01" w:rsidRPr="006215E9" w:rsidRDefault="00FF7F01" w:rsidP="00FF7F01">
      <w:pPr>
        <w:spacing w:line="360" w:lineRule="auto"/>
        <w:jc w:val="both"/>
        <w:rPr>
          <w:rFonts w:ascii="Arial" w:hAnsi="Arial" w:cs="Arial"/>
        </w:rPr>
      </w:pPr>
    </w:p>
    <w:p w14:paraId="2A90CE8F" w14:textId="18CC3FBD" w:rsidR="00FF7F01" w:rsidRPr="00095321" w:rsidRDefault="00FF7F01" w:rsidP="00FF7F01">
      <w:pPr>
        <w:pStyle w:val="ListParagraph"/>
        <w:numPr>
          <w:ilvl w:val="0"/>
          <w:numId w:val="473"/>
        </w:numPr>
        <w:spacing w:line="360" w:lineRule="auto"/>
        <w:ind w:left="426"/>
        <w:jc w:val="both"/>
        <w:rPr>
          <w:rFonts w:ascii="Arial" w:hAnsi="Arial" w:cs="Arial"/>
        </w:rPr>
      </w:pPr>
      <w:r w:rsidRPr="00095321">
        <w:rPr>
          <w:rFonts w:ascii="Arial" w:hAnsi="Arial" w:cs="Arial"/>
          <w:i/>
          <w:iCs/>
        </w:rPr>
        <w:t>Model Efficacy &amp; Sectoral Specificity:</w:t>
      </w:r>
      <w:r w:rsidRPr="00095321">
        <w:rPr>
          <w:rFonts w:ascii="Arial" w:hAnsi="Arial" w:cs="Arial"/>
        </w:rPr>
        <w:t xml:space="preserve"> </w:t>
      </w:r>
      <w:r w:rsidR="004F7C9F" w:rsidRPr="004F7C9F">
        <w:rPr>
          <w:rFonts w:ascii="Arial" w:hAnsi="Arial" w:cs="Arial"/>
        </w:rPr>
        <w:t xml:space="preserve">As shown in the </w:t>
      </w:r>
      <w:r w:rsidR="004F7C9F">
        <w:rPr>
          <w:rFonts w:ascii="Arial" w:hAnsi="Arial" w:cs="Arial"/>
        </w:rPr>
        <w:t xml:space="preserve">table, </w:t>
      </w:r>
      <w:proofErr w:type="spellStart"/>
      <w:r w:rsidRPr="00095321">
        <w:rPr>
          <w:rFonts w:ascii="Arial" w:hAnsi="Arial" w:cs="Arial"/>
        </w:rPr>
        <w:t>XGBoost</w:t>
      </w:r>
      <w:proofErr w:type="spellEnd"/>
      <w:r w:rsidRPr="00095321">
        <w:rPr>
          <w:rFonts w:ascii="Arial" w:hAnsi="Arial" w:cs="Arial"/>
        </w:rPr>
        <w:t xml:space="preserve"> emerged as the standout performer. However, deeper exploration highlighted performance variations across sectors. Biotechnology firms, like Biogen Inc and Gilead Sciences Inc, exhibited heightened prediction accuracy. Their extended R&amp;D cycles, strict regulatory environments, and continuous innovation resulted in predictable financial trajectories, making them ripe for predictive </w:t>
      </w:r>
      <w:proofErr w:type="spellStart"/>
      <w:r w:rsidRPr="00095321">
        <w:rPr>
          <w:rFonts w:ascii="Arial" w:hAnsi="Arial" w:cs="Arial"/>
        </w:rPr>
        <w:t>modeling</w:t>
      </w:r>
      <w:proofErr w:type="spellEnd"/>
      <w:r w:rsidRPr="00095321">
        <w:rPr>
          <w:rFonts w:ascii="Arial" w:hAnsi="Arial" w:cs="Arial"/>
        </w:rPr>
        <w:t xml:space="preserve">. This granularity in results underscores the necessity of sector-specific </w:t>
      </w:r>
      <w:proofErr w:type="spellStart"/>
      <w:r w:rsidRPr="00095321">
        <w:rPr>
          <w:rFonts w:ascii="Arial" w:hAnsi="Arial" w:cs="Arial"/>
        </w:rPr>
        <w:t>modeling</w:t>
      </w:r>
      <w:proofErr w:type="spellEnd"/>
      <w:r w:rsidRPr="00095321">
        <w:rPr>
          <w:rFonts w:ascii="Arial" w:hAnsi="Arial" w:cs="Arial"/>
        </w:rPr>
        <w:t xml:space="preserve"> for nuanced predictions.</w:t>
      </w:r>
    </w:p>
    <w:p w14:paraId="10511A45" w14:textId="3D623292" w:rsidR="00FF7F01" w:rsidRDefault="00FF7F01" w:rsidP="00FF7F01">
      <w:pPr>
        <w:pStyle w:val="Caption"/>
      </w:pPr>
      <w:proofErr w:type="gramStart"/>
      <w:r>
        <w:lastRenderedPageBreak/>
        <w:t xml:space="preserve">Table </w:t>
      </w:r>
      <w:r w:rsidRPr="00DB0DB5">
        <w:t xml:space="preserve"> Results</w:t>
      </w:r>
      <w:proofErr w:type="gramEnd"/>
      <w:r w:rsidRPr="00DB0DB5">
        <w:t xml:space="preserve"> of AUC scores</w:t>
      </w:r>
    </w:p>
    <w:p w14:paraId="12698623" w14:textId="77777777" w:rsidR="00FF7F01" w:rsidRPr="006B5C83" w:rsidRDefault="00FF7F01" w:rsidP="00FF7F01">
      <w:pPr>
        <w:spacing w:line="360" w:lineRule="auto"/>
        <w:ind w:left="426"/>
        <w:jc w:val="both"/>
        <w:rPr>
          <w:rFonts w:ascii="Arial" w:hAnsi="Arial" w:cs="Arial"/>
          <w:i/>
          <w:iCs/>
        </w:rPr>
      </w:pPr>
      <w:r>
        <w:fldChar w:fldCharType="begin"/>
      </w:r>
      <w:r>
        <w:instrText xml:space="preserve"> INCLUDEPICTURE "https://i.gyazo.com/65a1601e1295157fe8a155da940a9767.png" \* MERGEFORMATINET </w:instrText>
      </w:r>
      <w:r>
        <w:fldChar w:fldCharType="separate"/>
      </w:r>
      <w:r>
        <w:rPr>
          <w:noProof/>
        </w:rPr>
        <w:drawing>
          <wp:inline distT="0" distB="0" distL="0" distR="0" wp14:anchorId="37086A79" wp14:editId="58E96BD0">
            <wp:extent cx="5731510" cy="1384300"/>
            <wp:effectExtent l="0" t="0" r="0" b="0"/>
            <wp:docPr id="28075997" name="Picture 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5997" name="Picture 1" descr="A red line on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4300"/>
                    </a:xfrm>
                    <a:prstGeom prst="rect">
                      <a:avLst/>
                    </a:prstGeom>
                    <a:noFill/>
                    <a:ln>
                      <a:noFill/>
                    </a:ln>
                  </pic:spPr>
                </pic:pic>
              </a:graphicData>
            </a:graphic>
          </wp:inline>
        </w:drawing>
      </w:r>
      <w:r>
        <w:fldChar w:fldCharType="end"/>
      </w:r>
    </w:p>
    <w:p w14:paraId="754BA19C" w14:textId="1D985CB1" w:rsidR="00FF7F01" w:rsidRPr="004313CE" w:rsidRDefault="00095719" w:rsidP="004313CE">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7183E703" w14:textId="77777777" w:rsidR="00FF7F01" w:rsidRPr="00095321" w:rsidRDefault="00FF7F01" w:rsidP="00FF7F01">
      <w:pPr>
        <w:pStyle w:val="ListParagraph"/>
        <w:numPr>
          <w:ilvl w:val="0"/>
          <w:numId w:val="473"/>
        </w:numPr>
        <w:spacing w:line="360" w:lineRule="auto"/>
        <w:ind w:left="426"/>
        <w:jc w:val="both"/>
        <w:rPr>
          <w:rFonts w:ascii="Arial" w:hAnsi="Arial" w:cs="Arial"/>
        </w:rPr>
      </w:pPr>
      <w:r w:rsidRPr="00095321">
        <w:rPr>
          <w:rFonts w:ascii="Arial" w:hAnsi="Arial" w:cs="Arial"/>
          <w:i/>
          <w:iCs/>
        </w:rPr>
        <w:t>Feature Importance &amp; Sentiment Reliability:</w:t>
      </w:r>
      <w:r w:rsidRPr="00095321">
        <w:rPr>
          <w:rFonts w:ascii="Arial" w:hAnsi="Arial" w:cs="Arial"/>
        </w:rPr>
        <w:t xml:space="preserve"> The study emphasized the dominance of traditional stock indicators, especially Volume. Interestingly, sentiment score, despite its relevance, was found less influential than expected. This suggests that investment strategies should not be overly reliant on sentiment analysis alone. A fusion of sentiment scores with traditional stock indicators is paramount for a holistic prediction model.</w:t>
      </w:r>
    </w:p>
    <w:p w14:paraId="6C425C57" w14:textId="77777777" w:rsidR="00FF7F01" w:rsidRDefault="00FF7F01" w:rsidP="00FF7F01">
      <w:pPr>
        <w:keepNext/>
        <w:spacing w:line="360" w:lineRule="auto"/>
        <w:ind w:left="426"/>
        <w:jc w:val="both"/>
      </w:pPr>
      <w:r>
        <w:fldChar w:fldCharType="begin"/>
      </w:r>
      <w:r>
        <w:instrText xml:space="preserve"> INCLUDEPICTURE "https://i.gyazo.com/bc1372d0ad357c1164fe3234bfabbc1a.png" \* MERGEFORMATINET </w:instrText>
      </w:r>
      <w:r>
        <w:fldChar w:fldCharType="separate"/>
      </w:r>
      <w:r>
        <w:rPr>
          <w:noProof/>
        </w:rPr>
        <w:drawing>
          <wp:inline distT="0" distB="0" distL="0" distR="0" wp14:anchorId="0DD9EBD3" wp14:editId="7C38A848">
            <wp:extent cx="5731510" cy="4547870"/>
            <wp:effectExtent l="0" t="0" r="0" b="0"/>
            <wp:docPr id="1082392059" name="Picture 1082392059"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1907" name="Picture 6" descr="A group of blue and white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47870"/>
                    </a:xfrm>
                    <a:prstGeom prst="rect">
                      <a:avLst/>
                    </a:prstGeom>
                    <a:noFill/>
                    <a:ln>
                      <a:noFill/>
                    </a:ln>
                  </pic:spPr>
                </pic:pic>
              </a:graphicData>
            </a:graphic>
          </wp:inline>
        </w:drawing>
      </w:r>
      <w:r>
        <w:fldChar w:fldCharType="end"/>
      </w:r>
    </w:p>
    <w:p w14:paraId="48DD785B" w14:textId="7B3ACFBF" w:rsidR="00FF7F01" w:rsidRPr="00621515" w:rsidRDefault="00FF7F01" w:rsidP="00FF7F01">
      <w:pPr>
        <w:pStyle w:val="Caption"/>
        <w:rPr>
          <w:rFonts w:cs="Arial"/>
          <w:i/>
          <w:iCs w:val="0"/>
        </w:rPr>
      </w:pPr>
      <w:proofErr w:type="gramStart"/>
      <w:r>
        <w:t xml:space="preserve">Figure  </w:t>
      </w:r>
      <w:r w:rsidRPr="00EB1333">
        <w:t>Feature</w:t>
      </w:r>
      <w:proofErr w:type="gramEnd"/>
      <w:r w:rsidRPr="00EB1333">
        <w:t xml:space="preserve"> importance across models</w:t>
      </w:r>
    </w:p>
    <w:p w14:paraId="27F0CF05" w14:textId="77777777" w:rsidR="004313CE" w:rsidRPr="004313CE" w:rsidRDefault="004313CE" w:rsidP="004313CE">
      <w:pPr>
        <w:pStyle w:val="ListParagraph"/>
        <w:spacing w:line="360" w:lineRule="auto"/>
        <w:ind w:right="105"/>
        <w:jc w:val="right"/>
        <w:rPr>
          <w:rFonts w:ascii="Arial" w:hAnsi="Arial" w:cs="Arial"/>
          <w:sz w:val="21"/>
          <w:szCs w:val="21"/>
        </w:rPr>
      </w:pPr>
      <w:r w:rsidRPr="004313CE">
        <w:rPr>
          <w:rFonts w:ascii="Arial" w:hAnsi="Arial" w:cs="Arial"/>
          <w:sz w:val="21"/>
          <w:szCs w:val="21"/>
        </w:rPr>
        <w:t>(author’s own work)</w:t>
      </w:r>
    </w:p>
    <w:p w14:paraId="217DCF8E" w14:textId="77777777" w:rsidR="00FF7F01" w:rsidRPr="00095321" w:rsidRDefault="00FF7F01" w:rsidP="00FF7F01">
      <w:pPr>
        <w:pStyle w:val="ListParagraph"/>
        <w:numPr>
          <w:ilvl w:val="0"/>
          <w:numId w:val="473"/>
        </w:numPr>
        <w:spacing w:line="360" w:lineRule="auto"/>
        <w:ind w:left="426"/>
        <w:jc w:val="both"/>
        <w:rPr>
          <w:rFonts w:ascii="Arial" w:hAnsi="Arial" w:cs="Arial"/>
        </w:rPr>
      </w:pPr>
      <w:r w:rsidRPr="00095321">
        <w:rPr>
          <w:rFonts w:ascii="Arial" w:hAnsi="Arial" w:cs="Arial"/>
          <w:i/>
          <w:iCs/>
        </w:rPr>
        <w:lastRenderedPageBreak/>
        <w:t>Pandemic Data &amp; Predictions:</w:t>
      </w:r>
      <w:r w:rsidRPr="00095321">
        <w:rPr>
          <w:rFonts w:ascii="Arial" w:hAnsi="Arial" w:cs="Arial"/>
        </w:rPr>
        <w:t xml:space="preserve"> The importance of granular pandemic data like new COVID-19 cases was accentuated, while binary indicators like pandemic phase were less influential. This finding accentuates the need for detailed, continuous data that reflects dynamic external events, aiding in capturing the intricacies of stock returns during tumultuous periods.</w:t>
      </w:r>
    </w:p>
    <w:p w14:paraId="7290516D" w14:textId="77777777" w:rsidR="00FF7F01" w:rsidRPr="006215E9" w:rsidRDefault="00FF7F01" w:rsidP="00FF7F01">
      <w:pPr>
        <w:spacing w:line="360" w:lineRule="auto"/>
        <w:ind w:left="426"/>
        <w:jc w:val="both"/>
        <w:rPr>
          <w:rFonts w:ascii="Arial" w:hAnsi="Arial" w:cs="Arial"/>
        </w:rPr>
      </w:pPr>
    </w:p>
    <w:p w14:paraId="2590B072" w14:textId="77777777" w:rsidR="00FF7F01" w:rsidRPr="00095321" w:rsidRDefault="00FF7F01" w:rsidP="00FF7F01">
      <w:pPr>
        <w:pStyle w:val="ListParagraph"/>
        <w:numPr>
          <w:ilvl w:val="0"/>
          <w:numId w:val="473"/>
        </w:numPr>
        <w:spacing w:line="360" w:lineRule="auto"/>
        <w:ind w:left="426"/>
        <w:jc w:val="both"/>
        <w:rPr>
          <w:rFonts w:ascii="Arial" w:hAnsi="Arial" w:cs="Arial"/>
        </w:rPr>
      </w:pPr>
      <w:r w:rsidRPr="00095321">
        <w:rPr>
          <w:rFonts w:ascii="Arial" w:hAnsi="Arial" w:cs="Arial"/>
          <w:i/>
          <w:iCs/>
        </w:rPr>
        <w:t>Company-Specific Sentiment Variations:</w:t>
      </w:r>
      <w:r w:rsidRPr="00095321">
        <w:rPr>
          <w:rFonts w:ascii="Arial" w:hAnsi="Arial" w:cs="Arial"/>
        </w:rPr>
        <w:t xml:space="preserve"> A pronounced correlation between firm size and news sentiment was observed. However, there were anomalies with some firms diverging significantly from general trends, emphasizing the need for a bespoke approach when leveraging sentiment scores in financial strategies.</w:t>
      </w:r>
    </w:p>
    <w:p w14:paraId="3ACDC3D4" w14:textId="77777777" w:rsidR="00FF7F01" w:rsidRPr="006215E9" w:rsidRDefault="00FF7F01" w:rsidP="00FF7F01">
      <w:pPr>
        <w:spacing w:line="360" w:lineRule="auto"/>
        <w:jc w:val="both"/>
        <w:rPr>
          <w:rFonts w:ascii="Arial" w:hAnsi="Arial" w:cs="Arial"/>
        </w:rPr>
      </w:pPr>
    </w:p>
    <w:p w14:paraId="02DE819F" w14:textId="77777777" w:rsidR="00FF7F01" w:rsidRPr="00AF2D78" w:rsidRDefault="00FF7F01" w:rsidP="00FF7F01">
      <w:pPr>
        <w:spacing w:line="360" w:lineRule="auto"/>
        <w:jc w:val="both"/>
        <w:rPr>
          <w:rFonts w:ascii="Arial" w:hAnsi="Arial" w:cs="Arial"/>
          <w:b/>
          <w:bCs/>
          <w:u w:val="single"/>
        </w:rPr>
      </w:pPr>
      <w:r w:rsidRPr="00AF2D78">
        <w:rPr>
          <w:rFonts w:ascii="Arial" w:hAnsi="Arial" w:cs="Arial"/>
          <w:b/>
          <w:bCs/>
          <w:u w:val="single"/>
        </w:rPr>
        <w:t>Recommendations:</w:t>
      </w:r>
    </w:p>
    <w:p w14:paraId="2D1F6FEE" w14:textId="77777777" w:rsidR="00FF7F01" w:rsidRPr="00AF2D78" w:rsidRDefault="00FF7F01" w:rsidP="00FF7F01">
      <w:pPr>
        <w:spacing w:line="360" w:lineRule="auto"/>
        <w:jc w:val="both"/>
        <w:rPr>
          <w:rFonts w:ascii="Arial" w:hAnsi="Arial" w:cs="Arial"/>
        </w:rPr>
      </w:pPr>
      <w:r w:rsidRPr="00AF2D78">
        <w:rPr>
          <w:rFonts w:ascii="Arial" w:hAnsi="Arial" w:cs="Arial"/>
        </w:rPr>
        <w:t>Drawing from these insights, the following recommendations are proposed:</w:t>
      </w:r>
    </w:p>
    <w:p w14:paraId="2A15B5A9" w14:textId="77777777" w:rsidR="00FF7F01" w:rsidRPr="006215E9" w:rsidRDefault="00FF7F01" w:rsidP="00FF7F01">
      <w:pPr>
        <w:spacing w:line="360" w:lineRule="auto"/>
        <w:jc w:val="both"/>
        <w:rPr>
          <w:rFonts w:ascii="Arial" w:hAnsi="Arial" w:cs="Arial"/>
        </w:rPr>
      </w:pPr>
    </w:p>
    <w:p w14:paraId="1DE6E7B8" w14:textId="77777777" w:rsidR="00FF7F01" w:rsidRPr="00AF2D78" w:rsidRDefault="00FF7F01" w:rsidP="00FF7F01">
      <w:pPr>
        <w:pStyle w:val="ListParagraph"/>
        <w:numPr>
          <w:ilvl w:val="0"/>
          <w:numId w:val="474"/>
        </w:numPr>
        <w:spacing w:line="360" w:lineRule="auto"/>
        <w:ind w:left="426"/>
        <w:jc w:val="both"/>
        <w:rPr>
          <w:rFonts w:ascii="Arial" w:hAnsi="Arial" w:cs="Arial"/>
        </w:rPr>
      </w:pPr>
      <w:r w:rsidRPr="00AF2D78">
        <w:rPr>
          <w:rFonts w:ascii="Arial" w:hAnsi="Arial" w:cs="Arial"/>
          <w:b/>
          <w:bCs/>
        </w:rPr>
        <w:t>Model Selection for Predictive Analysis:</w:t>
      </w:r>
      <w:r w:rsidRPr="00AF2D78">
        <w:rPr>
          <w:rFonts w:ascii="Arial" w:hAnsi="Arial" w:cs="Arial"/>
        </w:rPr>
        <w:t xml:space="preserve"> Financial stakeholders, including analysts and hedge fund managers, should prioritize the </w:t>
      </w:r>
      <w:proofErr w:type="spellStart"/>
      <w:r w:rsidRPr="00AF2D78">
        <w:rPr>
          <w:rFonts w:ascii="Arial" w:hAnsi="Arial" w:cs="Arial"/>
        </w:rPr>
        <w:t>XGBoost</w:t>
      </w:r>
      <w:proofErr w:type="spellEnd"/>
      <w:r w:rsidRPr="00AF2D78">
        <w:rPr>
          <w:rFonts w:ascii="Arial" w:hAnsi="Arial" w:cs="Arial"/>
        </w:rPr>
        <w:t xml:space="preserve"> model. Its superior performance, especially when </w:t>
      </w:r>
      <w:proofErr w:type="spellStart"/>
      <w:r w:rsidRPr="00AF2D78">
        <w:rPr>
          <w:rFonts w:ascii="Arial" w:hAnsi="Arial" w:cs="Arial"/>
        </w:rPr>
        <w:t>analyzing</w:t>
      </w:r>
      <w:proofErr w:type="spellEnd"/>
      <w:r w:rsidRPr="00AF2D78">
        <w:rPr>
          <w:rFonts w:ascii="Arial" w:hAnsi="Arial" w:cs="Arial"/>
        </w:rPr>
        <w:t xml:space="preserve"> biotech firms, makes it a prime candidate. A move towards sector-specific models, like </w:t>
      </w:r>
      <w:proofErr w:type="spellStart"/>
      <w:r w:rsidRPr="00AF2D78">
        <w:rPr>
          <w:rFonts w:ascii="Arial" w:hAnsi="Arial" w:cs="Arial"/>
        </w:rPr>
        <w:t>XGBoost</w:t>
      </w:r>
      <w:proofErr w:type="spellEnd"/>
      <w:r w:rsidRPr="00AF2D78">
        <w:rPr>
          <w:rFonts w:ascii="Arial" w:hAnsi="Arial" w:cs="Arial"/>
        </w:rPr>
        <w:t xml:space="preserve"> tailored for biotechnology, can optimize prediction accuracy.</w:t>
      </w:r>
    </w:p>
    <w:p w14:paraId="3E5430B8" w14:textId="77777777" w:rsidR="00FF7F01" w:rsidRPr="00AF2D78" w:rsidRDefault="00FF7F01" w:rsidP="00FF7F01">
      <w:pPr>
        <w:spacing w:line="360" w:lineRule="auto"/>
        <w:ind w:left="426"/>
        <w:jc w:val="both"/>
        <w:rPr>
          <w:rFonts w:ascii="Arial" w:hAnsi="Arial" w:cs="Arial"/>
          <w:b/>
          <w:bCs/>
        </w:rPr>
      </w:pPr>
    </w:p>
    <w:p w14:paraId="3EDDE97F" w14:textId="77777777" w:rsidR="00FF7F01" w:rsidRPr="00AF2D78" w:rsidRDefault="00FF7F01" w:rsidP="00FF7F01">
      <w:pPr>
        <w:pStyle w:val="ListParagraph"/>
        <w:numPr>
          <w:ilvl w:val="0"/>
          <w:numId w:val="474"/>
        </w:numPr>
        <w:spacing w:line="360" w:lineRule="auto"/>
        <w:ind w:left="426"/>
        <w:jc w:val="both"/>
        <w:rPr>
          <w:rFonts w:ascii="Arial" w:hAnsi="Arial" w:cs="Arial"/>
        </w:rPr>
      </w:pPr>
      <w:r w:rsidRPr="00AF2D78">
        <w:rPr>
          <w:rFonts w:ascii="Arial" w:hAnsi="Arial" w:cs="Arial"/>
          <w:b/>
          <w:bCs/>
        </w:rPr>
        <w:t>Feature Importance and Sentiment Analysis:</w:t>
      </w:r>
      <w:r w:rsidRPr="00AF2D78">
        <w:rPr>
          <w:rFonts w:ascii="Arial" w:hAnsi="Arial" w:cs="Arial"/>
        </w:rPr>
        <w:t xml:space="preserve"> Financial researchers and investors should adopt a balanced stance. Sentiment analysis, while invaluable, should be integrated with traditional stock indicators for a comprehensive prediction model. The study emphasizes the importance of not overly relying on sentiment analysis. A hybrid approach, which melds sentiment scores with traditional stock metrics, is the way forward.</w:t>
      </w:r>
    </w:p>
    <w:p w14:paraId="62538121" w14:textId="77777777" w:rsidR="00FF7F01" w:rsidRPr="006215E9" w:rsidRDefault="00FF7F01" w:rsidP="00FF7F01">
      <w:pPr>
        <w:spacing w:line="360" w:lineRule="auto"/>
        <w:ind w:left="426"/>
        <w:jc w:val="both"/>
        <w:rPr>
          <w:rFonts w:ascii="Arial" w:hAnsi="Arial" w:cs="Arial"/>
        </w:rPr>
      </w:pPr>
    </w:p>
    <w:p w14:paraId="388DC095" w14:textId="77777777" w:rsidR="00FF7F01" w:rsidRPr="00AF2D78" w:rsidRDefault="00FF7F01" w:rsidP="00FF7F01">
      <w:pPr>
        <w:pStyle w:val="ListParagraph"/>
        <w:numPr>
          <w:ilvl w:val="0"/>
          <w:numId w:val="474"/>
        </w:numPr>
        <w:spacing w:line="360" w:lineRule="auto"/>
        <w:ind w:left="426"/>
        <w:jc w:val="both"/>
        <w:rPr>
          <w:rFonts w:ascii="Arial" w:hAnsi="Arial" w:cs="Arial"/>
        </w:rPr>
      </w:pPr>
      <w:r w:rsidRPr="00AF2D78">
        <w:rPr>
          <w:rFonts w:ascii="Arial" w:hAnsi="Arial" w:cs="Arial"/>
          <w:b/>
          <w:bCs/>
        </w:rPr>
        <w:t>Incorporating Pandemic Data:</w:t>
      </w:r>
      <w:r w:rsidRPr="00AF2D78">
        <w:rPr>
          <w:rFonts w:ascii="Arial" w:hAnsi="Arial" w:cs="Arial"/>
        </w:rPr>
        <w:t xml:space="preserve"> For those crafting financial models, there's a pronounced need to emphasize granular pandemic data. The study's findings accentuate the importance of including data like new COVID-19 </w:t>
      </w:r>
      <w:proofErr w:type="spellStart"/>
      <w:r w:rsidRPr="00AF2D78">
        <w:rPr>
          <w:rFonts w:ascii="Arial" w:hAnsi="Arial" w:cs="Arial"/>
        </w:rPr>
        <w:t>casesover</w:t>
      </w:r>
      <w:proofErr w:type="spellEnd"/>
      <w:r w:rsidRPr="00AF2D78">
        <w:rPr>
          <w:rFonts w:ascii="Arial" w:hAnsi="Arial" w:cs="Arial"/>
        </w:rPr>
        <w:t xml:space="preserve"> broader indicators. Such granularity offers a dynamic understanding of external influences, especially pivotal during events like the pandemic.</w:t>
      </w:r>
    </w:p>
    <w:p w14:paraId="3121D5B1" w14:textId="77777777" w:rsidR="00FF7F01" w:rsidRPr="006215E9" w:rsidRDefault="00FF7F01" w:rsidP="00FF7F01">
      <w:pPr>
        <w:spacing w:line="360" w:lineRule="auto"/>
        <w:ind w:left="426"/>
        <w:jc w:val="both"/>
        <w:rPr>
          <w:rFonts w:ascii="Arial" w:hAnsi="Arial" w:cs="Arial"/>
        </w:rPr>
      </w:pPr>
    </w:p>
    <w:p w14:paraId="7A0FBEAA" w14:textId="77777777" w:rsidR="00FF7F01" w:rsidRPr="00AF2D78" w:rsidRDefault="00FF7F01" w:rsidP="00FF7F01">
      <w:pPr>
        <w:pStyle w:val="ListParagraph"/>
        <w:numPr>
          <w:ilvl w:val="0"/>
          <w:numId w:val="474"/>
        </w:numPr>
        <w:spacing w:line="360" w:lineRule="auto"/>
        <w:ind w:left="426"/>
        <w:jc w:val="both"/>
        <w:rPr>
          <w:rFonts w:ascii="Arial" w:hAnsi="Arial" w:cs="Arial"/>
        </w:rPr>
      </w:pPr>
      <w:r w:rsidRPr="00AF2D78">
        <w:rPr>
          <w:rFonts w:ascii="Arial" w:hAnsi="Arial" w:cs="Arial"/>
          <w:b/>
          <w:bCs/>
        </w:rPr>
        <w:lastRenderedPageBreak/>
        <w:t>Future Research Directions:</w:t>
      </w:r>
      <w:r w:rsidRPr="00AF2D78">
        <w:rPr>
          <w:rFonts w:ascii="Arial" w:hAnsi="Arial" w:cs="Arial"/>
        </w:rPr>
        <w:t xml:space="preserve"> The realm of sentiment analysis in stock predictions is vast, holding myriad avenues for exploration. Researchers are poised to delve deeper, either by building on this study's foundation or by charting fresh territories. The pronounced accuracy in biotech firms, for instance, begs for further exploration. Additionally, the consistent success of the </w:t>
      </w:r>
      <w:proofErr w:type="spellStart"/>
      <w:r w:rsidRPr="00AF2D78">
        <w:rPr>
          <w:rFonts w:ascii="Arial" w:hAnsi="Arial" w:cs="Arial"/>
        </w:rPr>
        <w:t>XGBoost</w:t>
      </w:r>
      <w:proofErr w:type="spellEnd"/>
      <w:r w:rsidRPr="00AF2D78">
        <w:rPr>
          <w:rFonts w:ascii="Arial" w:hAnsi="Arial" w:cs="Arial"/>
        </w:rPr>
        <w:t xml:space="preserve"> model could be a launchpad for research aiming to refine its application or merge it with other innovative methodologies.</w:t>
      </w:r>
    </w:p>
    <w:p w14:paraId="49127804" w14:textId="77777777" w:rsidR="00FF7F01" w:rsidRPr="006215E9" w:rsidRDefault="00FF7F01" w:rsidP="00FF7F01">
      <w:pPr>
        <w:spacing w:line="360" w:lineRule="auto"/>
        <w:jc w:val="both"/>
        <w:rPr>
          <w:rFonts w:ascii="Arial" w:hAnsi="Arial" w:cs="Arial"/>
        </w:rPr>
      </w:pPr>
    </w:p>
    <w:p w14:paraId="64931FD2" w14:textId="77777777" w:rsidR="00FF7F01" w:rsidRPr="00AF2D78" w:rsidRDefault="00FF7F01" w:rsidP="00FF7F01">
      <w:pPr>
        <w:spacing w:line="360" w:lineRule="auto"/>
        <w:jc w:val="both"/>
        <w:rPr>
          <w:rFonts w:ascii="Arial" w:hAnsi="Arial" w:cs="Arial"/>
          <w:b/>
          <w:bCs/>
          <w:u w:val="single"/>
        </w:rPr>
      </w:pPr>
      <w:r w:rsidRPr="00AF2D78">
        <w:rPr>
          <w:rFonts w:ascii="Arial" w:hAnsi="Arial" w:cs="Arial"/>
          <w:b/>
          <w:bCs/>
          <w:u w:val="single"/>
        </w:rPr>
        <w:t>Concluding Reflections:</w:t>
      </w:r>
    </w:p>
    <w:p w14:paraId="7B38AA7B" w14:textId="77777777" w:rsidR="00FF7F01" w:rsidRDefault="00FF7F01" w:rsidP="00FF7F01">
      <w:pPr>
        <w:spacing w:line="360" w:lineRule="auto"/>
        <w:jc w:val="both"/>
        <w:rPr>
          <w:rFonts w:ascii="Arial" w:hAnsi="Arial" w:cs="Arial"/>
        </w:rPr>
      </w:pPr>
      <w:r w:rsidRPr="00D93F9A">
        <w:rPr>
          <w:rFonts w:ascii="Arial" w:hAnsi="Arial" w:cs="Arial"/>
        </w:rPr>
        <w:t xml:space="preserve">This study offers a comprehensive insight into the multifaceted relationship between news sentiment and stock returns during a globally disruptive period. It stands as a guiding light for a broad spectrum of stakeholders, providing a roadmap to navigate the intricate terrains of modern financial landscapes. As the world of finance continues to evolve, research </w:t>
      </w:r>
      <w:proofErr w:type="spellStart"/>
      <w:r w:rsidRPr="00D93F9A">
        <w:rPr>
          <w:rFonts w:ascii="Arial" w:hAnsi="Arial" w:cs="Arial"/>
        </w:rPr>
        <w:t>endeavors</w:t>
      </w:r>
      <w:proofErr w:type="spellEnd"/>
      <w:r w:rsidRPr="00D93F9A">
        <w:rPr>
          <w:rFonts w:ascii="Arial" w:hAnsi="Arial" w:cs="Arial"/>
        </w:rPr>
        <w:t xml:space="preserve"> like this will be instrumental in shaping future strategies and investment decisions.</w:t>
      </w:r>
    </w:p>
    <w:p w14:paraId="47F11FCD" w14:textId="77777777" w:rsidR="00FF7F01" w:rsidRDefault="00FF7F01" w:rsidP="00FF7F01">
      <w:pPr>
        <w:spacing w:line="360" w:lineRule="auto"/>
        <w:jc w:val="both"/>
        <w:rPr>
          <w:rFonts w:ascii="Arial" w:hAnsi="Arial" w:cs="Arial"/>
        </w:rPr>
      </w:pPr>
    </w:p>
    <w:p w14:paraId="085DE3B4" w14:textId="77777777" w:rsidR="00FF7F01" w:rsidRPr="00D93F9A" w:rsidRDefault="00FF7F01" w:rsidP="00FF7F01">
      <w:pPr>
        <w:spacing w:line="360" w:lineRule="auto"/>
        <w:jc w:val="both"/>
        <w:rPr>
          <w:rFonts w:ascii="Arial" w:hAnsi="Arial" w:cs="Arial"/>
          <w:b/>
          <w:bCs/>
          <w:u w:val="single"/>
        </w:rPr>
      </w:pPr>
      <w:r w:rsidRPr="00D93F9A">
        <w:rPr>
          <w:rFonts w:ascii="Arial" w:hAnsi="Arial" w:cs="Arial"/>
          <w:b/>
          <w:bCs/>
          <w:u w:val="single"/>
        </w:rPr>
        <w:t xml:space="preserve">Ethical Considerations: </w:t>
      </w:r>
    </w:p>
    <w:p w14:paraId="14F516E8" w14:textId="77777777" w:rsidR="00FF7F01" w:rsidRPr="00D93F9A" w:rsidRDefault="00FF7F01" w:rsidP="00FF7F01">
      <w:pPr>
        <w:spacing w:line="360" w:lineRule="auto"/>
        <w:jc w:val="both"/>
        <w:rPr>
          <w:rFonts w:ascii="Arial" w:hAnsi="Arial" w:cs="Arial"/>
        </w:rPr>
      </w:pPr>
      <w:r w:rsidRPr="00D93F9A">
        <w:rPr>
          <w:rFonts w:ascii="Arial" w:hAnsi="Arial" w:cs="Arial"/>
        </w:rPr>
        <w:t>In the realm of computational research, upholding ethical standards is paramount. As this study delves into the intricate interplay of news sentiment and stock returns, it's imperative to ensure that the interpretation and insights derived do not inadvertently propagate misleading or detrimental financial advice. Additionally, leveraging sentiment data from news sources necessitates awareness of potential biases, misrepresentations, or oversimplifications. Throughout this research, a conscientious approach was adopted, anchored firmly in the AREA (Anticipate, Reflect, Engage, Act) framework, ensuring a comprehensive and ethically sound exploration of the topic at hand</w:t>
      </w:r>
      <w:r>
        <w:rPr>
          <w:rFonts w:ascii="Arial" w:hAnsi="Arial" w:cs="Arial"/>
        </w:rPr>
        <w:t xml:space="preserve"> </w:t>
      </w:r>
      <w:r w:rsidRPr="00610F6C">
        <w:rPr>
          <w:rFonts w:ascii="Arial" w:hAnsi="Arial" w:cs="Arial"/>
        </w:rPr>
        <w:t>(EPSRC, n.d.)</w:t>
      </w:r>
      <w:r w:rsidRPr="00D93F9A">
        <w:rPr>
          <w:rFonts w:ascii="Arial" w:hAnsi="Arial" w:cs="Arial"/>
        </w:rPr>
        <w:t>.</w:t>
      </w:r>
    </w:p>
    <w:p w14:paraId="197C83B2" w14:textId="77777777" w:rsidR="00FF7F01" w:rsidRDefault="00FF7F01" w:rsidP="00FF7F01">
      <w:pPr>
        <w:spacing w:line="360" w:lineRule="auto"/>
        <w:jc w:val="both"/>
        <w:rPr>
          <w:rFonts w:ascii="Arial" w:hAnsi="Arial" w:cs="Arial"/>
        </w:rPr>
      </w:pPr>
    </w:p>
    <w:p w14:paraId="58D50D18" w14:textId="77777777" w:rsidR="00FF7F01" w:rsidRPr="00B802B5" w:rsidRDefault="00FF7F01" w:rsidP="00FF7F01">
      <w:pPr>
        <w:spacing w:line="360" w:lineRule="auto"/>
        <w:jc w:val="both"/>
        <w:rPr>
          <w:rFonts w:ascii="Arial" w:hAnsi="Arial" w:cs="Arial"/>
          <w:b/>
          <w:bCs/>
          <w:u w:val="single"/>
        </w:rPr>
      </w:pPr>
      <w:r w:rsidRPr="00B802B5">
        <w:rPr>
          <w:rFonts w:ascii="Arial" w:hAnsi="Arial" w:cs="Arial"/>
          <w:b/>
          <w:bCs/>
          <w:u w:val="single"/>
        </w:rPr>
        <w:t>References</w:t>
      </w:r>
    </w:p>
    <w:p w14:paraId="00642BDD" w14:textId="77777777" w:rsidR="00FF7F01" w:rsidRDefault="00FF7F01" w:rsidP="00FF7F01">
      <w:pPr>
        <w:spacing w:line="360" w:lineRule="auto"/>
        <w:ind w:left="284" w:hanging="284"/>
        <w:jc w:val="both"/>
        <w:rPr>
          <w:rFonts w:ascii="Arial" w:hAnsi="Arial" w:cs="Arial"/>
        </w:rPr>
      </w:pPr>
      <w:r w:rsidRPr="001E48FF">
        <w:rPr>
          <w:rFonts w:ascii="Arial" w:hAnsi="Arial" w:cs="Arial"/>
        </w:rPr>
        <w:t xml:space="preserve">Cakra, Y. E., &amp; </w:t>
      </w:r>
      <w:proofErr w:type="spellStart"/>
      <w:r w:rsidRPr="001E48FF">
        <w:rPr>
          <w:rFonts w:ascii="Arial" w:hAnsi="Arial" w:cs="Arial"/>
        </w:rPr>
        <w:t>Trisedya</w:t>
      </w:r>
      <w:proofErr w:type="spellEnd"/>
      <w:r w:rsidRPr="001E48FF">
        <w:rPr>
          <w:rFonts w:ascii="Arial" w:hAnsi="Arial" w:cs="Arial"/>
        </w:rPr>
        <w:t>, B. D. (2015, October). Stock price prediction using linear regression based on sentiment analysis. In </w:t>
      </w:r>
      <w:r w:rsidRPr="001E48FF">
        <w:rPr>
          <w:rFonts w:ascii="Arial" w:hAnsi="Arial" w:cs="Arial"/>
          <w:i/>
          <w:iCs/>
        </w:rPr>
        <w:t>2015 international conference on advanced computer science and information systems (ICACSIS)</w:t>
      </w:r>
      <w:r w:rsidRPr="001E48FF">
        <w:rPr>
          <w:rFonts w:ascii="Arial" w:hAnsi="Arial" w:cs="Arial"/>
        </w:rPr>
        <w:t> (pp. 147-154). IEEE.</w:t>
      </w:r>
    </w:p>
    <w:p w14:paraId="1DF35E1B" w14:textId="77777777" w:rsidR="00FF7F01" w:rsidRDefault="00FF7F01" w:rsidP="00FF7F01">
      <w:pPr>
        <w:spacing w:line="360" w:lineRule="auto"/>
        <w:ind w:left="284" w:hanging="284"/>
        <w:jc w:val="both"/>
        <w:rPr>
          <w:rFonts w:ascii="Arial" w:hAnsi="Arial" w:cs="Arial"/>
        </w:rPr>
      </w:pPr>
    </w:p>
    <w:p w14:paraId="1C6DFAB8" w14:textId="77777777" w:rsidR="00FF7F01" w:rsidRDefault="00FF7F01" w:rsidP="00FF7F01">
      <w:pPr>
        <w:spacing w:line="360" w:lineRule="auto"/>
        <w:ind w:left="284" w:hanging="284"/>
        <w:jc w:val="both"/>
        <w:rPr>
          <w:rFonts w:ascii="Arial" w:hAnsi="Arial" w:cs="Arial"/>
        </w:rPr>
      </w:pPr>
      <w:r w:rsidRPr="003673B3">
        <w:rPr>
          <w:rFonts w:ascii="Arial" w:hAnsi="Arial" w:cs="Arial"/>
        </w:rPr>
        <w:lastRenderedPageBreak/>
        <w:t xml:space="preserve">Engineering and Physical Sciences Research Council (EPSRC). (n.d.). Research integrity in healthcare technologies. Health Technologies Impact and Translation Toolkit. Retrieved August 27, 2023, from </w:t>
      </w:r>
      <w:hyperlink r:id="rId10" w:history="1">
        <w:r w:rsidRPr="008E7861">
          <w:rPr>
            <w:rStyle w:val="Hyperlink"/>
            <w:rFonts w:ascii="Arial" w:hAnsi="Arial" w:cs="Arial"/>
          </w:rPr>
          <w:t>https://www.ukri.org/councils/epsrc/guidance-for-applicants/what-to-include-in-your-proposal/health-technologies-impact-and-translation-toolkit/research-integrity-in-healthcare-technologies/responsible-research-and-innovation/</w:t>
        </w:r>
      </w:hyperlink>
    </w:p>
    <w:p w14:paraId="42381C97" w14:textId="77777777" w:rsidR="00FF7F01" w:rsidRDefault="00FF7F01" w:rsidP="00FF7F01">
      <w:pPr>
        <w:spacing w:line="360" w:lineRule="auto"/>
        <w:ind w:left="284" w:hanging="284"/>
        <w:jc w:val="both"/>
        <w:rPr>
          <w:rFonts w:ascii="Arial" w:hAnsi="Arial" w:cs="Arial"/>
        </w:rPr>
      </w:pPr>
    </w:p>
    <w:p w14:paraId="7DADAC16" w14:textId="77777777" w:rsidR="00FF7F01" w:rsidRDefault="00FF7F01" w:rsidP="00FF7F01">
      <w:pPr>
        <w:spacing w:line="360" w:lineRule="auto"/>
        <w:ind w:left="284" w:hanging="284"/>
        <w:jc w:val="both"/>
        <w:rPr>
          <w:rFonts w:ascii="Arial" w:hAnsi="Arial" w:cs="Arial"/>
        </w:rPr>
      </w:pPr>
      <w:r w:rsidRPr="00347230">
        <w:rPr>
          <w:rFonts w:ascii="Arial" w:hAnsi="Arial" w:cs="Arial"/>
        </w:rPr>
        <w:t>Lee, K. P., &amp; Song, S. (2022). Informational Content of CEO Tweets and Stock Market Predictability. </w:t>
      </w:r>
      <w:r w:rsidRPr="00347230">
        <w:rPr>
          <w:rFonts w:ascii="Arial" w:hAnsi="Arial" w:cs="Arial"/>
          <w:i/>
          <w:iCs/>
        </w:rPr>
        <w:t>Available at SSRN 4228651</w:t>
      </w:r>
      <w:r w:rsidRPr="00347230">
        <w:rPr>
          <w:rFonts w:ascii="Arial" w:hAnsi="Arial" w:cs="Arial"/>
        </w:rPr>
        <w:t>.</w:t>
      </w:r>
    </w:p>
    <w:p w14:paraId="0AAFC307" w14:textId="77777777" w:rsidR="00FF7F01" w:rsidRDefault="00FF7F01" w:rsidP="00FF7F01">
      <w:pPr>
        <w:spacing w:line="360" w:lineRule="auto"/>
        <w:ind w:left="284" w:hanging="284"/>
        <w:jc w:val="both"/>
        <w:rPr>
          <w:rFonts w:ascii="Arial" w:hAnsi="Arial" w:cs="Arial"/>
        </w:rPr>
      </w:pPr>
    </w:p>
    <w:p w14:paraId="13D9A0C3" w14:textId="77777777" w:rsidR="00FF7F01" w:rsidRPr="00D93F9A" w:rsidRDefault="00FF7F01" w:rsidP="00FF7F01">
      <w:pPr>
        <w:spacing w:line="360" w:lineRule="auto"/>
        <w:jc w:val="both"/>
        <w:rPr>
          <w:rFonts w:ascii="Arial" w:hAnsi="Arial" w:cs="Arial"/>
        </w:rPr>
      </w:pPr>
    </w:p>
    <w:p w14:paraId="1EF91BAE" w14:textId="77777777" w:rsidR="00FF7F01" w:rsidRPr="00D93F9A" w:rsidRDefault="00FF7F01" w:rsidP="00FF7F01">
      <w:pPr>
        <w:spacing w:line="360" w:lineRule="auto"/>
        <w:jc w:val="both"/>
        <w:rPr>
          <w:rFonts w:ascii="Arial" w:hAnsi="Arial" w:cs="Arial"/>
        </w:rPr>
      </w:pPr>
    </w:p>
    <w:p w14:paraId="55A79696" w14:textId="77777777" w:rsidR="00FF7F01" w:rsidRPr="004F77B5" w:rsidRDefault="00FF7F01" w:rsidP="00FF7F01">
      <w:pPr>
        <w:spacing w:line="360" w:lineRule="auto"/>
        <w:jc w:val="both"/>
        <w:rPr>
          <w:rFonts w:ascii="Arial" w:hAnsi="Arial" w:cs="Arial"/>
          <w:lang w:val="en-US"/>
        </w:rPr>
      </w:pPr>
    </w:p>
    <w:p w14:paraId="1948D10F" w14:textId="286B287A" w:rsidR="009A735B" w:rsidRDefault="009A735B">
      <w:pPr>
        <w:rPr>
          <w:rFonts w:ascii="Arial" w:hAnsi="Arial" w:cs="Arial"/>
          <w:lang w:val="en-US"/>
        </w:rPr>
      </w:pPr>
      <w:r>
        <w:rPr>
          <w:rFonts w:ascii="Arial" w:hAnsi="Arial" w:cs="Arial"/>
          <w:lang w:val="en-US"/>
        </w:rPr>
        <w:br w:type="page"/>
      </w:r>
    </w:p>
    <w:p w14:paraId="31FC9196" w14:textId="77777777" w:rsidR="00FF7F01" w:rsidRPr="006215E9" w:rsidRDefault="00FF7F01" w:rsidP="00FF7F01">
      <w:pPr>
        <w:spacing w:line="360" w:lineRule="auto"/>
        <w:jc w:val="both"/>
        <w:rPr>
          <w:rFonts w:ascii="Arial" w:hAnsi="Arial" w:cs="Arial"/>
          <w:lang w:val="en-US"/>
        </w:rPr>
      </w:pPr>
    </w:p>
    <w:p w14:paraId="59CBEE39" w14:textId="1988FAC1" w:rsidR="00FF7F01" w:rsidRDefault="00FF7F01">
      <w:pPr>
        <w:rPr>
          <w:rFonts w:ascii="Arial" w:hAnsi="Arial" w:cs="Arial"/>
          <w:b/>
          <w:bCs/>
          <w:sz w:val="32"/>
          <w:szCs w:val="32"/>
        </w:rPr>
      </w:pPr>
    </w:p>
    <w:p w14:paraId="5805C72C" w14:textId="1F10925E" w:rsidR="00BC6342" w:rsidRDefault="00BC6342" w:rsidP="00C9766E">
      <w:pPr>
        <w:spacing w:line="360" w:lineRule="auto"/>
        <w:jc w:val="center"/>
        <w:rPr>
          <w:rFonts w:ascii="Arial" w:hAnsi="Arial" w:cs="Arial"/>
          <w:b/>
          <w:bCs/>
          <w:sz w:val="32"/>
          <w:szCs w:val="32"/>
        </w:rPr>
      </w:pPr>
      <w:del w:id="0" w:author="He He (Staff)" w:date="2023-08-20T13:17:00Z">
        <w:r w:rsidRPr="00131B15" w:rsidDel="00130226">
          <w:rPr>
            <w:rFonts w:ascii="Arial" w:hAnsi="Arial" w:cs="Arial"/>
            <w:b/>
            <w:bCs/>
            <w:sz w:val="32"/>
            <w:szCs w:val="32"/>
          </w:rPr>
          <w:delText xml:space="preserve">Title </w:delText>
        </w:r>
      </w:del>
    </w:p>
    <w:p w14:paraId="59F5DE43" w14:textId="77777777" w:rsidR="00146528" w:rsidRDefault="00146528" w:rsidP="00C9766E">
      <w:pPr>
        <w:spacing w:line="360" w:lineRule="auto"/>
        <w:jc w:val="center"/>
        <w:rPr>
          <w:rFonts w:ascii="Arial" w:hAnsi="Arial" w:cs="Arial"/>
          <w:b/>
          <w:bCs/>
          <w:sz w:val="32"/>
          <w:szCs w:val="32"/>
        </w:rPr>
      </w:pPr>
    </w:p>
    <w:p w14:paraId="7264900C" w14:textId="77777777" w:rsidR="00146528" w:rsidRDefault="00146528" w:rsidP="00C9766E">
      <w:pPr>
        <w:spacing w:line="360" w:lineRule="auto"/>
        <w:jc w:val="center"/>
        <w:rPr>
          <w:rFonts w:ascii="Arial" w:hAnsi="Arial" w:cs="Arial"/>
          <w:b/>
          <w:bCs/>
          <w:sz w:val="32"/>
          <w:szCs w:val="32"/>
        </w:rPr>
      </w:pPr>
    </w:p>
    <w:p w14:paraId="5A63CFC0" w14:textId="77777777" w:rsidR="00146528" w:rsidRPr="00131B15" w:rsidDel="00130226" w:rsidRDefault="00146528" w:rsidP="002E5761">
      <w:pPr>
        <w:spacing w:line="360" w:lineRule="auto"/>
        <w:jc w:val="both"/>
        <w:rPr>
          <w:del w:id="1" w:author="He He (Staff)" w:date="2023-08-20T13:17:00Z"/>
          <w:rFonts w:ascii="Arial" w:hAnsi="Arial" w:cs="Arial"/>
          <w:b/>
          <w:bCs/>
          <w:sz w:val="32"/>
          <w:szCs w:val="32"/>
        </w:rPr>
      </w:pPr>
    </w:p>
    <w:p w14:paraId="715CB985" w14:textId="25CF055A" w:rsidR="00EF019D" w:rsidRPr="00A85E56" w:rsidDel="00A85E56" w:rsidRDefault="00BC6342" w:rsidP="00C9766E">
      <w:pPr>
        <w:spacing w:line="360" w:lineRule="auto"/>
        <w:jc w:val="center"/>
        <w:rPr>
          <w:del w:id="2" w:author="Kobayashi, Kota" w:date="2023-08-21T12:49:00Z"/>
          <w:rFonts w:ascii="Arial" w:hAnsi="Arial" w:cs="Arial"/>
          <w:lang w:val="en-US"/>
          <w:rPrChange w:id="3" w:author="Kobayashi, Kota" w:date="2023-08-21T12:37:00Z">
            <w:rPr>
              <w:del w:id="4" w:author="Kobayashi, Kota" w:date="2023-08-21T12:49:00Z"/>
              <w:rFonts w:ascii="Arial" w:hAnsi="Arial" w:cs="Arial"/>
            </w:rPr>
          </w:rPrChange>
        </w:rPr>
      </w:pPr>
      <w:r w:rsidRPr="00131B15">
        <w:rPr>
          <w:rFonts w:ascii="Arial" w:hAnsi="Arial" w:cs="Arial"/>
        </w:rPr>
        <w:t>"Predicting Stock Returns Using News Sentiment Analysis: A Comparative Study of Machine Learning Models during COVID-19"</w:t>
      </w:r>
    </w:p>
    <w:p w14:paraId="09096629" w14:textId="77777777" w:rsidR="00825BC3" w:rsidRDefault="00825BC3" w:rsidP="00C9766E">
      <w:pPr>
        <w:spacing w:line="360" w:lineRule="auto"/>
        <w:jc w:val="center"/>
        <w:rPr>
          <w:ins w:id="5" w:author="Kobayashi, Kota" w:date="2023-08-21T12:49:00Z"/>
          <w:rFonts w:ascii="Arial" w:hAnsi="Arial" w:cs="Arial"/>
        </w:rPr>
      </w:pPr>
    </w:p>
    <w:p w14:paraId="145621B9" w14:textId="77777777" w:rsidR="006C1AA9" w:rsidRDefault="006C1AA9" w:rsidP="006C1AA9">
      <w:pPr>
        <w:spacing w:line="360" w:lineRule="auto"/>
        <w:jc w:val="both"/>
        <w:rPr>
          <w:rFonts w:ascii="Arial" w:hAnsi="Arial" w:cs="Arial"/>
        </w:rPr>
      </w:pPr>
    </w:p>
    <w:p w14:paraId="269BC795" w14:textId="77777777" w:rsidR="006C1AA9" w:rsidRDefault="006C1AA9" w:rsidP="006C1AA9">
      <w:pPr>
        <w:spacing w:line="360" w:lineRule="auto"/>
        <w:jc w:val="both"/>
        <w:rPr>
          <w:rFonts w:ascii="Arial" w:hAnsi="Arial" w:cs="Arial"/>
        </w:rPr>
      </w:pPr>
    </w:p>
    <w:p w14:paraId="79AE019A" w14:textId="77777777" w:rsidR="006C1AA9" w:rsidRDefault="006C1AA9" w:rsidP="006C1AA9">
      <w:pPr>
        <w:spacing w:line="360" w:lineRule="auto"/>
        <w:jc w:val="both"/>
        <w:rPr>
          <w:rFonts w:ascii="Arial" w:hAnsi="Arial" w:cs="Arial"/>
        </w:rPr>
      </w:pPr>
    </w:p>
    <w:p w14:paraId="0E87D2C0" w14:textId="77777777" w:rsidR="006C1AA9" w:rsidRDefault="006C1AA9" w:rsidP="006C1AA9">
      <w:pPr>
        <w:spacing w:line="360" w:lineRule="auto"/>
        <w:jc w:val="both"/>
        <w:rPr>
          <w:rFonts w:ascii="Arial" w:hAnsi="Arial" w:cs="Arial"/>
        </w:rPr>
      </w:pPr>
    </w:p>
    <w:p w14:paraId="00681B9D" w14:textId="77777777" w:rsidR="006C1AA9" w:rsidRDefault="006C1AA9" w:rsidP="006C1AA9">
      <w:pPr>
        <w:spacing w:line="360" w:lineRule="auto"/>
        <w:jc w:val="both"/>
        <w:rPr>
          <w:rFonts w:ascii="Arial" w:hAnsi="Arial" w:cs="Arial"/>
        </w:rPr>
      </w:pPr>
    </w:p>
    <w:p w14:paraId="2A555AFB" w14:textId="77777777" w:rsidR="006C1AA9" w:rsidRDefault="006C1AA9" w:rsidP="006C1AA9">
      <w:pPr>
        <w:spacing w:line="360" w:lineRule="auto"/>
        <w:jc w:val="both"/>
        <w:rPr>
          <w:rFonts w:ascii="Arial" w:hAnsi="Arial" w:cs="Arial"/>
        </w:rPr>
      </w:pPr>
    </w:p>
    <w:p w14:paraId="5E521612" w14:textId="77777777" w:rsidR="006C1AA9" w:rsidRDefault="006C1AA9" w:rsidP="006C1AA9">
      <w:pPr>
        <w:spacing w:line="360" w:lineRule="auto"/>
        <w:jc w:val="both"/>
        <w:rPr>
          <w:rFonts w:ascii="Arial" w:hAnsi="Arial" w:cs="Arial"/>
        </w:rPr>
      </w:pPr>
    </w:p>
    <w:p w14:paraId="50DBA12D" w14:textId="77777777" w:rsidR="006C1AA9" w:rsidRDefault="006C1AA9" w:rsidP="006C1AA9">
      <w:pPr>
        <w:spacing w:line="360" w:lineRule="auto"/>
        <w:jc w:val="both"/>
        <w:rPr>
          <w:rFonts w:ascii="Arial" w:hAnsi="Arial" w:cs="Arial"/>
        </w:rPr>
      </w:pPr>
    </w:p>
    <w:p w14:paraId="1E2160CE" w14:textId="77777777" w:rsidR="006C1AA9" w:rsidRDefault="006C1AA9" w:rsidP="006C1AA9">
      <w:pPr>
        <w:spacing w:line="360" w:lineRule="auto"/>
        <w:jc w:val="both"/>
        <w:rPr>
          <w:rFonts w:ascii="Arial" w:hAnsi="Arial" w:cs="Arial"/>
        </w:rPr>
      </w:pPr>
    </w:p>
    <w:p w14:paraId="617BACE4" w14:textId="77777777" w:rsidR="006C1AA9" w:rsidRDefault="006C1AA9" w:rsidP="006C1AA9">
      <w:pPr>
        <w:spacing w:line="360" w:lineRule="auto"/>
        <w:jc w:val="both"/>
        <w:rPr>
          <w:rFonts w:ascii="Arial" w:hAnsi="Arial" w:cs="Arial"/>
        </w:rPr>
      </w:pPr>
    </w:p>
    <w:p w14:paraId="2533375E" w14:textId="77777777" w:rsidR="006C1AA9" w:rsidRDefault="006C1AA9" w:rsidP="006C1AA9">
      <w:pPr>
        <w:spacing w:line="360" w:lineRule="auto"/>
        <w:jc w:val="both"/>
        <w:rPr>
          <w:rFonts w:ascii="Arial" w:hAnsi="Arial" w:cs="Arial"/>
        </w:rPr>
      </w:pPr>
    </w:p>
    <w:p w14:paraId="7D476B9E" w14:textId="77777777" w:rsidR="006C1AA9" w:rsidRDefault="006C1AA9" w:rsidP="006C1AA9">
      <w:pPr>
        <w:spacing w:line="360" w:lineRule="auto"/>
        <w:jc w:val="both"/>
        <w:rPr>
          <w:rFonts w:ascii="Arial" w:hAnsi="Arial" w:cs="Arial"/>
        </w:rPr>
      </w:pPr>
    </w:p>
    <w:p w14:paraId="5689F26E" w14:textId="77777777" w:rsidR="006C1AA9" w:rsidRDefault="006C1AA9" w:rsidP="006C1AA9">
      <w:pPr>
        <w:spacing w:line="360" w:lineRule="auto"/>
        <w:jc w:val="both"/>
        <w:rPr>
          <w:rFonts w:ascii="Arial" w:hAnsi="Arial" w:cs="Arial"/>
        </w:rPr>
      </w:pPr>
    </w:p>
    <w:p w14:paraId="2A41AC6D" w14:textId="77777777" w:rsidR="006C1AA9" w:rsidRDefault="006C1AA9" w:rsidP="006C1AA9">
      <w:pPr>
        <w:spacing w:line="360" w:lineRule="auto"/>
        <w:jc w:val="both"/>
        <w:rPr>
          <w:rFonts w:ascii="Arial" w:hAnsi="Arial" w:cs="Arial"/>
        </w:rPr>
      </w:pPr>
    </w:p>
    <w:p w14:paraId="4626E5E7" w14:textId="77777777" w:rsidR="006C1AA9" w:rsidRDefault="006C1AA9" w:rsidP="006C1AA9">
      <w:pPr>
        <w:spacing w:line="360" w:lineRule="auto"/>
        <w:jc w:val="both"/>
        <w:rPr>
          <w:rFonts w:ascii="Arial" w:hAnsi="Arial" w:cs="Arial"/>
        </w:rPr>
      </w:pPr>
    </w:p>
    <w:p w14:paraId="3005B11F" w14:textId="77777777" w:rsidR="006C1AA9" w:rsidRDefault="006C1AA9" w:rsidP="006C1AA9">
      <w:pPr>
        <w:spacing w:line="360" w:lineRule="auto"/>
        <w:jc w:val="both"/>
        <w:rPr>
          <w:rFonts w:ascii="Arial" w:hAnsi="Arial" w:cs="Arial"/>
        </w:rPr>
      </w:pPr>
    </w:p>
    <w:p w14:paraId="0F2E3289" w14:textId="77777777" w:rsidR="00752009" w:rsidRDefault="00752009" w:rsidP="006C1AA9">
      <w:pPr>
        <w:spacing w:line="360" w:lineRule="auto"/>
        <w:jc w:val="both"/>
        <w:rPr>
          <w:rFonts w:ascii="Arial" w:hAnsi="Arial" w:cs="Arial"/>
        </w:rPr>
      </w:pPr>
    </w:p>
    <w:p w14:paraId="38E35604" w14:textId="77777777" w:rsidR="00752009" w:rsidRDefault="00752009" w:rsidP="006C1AA9">
      <w:pPr>
        <w:spacing w:line="360" w:lineRule="auto"/>
        <w:jc w:val="both"/>
        <w:rPr>
          <w:rFonts w:ascii="Arial" w:hAnsi="Arial" w:cs="Arial"/>
        </w:rPr>
      </w:pPr>
    </w:p>
    <w:p w14:paraId="7DC191C4" w14:textId="77777777" w:rsidR="006C1AA9" w:rsidRDefault="006C1AA9" w:rsidP="006C1AA9">
      <w:pPr>
        <w:spacing w:line="360" w:lineRule="auto"/>
        <w:jc w:val="both"/>
        <w:rPr>
          <w:rFonts w:ascii="Arial" w:hAnsi="Arial" w:cs="Arial"/>
        </w:rPr>
      </w:pPr>
    </w:p>
    <w:p w14:paraId="1475480E" w14:textId="77777777" w:rsidR="006C1AA9" w:rsidRDefault="006C1AA9" w:rsidP="006C1AA9">
      <w:pPr>
        <w:spacing w:line="360" w:lineRule="auto"/>
        <w:jc w:val="both"/>
        <w:rPr>
          <w:rFonts w:ascii="Arial" w:hAnsi="Arial" w:cs="Arial"/>
        </w:rPr>
      </w:pPr>
    </w:p>
    <w:p w14:paraId="02441041" w14:textId="5A054069" w:rsidR="006C1AA9" w:rsidRDefault="006C1AA9" w:rsidP="006C1AA9">
      <w:pPr>
        <w:spacing w:line="360" w:lineRule="auto"/>
        <w:jc w:val="both"/>
        <w:rPr>
          <w:rFonts w:ascii="Arial" w:hAnsi="Arial" w:cs="Arial"/>
        </w:rPr>
      </w:pPr>
      <w:r>
        <w:rPr>
          <w:rFonts w:ascii="Arial" w:hAnsi="Arial" w:cs="Arial"/>
        </w:rPr>
        <w:t>Selected style: Dissertation style</w:t>
      </w:r>
    </w:p>
    <w:p w14:paraId="4531C43A" w14:textId="08303242" w:rsidR="006C1AA9" w:rsidRPr="006C1AA9" w:rsidRDefault="006C1AA9" w:rsidP="006C1AA9">
      <w:pPr>
        <w:spacing w:line="360" w:lineRule="auto"/>
        <w:jc w:val="both"/>
        <w:rPr>
          <w:rFonts w:ascii="Arial" w:hAnsi="Arial" w:cs="Arial"/>
        </w:rPr>
      </w:pPr>
      <w:proofErr w:type="gramStart"/>
      <w:r w:rsidRPr="006C1AA9">
        <w:rPr>
          <w:rFonts w:ascii="Arial" w:hAnsi="Arial" w:cs="Arial"/>
        </w:rPr>
        <w:t>Email :</w:t>
      </w:r>
      <w:proofErr w:type="gramEnd"/>
      <w:r w:rsidRPr="006C1AA9">
        <w:rPr>
          <w:rFonts w:ascii="Arial" w:hAnsi="Arial" w:cs="Arial"/>
        </w:rPr>
        <w:t xml:space="preserve"> kk528@exeter.ac.uk</w:t>
      </w:r>
    </w:p>
    <w:p w14:paraId="2141BA57" w14:textId="77777777" w:rsidR="006C1AA9" w:rsidRPr="006C1AA9" w:rsidRDefault="006C1AA9" w:rsidP="006C1AA9">
      <w:pPr>
        <w:spacing w:line="360" w:lineRule="auto"/>
        <w:jc w:val="both"/>
        <w:rPr>
          <w:rFonts w:ascii="Arial" w:hAnsi="Arial" w:cs="Arial"/>
        </w:rPr>
      </w:pPr>
      <w:r w:rsidRPr="006C1AA9">
        <w:rPr>
          <w:rFonts w:ascii="Arial" w:hAnsi="Arial" w:cs="Arial"/>
        </w:rPr>
        <w:t xml:space="preserve">Student </w:t>
      </w:r>
      <w:proofErr w:type="gramStart"/>
      <w:r w:rsidRPr="006C1AA9">
        <w:rPr>
          <w:rFonts w:ascii="Arial" w:hAnsi="Arial" w:cs="Arial"/>
        </w:rPr>
        <w:t>ID :</w:t>
      </w:r>
      <w:proofErr w:type="gramEnd"/>
      <w:r w:rsidRPr="006C1AA9">
        <w:rPr>
          <w:rFonts w:ascii="Arial" w:hAnsi="Arial" w:cs="Arial"/>
        </w:rPr>
        <w:t xml:space="preserve"> 720034950</w:t>
      </w:r>
    </w:p>
    <w:p w14:paraId="4771B76F" w14:textId="71966A34" w:rsidR="005F6FD4" w:rsidRDefault="006C1AA9" w:rsidP="006C1AA9">
      <w:pPr>
        <w:spacing w:line="360" w:lineRule="auto"/>
        <w:jc w:val="both"/>
        <w:rPr>
          <w:rFonts w:ascii="Arial" w:hAnsi="Arial" w:cs="Arial"/>
        </w:rPr>
      </w:pPr>
      <w:proofErr w:type="gramStart"/>
      <w:r w:rsidRPr="006C1AA9">
        <w:rPr>
          <w:rFonts w:ascii="Arial" w:hAnsi="Arial" w:cs="Arial"/>
        </w:rPr>
        <w:t>Name :</w:t>
      </w:r>
      <w:proofErr w:type="gramEnd"/>
      <w:r w:rsidRPr="006C1AA9">
        <w:rPr>
          <w:rFonts w:ascii="Arial" w:hAnsi="Arial" w:cs="Arial"/>
        </w:rPr>
        <w:t xml:space="preserve">  Kota Kobayashi</w:t>
      </w:r>
    </w:p>
    <w:p w14:paraId="37BF54BB" w14:textId="5A94EF98" w:rsidR="00FF7F01" w:rsidRDefault="00FF7F01" w:rsidP="006C1AA9">
      <w:pPr>
        <w:spacing w:line="360" w:lineRule="auto"/>
        <w:jc w:val="both"/>
        <w:rPr>
          <w:rFonts w:ascii="Arial" w:hAnsi="Arial" w:cs="Arial"/>
        </w:rPr>
      </w:pPr>
      <w:proofErr w:type="spellStart"/>
      <w:r>
        <w:rPr>
          <w:rFonts w:ascii="Arial" w:hAnsi="Arial" w:cs="Arial"/>
        </w:rPr>
        <w:t>Github</w:t>
      </w:r>
      <w:proofErr w:type="spellEnd"/>
      <w:r>
        <w:rPr>
          <w:rFonts w:ascii="Arial" w:hAnsi="Arial" w:cs="Arial"/>
        </w:rPr>
        <w:t xml:space="preserve">: </w:t>
      </w:r>
      <w:hyperlink r:id="rId11" w:history="1">
        <w:r w:rsidRPr="002270A4">
          <w:rPr>
            <w:rStyle w:val="Hyperlink"/>
            <w:rFonts w:ascii="Arial" w:hAnsi="Arial" w:cs="Arial"/>
          </w:rPr>
          <w:t>https://github.com/kotaaaaaaa/Stock-</w:t>
        </w:r>
        <w:r w:rsidRPr="002270A4">
          <w:rPr>
            <w:rStyle w:val="Hyperlink"/>
            <w:rFonts w:ascii="Arial" w:hAnsi="Arial" w:cs="Arial"/>
          </w:rPr>
          <w:t>m</w:t>
        </w:r>
        <w:r w:rsidRPr="002270A4">
          <w:rPr>
            <w:rStyle w:val="Hyperlink"/>
            <w:rFonts w:ascii="Arial" w:hAnsi="Arial" w:cs="Arial"/>
          </w:rPr>
          <w:t>arket-prediction</w:t>
        </w:r>
      </w:hyperlink>
      <w:r>
        <w:rPr>
          <w:rFonts w:ascii="Arial" w:hAnsi="Arial" w:cs="Arial"/>
        </w:rPr>
        <w:t xml:space="preserve"> </w:t>
      </w:r>
    </w:p>
    <w:p w14:paraId="4094A22F" w14:textId="56756F32" w:rsidR="006C1AA9" w:rsidRPr="006C1AA9" w:rsidRDefault="005F6FD4">
      <w:pPr>
        <w:rPr>
          <w:rFonts w:ascii="Arial" w:hAnsi="Arial" w:cs="Arial"/>
        </w:rPr>
      </w:pPr>
      <w:r>
        <w:rPr>
          <w:rFonts w:ascii="Arial" w:hAnsi="Arial" w:cs="Arial"/>
        </w:rPr>
        <w:br w:type="page"/>
      </w:r>
    </w:p>
    <w:sdt>
      <w:sdtPr>
        <w:rPr>
          <w:rFonts w:asciiTheme="minorHAnsi" w:eastAsiaTheme="minorEastAsia" w:hAnsiTheme="minorHAnsi" w:cstheme="minorBidi"/>
          <w:b w:val="0"/>
          <w:bCs w:val="0"/>
          <w:color w:val="auto"/>
          <w:kern w:val="2"/>
          <w:sz w:val="24"/>
          <w:szCs w:val="24"/>
          <w:lang w:val="en-GB" w:eastAsia="ja-JP"/>
          <w14:ligatures w14:val="standardContextual"/>
        </w:rPr>
        <w:id w:val="1304200112"/>
        <w:docPartObj>
          <w:docPartGallery w:val="Table of Contents"/>
          <w:docPartUnique/>
        </w:docPartObj>
      </w:sdtPr>
      <w:sdtEndPr>
        <w:rPr>
          <w:noProof/>
        </w:rPr>
      </w:sdtEndPr>
      <w:sdtContent>
        <w:p w14:paraId="615359FC" w14:textId="65025E0A" w:rsidR="003F7514" w:rsidRPr="00DE40EC" w:rsidRDefault="003F7514">
          <w:pPr>
            <w:pStyle w:val="TOCHeading"/>
            <w:rPr>
              <w:bCs w:val="0"/>
              <w:sz w:val="24"/>
              <w:szCs w:val="24"/>
              <w:lang w:eastAsia="ja-JP"/>
            </w:rPr>
          </w:pPr>
          <w:r w:rsidRPr="00DE40EC">
            <w:rPr>
              <w:bCs w:val="0"/>
              <w:sz w:val="24"/>
              <w:szCs w:val="24"/>
            </w:rPr>
            <w:t>Table of Contents</w:t>
          </w:r>
        </w:p>
        <w:p w14:paraId="5BE4502D" w14:textId="067DBB2B" w:rsidR="00E5440C" w:rsidRDefault="003F7514">
          <w:pPr>
            <w:pStyle w:val="TOC1"/>
            <w:tabs>
              <w:tab w:val="right" w:leader="dot" w:pos="9016"/>
            </w:tabs>
            <w:rPr>
              <w:rFonts w:cstheme="minorBidi"/>
              <w:b w:val="0"/>
              <w:bCs w:val="0"/>
              <w:i w:val="0"/>
              <w:iCs w:val="0"/>
              <w:noProof/>
            </w:rPr>
          </w:pPr>
          <w:r w:rsidRPr="00DE40EC">
            <w:rPr>
              <w:b w:val="0"/>
              <w:bCs w:val="0"/>
              <w:i w:val="0"/>
            </w:rPr>
            <w:fldChar w:fldCharType="begin"/>
          </w:r>
          <w:r w:rsidRPr="00DE40EC">
            <w:rPr>
              <w:b w:val="0"/>
              <w:i w:val="0"/>
            </w:rPr>
            <w:instrText xml:space="preserve"> TOC \o "1-3" \h \z \u </w:instrText>
          </w:r>
          <w:r w:rsidRPr="00DE40EC">
            <w:rPr>
              <w:b w:val="0"/>
              <w:bCs w:val="0"/>
              <w:i w:val="0"/>
            </w:rPr>
            <w:fldChar w:fldCharType="separate"/>
          </w:r>
          <w:hyperlink w:anchor="_Toc144459356" w:history="1">
            <w:r w:rsidR="00E5440C" w:rsidRPr="007F6F39">
              <w:rPr>
                <w:rStyle w:val="Hyperlink"/>
                <w:noProof/>
              </w:rPr>
              <w:t>1. Introduction</w:t>
            </w:r>
            <w:r w:rsidR="00E5440C">
              <w:rPr>
                <w:noProof/>
                <w:webHidden/>
              </w:rPr>
              <w:tab/>
            </w:r>
            <w:r w:rsidR="00E5440C">
              <w:rPr>
                <w:noProof/>
                <w:webHidden/>
              </w:rPr>
              <w:fldChar w:fldCharType="begin"/>
            </w:r>
            <w:r w:rsidR="00E5440C">
              <w:rPr>
                <w:noProof/>
                <w:webHidden/>
              </w:rPr>
              <w:instrText xml:space="preserve"> PAGEREF _Toc144459356 \h </w:instrText>
            </w:r>
            <w:r w:rsidR="00E5440C">
              <w:rPr>
                <w:noProof/>
                <w:webHidden/>
              </w:rPr>
            </w:r>
            <w:r w:rsidR="00E5440C">
              <w:rPr>
                <w:noProof/>
                <w:webHidden/>
              </w:rPr>
              <w:fldChar w:fldCharType="separate"/>
            </w:r>
            <w:r w:rsidR="00450A0E">
              <w:rPr>
                <w:noProof/>
                <w:webHidden/>
              </w:rPr>
              <w:t>11</w:t>
            </w:r>
            <w:r w:rsidR="00E5440C">
              <w:rPr>
                <w:noProof/>
                <w:webHidden/>
              </w:rPr>
              <w:fldChar w:fldCharType="end"/>
            </w:r>
          </w:hyperlink>
        </w:p>
        <w:p w14:paraId="60E4B67F" w14:textId="13B10EE7" w:rsidR="00E5440C" w:rsidRDefault="00E5440C">
          <w:pPr>
            <w:pStyle w:val="TOC2"/>
            <w:tabs>
              <w:tab w:val="right" w:leader="dot" w:pos="9016"/>
            </w:tabs>
            <w:rPr>
              <w:rFonts w:cstheme="minorBidi"/>
              <w:b w:val="0"/>
              <w:bCs w:val="0"/>
              <w:noProof/>
              <w:sz w:val="24"/>
              <w:szCs w:val="24"/>
            </w:rPr>
          </w:pPr>
          <w:hyperlink w:anchor="_Toc144459357" w:history="1">
            <w:r w:rsidRPr="007F6F39">
              <w:rPr>
                <w:rStyle w:val="Hyperlink"/>
                <w:noProof/>
              </w:rPr>
              <w:t>1.1 Background</w:t>
            </w:r>
            <w:r>
              <w:rPr>
                <w:noProof/>
                <w:webHidden/>
              </w:rPr>
              <w:tab/>
            </w:r>
            <w:r>
              <w:rPr>
                <w:noProof/>
                <w:webHidden/>
              </w:rPr>
              <w:fldChar w:fldCharType="begin"/>
            </w:r>
            <w:r>
              <w:rPr>
                <w:noProof/>
                <w:webHidden/>
              </w:rPr>
              <w:instrText xml:space="preserve"> PAGEREF _Toc144459357 \h </w:instrText>
            </w:r>
            <w:r>
              <w:rPr>
                <w:noProof/>
                <w:webHidden/>
              </w:rPr>
            </w:r>
            <w:r>
              <w:rPr>
                <w:noProof/>
                <w:webHidden/>
              </w:rPr>
              <w:fldChar w:fldCharType="separate"/>
            </w:r>
            <w:r w:rsidR="00450A0E">
              <w:rPr>
                <w:noProof/>
                <w:webHidden/>
              </w:rPr>
              <w:t>11</w:t>
            </w:r>
            <w:r>
              <w:rPr>
                <w:noProof/>
                <w:webHidden/>
              </w:rPr>
              <w:fldChar w:fldCharType="end"/>
            </w:r>
          </w:hyperlink>
        </w:p>
        <w:p w14:paraId="413A1269" w14:textId="208CC0CA" w:rsidR="00E5440C" w:rsidRDefault="00E5440C">
          <w:pPr>
            <w:pStyle w:val="TOC2"/>
            <w:tabs>
              <w:tab w:val="right" w:leader="dot" w:pos="9016"/>
            </w:tabs>
            <w:rPr>
              <w:rFonts w:cstheme="minorBidi"/>
              <w:b w:val="0"/>
              <w:bCs w:val="0"/>
              <w:noProof/>
              <w:sz w:val="24"/>
              <w:szCs w:val="24"/>
            </w:rPr>
          </w:pPr>
          <w:hyperlink w:anchor="_Toc144459358" w:history="1">
            <w:r w:rsidRPr="007F6F39">
              <w:rPr>
                <w:rStyle w:val="Hyperlink"/>
                <w:noProof/>
              </w:rPr>
              <w:t>1.2 The Situation and the Challenge</w:t>
            </w:r>
            <w:r>
              <w:rPr>
                <w:noProof/>
                <w:webHidden/>
              </w:rPr>
              <w:tab/>
            </w:r>
            <w:r>
              <w:rPr>
                <w:noProof/>
                <w:webHidden/>
              </w:rPr>
              <w:fldChar w:fldCharType="begin"/>
            </w:r>
            <w:r>
              <w:rPr>
                <w:noProof/>
                <w:webHidden/>
              </w:rPr>
              <w:instrText xml:space="preserve"> PAGEREF _Toc144459358 \h </w:instrText>
            </w:r>
            <w:r>
              <w:rPr>
                <w:noProof/>
                <w:webHidden/>
              </w:rPr>
            </w:r>
            <w:r>
              <w:rPr>
                <w:noProof/>
                <w:webHidden/>
              </w:rPr>
              <w:fldChar w:fldCharType="separate"/>
            </w:r>
            <w:r w:rsidR="00450A0E">
              <w:rPr>
                <w:noProof/>
                <w:webHidden/>
              </w:rPr>
              <w:t>11</w:t>
            </w:r>
            <w:r>
              <w:rPr>
                <w:noProof/>
                <w:webHidden/>
              </w:rPr>
              <w:fldChar w:fldCharType="end"/>
            </w:r>
          </w:hyperlink>
        </w:p>
        <w:p w14:paraId="6BE10BAD" w14:textId="13D6B658" w:rsidR="00E5440C" w:rsidRDefault="00E5440C">
          <w:pPr>
            <w:pStyle w:val="TOC2"/>
            <w:tabs>
              <w:tab w:val="right" w:leader="dot" w:pos="9016"/>
            </w:tabs>
            <w:rPr>
              <w:rFonts w:cstheme="minorBidi"/>
              <w:b w:val="0"/>
              <w:bCs w:val="0"/>
              <w:noProof/>
              <w:sz w:val="24"/>
              <w:szCs w:val="24"/>
            </w:rPr>
          </w:pPr>
          <w:hyperlink w:anchor="_Toc144459359" w:history="1">
            <w:r w:rsidRPr="007F6F39">
              <w:rPr>
                <w:rStyle w:val="Hyperlink"/>
                <w:noProof/>
              </w:rPr>
              <w:t>1.3 Methodology</w:t>
            </w:r>
            <w:r>
              <w:rPr>
                <w:noProof/>
                <w:webHidden/>
              </w:rPr>
              <w:tab/>
            </w:r>
            <w:r>
              <w:rPr>
                <w:noProof/>
                <w:webHidden/>
              </w:rPr>
              <w:fldChar w:fldCharType="begin"/>
            </w:r>
            <w:r>
              <w:rPr>
                <w:noProof/>
                <w:webHidden/>
              </w:rPr>
              <w:instrText xml:space="preserve"> PAGEREF _Toc144459359 \h </w:instrText>
            </w:r>
            <w:r>
              <w:rPr>
                <w:noProof/>
                <w:webHidden/>
              </w:rPr>
            </w:r>
            <w:r>
              <w:rPr>
                <w:noProof/>
                <w:webHidden/>
              </w:rPr>
              <w:fldChar w:fldCharType="separate"/>
            </w:r>
            <w:r w:rsidR="00450A0E">
              <w:rPr>
                <w:noProof/>
                <w:webHidden/>
              </w:rPr>
              <w:t>12</w:t>
            </w:r>
            <w:r>
              <w:rPr>
                <w:noProof/>
                <w:webHidden/>
              </w:rPr>
              <w:fldChar w:fldCharType="end"/>
            </w:r>
          </w:hyperlink>
        </w:p>
        <w:p w14:paraId="3389DB44" w14:textId="30DBF98A" w:rsidR="00E5440C" w:rsidRDefault="00E5440C">
          <w:pPr>
            <w:pStyle w:val="TOC2"/>
            <w:tabs>
              <w:tab w:val="right" w:leader="dot" w:pos="9016"/>
            </w:tabs>
            <w:rPr>
              <w:rFonts w:cstheme="minorBidi"/>
              <w:b w:val="0"/>
              <w:bCs w:val="0"/>
              <w:noProof/>
              <w:sz w:val="24"/>
              <w:szCs w:val="24"/>
            </w:rPr>
          </w:pPr>
          <w:hyperlink w:anchor="_Toc144459360" w:history="1">
            <w:r w:rsidRPr="007F6F39">
              <w:rPr>
                <w:rStyle w:val="Hyperlink"/>
                <w:noProof/>
              </w:rPr>
              <w:t>1.4 Research Questions</w:t>
            </w:r>
            <w:r>
              <w:rPr>
                <w:noProof/>
                <w:webHidden/>
              </w:rPr>
              <w:tab/>
            </w:r>
            <w:r>
              <w:rPr>
                <w:noProof/>
                <w:webHidden/>
              </w:rPr>
              <w:fldChar w:fldCharType="begin"/>
            </w:r>
            <w:r>
              <w:rPr>
                <w:noProof/>
                <w:webHidden/>
              </w:rPr>
              <w:instrText xml:space="preserve"> PAGEREF _Toc144459360 \h </w:instrText>
            </w:r>
            <w:r>
              <w:rPr>
                <w:noProof/>
                <w:webHidden/>
              </w:rPr>
            </w:r>
            <w:r>
              <w:rPr>
                <w:noProof/>
                <w:webHidden/>
              </w:rPr>
              <w:fldChar w:fldCharType="separate"/>
            </w:r>
            <w:r w:rsidR="00450A0E">
              <w:rPr>
                <w:noProof/>
                <w:webHidden/>
              </w:rPr>
              <w:t>13</w:t>
            </w:r>
            <w:r>
              <w:rPr>
                <w:noProof/>
                <w:webHidden/>
              </w:rPr>
              <w:fldChar w:fldCharType="end"/>
            </w:r>
          </w:hyperlink>
        </w:p>
        <w:p w14:paraId="4AAD9D70" w14:textId="78ED6589" w:rsidR="00E5440C" w:rsidRDefault="00E5440C">
          <w:pPr>
            <w:pStyle w:val="TOC1"/>
            <w:tabs>
              <w:tab w:val="right" w:leader="dot" w:pos="9016"/>
            </w:tabs>
            <w:rPr>
              <w:rFonts w:cstheme="minorBidi"/>
              <w:b w:val="0"/>
              <w:bCs w:val="0"/>
              <w:i w:val="0"/>
              <w:iCs w:val="0"/>
              <w:noProof/>
            </w:rPr>
          </w:pPr>
          <w:hyperlink w:anchor="_Toc144459361" w:history="1">
            <w:r w:rsidRPr="007F6F39">
              <w:rPr>
                <w:rStyle w:val="Hyperlink"/>
                <w:noProof/>
              </w:rPr>
              <w:t>2. Literature Review</w:t>
            </w:r>
            <w:r>
              <w:rPr>
                <w:noProof/>
                <w:webHidden/>
              </w:rPr>
              <w:tab/>
            </w:r>
            <w:r>
              <w:rPr>
                <w:noProof/>
                <w:webHidden/>
              </w:rPr>
              <w:fldChar w:fldCharType="begin"/>
            </w:r>
            <w:r>
              <w:rPr>
                <w:noProof/>
                <w:webHidden/>
              </w:rPr>
              <w:instrText xml:space="preserve"> PAGEREF _Toc144459361 \h </w:instrText>
            </w:r>
            <w:r>
              <w:rPr>
                <w:noProof/>
                <w:webHidden/>
              </w:rPr>
            </w:r>
            <w:r>
              <w:rPr>
                <w:noProof/>
                <w:webHidden/>
              </w:rPr>
              <w:fldChar w:fldCharType="separate"/>
            </w:r>
            <w:r w:rsidR="00450A0E">
              <w:rPr>
                <w:noProof/>
                <w:webHidden/>
              </w:rPr>
              <w:t>14</w:t>
            </w:r>
            <w:r>
              <w:rPr>
                <w:noProof/>
                <w:webHidden/>
              </w:rPr>
              <w:fldChar w:fldCharType="end"/>
            </w:r>
          </w:hyperlink>
        </w:p>
        <w:p w14:paraId="017DB472" w14:textId="7E1B16B0" w:rsidR="00E5440C" w:rsidRDefault="00E5440C">
          <w:pPr>
            <w:pStyle w:val="TOC2"/>
            <w:tabs>
              <w:tab w:val="right" w:leader="dot" w:pos="9016"/>
            </w:tabs>
            <w:rPr>
              <w:rFonts w:cstheme="minorBidi"/>
              <w:b w:val="0"/>
              <w:bCs w:val="0"/>
              <w:noProof/>
              <w:sz w:val="24"/>
              <w:szCs w:val="24"/>
            </w:rPr>
          </w:pPr>
          <w:hyperlink w:anchor="_Toc144459362" w:history="1">
            <w:r w:rsidRPr="007F6F39">
              <w:rPr>
                <w:rStyle w:val="Hyperlink"/>
                <w:noProof/>
              </w:rPr>
              <w:t>2.1 Sentiment Analysis: A Brief Overview</w:t>
            </w:r>
            <w:r>
              <w:rPr>
                <w:noProof/>
                <w:webHidden/>
              </w:rPr>
              <w:tab/>
            </w:r>
            <w:r>
              <w:rPr>
                <w:noProof/>
                <w:webHidden/>
              </w:rPr>
              <w:fldChar w:fldCharType="begin"/>
            </w:r>
            <w:r>
              <w:rPr>
                <w:noProof/>
                <w:webHidden/>
              </w:rPr>
              <w:instrText xml:space="preserve"> PAGEREF _Toc144459362 \h </w:instrText>
            </w:r>
            <w:r>
              <w:rPr>
                <w:noProof/>
                <w:webHidden/>
              </w:rPr>
            </w:r>
            <w:r>
              <w:rPr>
                <w:noProof/>
                <w:webHidden/>
              </w:rPr>
              <w:fldChar w:fldCharType="separate"/>
            </w:r>
            <w:r w:rsidR="00450A0E">
              <w:rPr>
                <w:noProof/>
                <w:webHidden/>
              </w:rPr>
              <w:t>14</w:t>
            </w:r>
            <w:r>
              <w:rPr>
                <w:noProof/>
                <w:webHidden/>
              </w:rPr>
              <w:fldChar w:fldCharType="end"/>
            </w:r>
          </w:hyperlink>
        </w:p>
        <w:p w14:paraId="4E803C53" w14:textId="3C284800" w:rsidR="00E5440C" w:rsidRDefault="00E5440C">
          <w:pPr>
            <w:pStyle w:val="TOC2"/>
            <w:tabs>
              <w:tab w:val="right" w:leader="dot" w:pos="9016"/>
            </w:tabs>
            <w:rPr>
              <w:rFonts w:cstheme="minorBidi"/>
              <w:b w:val="0"/>
              <w:bCs w:val="0"/>
              <w:noProof/>
              <w:sz w:val="24"/>
              <w:szCs w:val="24"/>
            </w:rPr>
          </w:pPr>
          <w:hyperlink w:anchor="_Toc144459363" w:history="1">
            <w:r w:rsidRPr="007F6F39">
              <w:rPr>
                <w:rStyle w:val="Hyperlink"/>
                <w:noProof/>
              </w:rPr>
              <w:t>2.2 News Sentiment and Stock Market Movements</w:t>
            </w:r>
            <w:r>
              <w:rPr>
                <w:noProof/>
                <w:webHidden/>
              </w:rPr>
              <w:tab/>
            </w:r>
            <w:r>
              <w:rPr>
                <w:noProof/>
                <w:webHidden/>
              </w:rPr>
              <w:fldChar w:fldCharType="begin"/>
            </w:r>
            <w:r>
              <w:rPr>
                <w:noProof/>
                <w:webHidden/>
              </w:rPr>
              <w:instrText xml:space="preserve"> PAGEREF _Toc144459363 \h </w:instrText>
            </w:r>
            <w:r>
              <w:rPr>
                <w:noProof/>
                <w:webHidden/>
              </w:rPr>
            </w:r>
            <w:r>
              <w:rPr>
                <w:noProof/>
                <w:webHidden/>
              </w:rPr>
              <w:fldChar w:fldCharType="separate"/>
            </w:r>
            <w:r w:rsidR="00450A0E">
              <w:rPr>
                <w:noProof/>
                <w:webHidden/>
              </w:rPr>
              <w:t>14</w:t>
            </w:r>
            <w:r>
              <w:rPr>
                <w:noProof/>
                <w:webHidden/>
              </w:rPr>
              <w:fldChar w:fldCharType="end"/>
            </w:r>
          </w:hyperlink>
        </w:p>
        <w:p w14:paraId="28971DDD" w14:textId="09C4D089" w:rsidR="00E5440C" w:rsidRDefault="00E5440C">
          <w:pPr>
            <w:pStyle w:val="TOC2"/>
            <w:tabs>
              <w:tab w:val="right" w:leader="dot" w:pos="9016"/>
            </w:tabs>
            <w:rPr>
              <w:rFonts w:cstheme="minorBidi"/>
              <w:b w:val="0"/>
              <w:bCs w:val="0"/>
              <w:noProof/>
              <w:sz w:val="24"/>
              <w:szCs w:val="24"/>
            </w:rPr>
          </w:pPr>
          <w:hyperlink w:anchor="_Toc144459364" w:history="1">
            <w:r w:rsidRPr="007F6F39">
              <w:rPr>
                <w:rStyle w:val="Hyperlink"/>
                <w:noProof/>
              </w:rPr>
              <w:t>2.3 Machine Learning Models in Financial Forecasting</w:t>
            </w:r>
            <w:r>
              <w:rPr>
                <w:noProof/>
                <w:webHidden/>
              </w:rPr>
              <w:tab/>
            </w:r>
            <w:r>
              <w:rPr>
                <w:noProof/>
                <w:webHidden/>
              </w:rPr>
              <w:fldChar w:fldCharType="begin"/>
            </w:r>
            <w:r>
              <w:rPr>
                <w:noProof/>
                <w:webHidden/>
              </w:rPr>
              <w:instrText xml:space="preserve"> PAGEREF _Toc144459364 \h </w:instrText>
            </w:r>
            <w:r>
              <w:rPr>
                <w:noProof/>
                <w:webHidden/>
              </w:rPr>
            </w:r>
            <w:r>
              <w:rPr>
                <w:noProof/>
                <w:webHidden/>
              </w:rPr>
              <w:fldChar w:fldCharType="separate"/>
            </w:r>
            <w:r w:rsidR="00450A0E">
              <w:rPr>
                <w:noProof/>
                <w:webHidden/>
              </w:rPr>
              <w:t>14</w:t>
            </w:r>
            <w:r>
              <w:rPr>
                <w:noProof/>
                <w:webHidden/>
              </w:rPr>
              <w:fldChar w:fldCharType="end"/>
            </w:r>
          </w:hyperlink>
        </w:p>
        <w:p w14:paraId="486160D4" w14:textId="10F31FAE" w:rsidR="00E5440C" w:rsidRDefault="00E5440C">
          <w:pPr>
            <w:pStyle w:val="TOC2"/>
            <w:tabs>
              <w:tab w:val="right" w:leader="dot" w:pos="9016"/>
            </w:tabs>
            <w:rPr>
              <w:rFonts w:cstheme="minorBidi"/>
              <w:b w:val="0"/>
              <w:bCs w:val="0"/>
              <w:noProof/>
              <w:sz w:val="24"/>
              <w:szCs w:val="24"/>
            </w:rPr>
          </w:pPr>
          <w:hyperlink w:anchor="_Toc144459365" w:history="1">
            <w:r w:rsidRPr="007F6F39">
              <w:rPr>
                <w:rStyle w:val="Hyperlink"/>
                <w:noProof/>
              </w:rPr>
              <w:t>2.4 The COVID-19 Pandemic: A New Challenge</w:t>
            </w:r>
            <w:r>
              <w:rPr>
                <w:noProof/>
                <w:webHidden/>
              </w:rPr>
              <w:tab/>
            </w:r>
            <w:r>
              <w:rPr>
                <w:noProof/>
                <w:webHidden/>
              </w:rPr>
              <w:fldChar w:fldCharType="begin"/>
            </w:r>
            <w:r>
              <w:rPr>
                <w:noProof/>
                <w:webHidden/>
              </w:rPr>
              <w:instrText xml:space="preserve"> PAGEREF _Toc144459365 \h </w:instrText>
            </w:r>
            <w:r>
              <w:rPr>
                <w:noProof/>
                <w:webHidden/>
              </w:rPr>
            </w:r>
            <w:r>
              <w:rPr>
                <w:noProof/>
                <w:webHidden/>
              </w:rPr>
              <w:fldChar w:fldCharType="separate"/>
            </w:r>
            <w:r w:rsidR="00450A0E">
              <w:rPr>
                <w:noProof/>
                <w:webHidden/>
              </w:rPr>
              <w:t>15</w:t>
            </w:r>
            <w:r>
              <w:rPr>
                <w:noProof/>
                <w:webHidden/>
              </w:rPr>
              <w:fldChar w:fldCharType="end"/>
            </w:r>
          </w:hyperlink>
        </w:p>
        <w:p w14:paraId="5ACC9209" w14:textId="268180F5" w:rsidR="00E5440C" w:rsidRDefault="00E5440C">
          <w:pPr>
            <w:pStyle w:val="TOC1"/>
            <w:tabs>
              <w:tab w:val="right" w:leader="dot" w:pos="9016"/>
            </w:tabs>
            <w:rPr>
              <w:rFonts w:cstheme="minorBidi"/>
              <w:b w:val="0"/>
              <w:bCs w:val="0"/>
              <w:i w:val="0"/>
              <w:iCs w:val="0"/>
              <w:noProof/>
            </w:rPr>
          </w:pPr>
          <w:hyperlink w:anchor="_Toc144459366" w:history="1">
            <w:r w:rsidRPr="007F6F39">
              <w:rPr>
                <w:rStyle w:val="Hyperlink"/>
                <w:noProof/>
              </w:rPr>
              <w:t>3. Data</w:t>
            </w:r>
            <w:r>
              <w:rPr>
                <w:noProof/>
                <w:webHidden/>
              </w:rPr>
              <w:tab/>
            </w:r>
            <w:r>
              <w:rPr>
                <w:noProof/>
                <w:webHidden/>
              </w:rPr>
              <w:fldChar w:fldCharType="begin"/>
            </w:r>
            <w:r>
              <w:rPr>
                <w:noProof/>
                <w:webHidden/>
              </w:rPr>
              <w:instrText xml:space="preserve"> PAGEREF _Toc144459366 \h </w:instrText>
            </w:r>
            <w:r>
              <w:rPr>
                <w:noProof/>
                <w:webHidden/>
              </w:rPr>
            </w:r>
            <w:r>
              <w:rPr>
                <w:noProof/>
                <w:webHidden/>
              </w:rPr>
              <w:fldChar w:fldCharType="separate"/>
            </w:r>
            <w:r w:rsidR="00450A0E">
              <w:rPr>
                <w:noProof/>
                <w:webHidden/>
              </w:rPr>
              <w:t>16</w:t>
            </w:r>
            <w:r>
              <w:rPr>
                <w:noProof/>
                <w:webHidden/>
              </w:rPr>
              <w:fldChar w:fldCharType="end"/>
            </w:r>
          </w:hyperlink>
        </w:p>
        <w:p w14:paraId="750B481F" w14:textId="2C54DBD1" w:rsidR="00E5440C" w:rsidRDefault="00E5440C">
          <w:pPr>
            <w:pStyle w:val="TOC2"/>
            <w:tabs>
              <w:tab w:val="right" w:leader="dot" w:pos="9016"/>
            </w:tabs>
            <w:rPr>
              <w:rFonts w:cstheme="minorBidi"/>
              <w:b w:val="0"/>
              <w:bCs w:val="0"/>
              <w:noProof/>
              <w:sz w:val="24"/>
              <w:szCs w:val="24"/>
            </w:rPr>
          </w:pPr>
          <w:hyperlink w:anchor="_Toc144459367" w:history="1">
            <w:r w:rsidRPr="007F6F39">
              <w:rPr>
                <w:rStyle w:val="Hyperlink"/>
                <w:noProof/>
              </w:rPr>
              <w:t>3.1 Dataset Overview</w:t>
            </w:r>
            <w:r>
              <w:rPr>
                <w:noProof/>
                <w:webHidden/>
              </w:rPr>
              <w:tab/>
            </w:r>
            <w:r>
              <w:rPr>
                <w:noProof/>
                <w:webHidden/>
              </w:rPr>
              <w:fldChar w:fldCharType="begin"/>
            </w:r>
            <w:r>
              <w:rPr>
                <w:noProof/>
                <w:webHidden/>
              </w:rPr>
              <w:instrText xml:space="preserve"> PAGEREF _Toc144459367 \h </w:instrText>
            </w:r>
            <w:r>
              <w:rPr>
                <w:noProof/>
                <w:webHidden/>
              </w:rPr>
            </w:r>
            <w:r>
              <w:rPr>
                <w:noProof/>
                <w:webHidden/>
              </w:rPr>
              <w:fldChar w:fldCharType="separate"/>
            </w:r>
            <w:r w:rsidR="00450A0E">
              <w:rPr>
                <w:noProof/>
                <w:webHidden/>
              </w:rPr>
              <w:t>16</w:t>
            </w:r>
            <w:r>
              <w:rPr>
                <w:noProof/>
                <w:webHidden/>
              </w:rPr>
              <w:fldChar w:fldCharType="end"/>
            </w:r>
          </w:hyperlink>
        </w:p>
        <w:p w14:paraId="4CDAB9D5" w14:textId="61C4446D" w:rsidR="00E5440C" w:rsidRDefault="00E5440C">
          <w:pPr>
            <w:pStyle w:val="TOC2"/>
            <w:tabs>
              <w:tab w:val="right" w:leader="dot" w:pos="9016"/>
            </w:tabs>
            <w:rPr>
              <w:rFonts w:cstheme="minorBidi"/>
              <w:b w:val="0"/>
              <w:bCs w:val="0"/>
              <w:noProof/>
              <w:sz w:val="24"/>
              <w:szCs w:val="24"/>
            </w:rPr>
          </w:pPr>
          <w:hyperlink w:anchor="_Toc144459368" w:history="1">
            <w:r w:rsidRPr="007F6F39">
              <w:rPr>
                <w:rStyle w:val="Hyperlink"/>
                <w:noProof/>
              </w:rPr>
              <w:t>3.2 Data Sources</w:t>
            </w:r>
            <w:r>
              <w:rPr>
                <w:noProof/>
                <w:webHidden/>
              </w:rPr>
              <w:tab/>
            </w:r>
            <w:r>
              <w:rPr>
                <w:noProof/>
                <w:webHidden/>
              </w:rPr>
              <w:fldChar w:fldCharType="begin"/>
            </w:r>
            <w:r>
              <w:rPr>
                <w:noProof/>
                <w:webHidden/>
              </w:rPr>
              <w:instrText xml:space="preserve"> PAGEREF _Toc144459368 \h </w:instrText>
            </w:r>
            <w:r>
              <w:rPr>
                <w:noProof/>
                <w:webHidden/>
              </w:rPr>
            </w:r>
            <w:r>
              <w:rPr>
                <w:noProof/>
                <w:webHidden/>
              </w:rPr>
              <w:fldChar w:fldCharType="separate"/>
            </w:r>
            <w:r w:rsidR="00450A0E">
              <w:rPr>
                <w:noProof/>
                <w:webHidden/>
              </w:rPr>
              <w:t>16</w:t>
            </w:r>
            <w:r>
              <w:rPr>
                <w:noProof/>
                <w:webHidden/>
              </w:rPr>
              <w:fldChar w:fldCharType="end"/>
            </w:r>
          </w:hyperlink>
        </w:p>
        <w:p w14:paraId="7E1801DB" w14:textId="30973EFF" w:rsidR="00E5440C" w:rsidRDefault="00E5440C">
          <w:pPr>
            <w:pStyle w:val="TOC2"/>
            <w:tabs>
              <w:tab w:val="right" w:leader="dot" w:pos="9016"/>
            </w:tabs>
            <w:rPr>
              <w:rFonts w:cstheme="minorBidi"/>
              <w:b w:val="0"/>
              <w:bCs w:val="0"/>
              <w:noProof/>
              <w:sz w:val="24"/>
              <w:szCs w:val="24"/>
            </w:rPr>
          </w:pPr>
          <w:hyperlink w:anchor="_Toc144459369" w:history="1">
            <w:r w:rsidRPr="007F6F39">
              <w:rPr>
                <w:rStyle w:val="Hyperlink"/>
                <w:noProof/>
              </w:rPr>
              <w:t>3.3 Variables</w:t>
            </w:r>
            <w:r>
              <w:rPr>
                <w:noProof/>
                <w:webHidden/>
              </w:rPr>
              <w:tab/>
            </w:r>
            <w:r>
              <w:rPr>
                <w:noProof/>
                <w:webHidden/>
              </w:rPr>
              <w:fldChar w:fldCharType="begin"/>
            </w:r>
            <w:r>
              <w:rPr>
                <w:noProof/>
                <w:webHidden/>
              </w:rPr>
              <w:instrText xml:space="preserve"> PAGEREF _Toc144459369 \h </w:instrText>
            </w:r>
            <w:r>
              <w:rPr>
                <w:noProof/>
                <w:webHidden/>
              </w:rPr>
            </w:r>
            <w:r>
              <w:rPr>
                <w:noProof/>
                <w:webHidden/>
              </w:rPr>
              <w:fldChar w:fldCharType="separate"/>
            </w:r>
            <w:r w:rsidR="00450A0E">
              <w:rPr>
                <w:noProof/>
                <w:webHidden/>
              </w:rPr>
              <w:t>17</w:t>
            </w:r>
            <w:r>
              <w:rPr>
                <w:noProof/>
                <w:webHidden/>
              </w:rPr>
              <w:fldChar w:fldCharType="end"/>
            </w:r>
          </w:hyperlink>
        </w:p>
        <w:p w14:paraId="7A0C3AD2" w14:textId="210AA995" w:rsidR="00E5440C" w:rsidRDefault="00E5440C">
          <w:pPr>
            <w:pStyle w:val="TOC2"/>
            <w:tabs>
              <w:tab w:val="right" w:leader="dot" w:pos="9016"/>
            </w:tabs>
            <w:rPr>
              <w:rFonts w:cstheme="minorBidi"/>
              <w:b w:val="0"/>
              <w:bCs w:val="0"/>
              <w:noProof/>
              <w:sz w:val="24"/>
              <w:szCs w:val="24"/>
            </w:rPr>
          </w:pPr>
          <w:hyperlink w:anchor="_Toc144459370" w:history="1">
            <w:r w:rsidRPr="007F6F39">
              <w:rPr>
                <w:rStyle w:val="Hyperlink"/>
                <w:noProof/>
              </w:rPr>
              <w:t>3.4 Dataset Specifications</w:t>
            </w:r>
            <w:r>
              <w:rPr>
                <w:noProof/>
                <w:webHidden/>
              </w:rPr>
              <w:tab/>
            </w:r>
            <w:r>
              <w:rPr>
                <w:noProof/>
                <w:webHidden/>
              </w:rPr>
              <w:fldChar w:fldCharType="begin"/>
            </w:r>
            <w:r>
              <w:rPr>
                <w:noProof/>
                <w:webHidden/>
              </w:rPr>
              <w:instrText xml:space="preserve"> PAGEREF _Toc144459370 \h </w:instrText>
            </w:r>
            <w:r>
              <w:rPr>
                <w:noProof/>
                <w:webHidden/>
              </w:rPr>
            </w:r>
            <w:r>
              <w:rPr>
                <w:noProof/>
                <w:webHidden/>
              </w:rPr>
              <w:fldChar w:fldCharType="separate"/>
            </w:r>
            <w:r w:rsidR="00450A0E">
              <w:rPr>
                <w:noProof/>
                <w:webHidden/>
              </w:rPr>
              <w:t>18</w:t>
            </w:r>
            <w:r>
              <w:rPr>
                <w:noProof/>
                <w:webHidden/>
              </w:rPr>
              <w:fldChar w:fldCharType="end"/>
            </w:r>
          </w:hyperlink>
        </w:p>
        <w:p w14:paraId="42398BB1" w14:textId="147AE069" w:rsidR="00E5440C" w:rsidRDefault="00E5440C">
          <w:pPr>
            <w:pStyle w:val="TOC1"/>
            <w:tabs>
              <w:tab w:val="right" w:leader="dot" w:pos="9016"/>
            </w:tabs>
            <w:rPr>
              <w:rFonts w:cstheme="minorBidi"/>
              <w:b w:val="0"/>
              <w:bCs w:val="0"/>
              <w:i w:val="0"/>
              <w:iCs w:val="0"/>
              <w:noProof/>
            </w:rPr>
          </w:pPr>
          <w:hyperlink w:anchor="_Toc144459371" w:history="1">
            <w:r w:rsidRPr="007F6F39">
              <w:rPr>
                <w:rStyle w:val="Hyperlink"/>
                <w:noProof/>
              </w:rPr>
              <w:t>4. Preprocessing</w:t>
            </w:r>
            <w:r>
              <w:rPr>
                <w:noProof/>
                <w:webHidden/>
              </w:rPr>
              <w:tab/>
            </w:r>
            <w:r>
              <w:rPr>
                <w:noProof/>
                <w:webHidden/>
              </w:rPr>
              <w:fldChar w:fldCharType="begin"/>
            </w:r>
            <w:r>
              <w:rPr>
                <w:noProof/>
                <w:webHidden/>
              </w:rPr>
              <w:instrText xml:space="preserve"> PAGEREF _Toc144459371 \h </w:instrText>
            </w:r>
            <w:r>
              <w:rPr>
                <w:noProof/>
                <w:webHidden/>
              </w:rPr>
            </w:r>
            <w:r>
              <w:rPr>
                <w:noProof/>
                <w:webHidden/>
              </w:rPr>
              <w:fldChar w:fldCharType="separate"/>
            </w:r>
            <w:r w:rsidR="00450A0E">
              <w:rPr>
                <w:noProof/>
                <w:webHidden/>
              </w:rPr>
              <w:t>19</w:t>
            </w:r>
            <w:r>
              <w:rPr>
                <w:noProof/>
                <w:webHidden/>
              </w:rPr>
              <w:fldChar w:fldCharType="end"/>
            </w:r>
          </w:hyperlink>
        </w:p>
        <w:p w14:paraId="34B0D374" w14:textId="197950AD" w:rsidR="00E5440C" w:rsidRDefault="00E5440C">
          <w:pPr>
            <w:pStyle w:val="TOC2"/>
            <w:tabs>
              <w:tab w:val="right" w:leader="dot" w:pos="9016"/>
            </w:tabs>
            <w:rPr>
              <w:rFonts w:cstheme="minorBidi"/>
              <w:b w:val="0"/>
              <w:bCs w:val="0"/>
              <w:noProof/>
              <w:sz w:val="24"/>
              <w:szCs w:val="24"/>
            </w:rPr>
          </w:pPr>
          <w:hyperlink w:anchor="_Toc144459372" w:history="1">
            <w:r w:rsidRPr="007F6F39">
              <w:rPr>
                <w:rStyle w:val="Hyperlink"/>
                <w:noProof/>
              </w:rPr>
              <w:t>4.1 Handling Missing Values</w:t>
            </w:r>
            <w:r>
              <w:rPr>
                <w:noProof/>
                <w:webHidden/>
              </w:rPr>
              <w:tab/>
            </w:r>
            <w:r>
              <w:rPr>
                <w:noProof/>
                <w:webHidden/>
              </w:rPr>
              <w:fldChar w:fldCharType="begin"/>
            </w:r>
            <w:r>
              <w:rPr>
                <w:noProof/>
                <w:webHidden/>
              </w:rPr>
              <w:instrText xml:space="preserve"> PAGEREF _Toc144459372 \h </w:instrText>
            </w:r>
            <w:r>
              <w:rPr>
                <w:noProof/>
                <w:webHidden/>
              </w:rPr>
            </w:r>
            <w:r>
              <w:rPr>
                <w:noProof/>
                <w:webHidden/>
              </w:rPr>
              <w:fldChar w:fldCharType="separate"/>
            </w:r>
            <w:r w:rsidR="00450A0E">
              <w:rPr>
                <w:noProof/>
                <w:webHidden/>
              </w:rPr>
              <w:t>19</w:t>
            </w:r>
            <w:r>
              <w:rPr>
                <w:noProof/>
                <w:webHidden/>
              </w:rPr>
              <w:fldChar w:fldCharType="end"/>
            </w:r>
          </w:hyperlink>
        </w:p>
        <w:p w14:paraId="7EACCDEC" w14:textId="77504DDE" w:rsidR="00E5440C" w:rsidRDefault="00E5440C">
          <w:pPr>
            <w:pStyle w:val="TOC2"/>
            <w:tabs>
              <w:tab w:val="right" w:leader="dot" w:pos="9016"/>
            </w:tabs>
            <w:rPr>
              <w:rFonts w:cstheme="minorBidi"/>
              <w:b w:val="0"/>
              <w:bCs w:val="0"/>
              <w:noProof/>
              <w:sz w:val="24"/>
              <w:szCs w:val="24"/>
            </w:rPr>
          </w:pPr>
          <w:hyperlink w:anchor="_Toc144459373" w:history="1">
            <w:r w:rsidRPr="007F6F39">
              <w:rPr>
                <w:rStyle w:val="Hyperlink"/>
                <w:noProof/>
              </w:rPr>
              <w:t>4.2 Visualization of Missing Data</w:t>
            </w:r>
            <w:r>
              <w:rPr>
                <w:noProof/>
                <w:webHidden/>
              </w:rPr>
              <w:tab/>
            </w:r>
            <w:r>
              <w:rPr>
                <w:noProof/>
                <w:webHidden/>
              </w:rPr>
              <w:fldChar w:fldCharType="begin"/>
            </w:r>
            <w:r>
              <w:rPr>
                <w:noProof/>
                <w:webHidden/>
              </w:rPr>
              <w:instrText xml:space="preserve"> PAGEREF _Toc144459373 \h </w:instrText>
            </w:r>
            <w:r>
              <w:rPr>
                <w:noProof/>
                <w:webHidden/>
              </w:rPr>
            </w:r>
            <w:r>
              <w:rPr>
                <w:noProof/>
                <w:webHidden/>
              </w:rPr>
              <w:fldChar w:fldCharType="separate"/>
            </w:r>
            <w:r w:rsidR="00450A0E">
              <w:rPr>
                <w:noProof/>
                <w:webHidden/>
              </w:rPr>
              <w:t>20</w:t>
            </w:r>
            <w:r>
              <w:rPr>
                <w:noProof/>
                <w:webHidden/>
              </w:rPr>
              <w:fldChar w:fldCharType="end"/>
            </w:r>
          </w:hyperlink>
        </w:p>
        <w:p w14:paraId="4664CD32" w14:textId="43B19DAA" w:rsidR="00E5440C" w:rsidRDefault="00E5440C">
          <w:pPr>
            <w:pStyle w:val="TOC1"/>
            <w:tabs>
              <w:tab w:val="right" w:leader="dot" w:pos="9016"/>
            </w:tabs>
            <w:rPr>
              <w:rFonts w:cstheme="minorBidi"/>
              <w:b w:val="0"/>
              <w:bCs w:val="0"/>
              <w:i w:val="0"/>
              <w:iCs w:val="0"/>
              <w:noProof/>
            </w:rPr>
          </w:pPr>
          <w:hyperlink w:anchor="_Toc144459374" w:history="1">
            <w:r w:rsidRPr="007F6F39">
              <w:rPr>
                <w:rStyle w:val="Hyperlink"/>
                <w:noProof/>
              </w:rPr>
              <w:t>5. Feature Engineering</w:t>
            </w:r>
            <w:r>
              <w:rPr>
                <w:noProof/>
                <w:webHidden/>
              </w:rPr>
              <w:tab/>
            </w:r>
            <w:r>
              <w:rPr>
                <w:noProof/>
                <w:webHidden/>
              </w:rPr>
              <w:fldChar w:fldCharType="begin"/>
            </w:r>
            <w:r>
              <w:rPr>
                <w:noProof/>
                <w:webHidden/>
              </w:rPr>
              <w:instrText xml:space="preserve"> PAGEREF _Toc144459374 \h </w:instrText>
            </w:r>
            <w:r>
              <w:rPr>
                <w:noProof/>
                <w:webHidden/>
              </w:rPr>
            </w:r>
            <w:r>
              <w:rPr>
                <w:noProof/>
                <w:webHidden/>
              </w:rPr>
              <w:fldChar w:fldCharType="separate"/>
            </w:r>
            <w:r w:rsidR="00450A0E">
              <w:rPr>
                <w:noProof/>
                <w:webHidden/>
              </w:rPr>
              <w:t>21</w:t>
            </w:r>
            <w:r>
              <w:rPr>
                <w:noProof/>
                <w:webHidden/>
              </w:rPr>
              <w:fldChar w:fldCharType="end"/>
            </w:r>
          </w:hyperlink>
        </w:p>
        <w:p w14:paraId="2420D7C0" w14:textId="147137BB" w:rsidR="00E5440C" w:rsidRDefault="00E5440C">
          <w:pPr>
            <w:pStyle w:val="TOC2"/>
            <w:tabs>
              <w:tab w:val="right" w:leader="dot" w:pos="9016"/>
            </w:tabs>
            <w:rPr>
              <w:rFonts w:cstheme="minorBidi"/>
              <w:b w:val="0"/>
              <w:bCs w:val="0"/>
              <w:noProof/>
              <w:sz w:val="24"/>
              <w:szCs w:val="24"/>
            </w:rPr>
          </w:pPr>
          <w:hyperlink w:anchor="_Toc144459375" w:history="1">
            <w:r w:rsidRPr="007F6F39">
              <w:rPr>
                <w:rStyle w:val="Hyperlink"/>
                <w:noProof/>
              </w:rPr>
              <w:t>5.1 Time-Based Features</w:t>
            </w:r>
            <w:r>
              <w:rPr>
                <w:noProof/>
                <w:webHidden/>
              </w:rPr>
              <w:tab/>
            </w:r>
            <w:r>
              <w:rPr>
                <w:noProof/>
                <w:webHidden/>
              </w:rPr>
              <w:fldChar w:fldCharType="begin"/>
            </w:r>
            <w:r>
              <w:rPr>
                <w:noProof/>
                <w:webHidden/>
              </w:rPr>
              <w:instrText xml:space="preserve"> PAGEREF _Toc144459375 \h </w:instrText>
            </w:r>
            <w:r>
              <w:rPr>
                <w:noProof/>
                <w:webHidden/>
              </w:rPr>
            </w:r>
            <w:r>
              <w:rPr>
                <w:noProof/>
                <w:webHidden/>
              </w:rPr>
              <w:fldChar w:fldCharType="separate"/>
            </w:r>
            <w:r w:rsidR="00450A0E">
              <w:rPr>
                <w:noProof/>
                <w:webHidden/>
              </w:rPr>
              <w:t>22</w:t>
            </w:r>
            <w:r>
              <w:rPr>
                <w:noProof/>
                <w:webHidden/>
              </w:rPr>
              <w:fldChar w:fldCharType="end"/>
            </w:r>
          </w:hyperlink>
        </w:p>
        <w:p w14:paraId="1B019966" w14:textId="2E86E135" w:rsidR="00E5440C" w:rsidRDefault="00E5440C">
          <w:pPr>
            <w:pStyle w:val="TOC2"/>
            <w:tabs>
              <w:tab w:val="right" w:leader="dot" w:pos="9016"/>
            </w:tabs>
            <w:rPr>
              <w:rFonts w:cstheme="minorBidi"/>
              <w:b w:val="0"/>
              <w:bCs w:val="0"/>
              <w:noProof/>
              <w:sz w:val="24"/>
              <w:szCs w:val="24"/>
            </w:rPr>
          </w:pPr>
          <w:hyperlink w:anchor="_Toc144459376" w:history="1">
            <w:r w:rsidRPr="007F6F39">
              <w:rPr>
                <w:rStyle w:val="Hyperlink"/>
                <w:noProof/>
              </w:rPr>
              <w:t>5.2 Pandemic Phase Indicator</w:t>
            </w:r>
            <w:r>
              <w:rPr>
                <w:noProof/>
                <w:webHidden/>
              </w:rPr>
              <w:tab/>
            </w:r>
            <w:r>
              <w:rPr>
                <w:noProof/>
                <w:webHidden/>
              </w:rPr>
              <w:fldChar w:fldCharType="begin"/>
            </w:r>
            <w:r>
              <w:rPr>
                <w:noProof/>
                <w:webHidden/>
              </w:rPr>
              <w:instrText xml:space="preserve"> PAGEREF _Toc144459376 \h </w:instrText>
            </w:r>
            <w:r>
              <w:rPr>
                <w:noProof/>
                <w:webHidden/>
              </w:rPr>
            </w:r>
            <w:r>
              <w:rPr>
                <w:noProof/>
                <w:webHidden/>
              </w:rPr>
              <w:fldChar w:fldCharType="separate"/>
            </w:r>
            <w:r w:rsidR="00450A0E">
              <w:rPr>
                <w:noProof/>
                <w:webHidden/>
              </w:rPr>
              <w:t>22</w:t>
            </w:r>
            <w:r>
              <w:rPr>
                <w:noProof/>
                <w:webHidden/>
              </w:rPr>
              <w:fldChar w:fldCharType="end"/>
            </w:r>
          </w:hyperlink>
        </w:p>
        <w:p w14:paraId="27669DD2" w14:textId="01738187" w:rsidR="00E5440C" w:rsidRDefault="00E5440C">
          <w:pPr>
            <w:pStyle w:val="TOC2"/>
            <w:tabs>
              <w:tab w:val="right" w:leader="dot" w:pos="9016"/>
            </w:tabs>
            <w:rPr>
              <w:rFonts w:cstheme="minorBidi"/>
              <w:b w:val="0"/>
              <w:bCs w:val="0"/>
              <w:noProof/>
              <w:sz w:val="24"/>
              <w:szCs w:val="24"/>
            </w:rPr>
          </w:pPr>
          <w:hyperlink w:anchor="_Toc144459377" w:history="1">
            <w:r w:rsidRPr="007F6F39">
              <w:rPr>
                <w:rStyle w:val="Hyperlink"/>
                <w:noProof/>
              </w:rPr>
              <w:t>5.3 Return Calculations and Classification</w:t>
            </w:r>
            <w:r>
              <w:rPr>
                <w:noProof/>
                <w:webHidden/>
              </w:rPr>
              <w:tab/>
            </w:r>
            <w:r>
              <w:rPr>
                <w:noProof/>
                <w:webHidden/>
              </w:rPr>
              <w:fldChar w:fldCharType="begin"/>
            </w:r>
            <w:r>
              <w:rPr>
                <w:noProof/>
                <w:webHidden/>
              </w:rPr>
              <w:instrText xml:space="preserve"> PAGEREF _Toc144459377 \h </w:instrText>
            </w:r>
            <w:r>
              <w:rPr>
                <w:noProof/>
                <w:webHidden/>
              </w:rPr>
            </w:r>
            <w:r>
              <w:rPr>
                <w:noProof/>
                <w:webHidden/>
              </w:rPr>
              <w:fldChar w:fldCharType="separate"/>
            </w:r>
            <w:r w:rsidR="00450A0E">
              <w:rPr>
                <w:noProof/>
                <w:webHidden/>
              </w:rPr>
              <w:t>22</w:t>
            </w:r>
            <w:r>
              <w:rPr>
                <w:noProof/>
                <w:webHidden/>
              </w:rPr>
              <w:fldChar w:fldCharType="end"/>
            </w:r>
          </w:hyperlink>
        </w:p>
        <w:p w14:paraId="26C14ADF" w14:textId="7FCBFC58" w:rsidR="00E5440C" w:rsidRDefault="00E5440C">
          <w:pPr>
            <w:pStyle w:val="TOC2"/>
            <w:tabs>
              <w:tab w:val="right" w:leader="dot" w:pos="9016"/>
            </w:tabs>
            <w:rPr>
              <w:rFonts w:cstheme="minorBidi"/>
              <w:b w:val="0"/>
              <w:bCs w:val="0"/>
              <w:noProof/>
              <w:sz w:val="24"/>
              <w:szCs w:val="24"/>
            </w:rPr>
          </w:pPr>
          <w:hyperlink w:anchor="_Toc144459378" w:history="1">
            <w:r w:rsidRPr="007F6F39">
              <w:rPr>
                <w:rStyle w:val="Hyperlink"/>
                <w:noProof/>
              </w:rPr>
              <w:t>5.4 Volatility</w:t>
            </w:r>
            <w:r>
              <w:rPr>
                <w:noProof/>
                <w:webHidden/>
              </w:rPr>
              <w:tab/>
            </w:r>
            <w:r>
              <w:rPr>
                <w:noProof/>
                <w:webHidden/>
              </w:rPr>
              <w:fldChar w:fldCharType="begin"/>
            </w:r>
            <w:r>
              <w:rPr>
                <w:noProof/>
                <w:webHidden/>
              </w:rPr>
              <w:instrText xml:space="preserve"> PAGEREF _Toc144459378 \h </w:instrText>
            </w:r>
            <w:r>
              <w:rPr>
                <w:noProof/>
                <w:webHidden/>
              </w:rPr>
            </w:r>
            <w:r>
              <w:rPr>
                <w:noProof/>
                <w:webHidden/>
              </w:rPr>
              <w:fldChar w:fldCharType="separate"/>
            </w:r>
            <w:r w:rsidR="00450A0E">
              <w:rPr>
                <w:noProof/>
                <w:webHidden/>
              </w:rPr>
              <w:t>23</w:t>
            </w:r>
            <w:r>
              <w:rPr>
                <w:noProof/>
                <w:webHidden/>
              </w:rPr>
              <w:fldChar w:fldCharType="end"/>
            </w:r>
          </w:hyperlink>
        </w:p>
        <w:p w14:paraId="60620EB9" w14:textId="4908CB75" w:rsidR="00E5440C" w:rsidRDefault="00E5440C">
          <w:pPr>
            <w:pStyle w:val="TOC1"/>
            <w:tabs>
              <w:tab w:val="right" w:leader="dot" w:pos="9016"/>
            </w:tabs>
            <w:rPr>
              <w:rFonts w:cstheme="minorBidi"/>
              <w:b w:val="0"/>
              <w:bCs w:val="0"/>
              <w:i w:val="0"/>
              <w:iCs w:val="0"/>
              <w:noProof/>
            </w:rPr>
          </w:pPr>
          <w:hyperlink w:anchor="_Toc144459379" w:history="1">
            <w:r w:rsidRPr="007F6F39">
              <w:rPr>
                <w:rStyle w:val="Hyperlink"/>
                <w:noProof/>
              </w:rPr>
              <w:t>6. Exploratory Data Analysis (EDA)</w:t>
            </w:r>
            <w:r>
              <w:rPr>
                <w:noProof/>
                <w:webHidden/>
              </w:rPr>
              <w:tab/>
            </w:r>
            <w:r>
              <w:rPr>
                <w:noProof/>
                <w:webHidden/>
              </w:rPr>
              <w:fldChar w:fldCharType="begin"/>
            </w:r>
            <w:r>
              <w:rPr>
                <w:noProof/>
                <w:webHidden/>
              </w:rPr>
              <w:instrText xml:space="preserve"> PAGEREF _Toc144459379 \h </w:instrText>
            </w:r>
            <w:r>
              <w:rPr>
                <w:noProof/>
                <w:webHidden/>
              </w:rPr>
            </w:r>
            <w:r>
              <w:rPr>
                <w:noProof/>
                <w:webHidden/>
              </w:rPr>
              <w:fldChar w:fldCharType="separate"/>
            </w:r>
            <w:r w:rsidR="00450A0E">
              <w:rPr>
                <w:noProof/>
                <w:webHidden/>
              </w:rPr>
              <w:t>24</w:t>
            </w:r>
            <w:r>
              <w:rPr>
                <w:noProof/>
                <w:webHidden/>
              </w:rPr>
              <w:fldChar w:fldCharType="end"/>
            </w:r>
          </w:hyperlink>
        </w:p>
        <w:p w14:paraId="2CDBB483" w14:textId="43B51049" w:rsidR="00E5440C" w:rsidRDefault="00E5440C">
          <w:pPr>
            <w:pStyle w:val="TOC2"/>
            <w:tabs>
              <w:tab w:val="right" w:leader="dot" w:pos="9016"/>
            </w:tabs>
            <w:rPr>
              <w:rFonts w:cstheme="minorBidi"/>
              <w:b w:val="0"/>
              <w:bCs w:val="0"/>
              <w:noProof/>
              <w:sz w:val="24"/>
              <w:szCs w:val="24"/>
            </w:rPr>
          </w:pPr>
          <w:hyperlink w:anchor="_Toc144459380" w:history="1">
            <w:r w:rsidRPr="007F6F39">
              <w:rPr>
                <w:rStyle w:val="Hyperlink"/>
                <w:noProof/>
              </w:rPr>
              <w:t>6.1 Descriptive Statistics</w:t>
            </w:r>
            <w:r>
              <w:rPr>
                <w:noProof/>
                <w:webHidden/>
              </w:rPr>
              <w:tab/>
            </w:r>
            <w:r>
              <w:rPr>
                <w:noProof/>
                <w:webHidden/>
              </w:rPr>
              <w:fldChar w:fldCharType="begin"/>
            </w:r>
            <w:r>
              <w:rPr>
                <w:noProof/>
                <w:webHidden/>
              </w:rPr>
              <w:instrText xml:space="preserve"> PAGEREF _Toc144459380 \h </w:instrText>
            </w:r>
            <w:r>
              <w:rPr>
                <w:noProof/>
                <w:webHidden/>
              </w:rPr>
            </w:r>
            <w:r>
              <w:rPr>
                <w:noProof/>
                <w:webHidden/>
              </w:rPr>
              <w:fldChar w:fldCharType="separate"/>
            </w:r>
            <w:r w:rsidR="00450A0E">
              <w:rPr>
                <w:noProof/>
                <w:webHidden/>
              </w:rPr>
              <w:t>24</w:t>
            </w:r>
            <w:r>
              <w:rPr>
                <w:noProof/>
                <w:webHidden/>
              </w:rPr>
              <w:fldChar w:fldCharType="end"/>
            </w:r>
          </w:hyperlink>
        </w:p>
        <w:p w14:paraId="03A8CF40" w14:textId="411648B2" w:rsidR="00E5440C" w:rsidRDefault="00E5440C">
          <w:pPr>
            <w:pStyle w:val="TOC2"/>
            <w:tabs>
              <w:tab w:val="right" w:leader="dot" w:pos="9016"/>
            </w:tabs>
            <w:rPr>
              <w:rFonts w:cstheme="minorBidi"/>
              <w:b w:val="0"/>
              <w:bCs w:val="0"/>
              <w:noProof/>
              <w:sz w:val="24"/>
              <w:szCs w:val="24"/>
            </w:rPr>
          </w:pPr>
          <w:hyperlink w:anchor="_Toc144459381" w:history="1">
            <w:r w:rsidRPr="007F6F39">
              <w:rPr>
                <w:rStyle w:val="Hyperlink"/>
                <w:noProof/>
              </w:rPr>
              <w:t xml:space="preserve">6.2 Data Visualization </w:t>
            </w:r>
            <w:r>
              <w:rPr>
                <w:noProof/>
                <w:webHidden/>
              </w:rPr>
              <w:tab/>
            </w:r>
            <w:r>
              <w:rPr>
                <w:noProof/>
                <w:webHidden/>
              </w:rPr>
              <w:fldChar w:fldCharType="begin"/>
            </w:r>
            <w:r>
              <w:rPr>
                <w:noProof/>
                <w:webHidden/>
              </w:rPr>
              <w:instrText xml:space="preserve"> PAGEREF _Toc144459381 \h </w:instrText>
            </w:r>
            <w:r>
              <w:rPr>
                <w:noProof/>
                <w:webHidden/>
              </w:rPr>
            </w:r>
            <w:r>
              <w:rPr>
                <w:noProof/>
                <w:webHidden/>
              </w:rPr>
              <w:fldChar w:fldCharType="separate"/>
            </w:r>
            <w:r w:rsidR="00450A0E">
              <w:rPr>
                <w:noProof/>
                <w:webHidden/>
              </w:rPr>
              <w:t>25</w:t>
            </w:r>
            <w:r>
              <w:rPr>
                <w:noProof/>
                <w:webHidden/>
              </w:rPr>
              <w:fldChar w:fldCharType="end"/>
            </w:r>
          </w:hyperlink>
        </w:p>
        <w:p w14:paraId="7E236C90" w14:textId="1DF4C64B" w:rsidR="00E5440C" w:rsidRDefault="00E5440C">
          <w:pPr>
            <w:pStyle w:val="TOC3"/>
            <w:tabs>
              <w:tab w:val="right" w:leader="dot" w:pos="9016"/>
            </w:tabs>
            <w:rPr>
              <w:rFonts w:cstheme="minorBidi"/>
              <w:noProof/>
              <w:sz w:val="24"/>
              <w:szCs w:val="24"/>
            </w:rPr>
          </w:pPr>
          <w:hyperlink w:anchor="_Toc144459382" w:history="1">
            <w:r w:rsidRPr="007F6F39">
              <w:rPr>
                <w:rStyle w:val="Hyperlink"/>
                <w:noProof/>
              </w:rPr>
              <w:t>6.2.1 Temporal Evolution of Average Sentiment</w:t>
            </w:r>
            <w:r>
              <w:rPr>
                <w:noProof/>
                <w:webHidden/>
              </w:rPr>
              <w:tab/>
            </w:r>
            <w:r>
              <w:rPr>
                <w:noProof/>
                <w:webHidden/>
              </w:rPr>
              <w:fldChar w:fldCharType="begin"/>
            </w:r>
            <w:r>
              <w:rPr>
                <w:noProof/>
                <w:webHidden/>
              </w:rPr>
              <w:instrText xml:space="preserve"> PAGEREF _Toc144459382 \h </w:instrText>
            </w:r>
            <w:r>
              <w:rPr>
                <w:noProof/>
                <w:webHidden/>
              </w:rPr>
            </w:r>
            <w:r>
              <w:rPr>
                <w:noProof/>
                <w:webHidden/>
              </w:rPr>
              <w:fldChar w:fldCharType="separate"/>
            </w:r>
            <w:r w:rsidR="00450A0E">
              <w:rPr>
                <w:noProof/>
                <w:webHidden/>
              </w:rPr>
              <w:t>25</w:t>
            </w:r>
            <w:r>
              <w:rPr>
                <w:noProof/>
                <w:webHidden/>
              </w:rPr>
              <w:fldChar w:fldCharType="end"/>
            </w:r>
          </w:hyperlink>
        </w:p>
        <w:p w14:paraId="3008D7DC" w14:textId="78C94EFE" w:rsidR="00E5440C" w:rsidRDefault="00E5440C">
          <w:pPr>
            <w:pStyle w:val="TOC3"/>
            <w:tabs>
              <w:tab w:val="right" w:leader="dot" w:pos="9016"/>
            </w:tabs>
            <w:rPr>
              <w:rFonts w:cstheme="minorBidi"/>
              <w:noProof/>
              <w:sz w:val="24"/>
              <w:szCs w:val="24"/>
            </w:rPr>
          </w:pPr>
          <w:hyperlink w:anchor="_Toc144459383" w:history="1">
            <w:r w:rsidRPr="007F6F39">
              <w:rPr>
                <w:rStyle w:val="Hyperlink"/>
                <w:noProof/>
              </w:rPr>
              <w:t>6.2.2 Average Sentiment Score by Company</w:t>
            </w:r>
            <w:r>
              <w:rPr>
                <w:noProof/>
                <w:webHidden/>
              </w:rPr>
              <w:tab/>
            </w:r>
            <w:r>
              <w:rPr>
                <w:noProof/>
                <w:webHidden/>
              </w:rPr>
              <w:fldChar w:fldCharType="begin"/>
            </w:r>
            <w:r>
              <w:rPr>
                <w:noProof/>
                <w:webHidden/>
              </w:rPr>
              <w:instrText xml:space="preserve"> PAGEREF _Toc144459383 \h </w:instrText>
            </w:r>
            <w:r>
              <w:rPr>
                <w:noProof/>
                <w:webHidden/>
              </w:rPr>
            </w:r>
            <w:r>
              <w:rPr>
                <w:noProof/>
                <w:webHidden/>
              </w:rPr>
              <w:fldChar w:fldCharType="separate"/>
            </w:r>
            <w:r w:rsidR="00450A0E">
              <w:rPr>
                <w:noProof/>
                <w:webHidden/>
              </w:rPr>
              <w:t>26</w:t>
            </w:r>
            <w:r>
              <w:rPr>
                <w:noProof/>
                <w:webHidden/>
              </w:rPr>
              <w:fldChar w:fldCharType="end"/>
            </w:r>
          </w:hyperlink>
        </w:p>
        <w:p w14:paraId="5E4DDD06" w14:textId="36CA326A" w:rsidR="00E5440C" w:rsidRDefault="00E5440C">
          <w:pPr>
            <w:pStyle w:val="TOC3"/>
            <w:tabs>
              <w:tab w:val="right" w:leader="dot" w:pos="9016"/>
            </w:tabs>
            <w:rPr>
              <w:rFonts w:cstheme="minorBidi"/>
              <w:noProof/>
              <w:sz w:val="24"/>
              <w:szCs w:val="24"/>
            </w:rPr>
          </w:pPr>
          <w:hyperlink w:anchor="_Toc144459384" w:history="1">
            <w:r w:rsidRPr="007F6F39">
              <w:rPr>
                <w:rStyle w:val="Hyperlink"/>
                <w:noProof/>
              </w:rPr>
              <w:t>6.2.3 Time Series of New COVID-19 Cases</w:t>
            </w:r>
            <w:r>
              <w:rPr>
                <w:noProof/>
                <w:webHidden/>
              </w:rPr>
              <w:tab/>
            </w:r>
            <w:r>
              <w:rPr>
                <w:noProof/>
                <w:webHidden/>
              </w:rPr>
              <w:fldChar w:fldCharType="begin"/>
            </w:r>
            <w:r>
              <w:rPr>
                <w:noProof/>
                <w:webHidden/>
              </w:rPr>
              <w:instrText xml:space="preserve"> PAGEREF _Toc144459384 \h </w:instrText>
            </w:r>
            <w:r>
              <w:rPr>
                <w:noProof/>
                <w:webHidden/>
              </w:rPr>
            </w:r>
            <w:r>
              <w:rPr>
                <w:noProof/>
                <w:webHidden/>
              </w:rPr>
              <w:fldChar w:fldCharType="separate"/>
            </w:r>
            <w:r w:rsidR="00450A0E">
              <w:rPr>
                <w:noProof/>
                <w:webHidden/>
              </w:rPr>
              <w:t>28</w:t>
            </w:r>
            <w:r>
              <w:rPr>
                <w:noProof/>
                <w:webHidden/>
              </w:rPr>
              <w:fldChar w:fldCharType="end"/>
            </w:r>
          </w:hyperlink>
        </w:p>
        <w:p w14:paraId="6C2521AB" w14:textId="50C1E5A7" w:rsidR="00E5440C" w:rsidRDefault="00E5440C">
          <w:pPr>
            <w:pStyle w:val="TOC3"/>
            <w:tabs>
              <w:tab w:val="right" w:leader="dot" w:pos="9016"/>
            </w:tabs>
            <w:rPr>
              <w:rFonts w:cstheme="minorBidi"/>
              <w:noProof/>
              <w:sz w:val="24"/>
              <w:szCs w:val="24"/>
            </w:rPr>
          </w:pPr>
          <w:hyperlink w:anchor="_Toc144459385" w:history="1">
            <w:r w:rsidRPr="007F6F39">
              <w:rPr>
                <w:rStyle w:val="Hyperlink"/>
                <w:noProof/>
              </w:rPr>
              <w:t>6.2.4 Time Series Plot of Close Prices</w:t>
            </w:r>
            <w:r>
              <w:rPr>
                <w:noProof/>
                <w:webHidden/>
              </w:rPr>
              <w:tab/>
            </w:r>
            <w:r>
              <w:rPr>
                <w:noProof/>
                <w:webHidden/>
              </w:rPr>
              <w:fldChar w:fldCharType="begin"/>
            </w:r>
            <w:r>
              <w:rPr>
                <w:noProof/>
                <w:webHidden/>
              </w:rPr>
              <w:instrText xml:space="preserve"> PAGEREF _Toc144459385 \h </w:instrText>
            </w:r>
            <w:r>
              <w:rPr>
                <w:noProof/>
                <w:webHidden/>
              </w:rPr>
            </w:r>
            <w:r>
              <w:rPr>
                <w:noProof/>
                <w:webHidden/>
              </w:rPr>
              <w:fldChar w:fldCharType="separate"/>
            </w:r>
            <w:r w:rsidR="00450A0E">
              <w:rPr>
                <w:noProof/>
                <w:webHidden/>
              </w:rPr>
              <w:t>29</w:t>
            </w:r>
            <w:r>
              <w:rPr>
                <w:noProof/>
                <w:webHidden/>
              </w:rPr>
              <w:fldChar w:fldCharType="end"/>
            </w:r>
          </w:hyperlink>
        </w:p>
        <w:p w14:paraId="67898BF0" w14:textId="005C5ACF" w:rsidR="00E5440C" w:rsidRDefault="00E5440C">
          <w:pPr>
            <w:pStyle w:val="TOC2"/>
            <w:tabs>
              <w:tab w:val="right" w:leader="dot" w:pos="9016"/>
            </w:tabs>
            <w:rPr>
              <w:rFonts w:cstheme="minorBidi"/>
              <w:b w:val="0"/>
              <w:bCs w:val="0"/>
              <w:noProof/>
              <w:sz w:val="24"/>
              <w:szCs w:val="24"/>
            </w:rPr>
          </w:pPr>
          <w:hyperlink w:anchor="_Toc144459386" w:history="1">
            <w:r w:rsidRPr="007F6F39">
              <w:rPr>
                <w:rStyle w:val="Hyperlink"/>
                <w:noProof/>
              </w:rPr>
              <w:t>6.3 Correlation Matrix</w:t>
            </w:r>
            <w:r>
              <w:rPr>
                <w:noProof/>
                <w:webHidden/>
              </w:rPr>
              <w:tab/>
            </w:r>
            <w:r>
              <w:rPr>
                <w:noProof/>
                <w:webHidden/>
              </w:rPr>
              <w:fldChar w:fldCharType="begin"/>
            </w:r>
            <w:r>
              <w:rPr>
                <w:noProof/>
                <w:webHidden/>
              </w:rPr>
              <w:instrText xml:space="preserve"> PAGEREF _Toc144459386 \h </w:instrText>
            </w:r>
            <w:r>
              <w:rPr>
                <w:noProof/>
                <w:webHidden/>
              </w:rPr>
            </w:r>
            <w:r>
              <w:rPr>
                <w:noProof/>
                <w:webHidden/>
              </w:rPr>
              <w:fldChar w:fldCharType="separate"/>
            </w:r>
            <w:r w:rsidR="00450A0E">
              <w:rPr>
                <w:noProof/>
                <w:webHidden/>
              </w:rPr>
              <w:t>30</w:t>
            </w:r>
            <w:r>
              <w:rPr>
                <w:noProof/>
                <w:webHidden/>
              </w:rPr>
              <w:fldChar w:fldCharType="end"/>
            </w:r>
          </w:hyperlink>
        </w:p>
        <w:p w14:paraId="22CA68E8" w14:textId="12CEF1B9" w:rsidR="00E5440C" w:rsidRDefault="00E5440C">
          <w:pPr>
            <w:pStyle w:val="TOC1"/>
            <w:tabs>
              <w:tab w:val="right" w:leader="dot" w:pos="9016"/>
            </w:tabs>
            <w:rPr>
              <w:rFonts w:cstheme="minorBidi"/>
              <w:b w:val="0"/>
              <w:bCs w:val="0"/>
              <w:i w:val="0"/>
              <w:iCs w:val="0"/>
              <w:noProof/>
            </w:rPr>
          </w:pPr>
          <w:hyperlink w:anchor="_Toc144459387" w:history="1">
            <w:r w:rsidRPr="007F6F39">
              <w:rPr>
                <w:rStyle w:val="Hyperlink"/>
                <w:noProof/>
              </w:rPr>
              <w:t>7. The relationship between Firm Size and News Sentiment Score</w:t>
            </w:r>
            <w:r>
              <w:rPr>
                <w:noProof/>
                <w:webHidden/>
              </w:rPr>
              <w:tab/>
            </w:r>
            <w:r>
              <w:rPr>
                <w:noProof/>
                <w:webHidden/>
              </w:rPr>
              <w:fldChar w:fldCharType="begin"/>
            </w:r>
            <w:r>
              <w:rPr>
                <w:noProof/>
                <w:webHidden/>
              </w:rPr>
              <w:instrText xml:space="preserve"> PAGEREF _Toc144459387 \h </w:instrText>
            </w:r>
            <w:r>
              <w:rPr>
                <w:noProof/>
                <w:webHidden/>
              </w:rPr>
            </w:r>
            <w:r>
              <w:rPr>
                <w:noProof/>
                <w:webHidden/>
              </w:rPr>
              <w:fldChar w:fldCharType="separate"/>
            </w:r>
            <w:r w:rsidR="00450A0E">
              <w:rPr>
                <w:noProof/>
                <w:webHidden/>
              </w:rPr>
              <w:t>32</w:t>
            </w:r>
            <w:r>
              <w:rPr>
                <w:noProof/>
                <w:webHidden/>
              </w:rPr>
              <w:fldChar w:fldCharType="end"/>
            </w:r>
          </w:hyperlink>
        </w:p>
        <w:p w14:paraId="4A274347" w14:textId="5800D54F" w:rsidR="00E5440C" w:rsidRDefault="00E5440C">
          <w:pPr>
            <w:pStyle w:val="TOC2"/>
            <w:tabs>
              <w:tab w:val="right" w:leader="dot" w:pos="9016"/>
            </w:tabs>
            <w:rPr>
              <w:rFonts w:cstheme="minorBidi"/>
              <w:b w:val="0"/>
              <w:bCs w:val="0"/>
              <w:noProof/>
              <w:sz w:val="24"/>
              <w:szCs w:val="24"/>
            </w:rPr>
          </w:pPr>
          <w:hyperlink w:anchor="_Toc144459388" w:history="1">
            <w:r w:rsidRPr="007F6F39">
              <w:rPr>
                <w:rStyle w:val="Hyperlink"/>
                <w:noProof/>
              </w:rPr>
              <w:t>7.1 Correlation and Regression</w:t>
            </w:r>
            <w:r>
              <w:rPr>
                <w:noProof/>
                <w:webHidden/>
              </w:rPr>
              <w:tab/>
            </w:r>
            <w:r>
              <w:rPr>
                <w:noProof/>
                <w:webHidden/>
              </w:rPr>
              <w:fldChar w:fldCharType="begin"/>
            </w:r>
            <w:r>
              <w:rPr>
                <w:noProof/>
                <w:webHidden/>
              </w:rPr>
              <w:instrText xml:space="preserve"> PAGEREF _Toc144459388 \h </w:instrText>
            </w:r>
            <w:r>
              <w:rPr>
                <w:noProof/>
                <w:webHidden/>
              </w:rPr>
            </w:r>
            <w:r>
              <w:rPr>
                <w:noProof/>
                <w:webHidden/>
              </w:rPr>
              <w:fldChar w:fldCharType="separate"/>
            </w:r>
            <w:r w:rsidR="00450A0E">
              <w:rPr>
                <w:noProof/>
                <w:webHidden/>
              </w:rPr>
              <w:t>32</w:t>
            </w:r>
            <w:r>
              <w:rPr>
                <w:noProof/>
                <w:webHidden/>
              </w:rPr>
              <w:fldChar w:fldCharType="end"/>
            </w:r>
          </w:hyperlink>
        </w:p>
        <w:p w14:paraId="5F4CE112" w14:textId="3FFED756" w:rsidR="00E5440C" w:rsidRDefault="00E5440C">
          <w:pPr>
            <w:pStyle w:val="TOC2"/>
            <w:tabs>
              <w:tab w:val="right" w:leader="dot" w:pos="9016"/>
            </w:tabs>
            <w:rPr>
              <w:rFonts w:cstheme="minorBidi"/>
              <w:b w:val="0"/>
              <w:bCs w:val="0"/>
              <w:noProof/>
              <w:sz w:val="24"/>
              <w:szCs w:val="24"/>
            </w:rPr>
          </w:pPr>
          <w:hyperlink w:anchor="_Toc144459389" w:history="1">
            <w:r w:rsidRPr="007F6F39">
              <w:rPr>
                <w:rStyle w:val="Hyperlink"/>
                <w:noProof/>
              </w:rPr>
              <w:t>7.2 Cluster Analysis of Firm Size and News Sentiment</w:t>
            </w:r>
            <w:r>
              <w:rPr>
                <w:noProof/>
                <w:webHidden/>
              </w:rPr>
              <w:tab/>
            </w:r>
            <w:r>
              <w:rPr>
                <w:noProof/>
                <w:webHidden/>
              </w:rPr>
              <w:fldChar w:fldCharType="begin"/>
            </w:r>
            <w:r>
              <w:rPr>
                <w:noProof/>
                <w:webHidden/>
              </w:rPr>
              <w:instrText xml:space="preserve"> PAGEREF _Toc144459389 \h </w:instrText>
            </w:r>
            <w:r>
              <w:rPr>
                <w:noProof/>
                <w:webHidden/>
              </w:rPr>
            </w:r>
            <w:r>
              <w:rPr>
                <w:noProof/>
                <w:webHidden/>
              </w:rPr>
              <w:fldChar w:fldCharType="separate"/>
            </w:r>
            <w:r w:rsidR="00450A0E">
              <w:rPr>
                <w:noProof/>
                <w:webHidden/>
              </w:rPr>
              <w:t>35</w:t>
            </w:r>
            <w:r>
              <w:rPr>
                <w:noProof/>
                <w:webHidden/>
              </w:rPr>
              <w:fldChar w:fldCharType="end"/>
            </w:r>
          </w:hyperlink>
        </w:p>
        <w:p w14:paraId="2363470F" w14:textId="132F64F5" w:rsidR="00E5440C" w:rsidRDefault="00E5440C">
          <w:pPr>
            <w:pStyle w:val="TOC1"/>
            <w:tabs>
              <w:tab w:val="right" w:leader="dot" w:pos="9016"/>
            </w:tabs>
            <w:rPr>
              <w:rFonts w:cstheme="minorBidi"/>
              <w:b w:val="0"/>
              <w:bCs w:val="0"/>
              <w:i w:val="0"/>
              <w:iCs w:val="0"/>
              <w:noProof/>
            </w:rPr>
          </w:pPr>
          <w:hyperlink w:anchor="_Toc144459390" w:history="1">
            <w:r w:rsidRPr="007F6F39">
              <w:rPr>
                <w:rStyle w:val="Hyperlink"/>
                <w:noProof/>
              </w:rPr>
              <w:t>8. Model Evaluation</w:t>
            </w:r>
            <w:r>
              <w:rPr>
                <w:noProof/>
                <w:webHidden/>
              </w:rPr>
              <w:tab/>
            </w:r>
            <w:r>
              <w:rPr>
                <w:noProof/>
                <w:webHidden/>
              </w:rPr>
              <w:fldChar w:fldCharType="begin"/>
            </w:r>
            <w:r>
              <w:rPr>
                <w:noProof/>
                <w:webHidden/>
              </w:rPr>
              <w:instrText xml:space="preserve"> PAGEREF _Toc144459390 \h </w:instrText>
            </w:r>
            <w:r>
              <w:rPr>
                <w:noProof/>
                <w:webHidden/>
              </w:rPr>
            </w:r>
            <w:r>
              <w:rPr>
                <w:noProof/>
                <w:webHidden/>
              </w:rPr>
              <w:fldChar w:fldCharType="separate"/>
            </w:r>
            <w:r w:rsidR="00450A0E">
              <w:rPr>
                <w:noProof/>
                <w:webHidden/>
              </w:rPr>
              <w:t>37</w:t>
            </w:r>
            <w:r>
              <w:rPr>
                <w:noProof/>
                <w:webHidden/>
              </w:rPr>
              <w:fldChar w:fldCharType="end"/>
            </w:r>
          </w:hyperlink>
        </w:p>
        <w:p w14:paraId="32A9C3EC" w14:textId="7D1CEC3A" w:rsidR="00E5440C" w:rsidRDefault="00E5440C">
          <w:pPr>
            <w:pStyle w:val="TOC2"/>
            <w:tabs>
              <w:tab w:val="right" w:leader="dot" w:pos="9016"/>
            </w:tabs>
            <w:rPr>
              <w:rFonts w:cstheme="minorBidi"/>
              <w:b w:val="0"/>
              <w:bCs w:val="0"/>
              <w:noProof/>
              <w:sz w:val="24"/>
              <w:szCs w:val="24"/>
            </w:rPr>
          </w:pPr>
          <w:hyperlink w:anchor="_Toc144459391" w:history="1">
            <w:r w:rsidRPr="007F6F39">
              <w:rPr>
                <w:rStyle w:val="Hyperlink"/>
                <w:noProof/>
              </w:rPr>
              <w:t>8.1 Why AUC?</w:t>
            </w:r>
            <w:r>
              <w:rPr>
                <w:noProof/>
                <w:webHidden/>
              </w:rPr>
              <w:tab/>
            </w:r>
            <w:r>
              <w:rPr>
                <w:noProof/>
                <w:webHidden/>
              </w:rPr>
              <w:fldChar w:fldCharType="begin"/>
            </w:r>
            <w:r>
              <w:rPr>
                <w:noProof/>
                <w:webHidden/>
              </w:rPr>
              <w:instrText xml:space="preserve"> PAGEREF _Toc144459391 \h </w:instrText>
            </w:r>
            <w:r>
              <w:rPr>
                <w:noProof/>
                <w:webHidden/>
              </w:rPr>
            </w:r>
            <w:r>
              <w:rPr>
                <w:noProof/>
                <w:webHidden/>
              </w:rPr>
              <w:fldChar w:fldCharType="separate"/>
            </w:r>
            <w:r w:rsidR="00450A0E">
              <w:rPr>
                <w:noProof/>
                <w:webHidden/>
              </w:rPr>
              <w:t>38</w:t>
            </w:r>
            <w:r>
              <w:rPr>
                <w:noProof/>
                <w:webHidden/>
              </w:rPr>
              <w:fldChar w:fldCharType="end"/>
            </w:r>
          </w:hyperlink>
        </w:p>
        <w:p w14:paraId="35CDF46D" w14:textId="55D95509" w:rsidR="00E5440C" w:rsidRDefault="00E5440C">
          <w:pPr>
            <w:pStyle w:val="TOC2"/>
            <w:tabs>
              <w:tab w:val="right" w:leader="dot" w:pos="9016"/>
            </w:tabs>
            <w:rPr>
              <w:rFonts w:cstheme="minorBidi"/>
              <w:b w:val="0"/>
              <w:bCs w:val="0"/>
              <w:noProof/>
              <w:sz w:val="24"/>
              <w:szCs w:val="24"/>
            </w:rPr>
          </w:pPr>
          <w:hyperlink w:anchor="_Toc144459392" w:history="1">
            <w:r w:rsidRPr="007F6F39">
              <w:rPr>
                <w:rStyle w:val="Hyperlink"/>
                <w:noProof/>
              </w:rPr>
              <w:t>8.2 Random Forest</w:t>
            </w:r>
            <w:r>
              <w:rPr>
                <w:noProof/>
                <w:webHidden/>
              </w:rPr>
              <w:tab/>
            </w:r>
            <w:r>
              <w:rPr>
                <w:noProof/>
                <w:webHidden/>
              </w:rPr>
              <w:fldChar w:fldCharType="begin"/>
            </w:r>
            <w:r>
              <w:rPr>
                <w:noProof/>
                <w:webHidden/>
              </w:rPr>
              <w:instrText xml:space="preserve"> PAGEREF _Toc144459392 \h </w:instrText>
            </w:r>
            <w:r>
              <w:rPr>
                <w:noProof/>
                <w:webHidden/>
              </w:rPr>
            </w:r>
            <w:r>
              <w:rPr>
                <w:noProof/>
                <w:webHidden/>
              </w:rPr>
              <w:fldChar w:fldCharType="separate"/>
            </w:r>
            <w:r w:rsidR="00450A0E">
              <w:rPr>
                <w:noProof/>
                <w:webHidden/>
              </w:rPr>
              <w:t>39</w:t>
            </w:r>
            <w:r>
              <w:rPr>
                <w:noProof/>
                <w:webHidden/>
              </w:rPr>
              <w:fldChar w:fldCharType="end"/>
            </w:r>
          </w:hyperlink>
        </w:p>
        <w:p w14:paraId="3926BC36" w14:textId="52BFD5DE" w:rsidR="00E5440C" w:rsidRDefault="00E5440C">
          <w:pPr>
            <w:pStyle w:val="TOC3"/>
            <w:tabs>
              <w:tab w:val="right" w:leader="dot" w:pos="9016"/>
            </w:tabs>
            <w:rPr>
              <w:rFonts w:cstheme="minorBidi"/>
              <w:noProof/>
              <w:sz w:val="24"/>
              <w:szCs w:val="24"/>
            </w:rPr>
          </w:pPr>
          <w:hyperlink w:anchor="_Toc144459393" w:history="1">
            <w:r w:rsidRPr="007F6F39">
              <w:rPr>
                <w:rStyle w:val="Hyperlink"/>
                <w:noProof/>
              </w:rPr>
              <w:t>8.2.1 Theoretical Overview</w:t>
            </w:r>
            <w:r>
              <w:rPr>
                <w:noProof/>
                <w:webHidden/>
              </w:rPr>
              <w:tab/>
            </w:r>
            <w:r>
              <w:rPr>
                <w:noProof/>
                <w:webHidden/>
              </w:rPr>
              <w:fldChar w:fldCharType="begin"/>
            </w:r>
            <w:r>
              <w:rPr>
                <w:noProof/>
                <w:webHidden/>
              </w:rPr>
              <w:instrText xml:space="preserve"> PAGEREF _Toc144459393 \h </w:instrText>
            </w:r>
            <w:r>
              <w:rPr>
                <w:noProof/>
                <w:webHidden/>
              </w:rPr>
            </w:r>
            <w:r>
              <w:rPr>
                <w:noProof/>
                <w:webHidden/>
              </w:rPr>
              <w:fldChar w:fldCharType="separate"/>
            </w:r>
            <w:r w:rsidR="00450A0E">
              <w:rPr>
                <w:noProof/>
                <w:webHidden/>
              </w:rPr>
              <w:t>39</w:t>
            </w:r>
            <w:r>
              <w:rPr>
                <w:noProof/>
                <w:webHidden/>
              </w:rPr>
              <w:fldChar w:fldCharType="end"/>
            </w:r>
          </w:hyperlink>
        </w:p>
        <w:p w14:paraId="1E0F2974" w14:textId="57870C55" w:rsidR="00E5440C" w:rsidRDefault="00E5440C">
          <w:pPr>
            <w:pStyle w:val="TOC3"/>
            <w:tabs>
              <w:tab w:val="right" w:leader="dot" w:pos="9016"/>
            </w:tabs>
            <w:rPr>
              <w:rFonts w:cstheme="minorBidi"/>
              <w:noProof/>
              <w:sz w:val="24"/>
              <w:szCs w:val="24"/>
            </w:rPr>
          </w:pPr>
          <w:hyperlink w:anchor="_Toc144459394" w:history="1">
            <w:r w:rsidRPr="007F6F39">
              <w:rPr>
                <w:rStyle w:val="Hyperlink"/>
                <w:noProof/>
              </w:rPr>
              <w:t>8.2.2 Methodology</w:t>
            </w:r>
            <w:r>
              <w:rPr>
                <w:noProof/>
                <w:webHidden/>
              </w:rPr>
              <w:tab/>
            </w:r>
            <w:r>
              <w:rPr>
                <w:noProof/>
                <w:webHidden/>
              </w:rPr>
              <w:fldChar w:fldCharType="begin"/>
            </w:r>
            <w:r>
              <w:rPr>
                <w:noProof/>
                <w:webHidden/>
              </w:rPr>
              <w:instrText xml:space="preserve"> PAGEREF _Toc144459394 \h </w:instrText>
            </w:r>
            <w:r>
              <w:rPr>
                <w:noProof/>
                <w:webHidden/>
              </w:rPr>
            </w:r>
            <w:r>
              <w:rPr>
                <w:noProof/>
                <w:webHidden/>
              </w:rPr>
              <w:fldChar w:fldCharType="separate"/>
            </w:r>
            <w:r w:rsidR="00450A0E">
              <w:rPr>
                <w:noProof/>
                <w:webHidden/>
              </w:rPr>
              <w:t>39</w:t>
            </w:r>
            <w:r>
              <w:rPr>
                <w:noProof/>
                <w:webHidden/>
              </w:rPr>
              <w:fldChar w:fldCharType="end"/>
            </w:r>
          </w:hyperlink>
        </w:p>
        <w:p w14:paraId="46B605B5" w14:textId="1FE176ED" w:rsidR="00E5440C" w:rsidRDefault="00E5440C">
          <w:pPr>
            <w:pStyle w:val="TOC3"/>
            <w:tabs>
              <w:tab w:val="right" w:leader="dot" w:pos="9016"/>
            </w:tabs>
            <w:rPr>
              <w:rFonts w:cstheme="minorBidi"/>
              <w:noProof/>
              <w:sz w:val="24"/>
              <w:szCs w:val="24"/>
            </w:rPr>
          </w:pPr>
          <w:hyperlink w:anchor="_Toc144459395" w:history="1">
            <w:r w:rsidRPr="007F6F39">
              <w:rPr>
                <w:rStyle w:val="Hyperlink"/>
                <w:noProof/>
                <w:lang w:val="en-US"/>
              </w:rPr>
              <w:t>8.2.3 Results</w:t>
            </w:r>
            <w:r>
              <w:rPr>
                <w:noProof/>
                <w:webHidden/>
              </w:rPr>
              <w:tab/>
            </w:r>
            <w:r>
              <w:rPr>
                <w:noProof/>
                <w:webHidden/>
              </w:rPr>
              <w:fldChar w:fldCharType="begin"/>
            </w:r>
            <w:r>
              <w:rPr>
                <w:noProof/>
                <w:webHidden/>
              </w:rPr>
              <w:instrText xml:space="preserve"> PAGEREF _Toc144459395 \h </w:instrText>
            </w:r>
            <w:r>
              <w:rPr>
                <w:noProof/>
                <w:webHidden/>
              </w:rPr>
            </w:r>
            <w:r>
              <w:rPr>
                <w:noProof/>
                <w:webHidden/>
              </w:rPr>
              <w:fldChar w:fldCharType="separate"/>
            </w:r>
            <w:r w:rsidR="00450A0E">
              <w:rPr>
                <w:noProof/>
                <w:webHidden/>
              </w:rPr>
              <w:t>40</w:t>
            </w:r>
            <w:r>
              <w:rPr>
                <w:noProof/>
                <w:webHidden/>
              </w:rPr>
              <w:fldChar w:fldCharType="end"/>
            </w:r>
          </w:hyperlink>
        </w:p>
        <w:p w14:paraId="5005BDEE" w14:textId="29CC3BE3" w:rsidR="00E5440C" w:rsidRDefault="00E5440C">
          <w:pPr>
            <w:pStyle w:val="TOC3"/>
            <w:tabs>
              <w:tab w:val="right" w:leader="dot" w:pos="9016"/>
            </w:tabs>
            <w:rPr>
              <w:rFonts w:cstheme="minorBidi"/>
              <w:noProof/>
              <w:sz w:val="24"/>
              <w:szCs w:val="24"/>
            </w:rPr>
          </w:pPr>
          <w:hyperlink w:anchor="_Toc144459396" w:history="1">
            <w:r w:rsidRPr="007F6F39">
              <w:rPr>
                <w:rStyle w:val="Hyperlink"/>
                <w:noProof/>
              </w:rPr>
              <w:t>8.2.4 Discussion</w:t>
            </w:r>
            <w:r>
              <w:rPr>
                <w:noProof/>
                <w:webHidden/>
              </w:rPr>
              <w:tab/>
            </w:r>
            <w:r>
              <w:rPr>
                <w:noProof/>
                <w:webHidden/>
              </w:rPr>
              <w:fldChar w:fldCharType="begin"/>
            </w:r>
            <w:r>
              <w:rPr>
                <w:noProof/>
                <w:webHidden/>
              </w:rPr>
              <w:instrText xml:space="preserve"> PAGEREF _Toc144459396 \h </w:instrText>
            </w:r>
            <w:r>
              <w:rPr>
                <w:noProof/>
                <w:webHidden/>
              </w:rPr>
            </w:r>
            <w:r>
              <w:rPr>
                <w:noProof/>
                <w:webHidden/>
              </w:rPr>
              <w:fldChar w:fldCharType="separate"/>
            </w:r>
            <w:r w:rsidR="00450A0E">
              <w:rPr>
                <w:noProof/>
                <w:webHidden/>
              </w:rPr>
              <w:t>43</w:t>
            </w:r>
            <w:r>
              <w:rPr>
                <w:noProof/>
                <w:webHidden/>
              </w:rPr>
              <w:fldChar w:fldCharType="end"/>
            </w:r>
          </w:hyperlink>
        </w:p>
        <w:p w14:paraId="075430C0" w14:textId="0B111CA3" w:rsidR="00E5440C" w:rsidRDefault="00E5440C">
          <w:pPr>
            <w:pStyle w:val="TOC2"/>
            <w:tabs>
              <w:tab w:val="right" w:leader="dot" w:pos="9016"/>
            </w:tabs>
            <w:rPr>
              <w:rFonts w:cstheme="minorBidi"/>
              <w:b w:val="0"/>
              <w:bCs w:val="0"/>
              <w:noProof/>
              <w:sz w:val="24"/>
              <w:szCs w:val="24"/>
            </w:rPr>
          </w:pPr>
          <w:hyperlink w:anchor="_Toc144459397" w:history="1">
            <w:r w:rsidRPr="007F6F39">
              <w:rPr>
                <w:rStyle w:val="Hyperlink"/>
                <w:noProof/>
              </w:rPr>
              <w:t>8.3 XGBoost</w:t>
            </w:r>
            <w:r>
              <w:rPr>
                <w:noProof/>
                <w:webHidden/>
              </w:rPr>
              <w:tab/>
            </w:r>
            <w:r>
              <w:rPr>
                <w:noProof/>
                <w:webHidden/>
              </w:rPr>
              <w:fldChar w:fldCharType="begin"/>
            </w:r>
            <w:r>
              <w:rPr>
                <w:noProof/>
                <w:webHidden/>
              </w:rPr>
              <w:instrText xml:space="preserve"> PAGEREF _Toc144459397 \h </w:instrText>
            </w:r>
            <w:r>
              <w:rPr>
                <w:noProof/>
                <w:webHidden/>
              </w:rPr>
            </w:r>
            <w:r>
              <w:rPr>
                <w:noProof/>
                <w:webHidden/>
              </w:rPr>
              <w:fldChar w:fldCharType="separate"/>
            </w:r>
            <w:r w:rsidR="00450A0E">
              <w:rPr>
                <w:noProof/>
                <w:webHidden/>
              </w:rPr>
              <w:t>43</w:t>
            </w:r>
            <w:r>
              <w:rPr>
                <w:noProof/>
                <w:webHidden/>
              </w:rPr>
              <w:fldChar w:fldCharType="end"/>
            </w:r>
          </w:hyperlink>
        </w:p>
        <w:p w14:paraId="43DEEEB2" w14:textId="30063968" w:rsidR="00E5440C" w:rsidRDefault="00E5440C">
          <w:pPr>
            <w:pStyle w:val="TOC3"/>
            <w:tabs>
              <w:tab w:val="right" w:leader="dot" w:pos="9016"/>
            </w:tabs>
            <w:rPr>
              <w:rFonts w:cstheme="minorBidi"/>
              <w:noProof/>
              <w:sz w:val="24"/>
              <w:szCs w:val="24"/>
            </w:rPr>
          </w:pPr>
          <w:hyperlink w:anchor="_Toc144459398" w:history="1">
            <w:r w:rsidRPr="007F6F39">
              <w:rPr>
                <w:rStyle w:val="Hyperlink"/>
                <w:noProof/>
              </w:rPr>
              <w:t>8.3.1 Theoretical Overview</w:t>
            </w:r>
            <w:r>
              <w:rPr>
                <w:noProof/>
                <w:webHidden/>
              </w:rPr>
              <w:tab/>
            </w:r>
            <w:r>
              <w:rPr>
                <w:noProof/>
                <w:webHidden/>
              </w:rPr>
              <w:fldChar w:fldCharType="begin"/>
            </w:r>
            <w:r>
              <w:rPr>
                <w:noProof/>
                <w:webHidden/>
              </w:rPr>
              <w:instrText xml:space="preserve"> PAGEREF _Toc144459398 \h </w:instrText>
            </w:r>
            <w:r>
              <w:rPr>
                <w:noProof/>
                <w:webHidden/>
              </w:rPr>
            </w:r>
            <w:r>
              <w:rPr>
                <w:noProof/>
                <w:webHidden/>
              </w:rPr>
              <w:fldChar w:fldCharType="separate"/>
            </w:r>
            <w:r w:rsidR="00450A0E">
              <w:rPr>
                <w:noProof/>
                <w:webHidden/>
              </w:rPr>
              <w:t>43</w:t>
            </w:r>
            <w:r>
              <w:rPr>
                <w:noProof/>
                <w:webHidden/>
              </w:rPr>
              <w:fldChar w:fldCharType="end"/>
            </w:r>
          </w:hyperlink>
        </w:p>
        <w:p w14:paraId="5A77FE4D" w14:textId="7E0ADA8A" w:rsidR="00E5440C" w:rsidRDefault="00E5440C">
          <w:pPr>
            <w:pStyle w:val="TOC3"/>
            <w:tabs>
              <w:tab w:val="right" w:leader="dot" w:pos="9016"/>
            </w:tabs>
            <w:rPr>
              <w:rFonts w:cstheme="minorBidi"/>
              <w:noProof/>
              <w:sz w:val="24"/>
              <w:szCs w:val="24"/>
            </w:rPr>
          </w:pPr>
          <w:hyperlink w:anchor="_Toc144459399" w:history="1">
            <w:r w:rsidRPr="007F6F39">
              <w:rPr>
                <w:rStyle w:val="Hyperlink"/>
                <w:noProof/>
              </w:rPr>
              <w:t>8.3.2 Methodology</w:t>
            </w:r>
            <w:r>
              <w:rPr>
                <w:noProof/>
                <w:webHidden/>
              </w:rPr>
              <w:tab/>
            </w:r>
            <w:r>
              <w:rPr>
                <w:noProof/>
                <w:webHidden/>
              </w:rPr>
              <w:fldChar w:fldCharType="begin"/>
            </w:r>
            <w:r>
              <w:rPr>
                <w:noProof/>
                <w:webHidden/>
              </w:rPr>
              <w:instrText xml:space="preserve"> PAGEREF _Toc144459399 \h </w:instrText>
            </w:r>
            <w:r>
              <w:rPr>
                <w:noProof/>
                <w:webHidden/>
              </w:rPr>
            </w:r>
            <w:r>
              <w:rPr>
                <w:noProof/>
                <w:webHidden/>
              </w:rPr>
              <w:fldChar w:fldCharType="separate"/>
            </w:r>
            <w:r w:rsidR="00450A0E">
              <w:rPr>
                <w:noProof/>
                <w:webHidden/>
              </w:rPr>
              <w:t>44</w:t>
            </w:r>
            <w:r>
              <w:rPr>
                <w:noProof/>
                <w:webHidden/>
              </w:rPr>
              <w:fldChar w:fldCharType="end"/>
            </w:r>
          </w:hyperlink>
        </w:p>
        <w:p w14:paraId="4863AF6E" w14:textId="12AFF6E0" w:rsidR="00E5440C" w:rsidRDefault="00E5440C">
          <w:pPr>
            <w:pStyle w:val="TOC3"/>
            <w:tabs>
              <w:tab w:val="right" w:leader="dot" w:pos="9016"/>
            </w:tabs>
            <w:rPr>
              <w:rFonts w:cstheme="minorBidi"/>
              <w:noProof/>
              <w:sz w:val="24"/>
              <w:szCs w:val="24"/>
            </w:rPr>
          </w:pPr>
          <w:hyperlink w:anchor="_Toc144459400" w:history="1">
            <w:r w:rsidRPr="007F6F39">
              <w:rPr>
                <w:rStyle w:val="Hyperlink"/>
                <w:noProof/>
              </w:rPr>
              <w:t>8.3.3 Results</w:t>
            </w:r>
            <w:r>
              <w:rPr>
                <w:noProof/>
                <w:webHidden/>
              </w:rPr>
              <w:tab/>
            </w:r>
            <w:r>
              <w:rPr>
                <w:noProof/>
                <w:webHidden/>
              </w:rPr>
              <w:fldChar w:fldCharType="begin"/>
            </w:r>
            <w:r>
              <w:rPr>
                <w:noProof/>
                <w:webHidden/>
              </w:rPr>
              <w:instrText xml:space="preserve"> PAGEREF _Toc144459400 \h </w:instrText>
            </w:r>
            <w:r>
              <w:rPr>
                <w:noProof/>
                <w:webHidden/>
              </w:rPr>
            </w:r>
            <w:r>
              <w:rPr>
                <w:noProof/>
                <w:webHidden/>
              </w:rPr>
              <w:fldChar w:fldCharType="separate"/>
            </w:r>
            <w:r w:rsidR="00450A0E">
              <w:rPr>
                <w:noProof/>
                <w:webHidden/>
              </w:rPr>
              <w:t>45</w:t>
            </w:r>
            <w:r>
              <w:rPr>
                <w:noProof/>
                <w:webHidden/>
              </w:rPr>
              <w:fldChar w:fldCharType="end"/>
            </w:r>
          </w:hyperlink>
        </w:p>
        <w:p w14:paraId="334DF889" w14:textId="79A92D8B" w:rsidR="00E5440C" w:rsidRDefault="00E5440C">
          <w:pPr>
            <w:pStyle w:val="TOC3"/>
            <w:tabs>
              <w:tab w:val="right" w:leader="dot" w:pos="9016"/>
            </w:tabs>
            <w:rPr>
              <w:rFonts w:cstheme="minorBidi"/>
              <w:noProof/>
              <w:sz w:val="24"/>
              <w:szCs w:val="24"/>
            </w:rPr>
          </w:pPr>
          <w:hyperlink w:anchor="_Toc144459401" w:history="1">
            <w:r w:rsidRPr="007F6F39">
              <w:rPr>
                <w:rStyle w:val="Hyperlink"/>
                <w:noProof/>
              </w:rPr>
              <w:t>8.3.4 Discussion</w:t>
            </w:r>
            <w:r>
              <w:rPr>
                <w:noProof/>
                <w:webHidden/>
              </w:rPr>
              <w:tab/>
            </w:r>
            <w:r>
              <w:rPr>
                <w:noProof/>
                <w:webHidden/>
              </w:rPr>
              <w:fldChar w:fldCharType="begin"/>
            </w:r>
            <w:r>
              <w:rPr>
                <w:noProof/>
                <w:webHidden/>
              </w:rPr>
              <w:instrText xml:space="preserve"> PAGEREF _Toc144459401 \h </w:instrText>
            </w:r>
            <w:r>
              <w:rPr>
                <w:noProof/>
                <w:webHidden/>
              </w:rPr>
            </w:r>
            <w:r>
              <w:rPr>
                <w:noProof/>
                <w:webHidden/>
              </w:rPr>
              <w:fldChar w:fldCharType="separate"/>
            </w:r>
            <w:r w:rsidR="00450A0E">
              <w:rPr>
                <w:noProof/>
                <w:webHidden/>
              </w:rPr>
              <w:t>47</w:t>
            </w:r>
            <w:r>
              <w:rPr>
                <w:noProof/>
                <w:webHidden/>
              </w:rPr>
              <w:fldChar w:fldCharType="end"/>
            </w:r>
          </w:hyperlink>
        </w:p>
        <w:p w14:paraId="514476FC" w14:textId="7B65A8C1" w:rsidR="00E5440C" w:rsidRDefault="00E5440C">
          <w:pPr>
            <w:pStyle w:val="TOC2"/>
            <w:tabs>
              <w:tab w:val="right" w:leader="dot" w:pos="9016"/>
            </w:tabs>
            <w:rPr>
              <w:rFonts w:cstheme="minorBidi"/>
              <w:b w:val="0"/>
              <w:bCs w:val="0"/>
              <w:noProof/>
              <w:sz w:val="24"/>
              <w:szCs w:val="24"/>
            </w:rPr>
          </w:pPr>
          <w:hyperlink w:anchor="_Toc144459402" w:history="1">
            <w:r w:rsidRPr="007F6F39">
              <w:rPr>
                <w:rStyle w:val="Hyperlink"/>
                <w:noProof/>
              </w:rPr>
              <w:t>8.4 LightGBM</w:t>
            </w:r>
            <w:r>
              <w:rPr>
                <w:noProof/>
                <w:webHidden/>
              </w:rPr>
              <w:tab/>
            </w:r>
            <w:r>
              <w:rPr>
                <w:noProof/>
                <w:webHidden/>
              </w:rPr>
              <w:fldChar w:fldCharType="begin"/>
            </w:r>
            <w:r>
              <w:rPr>
                <w:noProof/>
                <w:webHidden/>
              </w:rPr>
              <w:instrText xml:space="preserve"> PAGEREF _Toc144459402 \h </w:instrText>
            </w:r>
            <w:r>
              <w:rPr>
                <w:noProof/>
                <w:webHidden/>
              </w:rPr>
            </w:r>
            <w:r>
              <w:rPr>
                <w:noProof/>
                <w:webHidden/>
              </w:rPr>
              <w:fldChar w:fldCharType="separate"/>
            </w:r>
            <w:r w:rsidR="00450A0E">
              <w:rPr>
                <w:noProof/>
                <w:webHidden/>
              </w:rPr>
              <w:t>47</w:t>
            </w:r>
            <w:r>
              <w:rPr>
                <w:noProof/>
                <w:webHidden/>
              </w:rPr>
              <w:fldChar w:fldCharType="end"/>
            </w:r>
          </w:hyperlink>
        </w:p>
        <w:p w14:paraId="4A958BDF" w14:textId="79E13CD8" w:rsidR="00E5440C" w:rsidRDefault="00E5440C">
          <w:pPr>
            <w:pStyle w:val="TOC3"/>
            <w:tabs>
              <w:tab w:val="right" w:leader="dot" w:pos="9016"/>
            </w:tabs>
            <w:rPr>
              <w:rFonts w:cstheme="minorBidi"/>
              <w:noProof/>
              <w:sz w:val="24"/>
              <w:szCs w:val="24"/>
            </w:rPr>
          </w:pPr>
          <w:hyperlink w:anchor="_Toc144459403" w:history="1">
            <w:r w:rsidRPr="007F6F39">
              <w:rPr>
                <w:rStyle w:val="Hyperlink"/>
                <w:noProof/>
              </w:rPr>
              <w:t>8.4.1 Theoretical Overview</w:t>
            </w:r>
            <w:r>
              <w:rPr>
                <w:noProof/>
                <w:webHidden/>
              </w:rPr>
              <w:tab/>
            </w:r>
            <w:r>
              <w:rPr>
                <w:noProof/>
                <w:webHidden/>
              </w:rPr>
              <w:fldChar w:fldCharType="begin"/>
            </w:r>
            <w:r>
              <w:rPr>
                <w:noProof/>
                <w:webHidden/>
              </w:rPr>
              <w:instrText xml:space="preserve"> PAGEREF _Toc144459403 \h </w:instrText>
            </w:r>
            <w:r>
              <w:rPr>
                <w:noProof/>
                <w:webHidden/>
              </w:rPr>
            </w:r>
            <w:r>
              <w:rPr>
                <w:noProof/>
                <w:webHidden/>
              </w:rPr>
              <w:fldChar w:fldCharType="separate"/>
            </w:r>
            <w:r w:rsidR="00450A0E">
              <w:rPr>
                <w:noProof/>
                <w:webHidden/>
              </w:rPr>
              <w:t>47</w:t>
            </w:r>
            <w:r>
              <w:rPr>
                <w:noProof/>
                <w:webHidden/>
              </w:rPr>
              <w:fldChar w:fldCharType="end"/>
            </w:r>
          </w:hyperlink>
        </w:p>
        <w:p w14:paraId="6623BA2F" w14:textId="7652334D" w:rsidR="00E5440C" w:rsidRDefault="00E5440C">
          <w:pPr>
            <w:pStyle w:val="TOC3"/>
            <w:tabs>
              <w:tab w:val="right" w:leader="dot" w:pos="9016"/>
            </w:tabs>
            <w:rPr>
              <w:rFonts w:cstheme="minorBidi"/>
              <w:noProof/>
              <w:sz w:val="24"/>
              <w:szCs w:val="24"/>
            </w:rPr>
          </w:pPr>
          <w:hyperlink w:anchor="_Toc144459404" w:history="1">
            <w:r w:rsidRPr="007F6F39">
              <w:rPr>
                <w:rStyle w:val="Hyperlink"/>
                <w:noProof/>
              </w:rPr>
              <w:t>8.4.2 Methodology</w:t>
            </w:r>
            <w:r>
              <w:rPr>
                <w:noProof/>
                <w:webHidden/>
              </w:rPr>
              <w:tab/>
            </w:r>
            <w:r>
              <w:rPr>
                <w:noProof/>
                <w:webHidden/>
              </w:rPr>
              <w:fldChar w:fldCharType="begin"/>
            </w:r>
            <w:r>
              <w:rPr>
                <w:noProof/>
                <w:webHidden/>
              </w:rPr>
              <w:instrText xml:space="preserve"> PAGEREF _Toc144459404 \h </w:instrText>
            </w:r>
            <w:r>
              <w:rPr>
                <w:noProof/>
                <w:webHidden/>
              </w:rPr>
            </w:r>
            <w:r>
              <w:rPr>
                <w:noProof/>
                <w:webHidden/>
              </w:rPr>
              <w:fldChar w:fldCharType="separate"/>
            </w:r>
            <w:r w:rsidR="00450A0E">
              <w:rPr>
                <w:noProof/>
                <w:webHidden/>
              </w:rPr>
              <w:t>48</w:t>
            </w:r>
            <w:r>
              <w:rPr>
                <w:noProof/>
                <w:webHidden/>
              </w:rPr>
              <w:fldChar w:fldCharType="end"/>
            </w:r>
          </w:hyperlink>
        </w:p>
        <w:p w14:paraId="03AA848E" w14:textId="369D0BB5" w:rsidR="00E5440C" w:rsidRDefault="00E5440C">
          <w:pPr>
            <w:pStyle w:val="TOC3"/>
            <w:tabs>
              <w:tab w:val="right" w:leader="dot" w:pos="9016"/>
            </w:tabs>
            <w:rPr>
              <w:rFonts w:cstheme="minorBidi"/>
              <w:noProof/>
              <w:sz w:val="24"/>
              <w:szCs w:val="24"/>
            </w:rPr>
          </w:pPr>
          <w:hyperlink w:anchor="_Toc144459405" w:history="1">
            <w:r w:rsidRPr="007F6F39">
              <w:rPr>
                <w:rStyle w:val="Hyperlink"/>
                <w:noProof/>
              </w:rPr>
              <w:t>8.4.3 Results</w:t>
            </w:r>
            <w:r>
              <w:rPr>
                <w:noProof/>
                <w:webHidden/>
              </w:rPr>
              <w:tab/>
            </w:r>
            <w:r>
              <w:rPr>
                <w:noProof/>
                <w:webHidden/>
              </w:rPr>
              <w:fldChar w:fldCharType="begin"/>
            </w:r>
            <w:r>
              <w:rPr>
                <w:noProof/>
                <w:webHidden/>
              </w:rPr>
              <w:instrText xml:space="preserve"> PAGEREF _Toc144459405 \h </w:instrText>
            </w:r>
            <w:r>
              <w:rPr>
                <w:noProof/>
                <w:webHidden/>
              </w:rPr>
            </w:r>
            <w:r>
              <w:rPr>
                <w:noProof/>
                <w:webHidden/>
              </w:rPr>
              <w:fldChar w:fldCharType="separate"/>
            </w:r>
            <w:r w:rsidR="00450A0E">
              <w:rPr>
                <w:noProof/>
                <w:webHidden/>
              </w:rPr>
              <w:t>48</w:t>
            </w:r>
            <w:r>
              <w:rPr>
                <w:noProof/>
                <w:webHidden/>
              </w:rPr>
              <w:fldChar w:fldCharType="end"/>
            </w:r>
          </w:hyperlink>
        </w:p>
        <w:p w14:paraId="3FABE925" w14:textId="6DB5A047" w:rsidR="00E5440C" w:rsidRDefault="00E5440C">
          <w:pPr>
            <w:pStyle w:val="TOC3"/>
            <w:tabs>
              <w:tab w:val="right" w:leader="dot" w:pos="9016"/>
            </w:tabs>
            <w:rPr>
              <w:rFonts w:cstheme="minorBidi"/>
              <w:noProof/>
              <w:sz w:val="24"/>
              <w:szCs w:val="24"/>
            </w:rPr>
          </w:pPr>
          <w:hyperlink w:anchor="_Toc144459406" w:history="1">
            <w:r w:rsidRPr="007F6F39">
              <w:rPr>
                <w:rStyle w:val="Hyperlink"/>
                <w:noProof/>
              </w:rPr>
              <w:t>8.4.4 Discussion</w:t>
            </w:r>
            <w:r>
              <w:rPr>
                <w:noProof/>
                <w:webHidden/>
              </w:rPr>
              <w:tab/>
            </w:r>
            <w:r>
              <w:rPr>
                <w:noProof/>
                <w:webHidden/>
              </w:rPr>
              <w:fldChar w:fldCharType="begin"/>
            </w:r>
            <w:r>
              <w:rPr>
                <w:noProof/>
                <w:webHidden/>
              </w:rPr>
              <w:instrText xml:space="preserve"> PAGEREF _Toc144459406 \h </w:instrText>
            </w:r>
            <w:r>
              <w:rPr>
                <w:noProof/>
                <w:webHidden/>
              </w:rPr>
            </w:r>
            <w:r>
              <w:rPr>
                <w:noProof/>
                <w:webHidden/>
              </w:rPr>
              <w:fldChar w:fldCharType="separate"/>
            </w:r>
            <w:r w:rsidR="00450A0E">
              <w:rPr>
                <w:noProof/>
                <w:webHidden/>
              </w:rPr>
              <w:t>50</w:t>
            </w:r>
            <w:r>
              <w:rPr>
                <w:noProof/>
                <w:webHidden/>
              </w:rPr>
              <w:fldChar w:fldCharType="end"/>
            </w:r>
          </w:hyperlink>
        </w:p>
        <w:p w14:paraId="411BF4B4" w14:textId="0E658E71" w:rsidR="00E5440C" w:rsidRDefault="00E5440C">
          <w:pPr>
            <w:pStyle w:val="TOC2"/>
            <w:tabs>
              <w:tab w:val="right" w:leader="dot" w:pos="9016"/>
            </w:tabs>
            <w:rPr>
              <w:rFonts w:cstheme="minorBidi"/>
              <w:b w:val="0"/>
              <w:bCs w:val="0"/>
              <w:noProof/>
              <w:sz w:val="24"/>
              <w:szCs w:val="24"/>
            </w:rPr>
          </w:pPr>
          <w:hyperlink w:anchor="_Toc144459407" w:history="1">
            <w:r w:rsidRPr="007F6F39">
              <w:rPr>
                <w:rStyle w:val="Hyperlink"/>
                <w:noProof/>
              </w:rPr>
              <w:t>8.5 CatBoost</w:t>
            </w:r>
            <w:r>
              <w:rPr>
                <w:noProof/>
                <w:webHidden/>
              </w:rPr>
              <w:tab/>
            </w:r>
            <w:r>
              <w:rPr>
                <w:noProof/>
                <w:webHidden/>
              </w:rPr>
              <w:fldChar w:fldCharType="begin"/>
            </w:r>
            <w:r>
              <w:rPr>
                <w:noProof/>
                <w:webHidden/>
              </w:rPr>
              <w:instrText xml:space="preserve"> PAGEREF _Toc144459407 \h </w:instrText>
            </w:r>
            <w:r>
              <w:rPr>
                <w:noProof/>
                <w:webHidden/>
              </w:rPr>
            </w:r>
            <w:r>
              <w:rPr>
                <w:noProof/>
                <w:webHidden/>
              </w:rPr>
              <w:fldChar w:fldCharType="separate"/>
            </w:r>
            <w:r w:rsidR="00450A0E">
              <w:rPr>
                <w:noProof/>
                <w:webHidden/>
              </w:rPr>
              <w:t>50</w:t>
            </w:r>
            <w:r>
              <w:rPr>
                <w:noProof/>
                <w:webHidden/>
              </w:rPr>
              <w:fldChar w:fldCharType="end"/>
            </w:r>
          </w:hyperlink>
        </w:p>
        <w:p w14:paraId="68876312" w14:textId="17B97FBB" w:rsidR="00E5440C" w:rsidRDefault="00E5440C">
          <w:pPr>
            <w:pStyle w:val="TOC3"/>
            <w:tabs>
              <w:tab w:val="right" w:leader="dot" w:pos="9016"/>
            </w:tabs>
            <w:rPr>
              <w:rFonts w:cstheme="minorBidi"/>
              <w:noProof/>
              <w:sz w:val="24"/>
              <w:szCs w:val="24"/>
            </w:rPr>
          </w:pPr>
          <w:hyperlink w:anchor="_Toc144459408" w:history="1">
            <w:r w:rsidRPr="007F6F39">
              <w:rPr>
                <w:rStyle w:val="Hyperlink"/>
                <w:noProof/>
              </w:rPr>
              <w:t>8.5.1 Theoretical Overview</w:t>
            </w:r>
            <w:r>
              <w:rPr>
                <w:noProof/>
                <w:webHidden/>
              </w:rPr>
              <w:tab/>
            </w:r>
            <w:r>
              <w:rPr>
                <w:noProof/>
                <w:webHidden/>
              </w:rPr>
              <w:fldChar w:fldCharType="begin"/>
            </w:r>
            <w:r>
              <w:rPr>
                <w:noProof/>
                <w:webHidden/>
              </w:rPr>
              <w:instrText xml:space="preserve"> PAGEREF _Toc144459408 \h </w:instrText>
            </w:r>
            <w:r>
              <w:rPr>
                <w:noProof/>
                <w:webHidden/>
              </w:rPr>
            </w:r>
            <w:r>
              <w:rPr>
                <w:noProof/>
                <w:webHidden/>
              </w:rPr>
              <w:fldChar w:fldCharType="separate"/>
            </w:r>
            <w:r w:rsidR="00450A0E">
              <w:rPr>
                <w:noProof/>
                <w:webHidden/>
              </w:rPr>
              <w:t>50</w:t>
            </w:r>
            <w:r>
              <w:rPr>
                <w:noProof/>
                <w:webHidden/>
              </w:rPr>
              <w:fldChar w:fldCharType="end"/>
            </w:r>
          </w:hyperlink>
        </w:p>
        <w:p w14:paraId="2CF0A6E5" w14:textId="5A4C683A" w:rsidR="00E5440C" w:rsidRDefault="00E5440C">
          <w:pPr>
            <w:pStyle w:val="TOC3"/>
            <w:tabs>
              <w:tab w:val="right" w:leader="dot" w:pos="9016"/>
            </w:tabs>
            <w:rPr>
              <w:rFonts w:cstheme="minorBidi"/>
              <w:noProof/>
              <w:sz w:val="24"/>
              <w:szCs w:val="24"/>
            </w:rPr>
          </w:pPr>
          <w:hyperlink w:anchor="_Toc144459409" w:history="1">
            <w:r w:rsidRPr="007F6F39">
              <w:rPr>
                <w:rStyle w:val="Hyperlink"/>
                <w:noProof/>
              </w:rPr>
              <w:t>8.5.2 Methodology</w:t>
            </w:r>
            <w:r>
              <w:rPr>
                <w:noProof/>
                <w:webHidden/>
              </w:rPr>
              <w:tab/>
            </w:r>
            <w:r>
              <w:rPr>
                <w:noProof/>
                <w:webHidden/>
              </w:rPr>
              <w:fldChar w:fldCharType="begin"/>
            </w:r>
            <w:r>
              <w:rPr>
                <w:noProof/>
                <w:webHidden/>
              </w:rPr>
              <w:instrText xml:space="preserve"> PAGEREF _Toc144459409 \h </w:instrText>
            </w:r>
            <w:r>
              <w:rPr>
                <w:noProof/>
                <w:webHidden/>
              </w:rPr>
            </w:r>
            <w:r>
              <w:rPr>
                <w:noProof/>
                <w:webHidden/>
              </w:rPr>
              <w:fldChar w:fldCharType="separate"/>
            </w:r>
            <w:r w:rsidR="00450A0E">
              <w:rPr>
                <w:noProof/>
                <w:webHidden/>
              </w:rPr>
              <w:t>51</w:t>
            </w:r>
            <w:r>
              <w:rPr>
                <w:noProof/>
                <w:webHidden/>
              </w:rPr>
              <w:fldChar w:fldCharType="end"/>
            </w:r>
          </w:hyperlink>
        </w:p>
        <w:p w14:paraId="273F749D" w14:textId="0D722D3B" w:rsidR="00E5440C" w:rsidRDefault="00E5440C">
          <w:pPr>
            <w:pStyle w:val="TOC3"/>
            <w:tabs>
              <w:tab w:val="right" w:leader="dot" w:pos="9016"/>
            </w:tabs>
            <w:rPr>
              <w:rFonts w:cstheme="minorBidi"/>
              <w:noProof/>
              <w:sz w:val="24"/>
              <w:szCs w:val="24"/>
            </w:rPr>
          </w:pPr>
          <w:hyperlink w:anchor="_Toc144459410" w:history="1">
            <w:r w:rsidRPr="007F6F39">
              <w:rPr>
                <w:rStyle w:val="Hyperlink"/>
                <w:noProof/>
              </w:rPr>
              <w:t>8.5.3 Results</w:t>
            </w:r>
            <w:r>
              <w:rPr>
                <w:noProof/>
                <w:webHidden/>
              </w:rPr>
              <w:tab/>
            </w:r>
            <w:r>
              <w:rPr>
                <w:noProof/>
                <w:webHidden/>
              </w:rPr>
              <w:fldChar w:fldCharType="begin"/>
            </w:r>
            <w:r>
              <w:rPr>
                <w:noProof/>
                <w:webHidden/>
              </w:rPr>
              <w:instrText xml:space="preserve"> PAGEREF _Toc144459410 \h </w:instrText>
            </w:r>
            <w:r>
              <w:rPr>
                <w:noProof/>
                <w:webHidden/>
              </w:rPr>
            </w:r>
            <w:r>
              <w:rPr>
                <w:noProof/>
                <w:webHidden/>
              </w:rPr>
              <w:fldChar w:fldCharType="separate"/>
            </w:r>
            <w:r w:rsidR="00450A0E">
              <w:rPr>
                <w:noProof/>
                <w:webHidden/>
              </w:rPr>
              <w:t>51</w:t>
            </w:r>
            <w:r>
              <w:rPr>
                <w:noProof/>
                <w:webHidden/>
              </w:rPr>
              <w:fldChar w:fldCharType="end"/>
            </w:r>
          </w:hyperlink>
        </w:p>
        <w:p w14:paraId="48696135" w14:textId="1237A97E" w:rsidR="00E5440C" w:rsidRDefault="00E5440C">
          <w:pPr>
            <w:pStyle w:val="TOC3"/>
            <w:tabs>
              <w:tab w:val="right" w:leader="dot" w:pos="9016"/>
            </w:tabs>
            <w:rPr>
              <w:rFonts w:cstheme="minorBidi"/>
              <w:noProof/>
              <w:sz w:val="24"/>
              <w:szCs w:val="24"/>
            </w:rPr>
          </w:pPr>
          <w:hyperlink w:anchor="_Toc144459411" w:history="1">
            <w:r w:rsidRPr="007F6F39">
              <w:rPr>
                <w:rStyle w:val="Hyperlink"/>
                <w:noProof/>
              </w:rPr>
              <w:t>8.5.4 Discussion</w:t>
            </w:r>
            <w:r>
              <w:rPr>
                <w:noProof/>
                <w:webHidden/>
              </w:rPr>
              <w:tab/>
            </w:r>
            <w:r>
              <w:rPr>
                <w:noProof/>
                <w:webHidden/>
              </w:rPr>
              <w:fldChar w:fldCharType="begin"/>
            </w:r>
            <w:r>
              <w:rPr>
                <w:noProof/>
                <w:webHidden/>
              </w:rPr>
              <w:instrText xml:space="preserve"> PAGEREF _Toc144459411 \h </w:instrText>
            </w:r>
            <w:r>
              <w:rPr>
                <w:noProof/>
                <w:webHidden/>
              </w:rPr>
            </w:r>
            <w:r>
              <w:rPr>
                <w:noProof/>
                <w:webHidden/>
              </w:rPr>
              <w:fldChar w:fldCharType="separate"/>
            </w:r>
            <w:r w:rsidR="00450A0E">
              <w:rPr>
                <w:noProof/>
                <w:webHidden/>
              </w:rPr>
              <w:t>53</w:t>
            </w:r>
            <w:r>
              <w:rPr>
                <w:noProof/>
                <w:webHidden/>
              </w:rPr>
              <w:fldChar w:fldCharType="end"/>
            </w:r>
          </w:hyperlink>
        </w:p>
        <w:p w14:paraId="0DC3149C" w14:textId="21238690" w:rsidR="00E5440C" w:rsidRDefault="00E5440C">
          <w:pPr>
            <w:pStyle w:val="TOC2"/>
            <w:tabs>
              <w:tab w:val="right" w:leader="dot" w:pos="9016"/>
            </w:tabs>
            <w:rPr>
              <w:rFonts w:cstheme="minorBidi"/>
              <w:b w:val="0"/>
              <w:bCs w:val="0"/>
              <w:noProof/>
              <w:sz w:val="24"/>
              <w:szCs w:val="24"/>
            </w:rPr>
          </w:pPr>
          <w:hyperlink w:anchor="_Toc144459412" w:history="1">
            <w:r w:rsidRPr="007F6F39">
              <w:rPr>
                <w:rStyle w:val="Hyperlink"/>
                <w:noProof/>
              </w:rPr>
              <w:t>8.6 AUC score in Each Model</w:t>
            </w:r>
            <w:r>
              <w:rPr>
                <w:noProof/>
                <w:webHidden/>
              </w:rPr>
              <w:tab/>
            </w:r>
            <w:r>
              <w:rPr>
                <w:noProof/>
                <w:webHidden/>
              </w:rPr>
              <w:fldChar w:fldCharType="begin"/>
            </w:r>
            <w:r>
              <w:rPr>
                <w:noProof/>
                <w:webHidden/>
              </w:rPr>
              <w:instrText xml:space="preserve"> PAGEREF _Toc144459412 \h </w:instrText>
            </w:r>
            <w:r>
              <w:rPr>
                <w:noProof/>
                <w:webHidden/>
              </w:rPr>
            </w:r>
            <w:r>
              <w:rPr>
                <w:noProof/>
                <w:webHidden/>
              </w:rPr>
              <w:fldChar w:fldCharType="separate"/>
            </w:r>
            <w:r w:rsidR="00450A0E">
              <w:rPr>
                <w:noProof/>
                <w:webHidden/>
              </w:rPr>
              <w:t>53</w:t>
            </w:r>
            <w:r>
              <w:rPr>
                <w:noProof/>
                <w:webHidden/>
              </w:rPr>
              <w:fldChar w:fldCharType="end"/>
            </w:r>
          </w:hyperlink>
        </w:p>
        <w:p w14:paraId="0FFA5CCC" w14:textId="49C0EC9A" w:rsidR="00E5440C" w:rsidRDefault="00E5440C">
          <w:pPr>
            <w:pStyle w:val="TOC2"/>
            <w:tabs>
              <w:tab w:val="right" w:leader="dot" w:pos="9016"/>
            </w:tabs>
            <w:rPr>
              <w:rFonts w:cstheme="minorBidi"/>
              <w:b w:val="0"/>
              <w:bCs w:val="0"/>
              <w:noProof/>
              <w:sz w:val="24"/>
              <w:szCs w:val="24"/>
            </w:rPr>
          </w:pPr>
          <w:hyperlink w:anchor="_Toc144459413" w:history="1">
            <w:r w:rsidRPr="007F6F39">
              <w:rPr>
                <w:rStyle w:val="Hyperlink"/>
                <w:noProof/>
              </w:rPr>
              <w:t>8.7 Comparative Analysis of Top 10 Firms by AUC Scores Across Models</w:t>
            </w:r>
            <w:r>
              <w:rPr>
                <w:noProof/>
                <w:webHidden/>
              </w:rPr>
              <w:tab/>
            </w:r>
            <w:r>
              <w:rPr>
                <w:noProof/>
                <w:webHidden/>
              </w:rPr>
              <w:fldChar w:fldCharType="begin"/>
            </w:r>
            <w:r>
              <w:rPr>
                <w:noProof/>
                <w:webHidden/>
              </w:rPr>
              <w:instrText xml:space="preserve"> PAGEREF _Toc144459413 \h </w:instrText>
            </w:r>
            <w:r>
              <w:rPr>
                <w:noProof/>
                <w:webHidden/>
              </w:rPr>
            </w:r>
            <w:r>
              <w:rPr>
                <w:noProof/>
                <w:webHidden/>
              </w:rPr>
              <w:fldChar w:fldCharType="separate"/>
            </w:r>
            <w:r w:rsidR="00450A0E">
              <w:rPr>
                <w:noProof/>
                <w:webHidden/>
              </w:rPr>
              <w:t>55</w:t>
            </w:r>
            <w:r>
              <w:rPr>
                <w:noProof/>
                <w:webHidden/>
              </w:rPr>
              <w:fldChar w:fldCharType="end"/>
            </w:r>
          </w:hyperlink>
        </w:p>
        <w:p w14:paraId="12C6B376" w14:textId="36801CAD" w:rsidR="00E5440C" w:rsidRDefault="00E5440C">
          <w:pPr>
            <w:pStyle w:val="TOC2"/>
            <w:tabs>
              <w:tab w:val="right" w:leader="dot" w:pos="9016"/>
            </w:tabs>
            <w:rPr>
              <w:rFonts w:cstheme="minorBidi"/>
              <w:b w:val="0"/>
              <w:bCs w:val="0"/>
              <w:noProof/>
              <w:sz w:val="24"/>
              <w:szCs w:val="24"/>
            </w:rPr>
          </w:pPr>
          <w:hyperlink w:anchor="_Toc144459414" w:history="1">
            <w:r w:rsidRPr="007F6F39">
              <w:rPr>
                <w:rStyle w:val="Hyperlink"/>
                <w:noProof/>
                <w:lang w:val="en-US"/>
              </w:rPr>
              <w:t>8.8 Comparative Analysis of Bottom 10 Firms by AUC Scores Across Models</w:t>
            </w:r>
            <w:r>
              <w:rPr>
                <w:noProof/>
                <w:webHidden/>
              </w:rPr>
              <w:tab/>
            </w:r>
            <w:r>
              <w:rPr>
                <w:noProof/>
                <w:webHidden/>
              </w:rPr>
              <w:fldChar w:fldCharType="begin"/>
            </w:r>
            <w:r>
              <w:rPr>
                <w:noProof/>
                <w:webHidden/>
              </w:rPr>
              <w:instrText xml:space="preserve"> PAGEREF _Toc144459414 \h </w:instrText>
            </w:r>
            <w:r>
              <w:rPr>
                <w:noProof/>
                <w:webHidden/>
              </w:rPr>
            </w:r>
            <w:r>
              <w:rPr>
                <w:noProof/>
                <w:webHidden/>
              </w:rPr>
              <w:fldChar w:fldCharType="separate"/>
            </w:r>
            <w:r w:rsidR="00450A0E">
              <w:rPr>
                <w:noProof/>
                <w:webHidden/>
              </w:rPr>
              <w:t>59</w:t>
            </w:r>
            <w:r>
              <w:rPr>
                <w:noProof/>
                <w:webHidden/>
              </w:rPr>
              <w:fldChar w:fldCharType="end"/>
            </w:r>
          </w:hyperlink>
        </w:p>
        <w:p w14:paraId="6BDF75EE" w14:textId="7BACA993" w:rsidR="00E5440C" w:rsidRDefault="00E5440C">
          <w:pPr>
            <w:pStyle w:val="TOC2"/>
            <w:tabs>
              <w:tab w:val="right" w:leader="dot" w:pos="9016"/>
            </w:tabs>
            <w:rPr>
              <w:rFonts w:cstheme="minorBidi"/>
              <w:b w:val="0"/>
              <w:bCs w:val="0"/>
              <w:noProof/>
              <w:sz w:val="24"/>
              <w:szCs w:val="24"/>
            </w:rPr>
          </w:pPr>
          <w:hyperlink w:anchor="_Toc144459415" w:history="1">
            <w:r w:rsidRPr="007F6F39">
              <w:rPr>
                <w:rStyle w:val="Hyperlink"/>
                <w:noProof/>
                <w:lang w:val="en-US"/>
              </w:rPr>
              <w:t>8.9 Feature Importance Across Models</w:t>
            </w:r>
            <w:r>
              <w:rPr>
                <w:noProof/>
                <w:webHidden/>
              </w:rPr>
              <w:tab/>
            </w:r>
            <w:r>
              <w:rPr>
                <w:noProof/>
                <w:webHidden/>
              </w:rPr>
              <w:fldChar w:fldCharType="begin"/>
            </w:r>
            <w:r>
              <w:rPr>
                <w:noProof/>
                <w:webHidden/>
              </w:rPr>
              <w:instrText xml:space="preserve"> PAGEREF _Toc144459415 \h </w:instrText>
            </w:r>
            <w:r>
              <w:rPr>
                <w:noProof/>
                <w:webHidden/>
              </w:rPr>
            </w:r>
            <w:r>
              <w:rPr>
                <w:noProof/>
                <w:webHidden/>
              </w:rPr>
              <w:fldChar w:fldCharType="separate"/>
            </w:r>
            <w:r w:rsidR="00450A0E">
              <w:rPr>
                <w:noProof/>
                <w:webHidden/>
              </w:rPr>
              <w:t>60</w:t>
            </w:r>
            <w:r>
              <w:rPr>
                <w:noProof/>
                <w:webHidden/>
              </w:rPr>
              <w:fldChar w:fldCharType="end"/>
            </w:r>
          </w:hyperlink>
        </w:p>
        <w:p w14:paraId="76BC10E9" w14:textId="51E1A337" w:rsidR="00E5440C" w:rsidRDefault="00E5440C">
          <w:pPr>
            <w:pStyle w:val="TOC3"/>
            <w:tabs>
              <w:tab w:val="right" w:leader="dot" w:pos="9016"/>
            </w:tabs>
            <w:rPr>
              <w:rFonts w:cstheme="minorBidi"/>
              <w:noProof/>
              <w:sz w:val="24"/>
              <w:szCs w:val="24"/>
            </w:rPr>
          </w:pPr>
          <w:hyperlink w:anchor="_Toc144459416" w:history="1">
            <w:r w:rsidRPr="007F6F39">
              <w:rPr>
                <w:rStyle w:val="Hyperlink"/>
                <w:noProof/>
                <w:lang w:val="en-US"/>
              </w:rPr>
              <w:t>8.9.1 How Feature Importance is computed</w:t>
            </w:r>
            <w:r>
              <w:rPr>
                <w:noProof/>
                <w:webHidden/>
              </w:rPr>
              <w:tab/>
            </w:r>
            <w:r>
              <w:rPr>
                <w:noProof/>
                <w:webHidden/>
              </w:rPr>
              <w:fldChar w:fldCharType="begin"/>
            </w:r>
            <w:r>
              <w:rPr>
                <w:noProof/>
                <w:webHidden/>
              </w:rPr>
              <w:instrText xml:space="preserve"> PAGEREF _Toc144459416 \h </w:instrText>
            </w:r>
            <w:r>
              <w:rPr>
                <w:noProof/>
                <w:webHidden/>
              </w:rPr>
            </w:r>
            <w:r>
              <w:rPr>
                <w:noProof/>
                <w:webHidden/>
              </w:rPr>
              <w:fldChar w:fldCharType="separate"/>
            </w:r>
            <w:r w:rsidR="00450A0E">
              <w:rPr>
                <w:noProof/>
                <w:webHidden/>
              </w:rPr>
              <w:t>61</w:t>
            </w:r>
            <w:r>
              <w:rPr>
                <w:noProof/>
                <w:webHidden/>
              </w:rPr>
              <w:fldChar w:fldCharType="end"/>
            </w:r>
          </w:hyperlink>
        </w:p>
        <w:p w14:paraId="27E1B89A" w14:textId="0E3011F1" w:rsidR="00E5440C" w:rsidRDefault="00E5440C">
          <w:pPr>
            <w:pStyle w:val="TOC3"/>
            <w:tabs>
              <w:tab w:val="right" w:leader="dot" w:pos="9016"/>
            </w:tabs>
            <w:rPr>
              <w:rFonts w:cstheme="minorBidi"/>
              <w:noProof/>
              <w:sz w:val="24"/>
              <w:szCs w:val="24"/>
            </w:rPr>
          </w:pPr>
          <w:hyperlink w:anchor="_Toc144459417" w:history="1">
            <w:r w:rsidRPr="007F6F39">
              <w:rPr>
                <w:rStyle w:val="Hyperlink"/>
                <w:noProof/>
                <w:lang w:val="en-US"/>
              </w:rPr>
              <w:t>8.9.2 Feature Importance Across Models</w:t>
            </w:r>
            <w:r>
              <w:rPr>
                <w:noProof/>
                <w:webHidden/>
              </w:rPr>
              <w:tab/>
            </w:r>
            <w:r>
              <w:rPr>
                <w:noProof/>
                <w:webHidden/>
              </w:rPr>
              <w:fldChar w:fldCharType="begin"/>
            </w:r>
            <w:r>
              <w:rPr>
                <w:noProof/>
                <w:webHidden/>
              </w:rPr>
              <w:instrText xml:space="preserve"> PAGEREF _Toc144459417 \h </w:instrText>
            </w:r>
            <w:r>
              <w:rPr>
                <w:noProof/>
                <w:webHidden/>
              </w:rPr>
            </w:r>
            <w:r>
              <w:rPr>
                <w:noProof/>
                <w:webHidden/>
              </w:rPr>
              <w:fldChar w:fldCharType="separate"/>
            </w:r>
            <w:r w:rsidR="00450A0E">
              <w:rPr>
                <w:noProof/>
                <w:webHidden/>
              </w:rPr>
              <w:t>62</w:t>
            </w:r>
            <w:r>
              <w:rPr>
                <w:noProof/>
                <w:webHidden/>
              </w:rPr>
              <w:fldChar w:fldCharType="end"/>
            </w:r>
          </w:hyperlink>
        </w:p>
        <w:p w14:paraId="1973AC76" w14:textId="09A44985" w:rsidR="00E5440C" w:rsidRDefault="00E5440C">
          <w:pPr>
            <w:pStyle w:val="TOC3"/>
            <w:tabs>
              <w:tab w:val="right" w:leader="dot" w:pos="9016"/>
            </w:tabs>
            <w:rPr>
              <w:rFonts w:cstheme="minorBidi"/>
              <w:noProof/>
              <w:sz w:val="24"/>
              <w:szCs w:val="24"/>
            </w:rPr>
          </w:pPr>
          <w:hyperlink w:anchor="_Toc144459418" w:history="1">
            <w:r w:rsidRPr="007F6F39">
              <w:rPr>
                <w:rStyle w:val="Hyperlink"/>
                <w:noProof/>
                <w:lang w:val="en-US"/>
              </w:rPr>
              <w:t>8.9.3 Analyzing the Implications</w:t>
            </w:r>
            <w:r>
              <w:rPr>
                <w:noProof/>
                <w:webHidden/>
              </w:rPr>
              <w:tab/>
            </w:r>
            <w:r>
              <w:rPr>
                <w:noProof/>
                <w:webHidden/>
              </w:rPr>
              <w:fldChar w:fldCharType="begin"/>
            </w:r>
            <w:r>
              <w:rPr>
                <w:noProof/>
                <w:webHidden/>
              </w:rPr>
              <w:instrText xml:space="preserve"> PAGEREF _Toc144459418 \h </w:instrText>
            </w:r>
            <w:r>
              <w:rPr>
                <w:noProof/>
                <w:webHidden/>
              </w:rPr>
            </w:r>
            <w:r>
              <w:rPr>
                <w:noProof/>
                <w:webHidden/>
              </w:rPr>
              <w:fldChar w:fldCharType="separate"/>
            </w:r>
            <w:r w:rsidR="00450A0E">
              <w:rPr>
                <w:noProof/>
                <w:webHidden/>
              </w:rPr>
              <w:t>63</w:t>
            </w:r>
            <w:r>
              <w:rPr>
                <w:noProof/>
                <w:webHidden/>
              </w:rPr>
              <w:fldChar w:fldCharType="end"/>
            </w:r>
          </w:hyperlink>
        </w:p>
        <w:p w14:paraId="05ABED68" w14:textId="230FD16D" w:rsidR="00E5440C" w:rsidRDefault="00E5440C">
          <w:pPr>
            <w:pStyle w:val="TOC1"/>
            <w:tabs>
              <w:tab w:val="right" w:leader="dot" w:pos="9016"/>
            </w:tabs>
            <w:rPr>
              <w:rFonts w:cstheme="minorBidi"/>
              <w:b w:val="0"/>
              <w:bCs w:val="0"/>
              <w:i w:val="0"/>
              <w:iCs w:val="0"/>
              <w:noProof/>
            </w:rPr>
          </w:pPr>
          <w:hyperlink w:anchor="_Toc144459419" w:history="1">
            <w:r w:rsidRPr="007F6F39">
              <w:rPr>
                <w:rStyle w:val="Hyperlink"/>
                <w:noProof/>
              </w:rPr>
              <w:t>10. Ethics</w:t>
            </w:r>
            <w:r>
              <w:rPr>
                <w:noProof/>
                <w:webHidden/>
              </w:rPr>
              <w:tab/>
            </w:r>
            <w:r>
              <w:rPr>
                <w:noProof/>
                <w:webHidden/>
              </w:rPr>
              <w:fldChar w:fldCharType="begin"/>
            </w:r>
            <w:r>
              <w:rPr>
                <w:noProof/>
                <w:webHidden/>
              </w:rPr>
              <w:instrText xml:space="preserve"> PAGEREF _Toc144459419 \h </w:instrText>
            </w:r>
            <w:r>
              <w:rPr>
                <w:noProof/>
                <w:webHidden/>
              </w:rPr>
            </w:r>
            <w:r>
              <w:rPr>
                <w:noProof/>
                <w:webHidden/>
              </w:rPr>
              <w:fldChar w:fldCharType="separate"/>
            </w:r>
            <w:r w:rsidR="00450A0E">
              <w:rPr>
                <w:noProof/>
                <w:webHidden/>
              </w:rPr>
              <w:t>64</w:t>
            </w:r>
            <w:r>
              <w:rPr>
                <w:noProof/>
                <w:webHidden/>
              </w:rPr>
              <w:fldChar w:fldCharType="end"/>
            </w:r>
          </w:hyperlink>
        </w:p>
        <w:p w14:paraId="2FBF6DA6" w14:textId="69F46E31" w:rsidR="00E5440C" w:rsidRDefault="00E5440C">
          <w:pPr>
            <w:pStyle w:val="TOC2"/>
            <w:tabs>
              <w:tab w:val="right" w:leader="dot" w:pos="9016"/>
            </w:tabs>
            <w:rPr>
              <w:rFonts w:cstheme="minorBidi"/>
              <w:b w:val="0"/>
              <w:bCs w:val="0"/>
              <w:noProof/>
              <w:sz w:val="24"/>
              <w:szCs w:val="24"/>
            </w:rPr>
          </w:pPr>
          <w:hyperlink w:anchor="_Toc144459420" w:history="1">
            <w:r w:rsidRPr="007F6F39">
              <w:rPr>
                <w:rStyle w:val="Hyperlink"/>
                <w:noProof/>
              </w:rPr>
              <w:t>10.1 Ethical Foundations and Risk Management</w:t>
            </w:r>
            <w:r>
              <w:rPr>
                <w:noProof/>
                <w:webHidden/>
              </w:rPr>
              <w:tab/>
            </w:r>
            <w:r>
              <w:rPr>
                <w:noProof/>
                <w:webHidden/>
              </w:rPr>
              <w:fldChar w:fldCharType="begin"/>
            </w:r>
            <w:r>
              <w:rPr>
                <w:noProof/>
                <w:webHidden/>
              </w:rPr>
              <w:instrText xml:space="preserve"> PAGEREF _Toc144459420 \h </w:instrText>
            </w:r>
            <w:r>
              <w:rPr>
                <w:noProof/>
                <w:webHidden/>
              </w:rPr>
            </w:r>
            <w:r>
              <w:rPr>
                <w:noProof/>
                <w:webHidden/>
              </w:rPr>
              <w:fldChar w:fldCharType="separate"/>
            </w:r>
            <w:r w:rsidR="00450A0E">
              <w:rPr>
                <w:noProof/>
                <w:webHidden/>
              </w:rPr>
              <w:t>65</w:t>
            </w:r>
            <w:r>
              <w:rPr>
                <w:noProof/>
                <w:webHidden/>
              </w:rPr>
              <w:fldChar w:fldCharType="end"/>
            </w:r>
          </w:hyperlink>
        </w:p>
        <w:p w14:paraId="5DDE3BFD" w14:textId="294ECB56" w:rsidR="00E5440C" w:rsidRDefault="00E5440C">
          <w:pPr>
            <w:pStyle w:val="TOC2"/>
            <w:tabs>
              <w:tab w:val="right" w:leader="dot" w:pos="9016"/>
            </w:tabs>
            <w:rPr>
              <w:rFonts w:cstheme="minorBidi"/>
              <w:b w:val="0"/>
              <w:bCs w:val="0"/>
              <w:noProof/>
              <w:sz w:val="24"/>
              <w:szCs w:val="24"/>
            </w:rPr>
          </w:pPr>
          <w:hyperlink w:anchor="_Toc144459421" w:history="1">
            <w:r w:rsidRPr="007F6F39">
              <w:rPr>
                <w:rStyle w:val="Hyperlink"/>
                <w:noProof/>
              </w:rPr>
              <w:t>10.2 Societal Implications and Ethical Risks</w:t>
            </w:r>
            <w:r>
              <w:rPr>
                <w:noProof/>
                <w:webHidden/>
              </w:rPr>
              <w:tab/>
            </w:r>
            <w:r>
              <w:rPr>
                <w:noProof/>
                <w:webHidden/>
              </w:rPr>
              <w:fldChar w:fldCharType="begin"/>
            </w:r>
            <w:r>
              <w:rPr>
                <w:noProof/>
                <w:webHidden/>
              </w:rPr>
              <w:instrText xml:space="preserve"> PAGEREF _Toc144459421 \h </w:instrText>
            </w:r>
            <w:r>
              <w:rPr>
                <w:noProof/>
                <w:webHidden/>
              </w:rPr>
            </w:r>
            <w:r>
              <w:rPr>
                <w:noProof/>
                <w:webHidden/>
              </w:rPr>
              <w:fldChar w:fldCharType="separate"/>
            </w:r>
            <w:r w:rsidR="00450A0E">
              <w:rPr>
                <w:noProof/>
                <w:webHidden/>
              </w:rPr>
              <w:t>65</w:t>
            </w:r>
            <w:r>
              <w:rPr>
                <w:noProof/>
                <w:webHidden/>
              </w:rPr>
              <w:fldChar w:fldCharType="end"/>
            </w:r>
          </w:hyperlink>
        </w:p>
        <w:p w14:paraId="31B04C13" w14:textId="54AA0982" w:rsidR="00E5440C" w:rsidRDefault="00E5440C">
          <w:pPr>
            <w:pStyle w:val="TOC2"/>
            <w:tabs>
              <w:tab w:val="right" w:leader="dot" w:pos="9016"/>
            </w:tabs>
            <w:rPr>
              <w:rFonts w:cstheme="minorBidi"/>
              <w:b w:val="0"/>
              <w:bCs w:val="0"/>
              <w:noProof/>
              <w:sz w:val="24"/>
              <w:szCs w:val="24"/>
            </w:rPr>
          </w:pPr>
          <w:hyperlink w:anchor="_Toc144459422" w:history="1">
            <w:r w:rsidRPr="007F6F39">
              <w:rPr>
                <w:rStyle w:val="Hyperlink"/>
                <w:noProof/>
              </w:rPr>
              <w:t>10.3 Methodological Ethical Challenges</w:t>
            </w:r>
            <w:r>
              <w:rPr>
                <w:noProof/>
                <w:webHidden/>
              </w:rPr>
              <w:tab/>
            </w:r>
            <w:r>
              <w:rPr>
                <w:noProof/>
                <w:webHidden/>
              </w:rPr>
              <w:fldChar w:fldCharType="begin"/>
            </w:r>
            <w:r>
              <w:rPr>
                <w:noProof/>
                <w:webHidden/>
              </w:rPr>
              <w:instrText xml:space="preserve"> PAGEREF _Toc144459422 \h </w:instrText>
            </w:r>
            <w:r>
              <w:rPr>
                <w:noProof/>
                <w:webHidden/>
              </w:rPr>
            </w:r>
            <w:r>
              <w:rPr>
                <w:noProof/>
                <w:webHidden/>
              </w:rPr>
              <w:fldChar w:fldCharType="separate"/>
            </w:r>
            <w:r w:rsidR="00450A0E">
              <w:rPr>
                <w:noProof/>
                <w:webHidden/>
              </w:rPr>
              <w:t>65</w:t>
            </w:r>
            <w:r>
              <w:rPr>
                <w:noProof/>
                <w:webHidden/>
              </w:rPr>
              <w:fldChar w:fldCharType="end"/>
            </w:r>
          </w:hyperlink>
        </w:p>
        <w:p w14:paraId="536355B5" w14:textId="7C670646" w:rsidR="00E5440C" w:rsidRDefault="00E5440C">
          <w:pPr>
            <w:pStyle w:val="TOC2"/>
            <w:tabs>
              <w:tab w:val="right" w:leader="dot" w:pos="9016"/>
            </w:tabs>
            <w:rPr>
              <w:rFonts w:cstheme="minorBidi"/>
              <w:b w:val="0"/>
              <w:bCs w:val="0"/>
              <w:noProof/>
              <w:sz w:val="24"/>
              <w:szCs w:val="24"/>
            </w:rPr>
          </w:pPr>
          <w:hyperlink w:anchor="_Toc144459423" w:history="1">
            <w:r w:rsidRPr="007F6F39">
              <w:rPr>
                <w:rStyle w:val="Hyperlink"/>
                <w:noProof/>
              </w:rPr>
              <w:t>10.4 Responsible Innovation and Future Directions</w:t>
            </w:r>
            <w:r>
              <w:rPr>
                <w:noProof/>
                <w:webHidden/>
              </w:rPr>
              <w:tab/>
            </w:r>
            <w:r>
              <w:rPr>
                <w:noProof/>
                <w:webHidden/>
              </w:rPr>
              <w:fldChar w:fldCharType="begin"/>
            </w:r>
            <w:r>
              <w:rPr>
                <w:noProof/>
                <w:webHidden/>
              </w:rPr>
              <w:instrText xml:space="preserve"> PAGEREF _Toc144459423 \h </w:instrText>
            </w:r>
            <w:r>
              <w:rPr>
                <w:noProof/>
                <w:webHidden/>
              </w:rPr>
            </w:r>
            <w:r>
              <w:rPr>
                <w:noProof/>
                <w:webHidden/>
              </w:rPr>
              <w:fldChar w:fldCharType="separate"/>
            </w:r>
            <w:r w:rsidR="00450A0E">
              <w:rPr>
                <w:noProof/>
                <w:webHidden/>
              </w:rPr>
              <w:t>66</w:t>
            </w:r>
            <w:r>
              <w:rPr>
                <w:noProof/>
                <w:webHidden/>
              </w:rPr>
              <w:fldChar w:fldCharType="end"/>
            </w:r>
          </w:hyperlink>
        </w:p>
        <w:p w14:paraId="24DBF4AC" w14:textId="25C6B504" w:rsidR="00E5440C" w:rsidRDefault="00E5440C">
          <w:pPr>
            <w:pStyle w:val="TOC1"/>
            <w:tabs>
              <w:tab w:val="right" w:leader="dot" w:pos="9016"/>
            </w:tabs>
            <w:rPr>
              <w:rFonts w:cstheme="minorBidi"/>
              <w:b w:val="0"/>
              <w:bCs w:val="0"/>
              <w:i w:val="0"/>
              <w:iCs w:val="0"/>
              <w:noProof/>
            </w:rPr>
          </w:pPr>
          <w:hyperlink w:anchor="_Toc144459424" w:history="1">
            <w:r w:rsidRPr="007F6F39">
              <w:rPr>
                <w:rStyle w:val="Hyperlink"/>
                <w:noProof/>
              </w:rPr>
              <w:t>11. Conclusion</w:t>
            </w:r>
            <w:r>
              <w:rPr>
                <w:noProof/>
                <w:webHidden/>
              </w:rPr>
              <w:tab/>
            </w:r>
            <w:r>
              <w:rPr>
                <w:noProof/>
                <w:webHidden/>
              </w:rPr>
              <w:fldChar w:fldCharType="begin"/>
            </w:r>
            <w:r>
              <w:rPr>
                <w:noProof/>
                <w:webHidden/>
              </w:rPr>
              <w:instrText xml:space="preserve"> PAGEREF _Toc144459424 \h </w:instrText>
            </w:r>
            <w:r>
              <w:rPr>
                <w:noProof/>
                <w:webHidden/>
              </w:rPr>
            </w:r>
            <w:r>
              <w:rPr>
                <w:noProof/>
                <w:webHidden/>
              </w:rPr>
              <w:fldChar w:fldCharType="separate"/>
            </w:r>
            <w:r w:rsidR="00450A0E">
              <w:rPr>
                <w:noProof/>
                <w:webHidden/>
              </w:rPr>
              <w:t>66</w:t>
            </w:r>
            <w:r>
              <w:rPr>
                <w:noProof/>
                <w:webHidden/>
              </w:rPr>
              <w:fldChar w:fldCharType="end"/>
            </w:r>
          </w:hyperlink>
        </w:p>
        <w:p w14:paraId="25461DE3" w14:textId="5011D3B6" w:rsidR="00E5440C" w:rsidRDefault="00E5440C">
          <w:pPr>
            <w:pStyle w:val="TOC1"/>
            <w:tabs>
              <w:tab w:val="right" w:leader="dot" w:pos="9016"/>
            </w:tabs>
            <w:rPr>
              <w:rFonts w:cstheme="minorBidi"/>
              <w:b w:val="0"/>
              <w:bCs w:val="0"/>
              <w:i w:val="0"/>
              <w:iCs w:val="0"/>
              <w:noProof/>
            </w:rPr>
          </w:pPr>
          <w:hyperlink w:anchor="_Toc144459425" w:history="1">
            <w:r w:rsidRPr="007F6F39">
              <w:rPr>
                <w:rStyle w:val="Hyperlink"/>
                <w:noProof/>
              </w:rPr>
              <w:t>12. Limitations and Scope for Future Research</w:t>
            </w:r>
            <w:r>
              <w:rPr>
                <w:noProof/>
                <w:webHidden/>
              </w:rPr>
              <w:tab/>
            </w:r>
            <w:r>
              <w:rPr>
                <w:noProof/>
                <w:webHidden/>
              </w:rPr>
              <w:fldChar w:fldCharType="begin"/>
            </w:r>
            <w:r>
              <w:rPr>
                <w:noProof/>
                <w:webHidden/>
              </w:rPr>
              <w:instrText xml:space="preserve"> PAGEREF _Toc144459425 \h </w:instrText>
            </w:r>
            <w:r>
              <w:rPr>
                <w:noProof/>
                <w:webHidden/>
              </w:rPr>
            </w:r>
            <w:r>
              <w:rPr>
                <w:noProof/>
                <w:webHidden/>
              </w:rPr>
              <w:fldChar w:fldCharType="separate"/>
            </w:r>
            <w:r w:rsidR="00450A0E">
              <w:rPr>
                <w:noProof/>
                <w:webHidden/>
              </w:rPr>
              <w:t>68</w:t>
            </w:r>
            <w:r>
              <w:rPr>
                <w:noProof/>
                <w:webHidden/>
              </w:rPr>
              <w:fldChar w:fldCharType="end"/>
            </w:r>
          </w:hyperlink>
        </w:p>
        <w:p w14:paraId="0DF5582C" w14:textId="6007E37A" w:rsidR="00E5440C" w:rsidRDefault="00E5440C">
          <w:pPr>
            <w:pStyle w:val="TOC1"/>
            <w:tabs>
              <w:tab w:val="right" w:leader="dot" w:pos="9016"/>
            </w:tabs>
            <w:rPr>
              <w:rFonts w:cstheme="minorBidi"/>
              <w:b w:val="0"/>
              <w:bCs w:val="0"/>
              <w:i w:val="0"/>
              <w:iCs w:val="0"/>
              <w:noProof/>
            </w:rPr>
          </w:pPr>
          <w:hyperlink w:anchor="_Toc144459426" w:history="1">
            <w:r w:rsidRPr="007F6F39">
              <w:rPr>
                <w:rStyle w:val="Hyperlink"/>
                <w:noProof/>
              </w:rPr>
              <w:t>13. Recommendations</w:t>
            </w:r>
            <w:r>
              <w:rPr>
                <w:noProof/>
                <w:webHidden/>
              </w:rPr>
              <w:tab/>
            </w:r>
            <w:r>
              <w:rPr>
                <w:noProof/>
                <w:webHidden/>
              </w:rPr>
              <w:fldChar w:fldCharType="begin"/>
            </w:r>
            <w:r>
              <w:rPr>
                <w:noProof/>
                <w:webHidden/>
              </w:rPr>
              <w:instrText xml:space="preserve"> PAGEREF _Toc144459426 \h </w:instrText>
            </w:r>
            <w:r>
              <w:rPr>
                <w:noProof/>
                <w:webHidden/>
              </w:rPr>
            </w:r>
            <w:r>
              <w:rPr>
                <w:noProof/>
                <w:webHidden/>
              </w:rPr>
              <w:fldChar w:fldCharType="separate"/>
            </w:r>
            <w:r w:rsidR="00450A0E">
              <w:rPr>
                <w:noProof/>
                <w:webHidden/>
              </w:rPr>
              <w:t>68</w:t>
            </w:r>
            <w:r>
              <w:rPr>
                <w:noProof/>
                <w:webHidden/>
              </w:rPr>
              <w:fldChar w:fldCharType="end"/>
            </w:r>
          </w:hyperlink>
        </w:p>
        <w:p w14:paraId="18444722" w14:textId="2DCB8250" w:rsidR="00E5440C" w:rsidRDefault="00E5440C">
          <w:pPr>
            <w:pStyle w:val="TOC1"/>
            <w:tabs>
              <w:tab w:val="right" w:leader="dot" w:pos="9016"/>
            </w:tabs>
            <w:rPr>
              <w:rFonts w:cstheme="minorBidi"/>
              <w:b w:val="0"/>
              <w:bCs w:val="0"/>
              <w:i w:val="0"/>
              <w:iCs w:val="0"/>
              <w:noProof/>
            </w:rPr>
          </w:pPr>
          <w:hyperlink w:anchor="_Toc144459427" w:history="1">
            <w:r w:rsidRPr="007F6F39">
              <w:rPr>
                <w:rStyle w:val="Hyperlink"/>
                <w:noProof/>
              </w:rPr>
              <w:t xml:space="preserve">14. References </w:t>
            </w:r>
            <w:r>
              <w:rPr>
                <w:noProof/>
                <w:webHidden/>
              </w:rPr>
              <w:tab/>
            </w:r>
            <w:r>
              <w:rPr>
                <w:noProof/>
                <w:webHidden/>
              </w:rPr>
              <w:fldChar w:fldCharType="begin"/>
            </w:r>
            <w:r>
              <w:rPr>
                <w:noProof/>
                <w:webHidden/>
              </w:rPr>
              <w:instrText xml:space="preserve"> PAGEREF _Toc144459427 \h </w:instrText>
            </w:r>
            <w:r>
              <w:rPr>
                <w:noProof/>
                <w:webHidden/>
              </w:rPr>
            </w:r>
            <w:r>
              <w:rPr>
                <w:noProof/>
                <w:webHidden/>
              </w:rPr>
              <w:fldChar w:fldCharType="separate"/>
            </w:r>
            <w:r w:rsidR="00450A0E">
              <w:rPr>
                <w:noProof/>
                <w:webHidden/>
              </w:rPr>
              <w:t>70</w:t>
            </w:r>
            <w:r>
              <w:rPr>
                <w:noProof/>
                <w:webHidden/>
              </w:rPr>
              <w:fldChar w:fldCharType="end"/>
            </w:r>
          </w:hyperlink>
        </w:p>
        <w:p w14:paraId="0E69B135" w14:textId="53213215" w:rsidR="00E5440C" w:rsidRDefault="00E5440C">
          <w:pPr>
            <w:pStyle w:val="TOC1"/>
            <w:tabs>
              <w:tab w:val="right" w:leader="dot" w:pos="9016"/>
            </w:tabs>
            <w:rPr>
              <w:rFonts w:cstheme="minorBidi"/>
              <w:b w:val="0"/>
              <w:bCs w:val="0"/>
              <w:i w:val="0"/>
              <w:iCs w:val="0"/>
              <w:noProof/>
            </w:rPr>
          </w:pPr>
          <w:hyperlink w:anchor="_Toc144459428" w:history="1">
            <w:r w:rsidRPr="007F6F39">
              <w:rPr>
                <w:rStyle w:val="Hyperlink"/>
                <w:noProof/>
              </w:rPr>
              <w:t>15. Appendix</w:t>
            </w:r>
            <w:r>
              <w:rPr>
                <w:noProof/>
                <w:webHidden/>
              </w:rPr>
              <w:tab/>
            </w:r>
            <w:r>
              <w:rPr>
                <w:noProof/>
                <w:webHidden/>
              </w:rPr>
              <w:fldChar w:fldCharType="begin"/>
            </w:r>
            <w:r>
              <w:rPr>
                <w:noProof/>
                <w:webHidden/>
              </w:rPr>
              <w:instrText xml:space="preserve"> PAGEREF _Toc144459428 \h </w:instrText>
            </w:r>
            <w:r>
              <w:rPr>
                <w:noProof/>
                <w:webHidden/>
              </w:rPr>
            </w:r>
            <w:r>
              <w:rPr>
                <w:noProof/>
                <w:webHidden/>
              </w:rPr>
              <w:fldChar w:fldCharType="separate"/>
            </w:r>
            <w:r w:rsidR="00450A0E">
              <w:rPr>
                <w:noProof/>
                <w:webHidden/>
              </w:rPr>
              <w:t>78</w:t>
            </w:r>
            <w:r>
              <w:rPr>
                <w:noProof/>
                <w:webHidden/>
              </w:rPr>
              <w:fldChar w:fldCharType="end"/>
            </w:r>
          </w:hyperlink>
        </w:p>
        <w:p w14:paraId="55AFF083" w14:textId="07BFE72B" w:rsidR="003F7514" w:rsidRPr="00DE40EC" w:rsidRDefault="003F7514">
          <w:r w:rsidRPr="00DE40EC">
            <w:rPr>
              <w:bCs/>
              <w:noProof/>
            </w:rPr>
            <w:fldChar w:fldCharType="end"/>
          </w:r>
        </w:p>
      </w:sdtContent>
    </w:sdt>
    <w:p w14:paraId="0C1BC79E" w14:textId="77777777" w:rsidR="003F7514" w:rsidRPr="00DE40EC" w:rsidRDefault="003F7514">
      <w:pPr>
        <w:rPr>
          <w:rFonts w:ascii="Arial" w:hAnsi="Arial" w:cs="Arial"/>
          <w:lang w:val="en-US"/>
        </w:rPr>
      </w:pPr>
      <w:r w:rsidRPr="00DE40EC">
        <w:rPr>
          <w:rFonts w:ascii="Arial" w:hAnsi="Arial" w:cs="Arial"/>
        </w:rPr>
        <w:br w:type="page"/>
      </w:r>
    </w:p>
    <w:p w14:paraId="4EE59D47" w14:textId="77777777" w:rsidR="005F6FD4" w:rsidRDefault="005F6FD4">
      <w:pPr>
        <w:rPr>
          <w:rFonts w:ascii="Arial" w:hAnsi="Arial" w:cs="Arial"/>
        </w:rPr>
      </w:pPr>
    </w:p>
    <w:p w14:paraId="5BC510CC" w14:textId="77777777" w:rsidR="005F6FD4" w:rsidRPr="00372612" w:rsidRDefault="005F6FD4">
      <w:pPr>
        <w:rPr>
          <w:rFonts w:ascii="Arial" w:hAnsi="Arial" w:cs="Arial"/>
          <w:lang w:val="en-US"/>
        </w:rPr>
      </w:pPr>
      <w:commentRangeStart w:id="6"/>
      <w:commentRangeStart w:id="7"/>
      <w:commentRangeEnd w:id="6"/>
      <w:r>
        <w:rPr>
          <w:rStyle w:val="CommentReference"/>
        </w:rPr>
        <w:commentReference w:id="6"/>
      </w:r>
      <w:commentRangeEnd w:id="7"/>
      <w:r w:rsidR="003A02C0">
        <w:rPr>
          <w:rStyle w:val="CommentReference"/>
        </w:rPr>
        <w:commentReference w:id="7"/>
      </w:r>
    </w:p>
    <w:p w14:paraId="20D76C67" w14:textId="440AB0C4" w:rsidR="00F444FF" w:rsidRDefault="005F6FD4">
      <w:pPr>
        <w:pStyle w:val="TableofFigures"/>
        <w:tabs>
          <w:tab w:val="right" w:leader="dot" w:pos="9016"/>
        </w:tabs>
        <w:rPr>
          <w:noProof/>
        </w:rPr>
      </w:pPr>
      <w:r w:rsidRPr="00DE40EC">
        <w:rPr>
          <w:rFonts w:ascii="Arial" w:hAnsi="Arial" w:cs="Arial"/>
        </w:rPr>
        <w:fldChar w:fldCharType="begin"/>
      </w:r>
      <w:r w:rsidRPr="00DE40EC">
        <w:rPr>
          <w:rFonts w:ascii="Arial" w:hAnsi="Arial" w:cs="Arial"/>
        </w:rPr>
        <w:instrText xml:space="preserve"> TOC \h \z \c "Table" </w:instrText>
      </w:r>
      <w:r w:rsidRPr="00DE40EC">
        <w:rPr>
          <w:rFonts w:ascii="Arial" w:hAnsi="Arial" w:cs="Arial"/>
        </w:rPr>
        <w:fldChar w:fldCharType="separate"/>
      </w:r>
      <w:hyperlink w:anchor="_Toc144459521" w:history="1">
        <w:r w:rsidR="00F444FF" w:rsidRPr="00AE3947">
          <w:rPr>
            <w:rStyle w:val="Hyperlink"/>
            <w:noProof/>
          </w:rPr>
          <w:t>Table 1 Variables</w:t>
        </w:r>
        <w:r w:rsidR="00F444FF">
          <w:rPr>
            <w:noProof/>
            <w:webHidden/>
          </w:rPr>
          <w:tab/>
        </w:r>
        <w:r w:rsidR="00F444FF">
          <w:rPr>
            <w:noProof/>
            <w:webHidden/>
          </w:rPr>
          <w:fldChar w:fldCharType="begin"/>
        </w:r>
        <w:r w:rsidR="00F444FF">
          <w:rPr>
            <w:noProof/>
            <w:webHidden/>
          </w:rPr>
          <w:instrText xml:space="preserve"> PAGEREF _Toc144459521 \h </w:instrText>
        </w:r>
        <w:r w:rsidR="00F444FF">
          <w:rPr>
            <w:noProof/>
            <w:webHidden/>
          </w:rPr>
        </w:r>
        <w:r w:rsidR="00F444FF">
          <w:rPr>
            <w:noProof/>
            <w:webHidden/>
          </w:rPr>
          <w:fldChar w:fldCharType="separate"/>
        </w:r>
        <w:r w:rsidR="00450A0E">
          <w:rPr>
            <w:noProof/>
            <w:webHidden/>
          </w:rPr>
          <w:t>17</w:t>
        </w:r>
        <w:r w:rsidR="00F444FF">
          <w:rPr>
            <w:noProof/>
            <w:webHidden/>
          </w:rPr>
          <w:fldChar w:fldCharType="end"/>
        </w:r>
      </w:hyperlink>
    </w:p>
    <w:p w14:paraId="03667C32" w14:textId="5F96AC80" w:rsidR="00F444FF" w:rsidRDefault="00F444FF">
      <w:pPr>
        <w:pStyle w:val="TableofFigures"/>
        <w:tabs>
          <w:tab w:val="right" w:leader="dot" w:pos="9016"/>
        </w:tabs>
        <w:rPr>
          <w:noProof/>
        </w:rPr>
      </w:pPr>
      <w:hyperlink w:anchor="_Toc144459522" w:history="1">
        <w:r w:rsidRPr="00AE3947">
          <w:rPr>
            <w:rStyle w:val="Hyperlink"/>
            <w:noProof/>
          </w:rPr>
          <w:t>Table 2 Sample of Companies with Their Tickers</w:t>
        </w:r>
        <w:r>
          <w:rPr>
            <w:noProof/>
            <w:webHidden/>
          </w:rPr>
          <w:tab/>
        </w:r>
        <w:r>
          <w:rPr>
            <w:noProof/>
            <w:webHidden/>
          </w:rPr>
          <w:fldChar w:fldCharType="begin"/>
        </w:r>
        <w:r>
          <w:rPr>
            <w:noProof/>
            <w:webHidden/>
          </w:rPr>
          <w:instrText xml:space="preserve"> PAGEREF _Toc144459522 \h </w:instrText>
        </w:r>
        <w:r>
          <w:rPr>
            <w:noProof/>
            <w:webHidden/>
          </w:rPr>
        </w:r>
        <w:r>
          <w:rPr>
            <w:noProof/>
            <w:webHidden/>
          </w:rPr>
          <w:fldChar w:fldCharType="separate"/>
        </w:r>
        <w:r w:rsidR="00450A0E">
          <w:rPr>
            <w:noProof/>
            <w:webHidden/>
          </w:rPr>
          <w:t>19</w:t>
        </w:r>
        <w:r>
          <w:rPr>
            <w:noProof/>
            <w:webHidden/>
          </w:rPr>
          <w:fldChar w:fldCharType="end"/>
        </w:r>
      </w:hyperlink>
    </w:p>
    <w:p w14:paraId="0DB7364D" w14:textId="586ECA29" w:rsidR="00F444FF" w:rsidRDefault="00F444FF">
      <w:pPr>
        <w:pStyle w:val="TableofFigures"/>
        <w:tabs>
          <w:tab w:val="right" w:leader="dot" w:pos="9016"/>
        </w:tabs>
        <w:rPr>
          <w:noProof/>
        </w:rPr>
      </w:pPr>
      <w:hyperlink w:anchor="_Toc144459523" w:history="1">
        <w:r w:rsidRPr="00AE3947">
          <w:rPr>
            <w:rStyle w:val="Hyperlink"/>
            <w:noProof/>
          </w:rPr>
          <w:t>Table 3 Descriptive statistics</w:t>
        </w:r>
        <w:r>
          <w:rPr>
            <w:noProof/>
            <w:webHidden/>
          </w:rPr>
          <w:tab/>
        </w:r>
        <w:r>
          <w:rPr>
            <w:noProof/>
            <w:webHidden/>
          </w:rPr>
          <w:fldChar w:fldCharType="begin"/>
        </w:r>
        <w:r>
          <w:rPr>
            <w:noProof/>
            <w:webHidden/>
          </w:rPr>
          <w:instrText xml:space="preserve"> PAGEREF _Toc144459523 \h </w:instrText>
        </w:r>
        <w:r>
          <w:rPr>
            <w:noProof/>
            <w:webHidden/>
          </w:rPr>
        </w:r>
        <w:r>
          <w:rPr>
            <w:noProof/>
            <w:webHidden/>
          </w:rPr>
          <w:fldChar w:fldCharType="separate"/>
        </w:r>
        <w:r w:rsidR="00450A0E">
          <w:rPr>
            <w:noProof/>
            <w:webHidden/>
          </w:rPr>
          <w:t>24</w:t>
        </w:r>
        <w:r>
          <w:rPr>
            <w:noProof/>
            <w:webHidden/>
          </w:rPr>
          <w:fldChar w:fldCharType="end"/>
        </w:r>
      </w:hyperlink>
    </w:p>
    <w:p w14:paraId="48AADAEC" w14:textId="33CAB37F" w:rsidR="00F444FF" w:rsidRDefault="00F444FF">
      <w:pPr>
        <w:pStyle w:val="TableofFigures"/>
        <w:tabs>
          <w:tab w:val="right" w:leader="dot" w:pos="9016"/>
        </w:tabs>
        <w:rPr>
          <w:noProof/>
        </w:rPr>
      </w:pPr>
      <w:hyperlink w:anchor="_Toc144459524" w:history="1">
        <w:r w:rsidRPr="00AE3947">
          <w:rPr>
            <w:rStyle w:val="Hyperlink"/>
            <w:noProof/>
          </w:rPr>
          <w:t>Table 4 Results of AUC scores</w:t>
        </w:r>
        <w:r>
          <w:rPr>
            <w:noProof/>
            <w:webHidden/>
          </w:rPr>
          <w:tab/>
        </w:r>
        <w:r>
          <w:rPr>
            <w:noProof/>
            <w:webHidden/>
          </w:rPr>
          <w:fldChar w:fldCharType="begin"/>
        </w:r>
        <w:r>
          <w:rPr>
            <w:noProof/>
            <w:webHidden/>
          </w:rPr>
          <w:instrText xml:space="preserve"> PAGEREF _Toc144459524 \h </w:instrText>
        </w:r>
        <w:r>
          <w:rPr>
            <w:noProof/>
            <w:webHidden/>
          </w:rPr>
        </w:r>
        <w:r>
          <w:rPr>
            <w:noProof/>
            <w:webHidden/>
          </w:rPr>
          <w:fldChar w:fldCharType="separate"/>
        </w:r>
        <w:r w:rsidR="00450A0E">
          <w:rPr>
            <w:noProof/>
            <w:webHidden/>
          </w:rPr>
          <w:t>53</w:t>
        </w:r>
        <w:r>
          <w:rPr>
            <w:noProof/>
            <w:webHidden/>
          </w:rPr>
          <w:fldChar w:fldCharType="end"/>
        </w:r>
      </w:hyperlink>
    </w:p>
    <w:p w14:paraId="5D9D7D5A" w14:textId="0A615FB3" w:rsidR="00F444FF" w:rsidRDefault="00F444FF">
      <w:pPr>
        <w:pStyle w:val="TableofFigures"/>
        <w:tabs>
          <w:tab w:val="right" w:leader="dot" w:pos="9016"/>
        </w:tabs>
        <w:rPr>
          <w:noProof/>
        </w:rPr>
      </w:pPr>
      <w:hyperlink w:anchor="_Toc144459525" w:history="1">
        <w:r w:rsidRPr="00AE3947">
          <w:rPr>
            <w:rStyle w:val="Hyperlink"/>
            <w:noProof/>
          </w:rPr>
          <w:t>Table 5 Companies with Their Tic</w:t>
        </w:r>
        <w:r w:rsidRPr="00AE3947">
          <w:rPr>
            <w:rStyle w:val="Hyperlink"/>
            <w:noProof/>
          </w:rPr>
          <w:t>k</w:t>
        </w:r>
        <w:r w:rsidRPr="00AE3947">
          <w:rPr>
            <w:rStyle w:val="Hyperlink"/>
            <w:noProof/>
          </w:rPr>
          <w:t>ers</w:t>
        </w:r>
        <w:r>
          <w:rPr>
            <w:noProof/>
            <w:webHidden/>
          </w:rPr>
          <w:tab/>
        </w:r>
        <w:r>
          <w:rPr>
            <w:noProof/>
            <w:webHidden/>
          </w:rPr>
          <w:fldChar w:fldCharType="begin"/>
        </w:r>
        <w:r>
          <w:rPr>
            <w:noProof/>
            <w:webHidden/>
          </w:rPr>
          <w:instrText xml:space="preserve"> PAGEREF _Toc144459525 \h </w:instrText>
        </w:r>
        <w:r>
          <w:rPr>
            <w:noProof/>
            <w:webHidden/>
          </w:rPr>
        </w:r>
        <w:r>
          <w:rPr>
            <w:noProof/>
            <w:webHidden/>
          </w:rPr>
          <w:fldChar w:fldCharType="separate"/>
        </w:r>
        <w:r w:rsidR="00450A0E">
          <w:rPr>
            <w:noProof/>
            <w:webHidden/>
          </w:rPr>
          <w:t>78</w:t>
        </w:r>
        <w:r>
          <w:rPr>
            <w:noProof/>
            <w:webHidden/>
          </w:rPr>
          <w:fldChar w:fldCharType="end"/>
        </w:r>
      </w:hyperlink>
    </w:p>
    <w:p w14:paraId="02672220" w14:textId="77777777" w:rsidR="00B43EB5" w:rsidRDefault="005F6FD4" w:rsidP="002E5761">
      <w:pPr>
        <w:spacing w:line="360" w:lineRule="auto"/>
        <w:jc w:val="both"/>
        <w:rPr>
          <w:noProof/>
        </w:rPr>
      </w:pPr>
      <w:r w:rsidRPr="00DE40EC">
        <w:rPr>
          <w:rFonts w:ascii="Arial" w:hAnsi="Arial" w:cs="Arial"/>
        </w:rPr>
        <w:fldChar w:fldCharType="end"/>
      </w:r>
      <w:r w:rsidRPr="00DE40EC">
        <w:rPr>
          <w:rFonts w:ascii="Arial" w:hAnsi="Arial" w:cs="Arial"/>
        </w:rPr>
        <w:fldChar w:fldCharType="begin"/>
      </w:r>
      <w:r w:rsidRPr="00DE40EC">
        <w:rPr>
          <w:rFonts w:ascii="Arial" w:hAnsi="Arial" w:cs="Arial"/>
        </w:rPr>
        <w:instrText xml:space="preserve"> TOC \h \z \c "Figure" </w:instrText>
      </w:r>
      <w:r w:rsidRPr="00DE40EC">
        <w:rPr>
          <w:rFonts w:ascii="Arial" w:hAnsi="Arial" w:cs="Arial"/>
        </w:rPr>
        <w:fldChar w:fldCharType="separate"/>
      </w:r>
    </w:p>
    <w:p w14:paraId="4994D727" w14:textId="4218D578" w:rsidR="00B43EB5" w:rsidRDefault="00B43EB5">
      <w:pPr>
        <w:pStyle w:val="TableofFigures"/>
        <w:tabs>
          <w:tab w:val="right" w:leader="dot" w:pos="9016"/>
        </w:tabs>
        <w:rPr>
          <w:noProof/>
        </w:rPr>
      </w:pPr>
      <w:hyperlink w:anchor="_Toc144459570" w:history="1">
        <w:r w:rsidRPr="00EE4F1E">
          <w:rPr>
            <w:rStyle w:val="Hyperlink"/>
            <w:noProof/>
          </w:rPr>
          <w:t>Figure 1 Top 20 tickers with most missing in news sentiment score.</w:t>
        </w:r>
        <w:r>
          <w:rPr>
            <w:noProof/>
            <w:webHidden/>
          </w:rPr>
          <w:tab/>
        </w:r>
        <w:r>
          <w:rPr>
            <w:noProof/>
            <w:webHidden/>
          </w:rPr>
          <w:fldChar w:fldCharType="begin"/>
        </w:r>
        <w:r>
          <w:rPr>
            <w:noProof/>
            <w:webHidden/>
          </w:rPr>
          <w:instrText xml:space="preserve"> PAGEREF _Toc144459570 \h </w:instrText>
        </w:r>
        <w:r>
          <w:rPr>
            <w:noProof/>
            <w:webHidden/>
          </w:rPr>
        </w:r>
        <w:r>
          <w:rPr>
            <w:noProof/>
            <w:webHidden/>
          </w:rPr>
          <w:fldChar w:fldCharType="separate"/>
        </w:r>
        <w:r w:rsidR="00450A0E">
          <w:rPr>
            <w:noProof/>
            <w:webHidden/>
          </w:rPr>
          <w:t>21</w:t>
        </w:r>
        <w:r>
          <w:rPr>
            <w:noProof/>
            <w:webHidden/>
          </w:rPr>
          <w:fldChar w:fldCharType="end"/>
        </w:r>
      </w:hyperlink>
    </w:p>
    <w:p w14:paraId="6E0ECF7B" w14:textId="2BD4F2D9" w:rsidR="00B43EB5" w:rsidRDefault="00B43EB5">
      <w:pPr>
        <w:pStyle w:val="TableofFigures"/>
        <w:tabs>
          <w:tab w:val="right" w:leader="dot" w:pos="9016"/>
        </w:tabs>
        <w:rPr>
          <w:noProof/>
        </w:rPr>
      </w:pPr>
      <w:hyperlink w:anchor="_Toc144459571" w:history="1">
        <w:r w:rsidRPr="00EE4F1E">
          <w:rPr>
            <w:rStyle w:val="Hyperlink"/>
            <w:noProof/>
          </w:rPr>
          <w:t>Figure 2 Distribution of positive and negative returns</w:t>
        </w:r>
        <w:r>
          <w:rPr>
            <w:noProof/>
            <w:webHidden/>
          </w:rPr>
          <w:tab/>
        </w:r>
        <w:r>
          <w:rPr>
            <w:noProof/>
            <w:webHidden/>
          </w:rPr>
          <w:fldChar w:fldCharType="begin"/>
        </w:r>
        <w:r>
          <w:rPr>
            <w:noProof/>
            <w:webHidden/>
          </w:rPr>
          <w:instrText xml:space="preserve"> PAGEREF _Toc144459571 \h </w:instrText>
        </w:r>
        <w:r>
          <w:rPr>
            <w:noProof/>
            <w:webHidden/>
          </w:rPr>
        </w:r>
        <w:r>
          <w:rPr>
            <w:noProof/>
            <w:webHidden/>
          </w:rPr>
          <w:fldChar w:fldCharType="separate"/>
        </w:r>
        <w:r w:rsidR="00450A0E">
          <w:rPr>
            <w:noProof/>
            <w:webHidden/>
          </w:rPr>
          <w:t>23</w:t>
        </w:r>
        <w:r>
          <w:rPr>
            <w:noProof/>
            <w:webHidden/>
          </w:rPr>
          <w:fldChar w:fldCharType="end"/>
        </w:r>
      </w:hyperlink>
    </w:p>
    <w:p w14:paraId="493A8A22" w14:textId="61447044" w:rsidR="00B43EB5" w:rsidRDefault="00B43EB5">
      <w:pPr>
        <w:pStyle w:val="TableofFigures"/>
        <w:tabs>
          <w:tab w:val="right" w:leader="dot" w:pos="9016"/>
        </w:tabs>
        <w:rPr>
          <w:noProof/>
        </w:rPr>
      </w:pPr>
      <w:hyperlink w:anchor="_Toc144459572" w:history="1">
        <w:r w:rsidRPr="00EE4F1E">
          <w:rPr>
            <w:rStyle w:val="Hyperlink"/>
            <w:noProof/>
          </w:rPr>
          <w:t>Figure 3 Temporal evolution of average sentiment score</w:t>
        </w:r>
        <w:r>
          <w:rPr>
            <w:noProof/>
            <w:webHidden/>
          </w:rPr>
          <w:tab/>
        </w:r>
        <w:r>
          <w:rPr>
            <w:noProof/>
            <w:webHidden/>
          </w:rPr>
          <w:fldChar w:fldCharType="begin"/>
        </w:r>
        <w:r>
          <w:rPr>
            <w:noProof/>
            <w:webHidden/>
          </w:rPr>
          <w:instrText xml:space="preserve"> PAGEREF _Toc144459572 \h </w:instrText>
        </w:r>
        <w:r>
          <w:rPr>
            <w:noProof/>
            <w:webHidden/>
          </w:rPr>
        </w:r>
        <w:r>
          <w:rPr>
            <w:noProof/>
            <w:webHidden/>
          </w:rPr>
          <w:fldChar w:fldCharType="separate"/>
        </w:r>
        <w:r w:rsidR="00450A0E">
          <w:rPr>
            <w:noProof/>
            <w:webHidden/>
          </w:rPr>
          <w:t>26</w:t>
        </w:r>
        <w:r>
          <w:rPr>
            <w:noProof/>
            <w:webHidden/>
          </w:rPr>
          <w:fldChar w:fldCharType="end"/>
        </w:r>
      </w:hyperlink>
    </w:p>
    <w:p w14:paraId="65D21C22" w14:textId="531D7B88" w:rsidR="00B43EB5" w:rsidRDefault="00B43EB5">
      <w:pPr>
        <w:pStyle w:val="TableofFigures"/>
        <w:tabs>
          <w:tab w:val="right" w:leader="dot" w:pos="9016"/>
        </w:tabs>
        <w:rPr>
          <w:noProof/>
        </w:rPr>
      </w:pPr>
      <w:hyperlink w:anchor="_Toc144459573" w:history="1">
        <w:r w:rsidRPr="00EE4F1E">
          <w:rPr>
            <w:rStyle w:val="Hyperlink"/>
            <w:noProof/>
          </w:rPr>
          <w:t>Figure 4 Average sentiment score by company</w:t>
        </w:r>
        <w:r>
          <w:rPr>
            <w:noProof/>
            <w:webHidden/>
          </w:rPr>
          <w:tab/>
        </w:r>
        <w:r>
          <w:rPr>
            <w:noProof/>
            <w:webHidden/>
          </w:rPr>
          <w:fldChar w:fldCharType="begin"/>
        </w:r>
        <w:r>
          <w:rPr>
            <w:noProof/>
            <w:webHidden/>
          </w:rPr>
          <w:instrText xml:space="preserve"> PAGEREF _Toc144459573 \h </w:instrText>
        </w:r>
        <w:r>
          <w:rPr>
            <w:noProof/>
            <w:webHidden/>
          </w:rPr>
        </w:r>
        <w:r>
          <w:rPr>
            <w:noProof/>
            <w:webHidden/>
          </w:rPr>
          <w:fldChar w:fldCharType="separate"/>
        </w:r>
        <w:r w:rsidR="00450A0E">
          <w:rPr>
            <w:noProof/>
            <w:webHidden/>
          </w:rPr>
          <w:t>27</w:t>
        </w:r>
        <w:r>
          <w:rPr>
            <w:noProof/>
            <w:webHidden/>
          </w:rPr>
          <w:fldChar w:fldCharType="end"/>
        </w:r>
      </w:hyperlink>
    </w:p>
    <w:p w14:paraId="488E1FC4" w14:textId="2E9D530B" w:rsidR="00B43EB5" w:rsidRDefault="00B43EB5">
      <w:pPr>
        <w:pStyle w:val="TableofFigures"/>
        <w:tabs>
          <w:tab w:val="right" w:leader="dot" w:pos="9016"/>
        </w:tabs>
        <w:rPr>
          <w:noProof/>
        </w:rPr>
      </w:pPr>
      <w:hyperlink w:anchor="_Toc144459574" w:history="1">
        <w:r w:rsidRPr="00EE4F1E">
          <w:rPr>
            <w:rStyle w:val="Hyperlink"/>
            <w:noProof/>
          </w:rPr>
          <w:t>Figure 5 Time series of new COVID-19 cases</w:t>
        </w:r>
        <w:r>
          <w:rPr>
            <w:noProof/>
            <w:webHidden/>
          </w:rPr>
          <w:tab/>
        </w:r>
        <w:r>
          <w:rPr>
            <w:noProof/>
            <w:webHidden/>
          </w:rPr>
          <w:fldChar w:fldCharType="begin"/>
        </w:r>
        <w:r>
          <w:rPr>
            <w:noProof/>
            <w:webHidden/>
          </w:rPr>
          <w:instrText xml:space="preserve"> PAGEREF _Toc144459574 \h </w:instrText>
        </w:r>
        <w:r>
          <w:rPr>
            <w:noProof/>
            <w:webHidden/>
          </w:rPr>
        </w:r>
        <w:r>
          <w:rPr>
            <w:noProof/>
            <w:webHidden/>
          </w:rPr>
          <w:fldChar w:fldCharType="separate"/>
        </w:r>
        <w:r w:rsidR="00450A0E">
          <w:rPr>
            <w:noProof/>
            <w:webHidden/>
          </w:rPr>
          <w:t>29</w:t>
        </w:r>
        <w:r>
          <w:rPr>
            <w:noProof/>
            <w:webHidden/>
          </w:rPr>
          <w:fldChar w:fldCharType="end"/>
        </w:r>
      </w:hyperlink>
    </w:p>
    <w:p w14:paraId="0F656CC3" w14:textId="4334F01F" w:rsidR="00B43EB5" w:rsidRDefault="00B43EB5">
      <w:pPr>
        <w:pStyle w:val="TableofFigures"/>
        <w:tabs>
          <w:tab w:val="right" w:leader="dot" w:pos="9016"/>
        </w:tabs>
        <w:rPr>
          <w:noProof/>
        </w:rPr>
      </w:pPr>
      <w:hyperlink w:anchor="_Toc144459575" w:history="1">
        <w:r w:rsidRPr="00EE4F1E">
          <w:rPr>
            <w:rStyle w:val="Hyperlink"/>
            <w:noProof/>
          </w:rPr>
          <w:t>Figure 6 Trend of closing prices for all companies</w:t>
        </w:r>
        <w:r>
          <w:rPr>
            <w:noProof/>
            <w:webHidden/>
          </w:rPr>
          <w:tab/>
        </w:r>
        <w:r>
          <w:rPr>
            <w:noProof/>
            <w:webHidden/>
          </w:rPr>
          <w:fldChar w:fldCharType="begin"/>
        </w:r>
        <w:r>
          <w:rPr>
            <w:noProof/>
            <w:webHidden/>
          </w:rPr>
          <w:instrText xml:space="preserve"> PAGEREF _Toc144459575 \h </w:instrText>
        </w:r>
        <w:r>
          <w:rPr>
            <w:noProof/>
            <w:webHidden/>
          </w:rPr>
        </w:r>
        <w:r>
          <w:rPr>
            <w:noProof/>
            <w:webHidden/>
          </w:rPr>
          <w:fldChar w:fldCharType="separate"/>
        </w:r>
        <w:r w:rsidR="00450A0E">
          <w:rPr>
            <w:noProof/>
            <w:webHidden/>
          </w:rPr>
          <w:t>30</w:t>
        </w:r>
        <w:r>
          <w:rPr>
            <w:noProof/>
            <w:webHidden/>
          </w:rPr>
          <w:fldChar w:fldCharType="end"/>
        </w:r>
      </w:hyperlink>
    </w:p>
    <w:p w14:paraId="410A1E0D" w14:textId="7287CFCE" w:rsidR="00B43EB5" w:rsidRDefault="00B43EB5">
      <w:pPr>
        <w:pStyle w:val="TableofFigures"/>
        <w:tabs>
          <w:tab w:val="right" w:leader="dot" w:pos="9016"/>
        </w:tabs>
        <w:rPr>
          <w:noProof/>
        </w:rPr>
      </w:pPr>
      <w:hyperlink w:anchor="_Toc144459576" w:history="1">
        <w:r w:rsidRPr="00EE4F1E">
          <w:rPr>
            <w:rStyle w:val="Hyperlink"/>
            <w:noProof/>
          </w:rPr>
          <w:t>Figure 7 Correlation matrix of features</w:t>
        </w:r>
        <w:r>
          <w:rPr>
            <w:noProof/>
            <w:webHidden/>
          </w:rPr>
          <w:tab/>
        </w:r>
        <w:r>
          <w:rPr>
            <w:noProof/>
            <w:webHidden/>
          </w:rPr>
          <w:fldChar w:fldCharType="begin"/>
        </w:r>
        <w:r>
          <w:rPr>
            <w:noProof/>
            <w:webHidden/>
          </w:rPr>
          <w:instrText xml:space="preserve"> PAGEREF _Toc144459576 \h </w:instrText>
        </w:r>
        <w:r>
          <w:rPr>
            <w:noProof/>
            <w:webHidden/>
          </w:rPr>
        </w:r>
        <w:r>
          <w:rPr>
            <w:noProof/>
            <w:webHidden/>
          </w:rPr>
          <w:fldChar w:fldCharType="separate"/>
        </w:r>
        <w:r w:rsidR="00450A0E">
          <w:rPr>
            <w:noProof/>
            <w:webHidden/>
          </w:rPr>
          <w:t>31</w:t>
        </w:r>
        <w:r>
          <w:rPr>
            <w:noProof/>
            <w:webHidden/>
          </w:rPr>
          <w:fldChar w:fldCharType="end"/>
        </w:r>
      </w:hyperlink>
    </w:p>
    <w:p w14:paraId="3C2FAED1" w14:textId="1CE92E43" w:rsidR="00B43EB5" w:rsidRDefault="00B43EB5">
      <w:pPr>
        <w:pStyle w:val="TableofFigures"/>
        <w:tabs>
          <w:tab w:val="right" w:leader="dot" w:pos="9016"/>
        </w:tabs>
        <w:rPr>
          <w:noProof/>
        </w:rPr>
      </w:pPr>
      <w:hyperlink w:anchor="_Toc144459577" w:history="1">
        <w:r w:rsidRPr="00EE4F1E">
          <w:rPr>
            <w:rStyle w:val="Hyperlink"/>
            <w:noProof/>
          </w:rPr>
          <w:t>Figure 8 News sentiment score vs. MarketCap</w:t>
        </w:r>
        <w:r>
          <w:rPr>
            <w:noProof/>
            <w:webHidden/>
          </w:rPr>
          <w:tab/>
        </w:r>
        <w:r>
          <w:rPr>
            <w:noProof/>
            <w:webHidden/>
          </w:rPr>
          <w:fldChar w:fldCharType="begin"/>
        </w:r>
        <w:r>
          <w:rPr>
            <w:noProof/>
            <w:webHidden/>
          </w:rPr>
          <w:instrText xml:space="preserve"> PAGEREF _Toc144459577 \h </w:instrText>
        </w:r>
        <w:r>
          <w:rPr>
            <w:noProof/>
            <w:webHidden/>
          </w:rPr>
        </w:r>
        <w:r>
          <w:rPr>
            <w:noProof/>
            <w:webHidden/>
          </w:rPr>
          <w:fldChar w:fldCharType="separate"/>
        </w:r>
        <w:r w:rsidR="00450A0E">
          <w:rPr>
            <w:noProof/>
            <w:webHidden/>
          </w:rPr>
          <w:t>33</w:t>
        </w:r>
        <w:r>
          <w:rPr>
            <w:noProof/>
            <w:webHidden/>
          </w:rPr>
          <w:fldChar w:fldCharType="end"/>
        </w:r>
      </w:hyperlink>
    </w:p>
    <w:p w14:paraId="0C525674" w14:textId="03701216" w:rsidR="00B43EB5" w:rsidRDefault="00B43EB5">
      <w:pPr>
        <w:pStyle w:val="TableofFigures"/>
        <w:tabs>
          <w:tab w:val="right" w:leader="dot" w:pos="9016"/>
        </w:tabs>
        <w:rPr>
          <w:noProof/>
        </w:rPr>
      </w:pPr>
      <w:hyperlink w:anchor="_Toc144459578" w:history="1">
        <w:r w:rsidRPr="00EE4F1E">
          <w:rPr>
            <w:rStyle w:val="Hyperlink"/>
            <w:noProof/>
          </w:rPr>
          <w:t>Figure 9 Regression line: Impact of market capitalization on news sentiment score.</w:t>
        </w:r>
        <w:r>
          <w:rPr>
            <w:noProof/>
            <w:webHidden/>
          </w:rPr>
          <w:tab/>
        </w:r>
        <w:r>
          <w:rPr>
            <w:noProof/>
            <w:webHidden/>
          </w:rPr>
          <w:fldChar w:fldCharType="begin"/>
        </w:r>
        <w:r>
          <w:rPr>
            <w:noProof/>
            <w:webHidden/>
          </w:rPr>
          <w:instrText xml:space="preserve"> PAGEREF _Toc144459578 \h </w:instrText>
        </w:r>
        <w:r>
          <w:rPr>
            <w:noProof/>
            <w:webHidden/>
          </w:rPr>
        </w:r>
        <w:r>
          <w:rPr>
            <w:noProof/>
            <w:webHidden/>
          </w:rPr>
          <w:fldChar w:fldCharType="separate"/>
        </w:r>
        <w:r w:rsidR="00450A0E">
          <w:rPr>
            <w:noProof/>
            <w:webHidden/>
          </w:rPr>
          <w:t>34</w:t>
        </w:r>
        <w:r>
          <w:rPr>
            <w:noProof/>
            <w:webHidden/>
          </w:rPr>
          <w:fldChar w:fldCharType="end"/>
        </w:r>
      </w:hyperlink>
    </w:p>
    <w:p w14:paraId="4DCB6167" w14:textId="2E52AF4B" w:rsidR="00B43EB5" w:rsidRDefault="00B43EB5">
      <w:pPr>
        <w:pStyle w:val="TableofFigures"/>
        <w:tabs>
          <w:tab w:val="right" w:leader="dot" w:pos="9016"/>
        </w:tabs>
        <w:rPr>
          <w:noProof/>
        </w:rPr>
      </w:pPr>
      <w:hyperlink w:anchor="_Toc144459579" w:history="1">
        <w:r w:rsidRPr="00EE4F1E">
          <w:rPr>
            <w:rStyle w:val="Hyperlink"/>
            <w:noProof/>
          </w:rPr>
          <w:t>Figure 10 Clusters of companies</w:t>
        </w:r>
        <w:r>
          <w:rPr>
            <w:noProof/>
            <w:webHidden/>
          </w:rPr>
          <w:tab/>
        </w:r>
        <w:r>
          <w:rPr>
            <w:noProof/>
            <w:webHidden/>
          </w:rPr>
          <w:fldChar w:fldCharType="begin"/>
        </w:r>
        <w:r>
          <w:rPr>
            <w:noProof/>
            <w:webHidden/>
          </w:rPr>
          <w:instrText xml:space="preserve"> PAGEREF _Toc144459579 \h </w:instrText>
        </w:r>
        <w:r>
          <w:rPr>
            <w:noProof/>
            <w:webHidden/>
          </w:rPr>
        </w:r>
        <w:r>
          <w:rPr>
            <w:noProof/>
            <w:webHidden/>
          </w:rPr>
          <w:fldChar w:fldCharType="separate"/>
        </w:r>
        <w:r w:rsidR="00450A0E">
          <w:rPr>
            <w:noProof/>
            <w:webHidden/>
          </w:rPr>
          <w:t>36</w:t>
        </w:r>
        <w:r>
          <w:rPr>
            <w:noProof/>
            <w:webHidden/>
          </w:rPr>
          <w:fldChar w:fldCharType="end"/>
        </w:r>
      </w:hyperlink>
    </w:p>
    <w:p w14:paraId="0E648E47" w14:textId="7E95BF7A" w:rsidR="00B43EB5" w:rsidRDefault="00B43EB5">
      <w:pPr>
        <w:pStyle w:val="TableofFigures"/>
        <w:tabs>
          <w:tab w:val="right" w:leader="dot" w:pos="9016"/>
        </w:tabs>
        <w:rPr>
          <w:noProof/>
        </w:rPr>
      </w:pPr>
      <w:hyperlink w:anchor="_Toc144459580" w:history="1">
        <w:r w:rsidRPr="00EE4F1E">
          <w:rPr>
            <w:rStyle w:val="Hyperlink"/>
            <w:noProof/>
          </w:rPr>
          <w:t>Figure 11 AUC scores for Random Forest by ticker</w:t>
        </w:r>
        <w:r>
          <w:rPr>
            <w:noProof/>
            <w:webHidden/>
          </w:rPr>
          <w:tab/>
        </w:r>
        <w:r>
          <w:rPr>
            <w:noProof/>
            <w:webHidden/>
          </w:rPr>
          <w:fldChar w:fldCharType="begin"/>
        </w:r>
        <w:r>
          <w:rPr>
            <w:noProof/>
            <w:webHidden/>
          </w:rPr>
          <w:instrText xml:space="preserve"> PAGEREF _Toc144459580 \h </w:instrText>
        </w:r>
        <w:r>
          <w:rPr>
            <w:noProof/>
            <w:webHidden/>
          </w:rPr>
        </w:r>
        <w:r>
          <w:rPr>
            <w:noProof/>
            <w:webHidden/>
          </w:rPr>
          <w:fldChar w:fldCharType="separate"/>
        </w:r>
        <w:r w:rsidR="00450A0E">
          <w:rPr>
            <w:noProof/>
            <w:webHidden/>
          </w:rPr>
          <w:t>42</w:t>
        </w:r>
        <w:r>
          <w:rPr>
            <w:noProof/>
            <w:webHidden/>
          </w:rPr>
          <w:fldChar w:fldCharType="end"/>
        </w:r>
      </w:hyperlink>
    </w:p>
    <w:p w14:paraId="42B2F5D0" w14:textId="0965AC3A" w:rsidR="00B43EB5" w:rsidRDefault="00B43EB5">
      <w:pPr>
        <w:pStyle w:val="TableofFigures"/>
        <w:tabs>
          <w:tab w:val="right" w:leader="dot" w:pos="9016"/>
        </w:tabs>
        <w:rPr>
          <w:noProof/>
        </w:rPr>
      </w:pPr>
      <w:hyperlink w:anchor="_Toc144459581" w:history="1">
        <w:r w:rsidRPr="00EE4F1E">
          <w:rPr>
            <w:rStyle w:val="Hyperlink"/>
            <w:noProof/>
          </w:rPr>
          <w:t>Figure 12 AUC scores for XGBoost by ticker</w:t>
        </w:r>
        <w:r>
          <w:rPr>
            <w:noProof/>
            <w:webHidden/>
          </w:rPr>
          <w:tab/>
        </w:r>
        <w:r>
          <w:rPr>
            <w:noProof/>
            <w:webHidden/>
          </w:rPr>
          <w:fldChar w:fldCharType="begin"/>
        </w:r>
        <w:r>
          <w:rPr>
            <w:noProof/>
            <w:webHidden/>
          </w:rPr>
          <w:instrText xml:space="preserve"> PAGEREF _Toc144459581 \h </w:instrText>
        </w:r>
        <w:r>
          <w:rPr>
            <w:noProof/>
            <w:webHidden/>
          </w:rPr>
        </w:r>
        <w:r>
          <w:rPr>
            <w:noProof/>
            <w:webHidden/>
          </w:rPr>
          <w:fldChar w:fldCharType="separate"/>
        </w:r>
        <w:r w:rsidR="00450A0E">
          <w:rPr>
            <w:noProof/>
            <w:webHidden/>
          </w:rPr>
          <w:t>46</w:t>
        </w:r>
        <w:r>
          <w:rPr>
            <w:noProof/>
            <w:webHidden/>
          </w:rPr>
          <w:fldChar w:fldCharType="end"/>
        </w:r>
      </w:hyperlink>
    </w:p>
    <w:p w14:paraId="668CF2FE" w14:textId="65D6B247" w:rsidR="00B43EB5" w:rsidRDefault="00B43EB5">
      <w:pPr>
        <w:pStyle w:val="TableofFigures"/>
        <w:tabs>
          <w:tab w:val="right" w:leader="dot" w:pos="9016"/>
        </w:tabs>
        <w:rPr>
          <w:noProof/>
        </w:rPr>
      </w:pPr>
      <w:hyperlink w:anchor="_Toc144459582" w:history="1">
        <w:r w:rsidRPr="00EE4F1E">
          <w:rPr>
            <w:rStyle w:val="Hyperlink"/>
            <w:noProof/>
          </w:rPr>
          <w:t>Figure 13 AUC scores for LightGBM by ticker</w:t>
        </w:r>
        <w:r>
          <w:rPr>
            <w:noProof/>
            <w:webHidden/>
          </w:rPr>
          <w:tab/>
        </w:r>
        <w:r>
          <w:rPr>
            <w:noProof/>
            <w:webHidden/>
          </w:rPr>
          <w:fldChar w:fldCharType="begin"/>
        </w:r>
        <w:r>
          <w:rPr>
            <w:noProof/>
            <w:webHidden/>
          </w:rPr>
          <w:instrText xml:space="preserve"> PAGEREF _Toc144459582 \h </w:instrText>
        </w:r>
        <w:r>
          <w:rPr>
            <w:noProof/>
            <w:webHidden/>
          </w:rPr>
        </w:r>
        <w:r>
          <w:rPr>
            <w:noProof/>
            <w:webHidden/>
          </w:rPr>
          <w:fldChar w:fldCharType="separate"/>
        </w:r>
        <w:r w:rsidR="00450A0E">
          <w:rPr>
            <w:noProof/>
            <w:webHidden/>
          </w:rPr>
          <w:t>49</w:t>
        </w:r>
        <w:r>
          <w:rPr>
            <w:noProof/>
            <w:webHidden/>
          </w:rPr>
          <w:fldChar w:fldCharType="end"/>
        </w:r>
      </w:hyperlink>
    </w:p>
    <w:p w14:paraId="4852F096" w14:textId="3542977F" w:rsidR="00B43EB5" w:rsidRDefault="00B43EB5">
      <w:pPr>
        <w:pStyle w:val="TableofFigures"/>
        <w:tabs>
          <w:tab w:val="right" w:leader="dot" w:pos="9016"/>
        </w:tabs>
        <w:rPr>
          <w:noProof/>
        </w:rPr>
      </w:pPr>
      <w:hyperlink w:anchor="_Toc144459583" w:history="1">
        <w:r w:rsidRPr="00EE4F1E">
          <w:rPr>
            <w:rStyle w:val="Hyperlink"/>
            <w:noProof/>
          </w:rPr>
          <w:t>Figure 14 AUC scores for CatBoost by ticker</w:t>
        </w:r>
        <w:r>
          <w:rPr>
            <w:noProof/>
            <w:webHidden/>
          </w:rPr>
          <w:tab/>
        </w:r>
        <w:r>
          <w:rPr>
            <w:noProof/>
            <w:webHidden/>
          </w:rPr>
          <w:fldChar w:fldCharType="begin"/>
        </w:r>
        <w:r>
          <w:rPr>
            <w:noProof/>
            <w:webHidden/>
          </w:rPr>
          <w:instrText xml:space="preserve"> PAGEREF _Toc144459583 \h </w:instrText>
        </w:r>
        <w:r>
          <w:rPr>
            <w:noProof/>
            <w:webHidden/>
          </w:rPr>
        </w:r>
        <w:r>
          <w:rPr>
            <w:noProof/>
            <w:webHidden/>
          </w:rPr>
          <w:fldChar w:fldCharType="separate"/>
        </w:r>
        <w:r w:rsidR="00450A0E">
          <w:rPr>
            <w:noProof/>
            <w:webHidden/>
          </w:rPr>
          <w:t>52</w:t>
        </w:r>
        <w:r>
          <w:rPr>
            <w:noProof/>
            <w:webHidden/>
          </w:rPr>
          <w:fldChar w:fldCharType="end"/>
        </w:r>
      </w:hyperlink>
    </w:p>
    <w:p w14:paraId="30E47D10" w14:textId="54F0947E" w:rsidR="00B43EB5" w:rsidRDefault="00B43EB5">
      <w:pPr>
        <w:pStyle w:val="TableofFigures"/>
        <w:tabs>
          <w:tab w:val="right" w:leader="dot" w:pos="9016"/>
        </w:tabs>
        <w:rPr>
          <w:noProof/>
        </w:rPr>
      </w:pPr>
      <w:hyperlink w:anchor="_Toc144459584" w:history="1">
        <w:r w:rsidRPr="00EE4F1E">
          <w:rPr>
            <w:rStyle w:val="Hyperlink"/>
            <w:noProof/>
          </w:rPr>
          <w:t>Figure 15 Top 10 firms and bottom 10 Firms in AUC score across models</w:t>
        </w:r>
        <w:r>
          <w:rPr>
            <w:noProof/>
            <w:webHidden/>
          </w:rPr>
          <w:tab/>
        </w:r>
        <w:r>
          <w:rPr>
            <w:noProof/>
            <w:webHidden/>
          </w:rPr>
          <w:fldChar w:fldCharType="begin"/>
        </w:r>
        <w:r>
          <w:rPr>
            <w:noProof/>
            <w:webHidden/>
          </w:rPr>
          <w:instrText xml:space="preserve"> PAGEREF _Toc144459584 \h </w:instrText>
        </w:r>
        <w:r>
          <w:rPr>
            <w:noProof/>
            <w:webHidden/>
          </w:rPr>
        </w:r>
        <w:r>
          <w:rPr>
            <w:noProof/>
            <w:webHidden/>
          </w:rPr>
          <w:fldChar w:fldCharType="separate"/>
        </w:r>
        <w:r w:rsidR="00450A0E">
          <w:rPr>
            <w:noProof/>
            <w:webHidden/>
          </w:rPr>
          <w:t>56</w:t>
        </w:r>
        <w:r>
          <w:rPr>
            <w:noProof/>
            <w:webHidden/>
          </w:rPr>
          <w:fldChar w:fldCharType="end"/>
        </w:r>
      </w:hyperlink>
    </w:p>
    <w:p w14:paraId="489EAF18" w14:textId="65843C7B" w:rsidR="00B43EB5" w:rsidRDefault="00B43EB5">
      <w:pPr>
        <w:pStyle w:val="TableofFigures"/>
        <w:tabs>
          <w:tab w:val="right" w:leader="dot" w:pos="9016"/>
        </w:tabs>
        <w:rPr>
          <w:noProof/>
        </w:rPr>
      </w:pPr>
      <w:hyperlink w:anchor="_Toc144459585" w:history="1">
        <w:r w:rsidRPr="00EE4F1E">
          <w:rPr>
            <w:rStyle w:val="Hyperlink"/>
            <w:noProof/>
          </w:rPr>
          <w:t>Figure 16 Feature importance across models</w:t>
        </w:r>
        <w:r>
          <w:rPr>
            <w:noProof/>
            <w:webHidden/>
          </w:rPr>
          <w:tab/>
        </w:r>
        <w:r>
          <w:rPr>
            <w:noProof/>
            <w:webHidden/>
          </w:rPr>
          <w:fldChar w:fldCharType="begin"/>
        </w:r>
        <w:r>
          <w:rPr>
            <w:noProof/>
            <w:webHidden/>
          </w:rPr>
          <w:instrText xml:space="preserve"> PAGEREF _Toc144459585 \h </w:instrText>
        </w:r>
        <w:r>
          <w:rPr>
            <w:noProof/>
            <w:webHidden/>
          </w:rPr>
        </w:r>
        <w:r>
          <w:rPr>
            <w:noProof/>
            <w:webHidden/>
          </w:rPr>
          <w:fldChar w:fldCharType="separate"/>
        </w:r>
        <w:r w:rsidR="00450A0E">
          <w:rPr>
            <w:noProof/>
            <w:webHidden/>
          </w:rPr>
          <w:t>62</w:t>
        </w:r>
        <w:r>
          <w:rPr>
            <w:noProof/>
            <w:webHidden/>
          </w:rPr>
          <w:fldChar w:fldCharType="end"/>
        </w:r>
      </w:hyperlink>
    </w:p>
    <w:p w14:paraId="76E7C22B" w14:textId="6EAC6742" w:rsidR="005F6FD4" w:rsidRPr="00C9766E" w:rsidRDefault="005F6FD4" w:rsidP="002E5761">
      <w:pPr>
        <w:spacing w:line="360" w:lineRule="auto"/>
        <w:jc w:val="both"/>
        <w:rPr>
          <w:rFonts w:ascii="Arial" w:hAnsi="Arial" w:cs="Arial"/>
          <w:lang w:val="en-US"/>
        </w:rPr>
      </w:pPr>
      <w:r w:rsidRPr="00DE40EC">
        <w:rPr>
          <w:rFonts w:ascii="Arial" w:hAnsi="Arial" w:cs="Arial"/>
        </w:rPr>
        <w:fldChar w:fldCharType="end"/>
      </w:r>
    </w:p>
    <w:p w14:paraId="0C0B35BD" w14:textId="1939A0A0" w:rsidR="00103D9F" w:rsidRPr="00E349FA" w:rsidRDefault="005F6FD4">
      <w:pPr>
        <w:rPr>
          <w:rFonts w:ascii="Arial" w:hAnsi="Arial" w:cs="Arial"/>
          <w:lang w:val="en-US"/>
        </w:rPr>
      </w:pPr>
      <w:r w:rsidRPr="00DE40EC">
        <w:rPr>
          <w:rFonts w:ascii="Arial" w:hAnsi="Arial" w:cs="Arial"/>
        </w:rPr>
        <w:br w:type="page"/>
      </w:r>
    </w:p>
    <w:p w14:paraId="41E2BAA2" w14:textId="1A781D3B" w:rsidR="00103D9F" w:rsidRPr="00103D9F" w:rsidRDefault="001219EE" w:rsidP="007E5E83">
      <w:pPr>
        <w:pStyle w:val="Heading1"/>
      </w:pPr>
      <w:bookmarkStart w:id="8" w:name="_Toc144459356"/>
      <w:r>
        <w:lastRenderedPageBreak/>
        <w:t xml:space="preserve">1. </w:t>
      </w:r>
      <w:r w:rsidR="00103D9F" w:rsidRPr="00103D9F">
        <w:t>Introduction</w:t>
      </w:r>
      <w:bookmarkEnd w:id="8"/>
    </w:p>
    <w:p w14:paraId="13FBD975" w14:textId="79734532" w:rsidR="007E5E83" w:rsidRDefault="007E5E83" w:rsidP="007E5E83">
      <w:pPr>
        <w:pStyle w:val="Heading2"/>
      </w:pPr>
      <w:bookmarkStart w:id="9" w:name="_Toc144459357"/>
      <w:r>
        <w:t>1.1 Background</w:t>
      </w:r>
      <w:bookmarkEnd w:id="9"/>
    </w:p>
    <w:p w14:paraId="321EBE61" w14:textId="10EA9FA9" w:rsidR="00103D9F" w:rsidRPr="00103D9F" w:rsidRDefault="00103D9F" w:rsidP="00103D9F">
      <w:pPr>
        <w:spacing w:line="360" w:lineRule="auto"/>
        <w:jc w:val="both"/>
        <w:rPr>
          <w:rFonts w:ascii="Arial" w:hAnsi="Arial" w:cs="Arial"/>
        </w:rPr>
      </w:pPr>
      <w:r w:rsidRPr="00103D9F">
        <w:rPr>
          <w:rFonts w:ascii="Arial" w:hAnsi="Arial" w:cs="Arial"/>
        </w:rPr>
        <w:t>In the rapidly evolving landscape of financial markets, the role of digital information, particularly news sentiment, has become increasingly crucial. This dissertation delves into the predictive power of news sentiment analysis in forecasting stock returns, focusing on the tumultuous period marked by the COVID-19 pandemic. By adopting a dissertation-style project, I aim to bridge the existing gaps in literature, providing a comprehensive enquiry into overlapping literatures, adopting an evidence-based approach, and underpinning the methodology with data science principles. The choice of this style is necessitated by the interdisciplinary nature of the topic, allowing for a thorough exploration that culminates in findings of profound significance.</w:t>
      </w:r>
    </w:p>
    <w:p w14:paraId="607A6DCC" w14:textId="77777777" w:rsidR="00103D9F" w:rsidRPr="00103D9F" w:rsidRDefault="00103D9F" w:rsidP="00103D9F">
      <w:pPr>
        <w:spacing w:line="360" w:lineRule="auto"/>
        <w:jc w:val="both"/>
        <w:rPr>
          <w:rFonts w:ascii="Arial" w:hAnsi="Arial" w:cs="Arial"/>
        </w:rPr>
      </w:pPr>
    </w:p>
    <w:p w14:paraId="35ECA5C4" w14:textId="6BEC654E" w:rsidR="00103D9F" w:rsidRPr="00103D9F" w:rsidRDefault="00103D9F" w:rsidP="00103D9F">
      <w:pPr>
        <w:spacing w:line="360" w:lineRule="auto"/>
        <w:jc w:val="both"/>
        <w:rPr>
          <w:rFonts w:ascii="Arial" w:hAnsi="Arial" w:cs="Arial"/>
        </w:rPr>
      </w:pPr>
      <w:r w:rsidRPr="00103D9F">
        <w:rPr>
          <w:rFonts w:ascii="Arial" w:hAnsi="Arial" w:cs="Arial"/>
        </w:rPr>
        <w:t>The confluence of the digital age with financial markets has reshaped traditional methods of stock analysis. With the rise of the digital era, sentiment analysis has emerged as a pivotal tool, tapping into the vast reserves of online textual data to discern market directions</w:t>
      </w:r>
      <w:r w:rsidR="009A1DD7">
        <w:rPr>
          <w:rFonts w:ascii="Arial" w:hAnsi="Arial" w:cs="Arial"/>
        </w:rPr>
        <w:t xml:space="preserve"> (</w:t>
      </w:r>
      <w:proofErr w:type="spellStart"/>
      <w:r w:rsidR="009A1DD7">
        <w:rPr>
          <w:rFonts w:ascii="Arial" w:hAnsi="Arial" w:cs="Arial"/>
        </w:rPr>
        <w:t>Wankhade</w:t>
      </w:r>
      <w:proofErr w:type="spellEnd"/>
      <w:r w:rsidR="009A1DD7">
        <w:rPr>
          <w:rFonts w:ascii="Arial" w:hAnsi="Arial" w:cs="Arial"/>
        </w:rPr>
        <w:t xml:space="preserve"> et al., 2022)</w:t>
      </w:r>
      <w:r w:rsidRPr="00103D9F">
        <w:rPr>
          <w:rFonts w:ascii="Arial" w:hAnsi="Arial" w:cs="Arial"/>
        </w:rPr>
        <w:t xml:space="preserve">. </w:t>
      </w:r>
      <w:r w:rsidR="00D47DA5" w:rsidRPr="00D47DA5">
        <w:rPr>
          <w:rFonts w:ascii="Arial" w:hAnsi="Arial" w:cs="Arial"/>
        </w:rPr>
        <w:t>This transition is further accentuated by global upheavals, notably the COVID-19 pandemic.</w:t>
      </w:r>
      <w:r w:rsidRPr="00103D9F">
        <w:rPr>
          <w:rFonts w:ascii="Arial" w:hAnsi="Arial" w:cs="Arial"/>
        </w:rPr>
        <w:t xml:space="preserve"> The pandemic, characterized by its unpredictability and profound economic implications, accentuated the symbiotic relationship between news sentiment and stock market movements</w:t>
      </w:r>
      <w:r w:rsidR="00FF6239">
        <w:rPr>
          <w:rFonts w:ascii="Arial" w:hAnsi="Arial" w:cs="Arial"/>
        </w:rPr>
        <w:t xml:space="preserve"> (Biswas et al., 2020)</w:t>
      </w:r>
      <w:r w:rsidRPr="00103D9F">
        <w:rPr>
          <w:rFonts w:ascii="Arial" w:hAnsi="Arial" w:cs="Arial"/>
        </w:rPr>
        <w:t>.</w:t>
      </w:r>
    </w:p>
    <w:p w14:paraId="52A02446" w14:textId="77777777" w:rsidR="00103D9F" w:rsidRPr="00103D9F" w:rsidRDefault="00103D9F" w:rsidP="00103D9F">
      <w:pPr>
        <w:spacing w:line="360" w:lineRule="auto"/>
        <w:jc w:val="both"/>
        <w:rPr>
          <w:rFonts w:ascii="Arial" w:hAnsi="Arial" w:cs="Arial"/>
        </w:rPr>
      </w:pPr>
    </w:p>
    <w:p w14:paraId="5EA6D4EE" w14:textId="58FA0549" w:rsidR="00103D9F" w:rsidRPr="00103D9F" w:rsidRDefault="00103D9F" w:rsidP="00103D9F">
      <w:pPr>
        <w:spacing w:line="360" w:lineRule="auto"/>
        <w:jc w:val="both"/>
        <w:rPr>
          <w:rFonts w:ascii="Arial" w:hAnsi="Arial" w:cs="Arial"/>
        </w:rPr>
      </w:pPr>
      <w:r w:rsidRPr="00103D9F">
        <w:rPr>
          <w:rFonts w:ascii="Arial" w:hAnsi="Arial" w:cs="Arial"/>
        </w:rPr>
        <w:t>Understanding the dynamics of news sentiment is of paramount importance to financial experts, hedge fund managers, and individual investors</w:t>
      </w:r>
      <w:r w:rsidR="0019604D">
        <w:rPr>
          <w:rFonts w:ascii="Arial" w:hAnsi="Arial" w:cs="Arial"/>
        </w:rPr>
        <w:t xml:space="preserve"> (Dickinson et al., 2015)</w:t>
      </w:r>
      <w:r w:rsidRPr="00103D9F">
        <w:rPr>
          <w:rFonts w:ascii="Arial" w:hAnsi="Arial" w:cs="Arial"/>
        </w:rPr>
        <w:t xml:space="preserve">. Predicting stock movements based on sentiment can offer a competitive edge, potentially leading to better investment decisions and strategies. Moreover, with the proliferation of digital news sources and the surge in algorithmic trading, the ability to quickly </w:t>
      </w:r>
      <w:proofErr w:type="spellStart"/>
      <w:r w:rsidRPr="00103D9F">
        <w:rPr>
          <w:rFonts w:ascii="Arial" w:hAnsi="Arial" w:cs="Arial"/>
        </w:rPr>
        <w:t>analyze</w:t>
      </w:r>
      <w:proofErr w:type="spellEnd"/>
      <w:r w:rsidRPr="00103D9F">
        <w:rPr>
          <w:rFonts w:ascii="Arial" w:hAnsi="Arial" w:cs="Arial"/>
        </w:rPr>
        <w:t xml:space="preserve"> and act upon news sentiment has become a strategic asset in the financial realm</w:t>
      </w:r>
      <w:r w:rsidR="00FE3BF7">
        <w:rPr>
          <w:rFonts w:ascii="Arial" w:hAnsi="Arial" w:cs="Arial"/>
        </w:rPr>
        <w:t xml:space="preserve"> (Dickinson et al., 2015)</w:t>
      </w:r>
      <w:r w:rsidRPr="00103D9F">
        <w:rPr>
          <w:rFonts w:ascii="Arial" w:hAnsi="Arial" w:cs="Arial"/>
        </w:rPr>
        <w:t>.</w:t>
      </w:r>
    </w:p>
    <w:p w14:paraId="41438634" w14:textId="77777777" w:rsidR="00103D9F" w:rsidRPr="00103D9F" w:rsidRDefault="00103D9F" w:rsidP="00103D9F">
      <w:pPr>
        <w:spacing w:line="360" w:lineRule="auto"/>
        <w:jc w:val="both"/>
        <w:rPr>
          <w:rFonts w:ascii="Arial" w:hAnsi="Arial" w:cs="Arial"/>
        </w:rPr>
      </w:pPr>
    </w:p>
    <w:p w14:paraId="19543488" w14:textId="6BCDCD97" w:rsidR="00103D9F" w:rsidRPr="00103D9F" w:rsidRDefault="007E5E83" w:rsidP="007E5E83">
      <w:pPr>
        <w:pStyle w:val="Heading2"/>
      </w:pPr>
      <w:bookmarkStart w:id="10" w:name="_Toc144459358"/>
      <w:r>
        <w:t xml:space="preserve">1.2 </w:t>
      </w:r>
      <w:r w:rsidR="00103D9F" w:rsidRPr="00103D9F">
        <w:t>The Situation and the Challenge</w:t>
      </w:r>
      <w:bookmarkEnd w:id="10"/>
    </w:p>
    <w:p w14:paraId="4E6FFCC7" w14:textId="4EA4175F" w:rsidR="00103D9F" w:rsidRPr="005A0A9F" w:rsidRDefault="00103D9F" w:rsidP="00103D9F">
      <w:pPr>
        <w:spacing w:line="360" w:lineRule="auto"/>
        <w:rPr>
          <w:rFonts w:ascii="Arial" w:hAnsi="Arial" w:cs="Arial"/>
          <w:lang w:val="en-US"/>
        </w:rPr>
      </w:pPr>
      <w:r w:rsidRPr="00103D9F">
        <w:rPr>
          <w:rFonts w:ascii="Arial" w:hAnsi="Arial" w:cs="Arial"/>
        </w:rPr>
        <w:t xml:space="preserve">While the interplay between news sentiment and stock returns has been a focal point for many empirical studies, the events of the COVID-19 pandemic have presented unprecedented challenges in this domain. Much of the existing literature addresses </w:t>
      </w:r>
      <w:r w:rsidRPr="00103D9F">
        <w:rPr>
          <w:rFonts w:ascii="Arial" w:hAnsi="Arial" w:cs="Arial"/>
        </w:rPr>
        <w:lastRenderedPageBreak/>
        <w:t xml:space="preserve">the period prior to the pandemic, with methodologies that are now considered outdated or limited in their scope. For instance, while </w:t>
      </w:r>
      <w:r w:rsidR="00D013EC">
        <w:rPr>
          <w:rFonts w:ascii="Arial" w:hAnsi="Arial" w:cs="Arial"/>
        </w:rPr>
        <w:t xml:space="preserve">Cakra and </w:t>
      </w:r>
      <w:proofErr w:type="spellStart"/>
      <w:r w:rsidR="00D013EC">
        <w:rPr>
          <w:rFonts w:ascii="Arial" w:hAnsi="Arial" w:cs="Arial"/>
        </w:rPr>
        <w:t>Trisedya</w:t>
      </w:r>
      <w:proofErr w:type="spellEnd"/>
      <w:r w:rsidR="00D013EC">
        <w:rPr>
          <w:rFonts w:ascii="Arial" w:hAnsi="Arial" w:cs="Arial"/>
        </w:rPr>
        <w:t xml:space="preserve"> (2015)</w:t>
      </w:r>
      <w:r w:rsidR="00B56EF2">
        <w:rPr>
          <w:rFonts w:ascii="Arial" w:hAnsi="Arial" w:cs="Arial"/>
        </w:rPr>
        <w:t xml:space="preserve"> used </w:t>
      </w:r>
      <w:r w:rsidRPr="00103D9F">
        <w:rPr>
          <w:rFonts w:ascii="Arial" w:hAnsi="Arial" w:cs="Arial"/>
        </w:rPr>
        <w:t xml:space="preserve">regression methodologies </w:t>
      </w:r>
      <w:r w:rsidR="00B56EF2">
        <w:rPr>
          <w:rFonts w:ascii="Arial" w:hAnsi="Arial" w:cs="Arial"/>
        </w:rPr>
        <w:t>to predict stock price</w:t>
      </w:r>
      <w:r w:rsidRPr="00103D9F">
        <w:rPr>
          <w:rFonts w:ascii="Arial" w:hAnsi="Arial" w:cs="Arial"/>
        </w:rPr>
        <w:t xml:space="preserve">, recent advances have introduced more sophisticated models like </w:t>
      </w:r>
      <w:proofErr w:type="spellStart"/>
      <w:r w:rsidRPr="00103D9F">
        <w:rPr>
          <w:rFonts w:ascii="Arial" w:hAnsi="Arial" w:cs="Arial"/>
        </w:rPr>
        <w:t>CatBoost</w:t>
      </w:r>
      <w:proofErr w:type="spellEnd"/>
      <w:r w:rsidRPr="00103D9F">
        <w:rPr>
          <w:rFonts w:ascii="Arial" w:hAnsi="Arial" w:cs="Arial"/>
        </w:rPr>
        <w:t>, which remain underexplored in the context of news sentiment analysis</w:t>
      </w:r>
      <w:r w:rsidR="00B56EF2">
        <w:rPr>
          <w:rFonts w:ascii="Arial" w:hAnsi="Arial" w:cs="Arial"/>
        </w:rPr>
        <w:t xml:space="preserve"> (Yeo, 2021)</w:t>
      </w:r>
      <w:r w:rsidRPr="00103D9F">
        <w:rPr>
          <w:rFonts w:ascii="Arial" w:hAnsi="Arial" w:cs="Arial"/>
        </w:rPr>
        <w:t>.</w:t>
      </w:r>
      <w:r w:rsidR="00937C32">
        <w:rPr>
          <w:rFonts w:ascii="Arial" w:hAnsi="Arial" w:cs="Arial"/>
        </w:rPr>
        <w:t xml:space="preserve"> </w:t>
      </w:r>
      <w:r w:rsidR="00937C32" w:rsidRPr="00937C32">
        <w:rPr>
          <w:rFonts w:ascii="Arial" w:hAnsi="Arial" w:cs="Arial"/>
        </w:rPr>
        <w:t>Disparate models are employed across papers, with a notable lack of comparative studies consolidating their findings.</w:t>
      </w:r>
    </w:p>
    <w:p w14:paraId="3941410D" w14:textId="77777777" w:rsidR="00103D9F" w:rsidRPr="00103D9F" w:rsidRDefault="00103D9F" w:rsidP="00103D9F">
      <w:pPr>
        <w:spacing w:line="360" w:lineRule="auto"/>
        <w:rPr>
          <w:rFonts w:ascii="Arial" w:hAnsi="Arial" w:cs="Arial"/>
        </w:rPr>
      </w:pPr>
    </w:p>
    <w:p w14:paraId="4CCD2C65" w14:textId="49FED017" w:rsidR="00103D9F" w:rsidRDefault="00103D9F" w:rsidP="00103D9F">
      <w:pPr>
        <w:spacing w:line="360" w:lineRule="auto"/>
        <w:rPr>
          <w:rFonts w:ascii="Arial" w:hAnsi="Arial" w:cs="Arial"/>
        </w:rPr>
      </w:pPr>
      <w:r w:rsidRPr="00103D9F">
        <w:rPr>
          <w:rFonts w:ascii="Arial" w:hAnsi="Arial" w:cs="Arial"/>
        </w:rPr>
        <w:t>Furthermore, there's a noted inconsistency in the literature regarding the subjects of these studies. Some studies are narrowly focused on specific firms or sectors, such as big tech firms or broad market indices like the S&amp;P 500</w:t>
      </w:r>
      <w:r w:rsidR="00AD1897">
        <w:rPr>
          <w:rFonts w:ascii="Arial" w:hAnsi="Arial" w:cs="Arial"/>
        </w:rPr>
        <w:t xml:space="preserve"> (</w:t>
      </w:r>
      <w:proofErr w:type="spellStart"/>
      <w:r w:rsidR="00AD1897">
        <w:rPr>
          <w:rFonts w:ascii="Arial" w:hAnsi="Arial" w:cs="Arial"/>
        </w:rPr>
        <w:t>Biktimirov</w:t>
      </w:r>
      <w:proofErr w:type="spellEnd"/>
      <w:r w:rsidR="00AD1897">
        <w:rPr>
          <w:rFonts w:ascii="Arial" w:hAnsi="Arial" w:cs="Arial"/>
        </w:rPr>
        <w:t>, 2021)</w:t>
      </w:r>
      <w:r w:rsidRPr="00103D9F">
        <w:rPr>
          <w:rFonts w:ascii="Arial" w:hAnsi="Arial" w:cs="Arial"/>
        </w:rPr>
        <w:t xml:space="preserve">. Even though a few studies have targeted the NASDAQ, they are comparatively </w:t>
      </w:r>
      <w:proofErr w:type="gramStart"/>
      <w:r w:rsidRPr="00103D9F">
        <w:rPr>
          <w:rFonts w:ascii="Arial" w:hAnsi="Arial" w:cs="Arial"/>
        </w:rPr>
        <w:t>few in number</w:t>
      </w:r>
      <w:proofErr w:type="gramEnd"/>
      <w:r w:rsidRPr="00103D9F">
        <w:rPr>
          <w:rFonts w:ascii="Arial" w:hAnsi="Arial" w:cs="Arial"/>
        </w:rPr>
        <w:t>, which limits the comprehensiveness of the research landscape</w:t>
      </w:r>
      <w:r w:rsidR="004C433D">
        <w:rPr>
          <w:rFonts w:ascii="Arial" w:hAnsi="Arial" w:cs="Arial"/>
        </w:rPr>
        <w:t xml:space="preserve"> (Lee, 2022)</w:t>
      </w:r>
      <w:r w:rsidRPr="00103D9F">
        <w:rPr>
          <w:rFonts w:ascii="Arial" w:hAnsi="Arial" w:cs="Arial"/>
        </w:rPr>
        <w:t>. This fragmented and occasionally outdated research landscape has left financial experts, hedge fund managers, and individual investors in a quandary. They grapple with critical questions about the best models to employ, the features to prioritize in these models, and the applicability of sentiment analysis across a diverse range of firms, including small-scale enterprises.</w:t>
      </w:r>
    </w:p>
    <w:p w14:paraId="58DA2096" w14:textId="77777777" w:rsidR="00AF198E" w:rsidRDefault="00AF198E" w:rsidP="00103D9F">
      <w:pPr>
        <w:spacing w:line="360" w:lineRule="auto"/>
        <w:rPr>
          <w:rFonts w:ascii="Arial" w:hAnsi="Arial" w:cs="Arial"/>
        </w:rPr>
      </w:pPr>
    </w:p>
    <w:p w14:paraId="764C0491" w14:textId="63C2B3E3" w:rsidR="00AF198E" w:rsidRPr="00AF198E" w:rsidRDefault="007E5E83" w:rsidP="007E5E83">
      <w:pPr>
        <w:pStyle w:val="Heading2"/>
      </w:pPr>
      <w:bookmarkStart w:id="11" w:name="_Toc144459359"/>
      <w:r>
        <w:t xml:space="preserve">1.3 </w:t>
      </w:r>
      <w:r w:rsidR="00AF198E" w:rsidRPr="00AF198E">
        <w:t>Methodology</w:t>
      </w:r>
      <w:bookmarkEnd w:id="11"/>
    </w:p>
    <w:p w14:paraId="349AFE59" w14:textId="5D5823CA" w:rsidR="00103D9F" w:rsidRDefault="00AF198E" w:rsidP="00AF198E">
      <w:pPr>
        <w:spacing w:line="360" w:lineRule="auto"/>
        <w:rPr>
          <w:rFonts w:ascii="Arial" w:hAnsi="Arial" w:cs="Arial"/>
        </w:rPr>
      </w:pPr>
      <w:r w:rsidRPr="00AF198E">
        <w:rPr>
          <w:rFonts w:ascii="Arial" w:hAnsi="Arial" w:cs="Arial"/>
        </w:rPr>
        <w:t xml:space="preserve">In response to these challenges, this study undertakes a comparative evaluation of four state-of-the-art machine learning models: Random Forest, </w:t>
      </w:r>
      <w:proofErr w:type="spellStart"/>
      <w:r w:rsidRPr="00AF198E">
        <w:rPr>
          <w:rFonts w:ascii="Arial" w:hAnsi="Arial" w:cs="Arial"/>
        </w:rPr>
        <w:t>XGBoost</w:t>
      </w:r>
      <w:proofErr w:type="spellEnd"/>
      <w:r w:rsidRPr="00AF198E">
        <w:rPr>
          <w:rFonts w:ascii="Arial" w:hAnsi="Arial" w:cs="Arial"/>
        </w:rPr>
        <w:t xml:space="preserve">, </w:t>
      </w:r>
      <w:proofErr w:type="spellStart"/>
      <w:r w:rsidRPr="00AF198E">
        <w:rPr>
          <w:rFonts w:ascii="Arial" w:hAnsi="Arial" w:cs="Arial"/>
        </w:rPr>
        <w:t>LightGBM</w:t>
      </w:r>
      <w:proofErr w:type="spellEnd"/>
      <w:r w:rsidRPr="00AF198E">
        <w:rPr>
          <w:rFonts w:ascii="Arial" w:hAnsi="Arial" w:cs="Arial"/>
        </w:rPr>
        <w:t xml:space="preserve">, and </w:t>
      </w:r>
      <w:proofErr w:type="spellStart"/>
      <w:r w:rsidRPr="00AF198E">
        <w:rPr>
          <w:rFonts w:ascii="Arial" w:hAnsi="Arial" w:cs="Arial"/>
        </w:rPr>
        <w:t>CatBoost</w:t>
      </w:r>
      <w:proofErr w:type="spellEnd"/>
      <w:r w:rsidRPr="00AF198E">
        <w:rPr>
          <w:rFonts w:ascii="Arial" w:hAnsi="Arial" w:cs="Arial"/>
        </w:rPr>
        <w:t xml:space="preserve">. The focus is sharpened on their capability to predict stock returns using sentiment scores during the unprecedented COVID-19 era. The selection of these models is underpinned by their prominence and demonstrable success across a spectrum of prediction tasks, notably in finance, as corroborated by preceding studies like Huang et al. (2020). While erstwhile mainstays such as linear regression and SVM have witnessed diminishing relevance, deep learning models, despite their powerful capabilities, often come across as intricate and </w:t>
      </w:r>
      <w:proofErr w:type="gramStart"/>
      <w:r w:rsidRPr="00AF198E">
        <w:rPr>
          <w:rFonts w:ascii="Arial" w:hAnsi="Arial" w:cs="Arial"/>
        </w:rPr>
        <w:t>resource-intensive</w:t>
      </w:r>
      <w:proofErr w:type="gramEnd"/>
      <w:r w:rsidRPr="00AF198E">
        <w:rPr>
          <w:rFonts w:ascii="Arial" w:hAnsi="Arial" w:cs="Arial"/>
        </w:rPr>
        <w:t>. Ensemble tree-based methodologies like the ones chosen for this study emerge as the golden mean, harmonizing interpretability, operational efficiency, and predictive prowess.</w:t>
      </w:r>
    </w:p>
    <w:p w14:paraId="631EE8FB" w14:textId="77777777" w:rsidR="00AF198E" w:rsidRDefault="00AF198E" w:rsidP="00AF198E">
      <w:pPr>
        <w:spacing w:line="360" w:lineRule="auto"/>
        <w:rPr>
          <w:rFonts w:ascii="Arial" w:hAnsi="Arial" w:cs="Arial"/>
        </w:rPr>
      </w:pPr>
    </w:p>
    <w:p w14:paraId="6B89478B" w14:textId="4361F104" w:rsidR="00103D9F" w:rsidRPr="00103D9F" w:rsidRDefault="007E5E83" w:rsidP="007E5E83">
      <w:pPr>
        <w:pStyle w:val="Heading2"/>
      </w:pPr>
      <w:bookmarkStart w:id="12" w:name="_Toc144459360"/>
      <w:r>
        <w:lastRenderedPageBreak/>
        <w:t xml:space="preserve">1.4 </w:t>
      </w:r>
      <w:r w:rsidR="00103D9F" w:rsidRPr="00103D9F">
        <w:t>Research Questions</w:t>
      </w:r>
      <w:bookmarkEnd w:id="12"/>
    </w:p>
    <w:p w14:paraId="0C8A8600" w14:textId="77777777" w:rsidR="00103D9F" w:rsidRPr="00103D9F" w:rsidRDefault="00103D9F" w:rsidP="00103D9F">
      <w:pPr>
        <w:spacing w:line="360" w:lineRule="auto"/>
        <w:rPr>
          <w:rFonts w:ascii="Arial" w:hAnsi="Arial" w:cs="Arial"/>
        </w:rPr>
      </w:pPr>
      <w:r w:rsidRPr="00103D9F">
        <w:rPr>
          <w:rFonts w:ascii="Arial" w:hAnsi="Arial" w:cs="Arial"/>
        </w:rPr>
        <w:t>To bridge these identified gaps in the literature and provide clarity to stakeholders in the financial sector, this research seeks to address three main questions:</w:t>
      </w:r>
    </w:p>
    <w:p w14:paraId="3943740F" w14:textId="77777777" w:rsidR="00103D9F" w:rsidRPr="00103D9F" w:rsidRDefault="00103D9F" w:rsidP="00103D9F">
      <w:pPr>
        <w:spacing w:line="360" w:lineRule="auto"/>
        <w:rPr>
          <w:rFonts w:ascii="Arial" w:hAnsi="Arial" w:cs="Arial"/>
        </w:rPr>
      </w:pPr>
    </w:p>
    <w:p w14:paraId="6BC836EB"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Comparative Analysis:</w:t>
      </w:r>
    </w:p>
    <w:p w14:paraId="7AEFBC8B" w14:textId="77777777" w:rsidR="00103D9F" w:rsidRPr="003C5FEB" w:rsidRDefault="00103D9F" w:rsidP="003C5FEB">
      <w:pPr>
        <w:pStyle w:val="ListParagraph"/>
        <w:spacing w:line="360" w:lineRule="auto"/>
        <w:rPr>
          <w:rFonts w:ascii="Arial" w:hAnsi="Arial" w:cs="Arial"/>
        </w:rPr>
      </w:pPr>
      <w:proofErr w:type="gramStart"/>
      <w:r w:rsidRPr="003C5FEB">
        <w:rPr>
          <w:rFonts w:ascii="Arial" w:hAnsi="Arial" w:cs="Arial"/>
        </w:rPr>
        <w:t>In light of</w:t>
      </w:r>
      <w:proofErr w:type="gramEnd"/>
      <w:r w:rsidRPr="003C5FEB">
        <w:rPr>
          <w:rFonts w:ascii="Arial" w:hAnsi="Arial" w:cs="Arial"/>
        </w:rPr>
        <w:t xml:space="preserve"> the COVID-19 pandemic, how do contemporary machine learning models, specifically </w:t>
      </w:r>
      <w:proofErr w:type="spellStart"/>
      <w:r w:rsidRPr="003C5FEB">
        <w:rPr>
          <w:rFonts w:ascii="Arial" w:hAnsi="Arial" w:cs="Arial"/>
        </w:rPr>
        <w:t>XGBoost</w:t>
      </w:r>
      <w:proofErr w:type="spellEnd"/>
      <w:r w:rsidRPr="003C5FEB">
        <w:rPr>
          <w:rFonts w:ascii="Arial" w:hAnsi="Arial" w:cs="Arial"/>
        </w:rPr>
        <w:t xml:space="preserve">, Random Forest, </w:t>
      </w:r>
      <w:proofErr w:type="spellStart"/>
      <w:r w:rsidRPr="003C5FEB">
        <w:rPr>
          <w:rFonts w:ascii="Arial" w:hAnsi="Arial" w:cs="Arial"/>
        </w:rPr>
        <w:t>LightGBM</w:t>
      </w:r>
      <w:proofErr w:type="spellEnd"/>
      <w:r w:rsidRPr="003C5FEB">
        <w:rPr>
          <w:rFonts w:ascii="Arial" w:hAnsi="Arial" w:cs="Arial"/>
        </w:rPr>
        <w:t xml:space="preserve">, and </w:t>
      </w:r>
      <w:proofErr w:type="spellStart"/>
      <w:r w:rsidRPr="003C5FEB">
        <w:rPr>
          <w:rFonts w:ascii="Arial" w:hAnsi="Arial" w:cs="Arial"/>
        </w:rPr>
        <w:t>CatBoost</w:t>
      </w:r>
      <w:proofErr w:type="spellEnd"/>
      <w:r w:rsidRPr="003C5FEB">
        <w:rPr>
          <w:rFonts w:ascii="Arial" w:hAnsi="Arial" w:cs="Arial"/>
        </w:rPr>
        <w:t>, compare in their effectiveness at leveraging news sentiment to predict stock returns?</w:t>
      </w:r>
    </w:p>
    <w:p w14:paraId="5A212558" w14:textId="77777777" w:rsidR="00103D9F" w:rsidRPr="00103D9F" w:rsidRDefault="00103D9F" w:rsidP="00103D9F">
      <w:pPr>
        <w:spacing w:line="360" w:lineRule="auto"/>
        <w:rPr>
          <w:rFonts w:ascii="Arial" w:hAnsi="Arial" w:cs="Arial"/>
        </w:rPr>
      </w:pPr>
    </w:p>
    <w:p w14:paraId="44A27CC2"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Feature Importance:</w:t>
      </w:r>
    </w:p>
    <w:p w14:paraId="2898E583" w14:textId="6D2085A9" w:rsidR="00103D9F" w:rsidRPr="003C5FEB" w:rsidRDefault="00103D9F" w:rsidP="003C5FEB">
      <w:pPr>
        <w:pStyle w:val="ListParagraph"/>
        <w:spacing w:line="360" w:lineRule="auto"/>
        <w:rPr>
          <w:rFonts w:ascii="Arial" w:hAnsi="Arial" w:cs="Arial"/>
        </w:rPr>
      </w:pPr>
      <w:r w:rsidRPr="003C5FEB">
        <w:rPr>
          <w:rFonts w:ascii="Arial" w:hAnsi="Arial" w:cs="Arial"/>
        </w:rPr>
        <w:t xml:space="preserve">Given the myriad of variables that could influence stock predictions, which attributes emerge as most crucial for these models? </w:t>
      </w:r>
      <w:r w:rsidR="003C5FEB" w:rsidRPr="003C5FEB">
        <w:rPr>
          <w:rFonts w:ascii="Arial" w:hAnsi="Arial" w:cs="Arial"/>
        </w:rPr>
        <w:t>Is news sentiment consistently paramount, or do other factors such as volume or COVID-19 wield a more significant influence?</w:t>
      </w:r>
    </w:p>
    <w:p w14:paraId="0CA98D90" w14:textId="77777777" w:rsidR="00103D9F" w:rsidRPr="00103D9F" w:rsidRDefault="00103D9F" w:rsidP="00103D9F">
      <w:pPr>
        <w:spacing w:line="360" w:lineRule="auto"/>
        <w:rPr>
          <w:rFonts w:ascii="Arial" w:hAnsi="Arial" w:cs="Arial"/>
        </w:rPr>
      </w:pPr>
    </w:p>
    <w:p w14:paraId="5FA87EEA"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Company-Specific Variations:</w:t>
      </w:r>
    </w:p>
    <w:p w14:paraId="5E19BA49" w14:textId="1AA99667" w:rsidR="00103D9F" w:rsidRPr="004F7C9F" w:rsidRDefault="00103D9F" w:rsidP="003C5FEB">
      <w:pPr>
        <w:pStyle w:val="ListParagraph"/>
        <w:spacing w:line="360" w:lineRule="auto"/>
        <w:rPr>
          <w:rFonts w:ascii="Arial" w:hAnsi="Arial" w:cs="Arial"/>
          <w:lang w:val="en-US"/>
        </w:rPr>
      </w:pPr>
      <w:r w:rsidRPr="003C5FEB">
        <w:rPr>
          <w:rFonts w:ascii="Arial" w:hAnsi="Arial" w:cs="Arial"/>
        </w:rPr>
        <w:t xml:space="preserve">Considering the vast landscape of the financial market, how do sentiment scores differ among companies? </w:t>
      </w:r>
    </w:p>
    <w:p w14:paraId="1C0C7636" w14:textId="77777777" w:rsidR="00103D9F" w:rsidRPr="00103D9F" w:rsidRDefault="00103D9F" w:rsidP="00103D9F">
      <w:pPr>
        <w:spacing w:line="360" w:lineRule="auto"/>
        <w:rPr>
          <w:rFonts w:ascii="Arial" w:hAnsi="Arial" w:cs="Arial"/>
        </w:rPr>
      </w:pPr>
    </w:p>
    <w:p w14:paraId="251FBA7A" w14:textId="77777777" w:rsidR="00103D9F" w:rsidRPr="00103D9F" w:rsidRDefault="00103D9F" w:rsidP="00103D9F">
      <w:pPr>
        <w:spacing w:line="360" w:lineRule="auto"/>
        <w:rPr>
          <w:rFonts w:ascii="Arial" w:hAnsi="Arial" w:cs="Arial"/>
        </w:rPr>
      </w:pPr>
      <w:r w:rsidRPr="00103D9F">
        <w:rPr>
          <w:rFonts w:ascii="Arial" w:hAnsi="Arial" w:cs="Arial"/>
        </w:rPr>
        <w:t>Through a meticulous exploration of these questions, this study aims to offer valuable insights and guidance, particularly in the context of the challenges presented by the COVID-19 pandemic.</w:t>
      </w:r>
    </w:p>
    <w:p w14:paraId="7E29145D" w14:textId="762CED5D" w:rsidR="00103D9F" w:rsidRDefault="00103D9F" w:rsidP="00103D9F">
      <w:pPr>
        <w:spacing w:line="360" w:lineRule="auto"/>
        <w:rPr>
          <w:rFonts w:ascii="Arial" w:hAnsi="Arial" w:cs="Arial"/>
        </w:rPr>
      </w:pPr>
      <w:r>
        <w:rPr>
          <w:rFonts w:ascii="Arial" w:hAnsi="Arial" w:cs="Arial"/>
        </w:rPr>
        <w:br w:type="page"/>
      </w:r>
    </w:p>
    <w:p w14:paraId="51199CE6" w14:textId="77777777" w:rsidR="00BC6342" w:rsidRDefault="00BC6342" w:rsidP="002E5761">
      <w:pPr>
        <w:spacing w:line="360" w:lineRule="auto"/>
        <w:jc w:val="both"/>
        <w:rPr>
          <w:rFonts w:ascii="Arial" w:hAnsi="Arial" w:cs="Arial"/>
        </w:rPr>
      </w:pPr>
    </w:p>
    <w:p w14:paraId="477AEA5C" w14:textId="345C360F" w:rsidR="00751397" w:rsidRPr="00751397" w:rsidRDefault="00751397" w:rsidP="00943197">
      <w:pPr>
        <w:pStyle w:val="Heading1"/>
      </w:pPr>
      <w:bookmarkStart w:id="13" w:name="_Toc144459361"/>
      <w:r w:rsidRPr="004F4D55">
        <w:t>2. Literature Review</w:t>
      </w:r>
      <w:bookmarkEnd w:id="13"/>
    </w:p>
    <w:p w14:paraId="517DA110" w14:textId="77777777" w:rsidR="00751397" w:rsidRPr="004F4D55" w:rsidRDefault="00751397" w:rsidP="005F6FD4">
      <w:pPr>
        <w:pStyle w:val="Heading2"/>
      </w:pPr>
      <w:bookmarkStart w:id="14" w:name="_Toc144459362"/>
      <w:r w:rsidRPr="004F4D55">
        <w:t>2.1 Sentiment Analysis: A Brief Overview</w:t>
      </w:r>
      <w:bookmarkEnd w:id="14"/>
    </w:p>
    <w:p w14:paraId="5B98D441" w14:textId="66891A54" w:rsidR="00751397" w:rsidRPr="00751397" w:rsidRDefault="00751397" w:rsidP="002E5761">
      <w:pPr>
        <w:spacing w:line="360" w:lineRule="auto"/>
        <w:jc w:val="both"/>
        <w:rPr>
          <w:rFonts w:ascii="Arial" w:hAnsi="Arial" w:cs="Arial"/>
        </w:rPr>
      </w:pPr>
      <w:r w:rsidRPr="00751397">
        <w:rPr>
          <w:rFonts w:ascii="Arial" w:hAnsi="Arial" w:cs="Arial"/>
        </w:rPr>
        <w:t>Sentiment analysis, or opinion mining, involves discerning and quantifying sentiments, emotions, and opinions within textual data. Early work in the domain, such as that by Pang</w:t>
      </w:r>
      <w:r w:rsidR="00A9187C">
        <w:rPr>
          <w:rFonts w:ascii="Arial" w:hAnsi="Arial" w:cs="Arial"/>
        </w:rPr>
        <w:t xml:space="preserve"> et al.</w:t>
      </w:r>
      <w:r w:rsidRPr="00751397">
        <w:rPr>
          <w:rFonts w:ascii="Arial" w:hAnsi="Arial" w:cs="Arial"/>
        </w:rPr>
        <w:t xml:space="preserve"> (2002), focused primarily on product reviews. Their seminal research illuminated the potential of using textual analysis to infer consumer sentiments. </w:t>
      </w:r>
      <w:commentRangeStart w:id="15"/>
      <w:del w:id="16" w:author="He He (Staff)" w:date="2023-08-20T12:52:00Z">
        <w:r w:rsidRPr="00751397" w:rsidDel="00C55CCE">
          <w:rPr>
            <w:rFonts w:ascii="Arial" w:hAnsi="Arial" w:cs="Arial"/>
          </w:rPr>
          <w:delText xml:space="preserve">Since then, </w:delText>
        </w:r>
      </w:del>
      <w:ins w:id="17" w:author="He He (Staff)" w:date="2023-08-20T12:52:00Z">
        <w:r w:rsidR="00C55CCE">
          <w:rPr>
            <w:rFonts w:ascii="Arial" w:hAnsi="Arial" w:cs="Arial"/>
          </w:rPr>
          <w:t xml:space="preserve">Recently, </w:t>
        </w:r>
      </w:ins>
      <w:r w:rsidRPr="00751397">
        <w:rPr>
          <w:rFonts w:ascii="Arial" w:hAnsi="Arial" w:cs="Arial"/>
        </w:rPr>
        <w:t xml:space="preserve">the application of sentiment analysis has expanded manifold, especially in the field of finance. </w:t>
      </w:r>
      <w:commentRangeEnd w:id="15"/>
      <w:r w:rsidR="00C55CCE">
        <w:rPr>
          <w:rStyle w:val="CommentReference"/>
        </w:rPr>
        <w:commentReference w:id="15"/>
      </w:r>
      <w:commentRangeStart w:id="18"/>
      <w:r w:rsidR="009F6A35" w:rsidRPr="009F6A35">
        <w:rPr>
          <w:rFonts w:ascii="Arial" w:hAnsi="Arial" w:cs="Arial"/>
        </w:rPr>
        <w:t xml:space="preserve">For example, </w:t>
      </w:r>
      <w:r w:rsidR="009639E0" w:rsidRPr="009639E0">
        <w:rPr>
          <w:rFonts w:ascii="Arial" w:hAnsi="Arial" w:cs="Arial"/>
        </w:rPr>
        <w:t xml:space="preserve">Valle-Cruz et al. (2020) emphasized its significance as a forecasting tool for the stock market, with polarity being a widely adopted technique. Moreover, </w:t>
      </w:r>
      <w:r w:rsidR="0073506C">
        <w:rPr>
          <w:rFonts w:ascii="Arial" w:hAnsi="Arial" w:cs="Arial"/>
        </w:rPr>
        <w:t>Kumar</w:t>
      </w:r>
      <w:r w:rsidR="009639E0" w:rsidRPr="009639E0">
        <w:rPr>
          <w:rFonts w:ascii="Arial" w:hAnsi="Arial" w:cs="Arial"/>
        </w:rPr>
        <w:t xml:space="preserve"> et al. (2021) highlighted the benefits of sentiment analysis in enhancing data accuracy in financial contexts</w:t>
      </w:r>
      <w:r w:rsidR="009F6A35" w:rsidRPr="009F6A35">
        <w:rPr>
          <w:rFonts w:ascii="Arial" w:hAnsi="Arial" w:cs="Arial"/>
        </w:rPr>
        <w:t>.</w:t>
      </w:r>
      <w:commentRangeEnd w:id="18"/>
      <w:r w:rsidR="009F6A35">
        <w:rPr>
          <w:rStyle w:val="CommentReference"/>
        </w:rPr>
        <w:commentReference w:id="18"/>
      </w:r>
      <w:r w:rsidR="009F6A35">
        <w:rPr>
          <w:rFonts w:ascii="Arial" w:hAnsi="Arial" w:cs="Arial"/>
        </w:rPr>
        <w:t xml:space="preserve"> </w:t>
      </w:r>
      <w:r w:rsidRPr="00751397">
        <w:rPr>
          <w:rFonts w:ascii="Arial" w:hAnsi="Arial" w:cs="Arial"/>
        </w:rPr>
        <w:t>A study by Loughran and McDonald (2011) stressed the importance of crafting specialized dictionaries to mine financial texts, noting that traditional dictionaries often misclassify financial terms, leading to inaccurate sentiment classifications.</w:t>
      </w:r>
    </w:p>
    <w:p w14:paraId="11139B9B" w14:textId="77777777" w:rsidR="00751397" w:rsidRPr="00751397" w:rsidRDefault="00751397" w:rsidP="002E5761">
      <w:pPr>
        <w:spacing w:line="360" w:lineRule="auto"/>
        <w:jc w:val="both"/>
        <w:rPr>
          <w:rFonts w:ascii="Arial" w:hAnsi="Arial" w:cs="Arial"/>
        </w:rPr>
      </w:pPr>
    </w:p>
    <w:p w14:paraId="3845428E" w14:textId="77777777" w:rsidR="00751397" w:rsidRPr="004F4D55" w:rsidRDefault="00751397" w:rsidP="005F6FD4">
      <w:pPr>
        <w:pStyle w:val="Heading2"/>
      </w:pPr>
      <w:bookmarkStart w:id="19" w:name="_Toc144459363"/>
      <w:r w:rsidRPr="004F4D55">
        <w:t>2.2 News Sentiment and Stock Market Movements</w:t>
      </w:r>
      <w:bookmarkEnd w:id="19"/>
    </w:p>
    <w:p w14:paraId="541712BB" w14:textId="77777777" w:rsidR="00751397" w:rsidRPr="00751397" w:rsidRDefault="00751397" w:rsidP="002E5761">
      <w:pPr>
        <w:spacing w:line="360" w:lineRule="auto"/>
        <w:jc w:val="both"/>
        <w:rPr>
          <w:rFonts w:ascii="Arial" w:hAnsi="Arial" w:cs="Arial"/>
        </w:rPr>
      </w:pPr>
      <w:r w:rsidRPr="00751397">
        <w:rPr>
          <w:rFonts w:ascii="Arial" w:hAnsi="Arial" w:cs="Arial"/>
        </w:rPr>
        <w:t xml:space="preserve">The link between stock market performance and news sentiment has been an area of keen academic interest. </w:t>
      </w:r>
      <w:proofErr w:type="spellStart"/>
      <w:r w:rsidRPr="00751397">
        <w:rPr>
          <w:rFonts w:ascii="Arial" w:hAnsi="Arial" w:cs="Arial"/>
        </w:rPr>
        <w:t>Tetlock</w:t>
      </w:r>
      <w:proofErr w:type="spellEnd"/>
      <w:r w:rsidRPr="00751397">
        <w:rPr>
          <w:rFonts w:ascii="Arial" w:hAnsi="Arial" w:cs="Arial"/>
        </w:rPr>
        <w:t xml:space="preserve"> (2007) demonstrated that negative words in financial news were strongly correlated with downward stock price movements. Further, </w:t>
      </w:r>
      <w:proofErr w:type="spellStart"/>
      <w:r w:rsidRPr="00751397">
        <w:rPr>
          <w:rFonts w:ascii="Arial" w:hAnsi="Arial" w:cs="Arial"/>
        </w:rPr>
        <w:t>Engelberg</w:t>
      </w:r>
      <w:proofErr w:type="spellEnd"/>
      <w:r w:rsidRPr="00751397">
        <w:rPr>
          <w:rFonts w:ascii="Arial" w:hAnsi="Arial" w:cs="Arial"/>
        </w:rPr>
        <w:t xml:space="preserve"> and Parsons (2011) illustrated how front-page news articles could induce stock market volatility. These findings underscore the market's sensitivity to news sentiment, with investors often reacting, either positively or negatively, to the sentiments embedded in news articles.</w:t>
      </w:r>
    </w:p>
    <w:p w14:paraId="14368546" w14:textId="77777777" w:rsidR="00751397" w:rsidRPr="00751397" w:rsidRDefault="00751397" w:rsidP="002E5761">
      <w:pPr>
        <w:spacing w:line="360" w:lineRule="auto"/>
        <w:jc w:val="both"/>
        <w:rPr>
          <w:rFonts w:ascii="Arial" w:hAnsi="Arial" w:cs="Arial"/>
        </w:rPr>
      </w:pPr>
    </w:p>
    <w:p w14:paraId="0AA39324" w14:textId="4E5B306E" w:rsidR="00751397" w:rsidRPr="00751397" w:rsidRDefault="00751397" w:rsidP="002E5761">
      <w:pPr>
        <w:spacing w:line="360" w:lineRule="auto"/>
        <w:jc w:val="both"/>
        <w:rPr>
          <w:rFonts w:ascii="Arial" w:hAnsi="Arial" w:cs="Arial"/>
        </w:rPr>
      </w:pPr>
      <w:r w:rsidRPr="00751397">
        <w:rPr>
          <w:rFonts w:ascii="Arial" w:hAnsi="Arial" w:cs="Arial"/>
        </w:rPr>
        <w:t xml:space="preserve">The influence of social media platforms, particularly Twitter, has also been explored in depth. </w:t>
      </w:r>
      <w:proofErr w:type="spellStart"/>
      <w:r w:rsidRPr="00751397">
        <w:rPr>
          <w:rFonts w:ascii="Arial" w:hAnsi="Arial" w:cs="Arial"/>
        </w:rPr>
        <w:t>Bollen</w:t>
      </w:r>
      <w:proofErr w:type="spellEnd"/>
      <w:r w:rsidR="002A7A20">
        <w:rPr>
          <w:rFonts w:ascii="Arial" w:hAnsi="Arial" w:cs="Arial"/>
        </w:rPr>
        <w:t xml:space="preserve"> et al. </w:t>
      </w:r>
      <w:r w:rsidRPr="00751397">
        <w:rPr>
          <w:rFonts w:ascii="Arial" w:hAnsi="Arial" w:cs="Arial"/>
        </w:rPr>
        <w:t>(2011) pioneering work revealed that Twitter mood could indeed serve as a predictor for stock market movements. Their research posited that the collective mood derived from Twitter feeds was indicative of subsequent changes in the Dow Jones Industrial Average.</w:t>
      </w:r>
    </w:p>
    <w:p w14:paraId="40509535" w14:textId="77777777" w:rsidR="00751397" w:rsidRPr="00751397" w:rsidRDefault="00751397" w:rsidP="002E5761">
      <w:pPr>
        <w:spacing w:line="360" w:lineRule="auto"/>
        <w:jc w:val="both"/>
        <w:rPr>
          <w:rFonts w:ascii="Arial" w:hAnsi="Arial" w:cs="Arial"/>
        </w:rPr>
      </w:pPr>
    </w:p>
    <w:p w14:paraId="6E78F6E1" w14:textId="77777777" w:rsidR="00751397" w:rsidRPr="004F4D55" w:rsidRDefault="00751397" w:rsidP="005F6FD4">
      <w:pPr>
        <w:pStyle w:val="Heading2"/>
      </w:pPr>
      <w:bookmarkStart w:id="20" w:name="_Toc144459364"/>
      <w:r w:rsidRPr="004F4D55">
        <w:t>2.3 Machine Learning Models in Financial Forecasting</w:t>
      </w:r>
      <w:bookmarkEnd w:id="20"/>
    </w:p>
    <w:p w14:paraId="31A413C5" w14:textId="13CD461F" w:rsidR="00751397" w:rsidRPr="00751397" w:rsidRDefault="00751397" w:rsidP="002E5761">
      <w:pPr>
        <w:spacing w:line="360" w:lineRule="auto"/>
        <w:jc w:val="both"/>
        <w:rPr>
          <w:rFonts w:ascii="Arial" w:hAnsi="Arial" w:cs="Arial"/>
        </w:rPr>
      </w:pPr>
      <w:r w:rsidRPr="00751397">
        <w:rPr>
          <w:rFonts w:ascii="Arial" w:hAnsi="Arial" w:cs="Arial"/>
        </w:rPr>
        <w:lastRenderedPageBreak/>
        <w:t>Machine learning models have brought about a paradigm shift in financial forecasting.</w:t>
      </w:r>
      <w:commentRangeStart w:id="21"/>
      <w:r w:rsidRPr="00751397">
        <w:rPr>
          <w:rFonts w:ascii="Arial" w:hAnsi="Arial" w:cs="Arial"/>
        </w:rPr>
        <w:t xml:space="preserve"> </w:t>
      </w:r>
      <w:commentRangeEnd w:id="21"/>
      <w:r w:rsidR="00C55CCE">
        <w:rPr>
          <w:rStyle w:val="CommentReference"/>
        </w:rPr>
        <w:commentReference w:id="21"/>
      </w:r>
      <w:commentRangeStart w:id="22"/>
      <w:r w:rsidR="00280941" w:rsidRPr="00280941">
        <w:rPr>
          <w:rFonts w:ascii="Arial" w:hAnsi="Arial" w:cs="Arial"/>
        </w:rPr>
        <w:t>Traditional statistical models like multivariate linear regression have been extensively used for prediction tasks in finance (Brooks, 2014). However, these linear models often fail to capture complex nonlinear relationships and interactions in financial data (</w:t>
      </w:r>
      <w:proofErr w:type="spellStart"/>
      <w:r w:rsidR="00280941" w:rsidRPr="00280941">
        <w:rPr>
          <w:rFonts w:ascii="Arial" w:hAnsi="Arial" w:cs="Arial"/>
        </w:rPr>
        <w:t>Atsalakis</w:t>
      </w:r>
      <w:proofErr w:type="spellEnd"/>
      <w:r w:rsidR="00280941" w:rsidRPr="00280941">
        <w:rPr>
          <w:rFonts w:ascii="Arial" w:hAnsi="Arial" w:cs="Arial"/>
        </w:rPr>
        <w:t xml:space="preserve"> &amp; </w:t>
      </w:r>
      <w:proofErr w:type="spellStart"/>
      <w:r w:rsidR="00280941" w:rsidRPr="00280941">
        <w:rPr>
          <w:rFonts w:ascii="Arial" w:hAnsi="Arial" w:cs="Arial"/>
        </w:rPr>
        <w:t>Valavanis</w:t>
      </w:r>
      <w:proofErr w:type="spellEnd"/>
      <w:r w:rsidR="00280941" w:rsidRPr="00280941">
        <w:rPr>
          <w:rFonts w:ascii="Arial" w:hAnsi="Arial" w:cs="Arial"/>
        </w:rPr>
        <w:t>, 2009).</w:t>
      </w:r>
      <w:commentRangeEnd w:id="22"/>
      <w:r w:rsidR="001C2058">
        <w:rPr>
          <w:rStyle w:val="CommentReference"/>
        </w:rPr>
        <w:commentReference w:id="22"/>
      </w:r>
      <w:r w:rsidRPr="00751397">
        <w:rPr>
          <w:rFonts w:ascii="Arial" w:hAnsi="Arial" w:cs="Arial"/>
        </w:rPr>
        <w:t>The advent of machine learning heralded a new era, enabling more nuanced predictions.</w:t>
      </w:r>
    </w:p>
    <w:p w14:paraId="7E9733F8" w14:textId="77777777" w:rsidR="00751397" w:rsidRPr="00751397" w:rsidRDefault="00751397" w:rsidP="002E5761">
      <w:pPr>
        <w:spacing w:line="360" w:lineRule="auto"/>
        <w:jc w:val="both"/>
        <w:rPr>
          <w:rFonts w:ascii="Arial" w:hAnsi="Arial" w:cs="Arial"/>
        </w:rPr>
      </w:pPr>
    </w:p>
    <w:p w14:paraId="09B1B545" w14:textId="0CCA0FD7" w:rsidR="00751397" w:rsidRPr="00751397" w:rsidRDefault="00751397" w:rsidP="002E5761">
      <w:pPr>
        <w:spacing w:line="360" w:lineRule="auto"/>
        <w:jc w:val="both"/>
        <w:rPr>
          <w:rFonts w:ascii="Arial" w:hAnsi="Arial" w:cs="Arial"/>
        </w:rPr>
      </w:pPr>
      <w:r w:rsidRPr="00751397">
        <w:rPr>
          <w:rFonts w:ascii="Arial" w:hAnsi="Arial" w:cs="Arial"/>
        </w:rPr>
        <w:t xml:space="preserve">Various machine learning algorithms have been deployed in the financial sector. </w:t>
      </w:r>
      <w:proofErr w:type="spellStart"/>
      <w:r w:rsidRPr="00751397">
        <w:rPr>
          <w:rFonts w:ascii="Arial" w:hAnsi="Arial" w:cs="Arial"/>
        </w:rPr>
        <w:t>XGBoost</w:t>
      </w:r>
      <w:proofErr w:type="spellEnd"/>
      <w:r w:rsidRPr="00751397">
        <w:rPr>
          <w:rFonts w:ascii="Arial" w:hAnsi="Arial" w:cs="Arial"/>
        </w:rPr>
        <w:t xml:space="preserve">, for instance, is renowned for its robustness and has been employed extensively in financial forecasting, as highlighted by Chen and </w:t>
      </w:r>
      <w:proofErr w:type="spellStart"/>
      <w:r w:rsidRPr="00751397">
        <w:rPr>
          <w:rFonts w:ascii="Arial" w:hAnsi="Arial" w:cs="Arial"/>
        </w:rPr>
        <w:t>Guestrin</w:t>
      </w:r>
      <w:proofErr w:type="spellEnd"/>
      <w:r w:rsidRPr="00751397">
        <w:rPr>
          <w:rFonts w:ascii="Arial" w:hAnsi="Arial" w:cs="Arial"/>
        </w:rPr>
        <w:t xml:space="preserve"> (2016). On the other hand, Random Forest, a versatile ensemble learning method, has been lauded for its accuracy in financial applications (</w:t>
      </w:r>
      <w:r w:rsidR="00303DC4">
        <w:rPr>
          <w:rFonts w:ascii="Arial" w:hAnsi="Arial" w:cs="Arial"/>
        </w:rPr>
        <w:t>Renault</w:t>
      </w:r>
      <w:r w:rsidRPr="00751397">
        <w:rPr>
          <w:rFonts w:ascii="Arial" w:hAnsi="Arial" w:cs="Arial"/>
        </w:rPr>
        <w:t>, 202</w:t>
      </w:r>
      <w:r w:rsidR="00303DC4">
        <w:rPr>
          <w:rFonts w:ascii="Arial" w:hAnsi="Arial" w:cs="Arial"/>
        </w:rPr>
        <w:t>0</w:t>
      </w:r>
      <w:r w:rsidRPr="00751397">
        <w:rPr>
          <w:rFonts w:ascii="Arial" w:hAnsi="Arial" w:cs="Arial"/>
        </w:rPr>
        <w:t>).</w:t>
      </w:r>
    </w:p>
    <w:p w14:paraId="0183DB6E" w14:textId="77777777" w:rsidR="00751397" w:rsidRPr="00751397" w:rsidRDefault="00751397" w:rsidP="002E5761">
      <w:pPr>
        <w:spacing w:line="360" w:lineRule="auto"/>
        <w:jc w:val="both"/>
        <w:rPr>
          <w:rFonts w:ascii="Arial" w:hAnsi="Arial" w:cs="Arial"/>
        </w:rPr>
      </w:pPr>
    </w:p>
    <w:p w14:paraId="6E5440C0" w14:textId="6DBB0262" w:rsidR="00751397" w:rsidRPr="00131B15" w:rsidRDefault="00751397" w:rsidP="002E5761">
      <w:pPr>
        <w:spacing w:line="360" w:lineRule="auto"/>
        <w:jc w:val="both"/>
        <w:rPr>
          <w:rFonts w:ascii="Arial" w:hAnsi="Arial" w:cs="Arial"/>
        </w:rPr>
      </w:pPr>
      <w:r w:rsidRPr="00751397">
        <w:rPr>
          <w:rFonts w:ascii="Arial" w:hAnsi="Arial" w:cs="Arial"/>
        </w:rPr>
        <w:t xml:space="preserve">Recent studies have also shed light on the efficacy of </w:t>
      </w:r>
      <w:del w:id="23" w:author="He He (Staff)" w:date="2023-08-20T12:56:00Z">
        <w:r w:rsidRPr="00751397" w:rsidDel="00C55CCE">
          <w:rPr>
            <w:rFonts w:ascii="Arial" w:hAnsi="Arial" w:cs="Arial"/>
          </w:rPr>
          <w:delText xml:space="preserve">newer </w:delText>
        </w:r>
      </w:del>
      <w:ins w:id="24" w:author="He He (Staff)" w:date="2023-08-20T12:56:00Z">
        <w:r w:rsidR="00C55CCE">
          <w:rPr>
            <w:rFonts w:ascii="Arial" w:hAnsi="Arial" w:cs="Arial"/>
          </w:rPr>
          <w:t>more advanced</w:t>
        </w:r>
        <w:r w:rsidR="00C55CCE" w:rsidRPr="00751397">
          <w:rPr>
            <w:rFonts w:ascii="Arial" w:hAnsi="Arial" w:cs="Arial"/>
          </w:rPr>
          <w:t xml:space="preserve"> </w:t>
        </w:r>
      </w:ins>
      <w:r w:rsidRPr="00751397">
        <w:rPr>
          <w:rFonts w:ascii="Arial" w:hAnsi="Arial" w:cs="Arial"/>
        </w:rPr>
        <w:t xml:space="preserve">algorithms such as </w:t>
      </w:r>
      <w:proofErr w:type="spellStart"/>
      <w:r w:rsidRPr="00751397">
        <w:rPr>
          <w:rFonts w:ascii="Arial" w:hAnsi="Arial" w:cs="Arial"/>
        </w:rPr>
        <w:t>LightGBM</w:t>
      </w:r>
      <w:proofErr w:type="spellEnd"/>
      <w:r w:rsidRPr="00751397">
        <w:rPr>
          <w:rFonts w:ascii="Arial" w:hAnsi="Arial" w:cs="Arial"/>
        </w:rPr>
        <w:t xml:space="preserve"> and </w:t>
      </w:r>
      <w:proofErr w:type="spellStart"/>
      <w:r w:rsidRPr="00751397">
        <w:rPr>
          <w:rFonts w:ascii="Arial" w:hAnsi="Arial" w:cs="Arial"/>
        </w:rPr>
        <w:t>CatBoost</w:t>
      </w:r>
      <w:proofErr w:type="spellEnd"/>
      <w:r w:rsidRPr="00751397">
        <w:rPr>
          <w:rFonts w:ascii="Arial" w:hAnsi="Arial" w:cs="Arial"/>
        </w:rPr>
        <w:t xml:space="preserve">. </w:t>
      </w:r>
      <w:proofErr w:type="spellStart"/>
      <w:r w:rsidRPr="00751397">
        <w:rPr>
          <w:rFonts w:ascii="Arial" w:hAnsi="Arial" w:cs="Arial"/>
        </w:rPr>
        <w:t>Ke</w:t>
      </w:r>
      <w:proofErr w:type="spellEnd"/>
      <w:r w:rsidR="00FC74A4">
        <w:rPr>
          <w:rFonts w:ascii="Arial" w:hAnsi="Arial" w:cs="Arial"/>
        </w:rPr>
        <w:t xml:space="preserve"> et al.</w:t>
      </w:r>
      <w:r w:rsidRPr="00751397">
        <w:rPr>
          <w:rFonts w:ascii="Arial" w:hAnsi="Arial" w:cs="Arial"/>
        </w:rPr>
        <w:t xml:space="preserve"> (2017) extolled the virtues of </w:t>
      </w:r>
      <w:proofErr w:type="spellStart"/>
      <w:r w:rsidRPr="00751397">
        <w:rPr>
          <w:rFonts w:ascii="Arial" w:hAnsi="Arial" w:cs="Arial"/>
        </w:rPr>
        <w:t>LightGBM</w:t>
      </w:r>
      <w:proofErr w:type="spellEnd"/>
      <w:r w:rsidRPr="00751397">
        <w:rPr>
          <w:rFonts w:ascii="Arial" w:hAnsi="Arial" w:cs="Arial"/>
        </w:rPr>
        <w:t xml:space="preserve">, emphasizing its scalability and efficiency. Similarly, </w:t>
      </w:r>
      <w:proofErr w:type="spellStart"/>
      <w:r w:rsidRPr="00751397">
        <w:rPr>
          <w:rFonts w:ascii="Arial" w:hAnsi="Arial" w:cs="Arial"/>
        </w:rPr>
        <w:t>Prokhorenkova</w:t>
      </w:r>
      <w:proofErr w:type="spellEnd"/>
      <w:r w:rsidRPr="00751397">
        <w:rPr>
          <w:rFonts w:ascii="Arial" w:hAnsi="Arial" w:cs="Arial"/>
        </w:rPr>
        <w:t xml:space="preserve"> et al. (2018) explored the capabilities of </w:t>
      </w:r>
      <w:proofErr w:type="spellStart"/>
      <w:r w:rsidRPr="00751397">
        <w:rPr>
          <w:rFonts w:ascii="Arial" w:hAnsi="Arial" w:cs="Arial"/>
        </w:rPr>
        <w:t>CatBoost</w:t>
      </w:r>
      <w:proofErr w:type="spellEnd"/>
      <w:r w:rsidRPr="00751397">
        <w:rPr>
          <w:rFonts w:ascii="Arial" w:hAnsi="Arial" w:cs="Arial"/>
        </w:rPr>
        <w:t>, highlighting its prowess in handling categorical features, a common occurrence in financial datasets.</w:t>
      </w:r>
    </w:p>
    <w:p w14:paraId="710B4C92" w14:textId="3999ACD5" w:rsidR="006554BB" w:rsidRDefault="006554BB" w:rsidP="002E5761">
      <w:pPr>
        <w:spacing w:line="360" w:lineRule="auto"/>
        <w:jc w:val="both"/>
        <w:rPr>
          <w:rFonts w:ascii="Arial" w:hAnsi="Arial" w:cs="Arial"/>
        </w:rPr>
      </w:pPr>
    </w:p>
    <w:p w14:paraId="0F800504" w14:textId="77777777" w:rsidR="00751397" w:rsidRPr="004F4D55" w:rsidRDefault="00751397" w:rsidP="005F6FD4">
      <w:pPr>
        <w:pStyle w:val="Heading2"/>
      </w:pPr>
      <w:bookmarkStart w:id="25" w:name="_Toc144459365"/>
      <w:r w:rsidRPr="004F4D55">
        <w:t>2.4 The COVID-19 Pandemic: A New Challenge</w:t>
      </w:r>
      <w:bookmarkEnd w:id="25"/>
    </w:p>
    <w:p w14:paraId="3D4D353B" w14:textId="77777777" w:rsidR="00751397" w:rsidRPr="00751397" w:rsidRDefault="00751397" w:rsidP="002E5761">
      <w:pPr>
        <w:spacing w:line="360" w:lineRule="auto"/>
        <w:jc w:val="both"/>
        <w:rPr>
          <w:rFonts w:ascii="Arial" w:hAnsi="Arial" w:cs="Arial"/>
        </w:rPr>
      </w:pPr>
      <w:r w:rsidRPr="00751397">
        <w:rPr>
          <w:rFonts w:ascii="Arial" w:hAnsi="Arial" w:cs="Arial"/>
        </w:rPr>
        <w:t>The onset of the COVID-19 pandemic brought about unprecedented challenges for financial forecasting. Traditional models were often found wanting in the face of the pandemic's volatile impact on global stock markets. Baker et al. (2020) detailed the heightened economic uncertainty induced by COVID-19, emphasizing the need for more adaptable forecasting models.</w:t>
      </w:r>
    </w:p>
    <w:p w14:paraId="55FFFCE9" w14:textId="13E5EEC4" w:rsidR="00751397" w:rsidRPr="00751397" w:rsidRDefault="00EB1E12" w:rsidP="002E5761">
      <w:pPr>
        <w:spacing w:line="360" w:lineRule="auto"/>
        <w:jc w:val="both"/>
        <w:rPr>
          <w:rFonts w:ascii="Arial" w:hAnsi="Arial" w:cs="Arial"/>
        </w:rPr>
      </w:pPr>
      <w:r w:rsidRPr="00EB1E12">
        <w:rPr>
          <w:rFonts w:ascii="Arial" w:hAnsi="Arial" w:cs="Arial"/>
        </w:rPr>
        <w:t xml:space="preserve">Post-COVID-19, this study highlights four pieces of literature that apply sentiment analysis to forecast stock </w:t>
      </w:r>
      <w:proofErr w:type="gramStart"/>
      <w:r w:rsidRPr="00EB1E12">
        <w:rPr>
          <w:rFonts w:ascii="Arial" w:hAnsi="Arial" w:cs="Arial"/>
        </w:rPr>
        <w:t>returns.</w:t>
      </w:r>
      <w:r w:rsidR="00DD0059" w:rsidRPr="00DD0059">
        <w:rPr>
          <w:rFonts w:ascii="Arial" w:hAnsi="Arial" w:cs="Arial"/>
        </w:rPr>
        <w:t>.</w:t>
      </w:r>
      <w:proofErr w:type="gramEnd"/>
      <w:r w:rsidR="00DD0059" w:rsidRPr="00DD0059">
        <w:rPr>
          <w:rFonts w:ascii="Arial" w:hAnsi="Arial" w:cs="Arial"/>
        </w:rPr>
        <w:t xml:space="preserve"> Huynh et al. (2021) examined global equity markets, indicating a nuanced relationship between sentiment and stock returns. Duan et al. (2020) </w:t>
      </w:r>
      <w:proofErr w:type="spellStart"/>
      <w:r w:rsidR="00DD0059" w:rsidRPr="00DD0059">
        <w:rPr>
          <w:rFonts w:ascii="Arial" w:hAnsi="Arial" w:cs="Arial"/>
        </w:rPr>
        <w:t>analyzed</w:t>
      </w:r>
      <w:proofErr w:type="spellEnd"/>
      <w:r w:rsidR="00DD0059" w:rsidRPr="00DD0059">
        <w:rPr>
          <w:rFonts w:ascii="Arial" w:hAnsi="Arial" w:cs="Arial"/>
        </w:rPr>
        <w:t xml:space="preserve"> the Chinese stock market using textual data, highlighting positive correlations between sentiment and stock metrics. </w:t>
      </w:r>
      <w:proofErr w:type="spellStart"/>
      <w:r w:rsidR="00DD0059" w:rsidRPr="00DD0059">
        <w:rPr>
          <w:rFonts w:ascii="Arial" w:hAnsi="Arial" w:cs="Arial"/>
        </w:rPr>
        <w:t>Costola</w:t>
      </w:r>
      <w:proofErr w:type="spellEnd"/>
      <w:r w:rsidR="00DD0059" w:rsidRPr="00DD0059">
        <w:rPr>
          <w:rFonts w:ascii="Arial" w:hAnsi="Arial" w:cs="Arial"/>
        </w:rPr>
        <w:t xml:space="preserve"> et al. (2020) discerned a positive link between sentiment scores and US market returns, while Ren et al. (2019) achieved a high forecasting accuracy for China's SSE 50 Index through sentiment analysis.</w:t>
      </w:r>
    </w:p>
    <w:p w14:paraId="58FF4273" w14:textId="77777777" w:rsidR="0070219D" w:rsidRPr="0070219D" w:rsidRDefault="0070219D" w:rsidP="0070219D">
      <w:pPr>
        <w:spacing w:line="360" w:lineRule="auto"/>
        <w:jc w:val="both"/>
        <w:rPr>
          <w:rFonts w:ascii="Arial" w:hAnsi="Arial" w:cs="Arial"/>
        </w:rPr>
      </w:pPr>
    </w:p>
    <w:p w14:paraId="0B87C487" w14:textId="20A565DB" w:rsidR="00751397" w:rsidRPr="00751397" w:rsidRDefault="00FD2548" w:rsidP="002E5761">
      <w:pPr>
        <w:spacing w:line="360" w:lineRule="auto"/>
        <w:jc w:val="both"/>
        <w:rPr>
          <w:rFonts w:ascii="Arial" w:hAnsi="Arial" w:cs="Arial"/>
        </w:rPr>
      </w:pPr>
      <w:r>
        <w:rPr>
          <w:rFonts w:ascii="Arial" w:hAnsi="Arial" w:cs="Arial"/>
        </w:rPr>
        <w:t>However</w:t>
      </w:r>
      <w:r w:rsidR="0070219D" w:rsidRPr="0070219D">
        <w:rPr>
          <w:rFonts w:ascii="Arial" w:hAnsi="Arial" w:cs="Arial"/>
        </w:rPr>
        <w:t>, these studies overlooked the US's NASDAQ market, with its tech-centric composition. The diverse methodologies employed across these works, without comparative analysis of multiple models, leave an ambiguity in model selection for investors. Moreover, the predominant focus on large tech firms raises questions about the applicability of findings to firms of varying sizes.</w:t>
      </w:r>
      <w:r w:rsidR="0070219D">
        <w:rPr>
          <w:rFonts w:ascii="Arial" w:hAnsi="Arial" w:cs="Arial"/>
        </w:rPr>
        <w:t xml:space="preserve"> </w:t>
      </w:r>
      <w:r w:rsidR="0070219D" w:rsidRPr="0070219D">
        <w:rPr>
          <w:rFonts w:ascii="Arial" w:hAnsi="Arial" w:cs="Arial"/>
        </w:rPr>
        <w:t>Such gaps underscore unresolved queries for financial stakeholders: the optimal model choice, the key features for analysis, and the efficacy of sentiment analysis for smaller firms.</w:t>
      </w:r>
    </w:p>
    <w:p w14:paraId="219C8E9F" w14:textId="77777777" w:rsidR="00751397" w:rsidRPr="00131B15" w:rsidRDefault="00751397" w:rsidP="002E5761">
      <w:pPr>
        <w:spacing w:line="360" w:lineRule="auto"/>
        <w:jc w:val="both"/>
        <w:rPr>
          <w:rFonts w:ascii="Arial" w:hAnsi="Arial" w:cs="Arial"/>
        </w:rPr>
      </w:pPr>
    </w:p>
    <w:p w14:paraId="6667D1C3" w14:textId="77777777" w:rsidR="00F662A4" w:rsidRPr="00D328CA" w:rsidRDefault="00F662A4" w:rsidP="005F6FD4">
      <w:pPr>
        <w:pStyle w:val="Heading1"/>
      </w:pPr>
      <w:bookmarkStart w:id="26" w:name="_Toc144459366"/>
      <w:r w:rsidRPr="00D328CA">
        <w:t>3. Data</w:t>
      </w:r>
      <w:bookmarkEnd w:id="26"/>
    </w:p>
    <w:p w14:paraId="37E70D18" w14:textId="77777777" w:rsidR="00F662A4" w:rsidRPr="00D328CA" w:rsidRDefault="00F662A4" w:rsidP="00002967">
      <w:pPr>
        <w:pStyle w:val="Heading2"/>
      </w:pPr>
      <w:bookmarkStart w:id="27" w:name="_Toc144459367"/>
      <w:r w:rsidRPr="00D328CA">
        <w:t>3.1 Dataset Overview</w:t>
      </w:r>
      <w:bookmarkEnd w:id="27"/>
    </w:p>
    <w:p w14:paraId="35EE10BC" w14:textId="51A6633F" w:rsidR="00F662A4" w:rsidRDefault="00F662A4" w:rsidP="00002967">
      <w:pPr>
        <w:spacing w:line="360" w:lineRule="auto"/>
        <w:jc w:val="both"/>
        <w:rPr>
          <w:rFonts w:ascii="Arial" w:hAnsi="Arial" w:cs="Arial"/>
        </w:rPr>
      </w:pPr>
      <w:commentRangeStart w:id="28"/>
      <w:commentRangeStart w:id="29"/>
      <w:commentRangeStart w:id="30"/>
      <w:r w:rsidRPr="00131B15">
        <w:rPr>
          <w:rFonts w:ascii="Arial" w:hAnsi="Arial" w:cs="Arial"/>
        </w:rPr>
        <w:t xml:space="preserve">The dataset consolidates daily stock data with sentiment scores derived from news analytics, covering a wide range of firms listed on NASDAQ. </w:t>
      </w:r>
      <w:commentRangeEnd w:id="28"/>
      <w:r w:rsidR="0035156F">
        <w:rPr>
          <w:rStyle w:val="CommentReference"/>
        </w:rPr>
        <w:commentReference w:id="28"/>
      </w:r>
      <w:commentRangeEnd w:id="29"/>
      <w:r w:rsidR="003E4F6C">
        <w:rPr>
          <w:rStyle w:val="CommentReference"/>
        </w:rPr>
        <w:commentReference w:id="29"/>
      </w:r>
      <w:commentRangeEnd w:id="30"/>
      <w:r w:rsidR="000A3A72">
        <w:rPr>
          <w:rStyle w:val="CommentReference"/>
        </w:rPr>
        <w:commentReference w:id="30"/>
      </w:r>
      <w:r w:rsidR="004B1880">
        <w:rPr>
          <w:rFonts w:ascii="Arial" w:hAnsi="Arial" w:cs="Arial"/>
        </w:rPr>
        <w:t xml:space="preserve"> </w:t>
      </w:r>
      <w:r w:rsidRPr="00131B15">
        <w:rPr>
          <w:rFonts w:ascii="Arial" w:hAnsi="Arial" w:cs="Arial"/>
        </w:rPr>
        <w:t xml:space="preserve">The study spans from April 30, 2013, to April 26, 2023, allowing </w:t>
      </w:r>
      <w:commentRangeStart w:id="31"/>
      <w:del w:id="32" w:author="He He (Staff)" w:date="2023-08-20T13:03:00Z">
        <w:r w:rsidRPr="00131B15" w:rsidDel="0035156F">
          <w:rPr>
            <w:rFonts w:ascii="Arial" w:hAnsi="Arial" w:cs="Arial"/>
          </w:rPr>
          <w:delText xml:space="preserve">us </w:delText>
        </w:r>
      </w:del>
      <w:ins w:id="33" w:author="He He (Staff)" w:date="2023-08-20T13:03:00Z">
        <w:r w:rsidR="0035156F">
          <w:rPr>
            <w:rFonts w:ascii="Arial" w:hAnsi="Arial" w:cs="Arial"/>
          </w:rPr>
          <w:t xml:space="preserve">me </w:t>
        </w:r>
        <w:commentRangeEnd w:id="31"/>
        <w:r w:rsidR="0035156F">
          <w:rPr>
            <w:rStyle w:val="CommentReference"/>
          </w:rPr>
          <w:commentReference w:id="31"/>
        </w:r>
      </w:ins>
      <w:r w:rsidRPr="00131B15">
        <w:rPr>
          <w:rFonts w:ascii="Arial" w:hAnsi="Arial" w:cs="Arial"/>
        </w:rPr>
        <w:t>to not only capture the intricacies of the COVID-19 pandemic era but also the years leading up to it. This comprehensive timeframe facilitates a deeper understanding of stock returns in relation to news sentiment.</w:t>
      </w:r>
    </w:p>
    <w:p w14:paraId="22599908" w14:textId="77777777" w:rsidR="00977FCA" w:rsidRDefault="00977FCA" w:rsidP="00002967">
      <w:pPr>
        <w:spacing w:line="360" w:lineRule="auto"/>
        <w:jc w:val="both"/>
        <w:rPr>
          <w:rFonts w:ascii="Arial" w:hAnsi="Arial" w:cs="Arial"/>
        </w:rPr>
      </w:pPr>
    </w:p>
    <w:p w14:paraId="4682DA4A" w14:textId="3F93F9AB" w:rsidR="00977FCA" w:rsidRPr="00131B15" w:rsidRDefault="00857157" w:rsidP="00002967">
      <w:pPr>
        <w:spacing w:line="360" w:lineRule="auto"/>
        <w:jc w:val="both"/>
        <w:rPr>
          <w:rFonts w:ascii="Arial" w:hAnsi="Arial" w:cs="Arial"/>
        </w:rPr>
      </w:pPr>
      <w:r>
        <w:rPr>
          <w:rFonts w:ascii="Arial" w:hAnsi="Arial" w:cs="Arial"/>
        </w:rPr>
        <w:t xml:space="preserve">Among global indices, </w:t>
      </w:r>
      <w:r w:rsidR="00977FCA" w:rsidRPr="00002967">
        <w:rPr>
          <w:rFonts w:ascii="Arial" w:hAnsi="Arial" w:cs="Arial"/>
        </w:rPr>
        <w:t>NASDAQ stands out as the prime choice for sentiment analysis for several key reasons. First, its heavy concentration of tech and innovative firms generates substantial public discourse on platforms like social media and news outlets, offering a rich dataset for analysis. Second, companies listed on NASDAQ display heightened sensitivity to news and events, amplifying the impact of sentiment shifts. For instance, research on the Michigan Index of Consumer Sentiment revealed that NASDAQ stocks react more swiftly to news insights, underscoring their susceptibility. This unique blend of tech-centric listings and heightened news reactivity makes NASDAQ especially conducive for sentiment-driven market predictions</w:t>
      </w:r>
      <w:r w:rsidR="00977FCA">
        <w:rPr>
          <w:rFonts w:ascii="Arial" w:hAnsi="Arial" w:cs="Arial"/>
        </w:rPr>
        <w:t xml:space="preserve"> (Wu et al., 2019)</w:t>
      </w:r>
      <w:r w:rsidR="00977FCA" w:rsidRPr="00002967">
        <w:rPr>
          <w:rFonts w:ascii="Arial" w:hAnsi="Arial" w:cs="Arial"/>
        </w:rPr>
        <w:t>.</w:t>
      </w:r>
    </w:p>
    <w:p w14:paraId="0904CCEC" w14:textId="77777777" w:rsidR="00F662A4" w:rsidRPr="00131B15" w:rsidRDefault="00F662A4" w:rsidP="002E5761">
      <w:pPr>
        <w:spacing w:line="360" w:lineRule="auto"/>
        <w:jc w:val="both"/>
        <w:rPr>
          <w:rFonts w:ascii="Arial" w:hAnsi="Arial" w:cs="Arial"/>
        </w:rPr>
      </w:pPr>
    </w:p>
    <w:p w14:paraId="2D1D0A7B" w14:textId="7E8620A4" w:rsidR="00D328CA" w:rsidRPr="00D328CA" w:rsidRDefault="00F662A4" w:rsidP="005F6FD4">
      <w:pPr>
        <w:pStyle w:val="Heading2"/>
      </w:pPr>
      <w:bookmarkStart w:id="34" w:name="_Toc144459368"/>
      <w:r w:rsidRPr="00D328CA">
        <w:t>3.2 Data Sources</w:t>
      </w:r>
      <w:bookmarkEnd w:id="34"/>
    </w:p>
    <w:p w14:paraId="5A3140CF" w14:textId="326B74E0" w:rsidR="008B06C6" w:rsidRDefault="008B06C6" w:rsidP="002E5761">
      <w:pPr>
        <w:spacing w:line="360" w:lineRule="auto"/>
        <w:jc w:val="both"/>
        <w:rPr>
          <w:rFonts w:ascii="Arial" w:hAnsi="Arial" w:cs="Arial"/>
        </w:rPr>
      </w:pPr>
      <w:r>
        <w:rPr>
          <w:rFonts w:ascii="Arial" w:hAnsi="Arial" w:cs="Arial"/>
        </w:rPr>
        <w:t xml:space="preserve">In this paper, </w:t>
      </w:r>
      <w:r w:rsidR="003E4F6C">
        <w:rPr>
          <w:rFonts w:ascii="Arial" w:hAnsi="Arial" w:cs="Arial"/>
        </w:rPr>
        <w:t>I</w:t>
      </w:r>
      <w:r>
        <w:rPr>
          <w:rFonts w:ascii="Arial" w:hAnsi="Arial" w:cs="Arial"/>
        </w:rPr>
        <w:t xml:space="preserve"> utilized three types of datasets</w:t>
      </w:r>
      <w:ins w:id="35" w:author="He He (Staff)" w:date="2023-08-20T13:04:00Z">
        <w:r w:rsidR="0035156F">
          <w:rPr>
            <w:rFonts w:ascii="Arial" w:hAnsi="Arial" w:cs="Arial"/>
          </w:rPr>
          <w:t xml:space="preserve">, in particular, </w:t>
        </w:r>
      </w:ins>
      <w:del w:id="36" w:author="He He (Staff)" w:date="2023-08-20T13:04:00Z">
        <w:r w:rsidDel="0035156F">
          <w:rPr>
            <w:rFonts w:ascii="Arial" w:hAnsi="Arial" w:cs="Arial"/>
          </w:rPr>
          <w:delText xml:space="preserve"> such as </w:delText>
        </w:r>
      </w:del>
      <w:r>
        <w:rPr>
          <w:rFonts w:ascii="Arial" w:hAnsi="Arial" w:cs="Arial"/>
        </w:rPr>
        <w:t xml:space="preserve">stock data, </w:t>
      </w:r>
      <w:ins w:id="37" w:author="He He (Staff)" w:date="2023-08-20T13:04:00Z">
        <w:r w:rsidR="0035156F">
          <w:rPr>
            <w:rFonts w:ascii="Arial" w:hAnsi="Arial" w:cs="Arial"/>
          </w:rPr>
          <w:t xml:space="preserve">news </w:t>
        </w:r>
      </w:ins>
      <w:r>
        <w:rPr>
          <w:rFonts w:ascii="Arial" w:hAnsi="Arial" w:cs="Arial"/>
        </w:rPr>
        <w:t xml:space="preserve">sentiment data, and COVID-19 data. </w:t>
      </w:r>
    </w:p>
    <w:p w14:paraId="4858907E" w14:textId="77777777" w:rsidR="008B06C6" w:rsidRDefault="008B06C6" w:rsidP="002E5761">
      <w:pPr>
        <w:spacing w:line="360" w:lineRule="auto"/>
        <w:jc w:val="both"/>
        <w:rPr>
          <w:rFonts w:ascii="Arial" w:hAnsi="Arial" w:cs="Arial"/>
        </w:rPr>
      </w:pPr>
    </w:p>
    <w:p w14:paraId="7400A4CD" w14:textId="2539AB2C" w:rsidR="00F662A4" w:rsidRPr="00131B15" w:rsidRDefault="00F662A4" w:rsidP="002E5761">
      <w:pPr>
        <w:spacing w:line="360" w:lineRule="auto"/>
        <w:jc w:val="both"/>
        <w:rPr>
          <w:rFonts w:ascii="Arial" w:hAnsi="Arial" w:cs="Arial"/>
        </w:rPr>
      </w:pPr>
      <w:commentRangeStart w:id="38"/>
      <w:r w:rsidRPr="00131B15">
        <w:rPr>
          <w:rFonts w:ascii="Arial" w:hAnsi="Arial" w:cs="Arial"/>
        </w:rPr>
        <w:lastRenderedPageBreak/>
        <w:t xml:space="preserve">Stock Data: The stock </w:t>
      </w:r>
      <w:del w:id="39" w:author="He He (Staff)" w:date="2023-08-20T13:05:00Z">
        <w:r w:rsidRPr="00131B15" w:rsidDel="0035156F">
          <w:rPr>
            <w:rFonts w:ascii="Arial" w:hAnsi="Arial" w:cs="Arial"/>
          </w:rPr>
          <w:delText xml:space="preserve">information </w:delText>
        </w:r>
      </w:del>
      <w:ins w:id="40" w:author="He He (Staff)" w:date="2023-08-20T13:05:00Z">
        <w:r w:rsidR="0035156F">
          <w:rPr>
            <w:rFonts w:ascii="Arial" w:hAnsi="Arial" w:cs="Arial"/>
          </w:rPr>
          <w:t>data is at daily level and</w:t>
        </w:r>
        <w:r w:rsidR="0035156F" w:rsidRPr="00131B15">
          <w:rPr>
            <w:rFonts w:ascii="Arial" w:hAnsi="Arial" w:cs="Arial"/>
          </w:rPr>
          <w:t xml:space="preserve"> </w:t>
        </w:r>
      </w:ins>
      <w:r w:rsidRPr="00131B15">
        <w:rPr>
          <w:rFonts w:ascii="Arial" w:hAnsi="Arial" w:cs="Arial"/>
        </w:rPr>
        <w:t xml:space="preserve">was sourced using the Yahoo Finance Python library, which </w:t>
      </w:r>
      <w:ins w:id="41" w:author="He He (Staff)" w:date="2023-08-20T13:06:00Z">
        <w:r w:rsidR="0035156F">
          <w:rPr>
            <w:rFonts w:ascii="Arial" w:hAnsi="Arial" w:cs="Arial"/>
          </w:rPr>
          <w:t xml:space="preserve">records information regarding </w:t>
        </w:r>
      </w:ins>
      <w:del w:id="42" w:author="He He (Staff)" w:date="2023-08-20T13:06:00Z">
        <w:r w:rsidRPr="00131B15" w:rsidDel="0035156F">
          <w:rPr>
            <w:rFonts w:ascii="Arial" w:hAnsi="Arial" w:cs="Arial"/>
          </w:rPr>
          <w:delText xml:space="preserve">offers insights into conventional </w:delText>
        </w:r>
      </w:del>
      <w:r w:rsidRPr="00131B15">
        <w:rPr>
          <w:rFonts w:ascii="Arial" w:hAnsi="Arial" w:cs="Arial"/>
        </w:rPr>
        <w:t xml:space="preserve">stock indicators </w:t>
      </w:r>
      <w:del w:id="43" w:author="He He (Staff)" w:date="2023-08-20T13:06:00Z">
        <w:r w:rsidRPr="00131B15" w:rsidDel="0035156F">
          <w:rPr>
            <w:rFonts w:ascii="Arial" w:hAnsi="Arial" w:cs="Arial"/>
          </w:rPr>
          <w:delText>such as</w:delText>
        </w:r>
      </w:del>
      <w:ins w:id="44" w:author="He He (Staff)" w:date="2023-08-20T13:06:00Z">
        <w:r w:rsidR="0035156F">
          <w:rPr>
            <w:rFonts w:ascii="Arial" w:hAnsi="Arial" w:cs="Arial"/>
          </w:rPr>
          <w:t>including</w:t>
        </w:r>
      </w:ins>
      <w:r w:rsidRPr="00131B15">
        <w:rPr>
          <w:rFonts w:ascii="Arial" w:hAnsi="Arial" w:cs="Arial"/>
        </w:rPr>
        <w:t xml:space="preserve"> opening price, closing price, high, low, adjusted closing price, and trading volume.</w:t>
      </w:r>
      <w:commentRangeEnd w:id="38"/>
      <w:r w:rsidR="00130226">
        <w:rPr>
          <w:rStyle w:val="CommentReference"/>
        </w:rPr>
        <w:commentReference w:id="38"/>
      </w:r>
      <w:r w:rsidR="00171823">
        <w:rPr>
          <w:rFonts w:ascii="Arial" w:hAnsi="Arial" w:cs="Arial"/>
        </w:rPr>
        <w:t xml:space="preserve"> </w:t>
      </w:r>
      <w:commentRangeStart w:id="45"/>
      <w:commentRangeStart w:id="46"/>
      <w:r w:rsidR="00171823" w:rsidRPr="00171823">
        <w:rPr>
          <w:rFonts w:ascii="Arial" w:hAnsi="Arial" w:cs="Arial"/>
        </w:rPr>
        <w:t xml:space="preserve">The significance of stock data, especially from Yahoo Finance, in predicting stock </w:t>
      </w:r>
      <w:proofErr w:type="spellStart"/>
      <w:r w:rsidR="00171823" w:rsidRPr="00171823">
        <w:rPr>
          <w:rFonts w:ascii="Arial" w:hAnsi="Arial" w:cs="Arial"/>
        </w:rPr>
        <w:t>behaviors</w:t>
      </w:r>
      <w:proofErr w:type="spellEnd"/>
      <w:r w:rsidR="00171823" w:rsidRPr="00171823">
        <w:rPr>
          <w:rFonts w:ascii="Arial" w:hAnsi="Arial" w:cs="Arial"/>
        </w:rPr>
        <w:t xml:space="preserve"> has been emphasized in previous research. For instance, </w:t>
      </w:r>
      <w:proofErr w:type="spellStart"/>
      <w:r w:rsidR="00171823" w:rsidRPr="00171823">
        <w:rPr>
          <w:rFonts w:ascii="Arial" w:hAnsi="Arial" w:cs="Arial"/>
        </w:rPr>
        <w:t>Jagwani</w:t>
      </w:r>
      <w:proofErr w:type="spellEnd"/>
      <w:r w:rsidR="005349C8">
        <w:rPr>
          <w:rFonts w:ascii="Arial" w:hAnsi="Arial" w:cs="Arial"/>
        </w:rPr>
        <w:t xml:space="preserve"> et al.</w:t>
      </w:r>
      <w:r w:rsidR="00171823" w:rsidRPr="00171823">
        <w:rPr>
          <w:rFonts w:ascii="Arial" w:hAnsi="Arial" w:cs="Arial"/>
        </w:rPr>
        <w:t xml:space="preserve"> (2018) explored stock price forecasting using data from Yahoo Finance and highlighted the importance of </w:t>
      </w:r>
      <w:proofErr w:type="spellStart"/>
      <w:r w:rsidR="00171823" w:rsidRPr="00171823">
        <w:rPr>
          <w:rFonts w:ascii="Arial" w:hAnsi="Arial" w:cs="Arial"/>
        </w:rPr>
        <w:t>analyzing</w:t>
      </w:r>
      <w:proofErr w:type="spellEnd"/>
      <w:r w:rsidR="00171823" w:rsidRPr="00171823">
        <w:rPr>
          <w:rFonts w:ascii="Arial" w:hAnsi="Arial" w:cs="Arial"/>
        </w:rPr>
        <w:t xml:space="preserve"> both seasonal and nonseasonal trends. Furthermore, </w:t>
      </w:r>
      <w:proofErr w:type="spellStart"/>
      <w:r w:rsidR="00171823" w:rsidRPr="00171823">
        <w:rPr>
          <w:rFonts w:ascii="Arial" w:hAnsi="Arial" w:cs="Arial"/>
        </w:rPr>
        <w:t>Bordino</w:t>
      </w:r>
      <w:proofErr w:type="spellEnd"/>
      <w:r w:rsidR="00D549D5">
        <w:rPr>
          <w:rFonts w:ascii="Arial" w:hAnsi="Arial" w:cs="Arial"/>
        </w:rPr>
        <w:t xml:space="preserve"> et al.</w:t>
      </w:r>
      <w:r w:rsidR="00171823" w:rsidRPr="00171823">
        <w:rPr>
          <w:rFonts w:ascii="Arial" w:hAnsi="Arial" w:cs="Arial"/>
        </w:rPr>
        <w:t xml:space="preserve"> (2014) underscored the predictive power of Yahoo Finance user browsing </w:t>
      </w:r>
      <w:proofErr w:type="spellStart"/>
      <w:r w:rsidR="00171823" w:rsidRPr="00171823">
        <w:rPr>
          <w:rFonts w:ascii="Arial" w:hAnsi="Arial" w:cs="Arial"/>
        </w:rPr>
        <w:t>behavior</w:t>
      </w:r>
      <w:proofErr w:type="spellEnd"/>
      <w:r w:rsidR="00171823" w:rsidRPr="00171823">
        <w:rPr>
          <w:rFonts w:ascii="Arial" w:hAnsi="Arial" w:cs="Arial"/>
        </w:rPr>
        <w:t xml:space="preserve"> in determining stock trade volumes</w:t>
      </w:r>
      <w:r w:rsidR="00171823">
        <w:rPr>
          <w:rFonts w:ascii="Arial" w:hAnsi="Arial" w:cs="Arial"/>
        </w:rPr>
        <w:t>.</w:t>
      </w:r>
      <w:commentRangeEnd w:id="45"/>
      <w:r w:rsidR="00D432C5">
        <w:rPr>
          <w:rStyle w:val="CommentReference"/>
        </w:rPr>
        <w:commentReference w:id="45"/>
      </w:r>
      <w:commentRangeEnd w:id="46"/>
      <w:r w:rsidR="000A3A72">
        <w:rPr>
          <w:rStyle w:val="CommentReference"/>
        </w:rPr>
        <w:commentReference w:id="46"/>
      </w:r>
    </w:p>
    <w:p w14:paraId="57BF3958" w14:textId="77777777" w:rsidR="00F662A4" w:rsidRPr="00131B15" w:rsidRDefault="00F662A4" w:rsidP="002E5761">
      <w:pPr>
        <w:spacing w:line="360" w:lineRule="auto"/>
        <w:jc w:val="both"/>
        <w:rPr>
          <w:rFonts w:ascii="Arial" w:hAnsi="Arial" w:cs="Arial"/>
        </w:rPr>
      </w:pPr>
    </w:p>
    <w:p w14:paraId="5E07BBF6" w14:textId="41E6D717" w:rsidR="00F662A4" w:rsidRPr="00131B15" w:rsidRDefault="00F662A4" w:rsidP="002E5761">
      <w:pPr>
        <w:spacing w:line="360" w:lineRule="auto"/>
        <w:jc w:val="both"/>
        <w:rPr>
          <w:rFonts w:ascii="Arial" w:hAnsi="Arial" w:cs="Arial"/>
        </w:rPr>
      </w:pPr>
      <w:r w:rsidRPr="00131B15">
        <w:rPr>
          <w:rFonts w:ascii="Arial" w:hAnsi="Arial" w:cs="Arial"/>
        </w:rPr>
        <w:t xml:space="preserve">Sentiment Data: </w:t>
      </w:r>
      <w:proofErr w:type="spellStart"/>
      <w:r w:rsidRPr="00131B15">
        <w:rPr>
          <w:rFonts w:ascii="Arial" w:hAnsi="Arial" w:cs="Arial"/>
        </w:rPr>
        <w:t>RavenPack</w:t>
      </w:r>
      <w:proofErr w:type="spellEnd"/>
      <w:r w:rsidRPr="00131B15">
        <w:rPr>
          <w:rFonts w:ascii="Arial" w:hAnsi="Arial" w:cs="Arial"/>
        </w:rPr>
        <w:t xml:space="preserve"> Analytics, a leading provider of real-time data services for financial professionals, supplied the sentiment scores. They aggregate data from numerous sources, including but not limited to Dow Jones Financial Wires, Wall Street Journal, Barron’s, and MarketWatch.</w:t>
      </w:r>
      <w:r w:rsidR="00F8622D">
        <w:rPr>
          <w:rFonts w:ascii="Arial" w:hAnsi="Arial" w:cs="Arial"/>
        </w:rPr>
        <w:t xml:space="preserve"> According to Shi </w:t>
      </w:r>
      <w:r w:rsidR="00564D95">
        <w:rPr>
          <w:rFonts w:ascii="Arial" w:hAnsi="Arial" w:cs="Arial"/>
        </w:rPr>
        <w:t>and Ho</w:t>
      </w:r>
      <w:r w:rsidR="00F8622D">
        <w:rPr>
          <w:rFonts w:ascii="Arial" w:hAnsi="Arial" w:cs="Arial"/>
        </w:rPr>
        <w:t xml:space="preserve"> (2021) and Ho et al. (2020), </w:t>
      </w:r>
      <w:proofErr w:type="spellStart"/>
      <w:r w:rsidR="00F8622D" w:rsidRPr="00F8622D">
        <w:rPr>
          <w:rFonts w:ascii="Arial" w:hAnsi="Arial" w:cs="Arial"/>
        </w:rPr>
        <w:t>RavenPack</w:t>
      </w:r>
      <w:proofErr w:type="spellEnd"/>
      <w:r w:rsidR="00F8622D" w:rsidRPr="00F8622D">
        <w:rPr>
          <w:rFonts w:ascii="Arial" w:hAnsi="Arial" w:cs="Arial"/>
        </w:rPr>
        <w:t xml:space="preserve"> Analytics is suitable </w:t>
      </w:r>
      <w:r w:rsidR="00284030">
        <w:rPr>
          <w:rFonts w:ascii="Arial" w:hAnsi="Arial" w:cs="Arial"/>
        </w:rPr>
        <w:t xml:space="preserve">for sentiment scores </w:t>
      </w:r>
      <w:r w:rsidR="00F8622D" w:rsidRPr="00F8622D">
        <w:rPr>
          <w:rFonts w:ascii="Arial" w:hAnsi="Arial" w:cs="Arial"/>
        </w:rPr>
        <w:t>because it offers a comprehensive database that captures firm-specific news releases and their sentiment scores at high frequencies, enabling researchers to examine correlations between news sentiment and stock return volatility.</w:t>
      </w:r>
    </w:p>
    <w:p w14:paraId="69C2A1C9" w14:textId="77777777" w:rsidR="00F662A4" w:rsidRPr="00131B15" w:rsidRDefault="00F662A4" w:rsidP="002E5761">
      <w:pPr>
        <w:spacing w:line="360" w:lineRule="auto"/>
        <w:jc w:val="both"/>
        <w:rPr>
          <w:rFonts w:ascii="Arial" w:hAnsi="Arial" w:cs="Arial"/>
        </w:rPr>
      </w:pPr>
    </w:p>
    <w:p w14:paraId="6AC5788E" w14:textId="77777777" w:rsidR="00F662A4" w:rsidRPr="00E349FA" w:rsidRDefault="00F662A4" w:rsidP="002E5761">
      <w:pPr>
        <w:spacing w:line="360" w:lineRule="auto"/>
        <w:jc w:val="both"/>
        <w:rPr>
          <w:rFonts w:ascii="Arial" w:hAnsi="Arial" w:cs="Arial"/>
          <w:lang w:val="en-US"/>
        </w:rPr>
      </w:pPr>
      <w:r w:rsidRPr="00131B15">
        <w:rPr>
          <w:rFonts w:ascii="Arial" w:hAnsi="Arial" w:cs="Arial"/>
        </w:rPr>
        <w:t>COVID-19 Data: The data detailing new daily COVID-19 cases in the US was procured from Our World in Data. This dataset stands out for its comprehensiveness and timely updates. Data is regularly sourced from esteemed organizations such as the World Health Organization (WHO), Johns Hopkins University, and the European Centre for Disease Prevention and Control (ECDC).</w:t>
      </w:r>
    </w:p>
    <w:p w14:paraId="34AEC5F0" w14:textId="77777777" w:rsidR="00F662A4" w:rsidRDefault="00F662A4" w:rsidP="002E5761">
      <w:pPr>
        <w:spacing w:line="360" w:lineRule="auto"/>
        <w:jc w:val="both"/>
        <w:rPr>
          <w:rFonts w:ascii="Arial" w:hAnsi="Arial" w:cs="Arial"/>
        </w:rPr>
      </w:pPr>
    </w:p>
    <w:p w14:paraId="2FEC66AC" w14:textId="77777777" w:rsidR="00F662A4" w:rsidRPr="007D2840" w:rsidRDefault="00F662A4" w:rsidP="005F6FD4">
      <w:pPr>
        <w:pStyle w:val="Heading2"/>
      </w:pPr>
      <w:bookmarkStart w:id="47" w:name="_Toc144459369"/>
      <w:r w:rsidRPr="007D2840">
        <w:t>3.3 Variables</w:t>
      </w:r>
      <w:bookmarkEnd w:id="47"/>
    </w:p>
    <w:p w14:paraId="6DE6577F" w14:textId="38B79ADF" w:rsidR="00977FCA" w:rsidRDefault="00F662A4" w:rsidP="002E5761">
      <w:pPr>
        <w:spacing w:line="360" w:lineRule="auto"/>
        <w:jc w:val="both"/>
        <w:rPr>
          <w:rFonts w:ascii="Arial" w:hAnsi="Arial" w:cs="Arial"/>
        </w:rPr>
      </w:pPr>
      <w:r w:rsidRPr="00131B15">
        <w:rPr>
          <w:rFonts w:ascii="Arial" w:hAnsi="Arial" w:cs="Arial"/>
        </w:rPr>
        <w:t>The dataset encompasses the following variables:</w:t>
      </w:r>
    </w:p>
    <w:p w14:paraId="36FCC345" w14:textId="1E92D3EA" w:rsidR="00F444FF" w:rsidRDefault="00D066F2" w:rsidP="00F444FF">
      <w:pPr>
        <w:jc w:val="center"/>
      </w:pPr>
      <w:bookmarkStart w:id="48" w:name="_Toc144459521"/>
      <w:r w:rsidRPr="0082647A">
        <w:t xml:space="preserve">Table </w:t>
      </w:r>
      <w:r>
        <w:fldChar w:fldCharType="begin"/>
      </w:r>
      <w:r>
        <w:instrText xml:space="preserve"> SEQ Table \* ARABIC </w:instrText>
      </w:r>
      <w:r>
        <w:fldChar w:fldCharType="separate"/>
      </w:r>
      <w:r w:rsidR="00450A0E">
        <w:rPr>
          <w:noProof/>
        </w:rPr>
        <w:t>1</w:t>
      </w:r>
      <w:r>
        <w:rPr>
          <w:noProof/>
        </w:rPr>
        <w:fldChar w:fldCharType="end"/>
      </w:r>
      <w:r w:rsidR="0082647A">
        <w:t xml:space="preserve"> Variables</w:t>
      </w:r>
      <w:bookmarkEnd w:id="48"/>
    </w:p>
    <w:p w14:paraId="26456231" w14:textId="77777777" w:rsidR="00F444FF" w:rsidRDefault="00F444FF" w:rsidP="00F444FF"/>
    <w:p w14:paraId="4761781A" w14:textId="588D121D" w:rsidR="00D066F2" w:rsidRPr="0082647A" w:rsidRDefault="0038373E" w:rsidP="00F444FF">
      <w:r w:rsidRPr="0038373E">
        <w:rPr>
          <w:noProof/>
        </w:rPr>
        <w:lastRenderedPageBreak/>
        <w:drawing>
          <wp:inline distT="0" distB="0" distL="0" distR="0" wp14:anchorId="454E43CD" wp14:editId="13D0406F">
            <wp:extent cx="5731510" cy="7642225"/>
            <wp:effectExtent l="0" t="0" r="0" b="3175"/>
            <wp:docPr id="199213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9071" name=""/>
                    <pic:cNvPicPr/>
                  </pic:nvPicPr>
                  <pic:blipFill>
                    <a:blip r:embed="rId16"/>
                    <a:stretch>
                      <a:fillRect/>
                    </a:stretch>
                  </pic:blipFill>
                  <pic:spPr>
                    <a:xfrm>
                      <a:off x="0" y="0"/>
                      <a:ext cx="5731510" cy="7642225"/>
                    </a:xfrm>
                    <a:prstGeom prst="rect">
                      <a:avLst/>
                    </a:prstGeom>
                  </pic:spPr>
                </pic:pic>
              </a:graphicData>
            </a:graphic>
          </wp:inline>
        </w:drawing>
      </w:r>
    </w:p>
    <w:p w14:paraId="43CB9827" w14:textId="295060A9" w:rsidR="00B6654E" w:rsidRPr="00B6654E" w:rsidRDefault="00B6654E" w:rsidP="00B6654E">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15E1B8E9" w14:textId="0FAEE674" w:rsidR="00E34490" w:rsidRDefault="00E34490" w:rsidP="005F6FD4">
      <w:pPr>
        <w:pStyle w:val="Heading2"/>
      </w:pPr>
      <w:bookmarkStart w:id="49" w:name="_Toc144459370"/>
      <w:commentRangeStart w:id="50"/>
      <w:commentRangeStart w:id="51"/>
      <w:r w:rsidRPr="007D2840">
        <w:t>3.</w:t>
      </w:r>
      <w:r>
        <w:t xml:space="preserve">4 </w:t>
      </w:r>
      <w:r w:rsidRPr="00E34490">
        <w:t>Dataset Specifications</w:t>
      </w:r>
      <w:commentRangeEnd w:id="50"/>
      <w:r w:rsidR="009E12A0">
        <w:rPr>
          <w:rStyle w:val="CommentReference"/>
        </w:rPr>
        <w:commentReference w:id="50"/>
      </w:r>
      <w:commentRangeEnd w:id="51"/>
      <w:r w:rsidR="000A3A72">
        <w:rPr>
          <w:rStyle w:val="CommentReference"/>
          <w:rFonts w:asciiTheme="minorHAnsi" w:hAnsiTheme="minorHAnsi" w:cstheme="minorBidi"/>
          <w:b w:val="0"/>
          <w:bCs w:val="0"/>
        </w:rPr>
        <w:commentReference w:id="51"/>
      </w:r>
      <w:bookmarkEnd w:id="49"/>
    </w:p>
    <w:p w14:paraId="521C8D85" w14:textId="383082F2" w:rsidR="00E34490" w:rsidRDefault="00E34490" w:rsidP="002E5761">
      <w:pPr>
        <w:spacing w:line="360" w:lineRule="auto"/>
        <w:jc w:val="both"/>
        <w:rPr>
          <w:rFonts w:ascii="Arial" w:hAnsi="Arial" w:cs="Arial"/>
        </w:rPr>
      </w:pPr>
      <w:r w:rsidRPr="00E34490">
        <w:rPr>
          <w:rFonts w:ascii="Arial" w:hAnsi="Arial" w:cs="Arial"/>
        </w:rPr>
        <w:t xml:space="preserve">The dataset utilized for this research is a meticulously curated amalgamation of financial metrics, sentiment scores, and pandemic-related data, specifically curated to </w:t>
      </w:r>
      <w:r w:rsidRPr="00E34490">
        <w:rPr>
          <w:rFonts w:ascii="Arial" w:hAnsi="Arial" w:cs="Arial"/>
        </w:rPr>
        <w:lastRenderedPageBreak/>
        <w:t xml:space="preserve">decipher the intricate dynamics of the stock market in the wake of the COVID-19 pandemic. Derived from the NASDAQ-100 index, the dataset encapsulates observations from 102 companies, representing a diverse spectrum of industries and market capitalizations. Some notable firms included are tech behemoths like Apple, </w:t>
      </w:r>
      <w:r w:rsidR="009E12A0" w:rsidRPr="009E12A0">
        <w:rPr>
          <w:rFonts w:ascii="Arial" w:hAnsi="Arial" w:cs="Arial"/>
        </w:rPr>
        <w:t>NVIDIA</w:t>
      </w:r>
      <w:r w:rsidRPr="00E34490">
        <w:rPr>
          <w:rFonts w:ascii="Arial" w:hAnsi="Arial" w:cs="Arial"/>
        </w:rPr>
        <w:t>, and Microsoft, along with other significant players across different sectors.</w:t>
      </w:r>
    </w:p>
    <w:p w14:paraId="02B19E98" w14:textId="77777777" w:rsidR="009E632E" w:rsidRDefault="009E632E" w:rsidP="002E5761">
      <w:pPr>
        <w:spacing w:line="360" w:lineRule="auto"/>
        <w:jc w:val="both"/>
        <w:rPr>
          <w:rFonts w:ascii="Arial" w:hAnsi="Arial" w:cs="Arial"/>
        </w:rPr>
      </w:pPr>
    </w:p>
    <w:p w14:paraId="1813E466" w14:textId="77777777" w:rsidR="009E632E" w:rsidRDefault="009E632E" w:rsidP="002E5761">
      <w:pPr>
        <w:spacing w:line="360" w:lineRule="auto"/>
        <w:jc w:val="both"/>
        <w:rPr>
          <w:rFonts w:ascii="Arial" w:hAnsi="Arial" w:cs="Arial"/>
        </w:rPr>
      </w:pPr>
      <w:r w:rsidRPr="009E632E">
        <w:rPr>
          <w:rFonts w:ascii="Arial" w:hAnsi="Arial" w:cs="Arial"/>
        </w:rPr>
        <w:t>In total, the dataset boasts a substantial 233,135 observations, offering a comprehensive view of the market's trajectory during the stipulated period. The sentiment scores, a pivotal component of this dataset, exhibit a range from a minimum of -96.88 to a maximum of 66.62, with a median sentiment value of 0.06. These scores provide insights into the market's sentiment, reflecting investor perceptions and reactions to daily news and events.</w:t>
      </w:r>
    </w:p>
    <w:p w14:paraId="4E5C6E77" w14:textId="77777777" w:rsidR="00F176B0" w:rsidRDefault="00F176B0" w:rsidP="002E5761">
      <w:pPr>
        <w:spacing w:line="360" w:lineRule="auto"/>
        <w:jc w:val="both"/>
        <w:rPr>
          <w:rFonts w:ascii="Arial" w:hAnsi="Arial" w:cs="Arial"/>
        </w:rPr>
      </w:pPr>
    </w:p>
    <w:p w14:paraId="0E5178E5" w14:textId="4C0E8D7F" w:rsidR="00454D39" w:rsidRDefault="00454D39" w:rsidP="003654AD">
      <w:pPr>
        <w:pStyle w:val="Caption"/>
      </w:pPr>
      <w:bookmarkStart w:id="52" w:name="_Toc144459522"/>
      <w:r>
        <w:t xml:space="preserve">Table </w:t>
      </w:r>
      <w:r>
        <w:fldChar w:fldCharType="begin"/>
      </w:r>
      <w:r>
        <w:instrText xml:space="preserve"> SEQ Table \* ARABIC </w:instrText>
      </w:r>
      <w:r>
        <w:fldChar w:fldCharType="separate"/>
      </w:r>
      <w:r w:rsidR="00450A0E">
        <w:rPr>
          <w:noProof/>
        </w:rPr>
        <w:t>2</w:t>
      </w:r>
      <w:r>
        <w:rPr>
          <w:noProof/>
        </w:rPr>
        <w:fldChar w:fldCharType="end"/>
      </w:r>
      <w:r>
        <w:t xml:space="preserve"> </w:t>
      </w:r>
      <w:r w:rsidRPr="007C790F">
        <w:t>Sample of Companies with Their Tickers</w:t>
      </w:r>
      <w:bookmarkEnd w:id="52"/>
    </w:p>
    <w:p w14:paraId="62293424" w14:textId="77777777" w:rsidR="00EA7E83" w:rsidRPr="00F176B0" w:rsidRDefault="00EA7E83" w:rsidP="002E5761">
      <w:pPr>
        <w:jc w:val="both"/>
        <w:rPr>
          <w:rFonts w:ascii="Arial" w:hAnsi="Arial" w:cs="Arial"/>
        </w:rPr>
      </w:pPr>
    </w:p>
    <w:p w14:paraId="5F6B2985" w14:textId="372A78D0" w:rsidR="00EA7E83" w:rsidRDefault="006B6EEE" w:rsidP="002E5761">
      <w:pPr>
        <w:spacing w:line="360" w:lineRule="auto"/>
        <w:jc w:val="both"/>
        <w:rPr>
          <w:rFonts w:ascii="Arial" w:hAnsi="Arial" w:cs="Arial"/>
        </w:rPr>
      </w:pPr>
      <w:r w:rsidRPr="006B6EEE">
        <w:rPr>
          <w:rFonts w:ascii="Arial" w:hAnsi="Arial" w:cs="Arial"/>
          <w:noProof/>
        </w:rPr>
        <w:drawing>
          <wp:inline distT="0" distB="0" distL="0" distR="0" wp14:anchorId="736984D2" wp14:editId="0831243A">
            <wp:extent cx="5731510" cy="1616710"/>
            <wp:effectExtent l="0" t="0" r="0" b="0"/>
            <wp:docPr id="17490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1787" name=""/>
                    <pic:cNvPicPr/>
                  </pic:nvPicPr>
                  <pic:blipFill>
                    <a:blip r:embed="rId17"/>
                    <a:stretch>
                      <a:fillRect/>
                    </a:stretch>
                  </pic:blipFill>
                  <pic:spPr>
                    <a:xfrm>
                      <a:off x="0" y="0"/>
                      <a:ext cx="5731510" cy="1616710"/>
                    </a:xfrm>
                    <a:prstGeom prst="rect">
                      <a:avLst/>
                    </a:prstGeom>
                  </pic:spPr>
                </pic:pic>
              </a:graphicData>
            </a:graphic>
          </wp:inline>
        </w:drawing>
      </w:r>
    </w:p>
    <w:p w14:paraId="59BB1B6F" w14:textId="4BAE0DCD" w:rsidR="009E632E" w:rsidRPr="00E34490" w:rsidRDefault="00EA7E83" w:rsidP="002E5761">
      <w:pPr>
        <w:spacing w:line="360" w:lineRule="auto"/>
        <w:jc w:val="both"/>
        <w:rPr>
          <w:rFonts w:ascii="Arial" w:hAnsi="Arial" w:cs="Arial"/>
        </w:rPr>
      </w:pPr>
      <w:r w:rsidRPr="00EA7E83">
        <w:rPr>
          <w:rFonts w:ascii="Arial" w:hAnsi="Arial" w:cs="Arial"/>
        </w:rPr>
        <w:t>(Note: The table represents a sample of the companies included in the dataset. The complete list can be found in the appendix.</w:t>
      </w:r>
      <w:r w:rsidR="00357293">
        <w:rPr>
          <w:rFonts w:ascii="Arial" w:hAnsi="Arial" w:cs="Arial"/>
        </w:rPr>
        <w:t xml:space="preserve"> This is </w:t>
      </w:r>
      <w:r w:rsidR="00357293" w:rsidRPr="00357293">
        <w:rPr>
          <w:rFonts w:ascii="Arial" w:hAnsi="Arial" w:cs="Arial"/>
        </w:rPr>
        <w:t>author’s own work</w:t>
      </w:r>
      <w:r w:rsidR="00357293">
        <w:rPr>
          <w:rFonts w:ascii="Arial" w:hAnsi="Arial" w:cs="Arial"/>
        </w:rPr>
        <w:t>.</w:t>
      </w:r>
      <w:r w:rsidRPr="00EA7E83">
        <w:rPr>
          <w:rFonts w:ascii="Arial" w:hAnsi="Arial" w:cs="Arial"/>
        </w:rPr>
        <w:t>)</w:t>
      </w:r>
    </w:p>
    <w:p w14:paraId="1AC132DC" w14:textId="77777777" w:rsidR="00E34490" w:rsidRPr="00E34490" w:rsidRDefault="00E34490" w:rsidP="002E5761">
      <w:pPr>
        <w:spacing w:line="360" w:lineRule="auto"/>
        <w:jc w:val="both"/>
        <w:rPr>
          <w:rFonts w:ascii="Arial" w:hAnsi="Arial" w:cs="Arial"/>
          <w:b/>
          <w:bCs/>
          <w:sz w:val="28"/>
          <w:szCs w:val="28"/>
        </w:rPr>
      </w:pPr>
    </w:p>
    <w:p w14:paraId="478365A3" w14:textId="32461EEA" w:rsidR="00C33B54" w:rsidRPr="007700BA" w:rsidRDefault="007700BA" w:rsidP="005F6FD4">
      <w:pPr>
        <w:pStyle w:val="Heading1"/>
      </w:pPr>
      <w:bookmarkStart w:id="53" w:name="_Toc144459371"/>
      <w:r w:rsidRPr="007700BA">
        <w:t xml:space="preserve">4. </w:t>
      </w:r>
      <w:proofErr w:type="spellStart"/>
      <w:r w:rsidRPr="007700BA">
        <w:t>Preprocessing</w:t>
      </w:r>
      <w:bookmarkEnd w:id="53"/>
      <w:proofErr w:type="spellEnd"/>
    </w:p>
    <w:p w14:paraId="7317F467" w14:textId="1B909AF5" w:rsidR="006C2D07" w:rsidRPr="006E2919" w:rsidRDefault="006C2D07" w:rsidP="002E5761">
      <w:pPr>
        <w:spacing w:line="360" w:lineRule="auto"/>
        <w:jc w:val="both"/>
        <w:rPr>
          <w:rFonts w:ascii="Arial" w:hAnsi="Arial" w:cs="Arial"/>
          <w:lang w:val="en-US"/>
        </w:rPr>
      </w:pPr>
      <w:r w:rsidRPr="006C2D07">
        <w:rPr>
          <w:rFonts w:ascii="Arial" w:hAnsi="Arial" w:cs="Arial"/>
        </w:rPr>
        <w:t xml:space="preserve">The primary objective of </w:t>
      </w:r>
      <w:proofErr w:type="spellStart"/>
      <w:r w:rsidRPr="006C2D07">
        <w:rPr>
          <w:rFonts w:ascii="Arial" w:hAnsi="Arial" w:cs="Arial"/>
        </w:rPr>
        <w:t>preprocessing</w:t>
      </w:r>
      <w:proofErr w:type="spellEnd"/>
      <w:r w:rsidRPr="006C2D07">
        <w:rPr>
          <w:rFonts w:ascii="Arial" w:hAnsi="Arial" w:cs="Arial"/>
        </w:rPr>
        <w:t xml:space="preserve"> is to ensure that data is in an appropriate state for subsequent analysis, making it a critical stage in the data pipeline. In finance, data often comes from multiple sources, each with its unique characteristics and potential pitfalls, such as missing values. Addressing these issues is paramount to ensure the robustness of any </w:t>
      </w:r>
      <w:proofErr w:type="spellStart"/>
      <w:r w:rsidRPr="006C2D07">
        <w:rPr>
          <w:rFonts w:ascii="Arial" w:hAnsi="Arial" w:cs="Arial"/>
        </w:rPr>
        <w:t>modeling</w:t>
      </w:r>
      <w:proofErr w:type="spellEnd"/>
      <w:r w:rsidRPr="006C2D07">
        <w:rPr>
          <w:rFonts w:ascii="Arial" w:hAnsi="Arial" w:cs="Arial"/>
        </w:rPr>
        <w:t xml:space="preserve"> efforts that follow.</w:t>
      </w:r>
    </w:p>
    <w:p w14:paraId="5C89F166" w14:textId="77777777" w:rsidR="007700BA" w:rsidRDefault="007700BA" w:rsidP="002E5761">
      <w:pPr>
        <w:spacing w:line="360" w:lineRule="auto"/>
        <w:jc w:val="both"/>
        <w:rPr>
          <w:rFonts w:ascii="Arial" w:hAnsi="Arial" w:cs="Arial"/>
        </w:rPr>
      </w:pPr>
    </w:p>
    <w:p w14:paraId="68CED061" w14:textId="5A087E79" w:rsidR="006C2D07" w:rsidRPr="00113F09" w:rsidRDefault="006C2D07" w:rsidP="005F6FD4">
      <w:pPr>
        <w:pStyle w:val="Heading2"/>
      </w:pPr>
      <w:bookmarkStart w:id="54" w:name="_Toc144459372"/>
      <w:r w:rsidRPr="00113F09">
        <w:t>4.1 Handling Missing Values</w:t>
      </w:r>
      <w:bookmarkEnd w:id="54"/>
    </w:p>
    <w:p w14:paraId="3F8CCE04" w14:textId="77777777" w:rsidR="00926855" w:rsidRPr="00926855" w:rsidRDefault="00926855" w:rsidP="002E5761">
      <w:pPr>
        <w:spacing w:line="360" w:lineRule="auto"/>
        <w:jc w:val="both"/>
        <w:rPr>
          <w:rFonts w:ascii="Arial" w:hAnsi="Arial" w:cs="Arial"/>
        </w:rPr>
      </w:pPr>
      <w:r w:rsidRPr="00926855">
        <w:rPr>
          <w:rFonts w:ascii="Arial" w:hAnsi="Arial" w:cs="Arial"/>
        </w:rPr>
        <w:lastRenderedPageBreak/>
        <w:t xml:space="preserve">One of the most common challenges in financial datasets is the occurrence of missing values. An initial assessment revealed that our dataset had </w:t>
      </w:r>
      <w:commentRangeStart w:id="55"/>
      <w:commentRangeStart w:id="56"/>
      <w:r w:rsidRPr="00926855">
        <w:rPr>
          <w:rFonts w:ascii="Arial" w:hAnsi="Arial" w:cs="Arial"/>
        </w:rPr>
        <w:t xml:space="preserve">30,397 missing values in the </w:t>
      </w:r>
      <w:proofErr w:type="spellStart"/>
      <w:r w:rsidRPr="00B228C6">
        <w:rPr>
          <w:rFonts w:ascii="Arial" w:hAnsi="Arial" w:cs="Arial"/>
          <w:i/>
          <w:iCs/>
        </w:rPr>
        <w:t>Sentiment_Score</w:t>
      </w:r>
      <w:proofErr w:type="spellEnd"/>
      <w:r w:rsidRPr="00926855">
        <w:rPr>
          <w:rFonts w:ascii="Arial" w:hAnsi="Arial" w:cs="Arial"/>
        </w:rPr>
        <w:t xml:space="preserve"> column and 150,833 in the </w:t>
      </w:r>
      <w:proofErr w:type="spellStart"/>
      <w:r w:rsidRPr="00E661B3">
        <w:rPr>
          <w:rFonts w:ascii="Arial" w:hAnsi="Arial" w:cs="Arial"/>
          <w:i/>
          <w:iCs/>
        </w:rPr>
        <w:t>New_Covid_Cases</w:t>
      </w:r>
      <w:proofErr w:type="spellEnd"/>
      <w:r w:rsidRPr="00926855">
        <w:rPr>
          <w:rFonts w:ascii="Arial" w:hAnsi="Arial" w:cs="Arial"/>
        </w:rPr>
        <w:t xml:space="preserve"> column.</w:t>
      </w:r>
      <w:commentRangeEnd w:id="55"/>
      <w:r w:rsidR="00130226">
        <w:rPr>
          <w:rStyle w:val="CommentReference"/>
        </w:rPr>
        <w:commentReference w:id="55"/>
      </w:r>
      <w:commentRangeEnd w:id="56"/>
      <w:r w:rsidR="00743A6C">
        <w:rPr>
          <w:rStyle w:val="CommentReference"/>
        </w:rPr>
        <w:commentReference w:id="56"/>
      </w:r>
    </w:p>
    <w:p w14:paraId="034D38C6" w14:textId="77777777" w:rsidR="00113F09" w:rsidRDefault="00113F09" w:rsidP="002E5761">
      <w:pPr>
        <w:spacing w:line="360" w:lineRule="auto"/>
        <w:jc w:val="both"/>
        <w:rPr>
          <w:rFonts w:ascii="Arial" w:hAnsi="Arial" w:cs="Arial"/>
        </w:rPr>
      </w:pPr>
    </w:p>
    <w:p w14:paraId="026A6C56" w14:textId="45B01E1D" w:rsidR="00926855" w:rsidRPr="00926855" w:rsidRDefault="00926855" w:rsidP="002E5761">
      <w:pPr>
        <w:spacing w:line="360" w:lineRule="auto"/>
        <w:jc w:val="both"/>
        <w:rPr>
          <w:rFonts w:ascii="Arial" w:hAnsi="Arial" w:cs="Arial"/>
        </w:rPr>
      </w:pPr>
      <w:r w:rsidRPr="00926855">
        <w:rPr>
          <w:rFonts w:ascii="Arial" w:hAnsi="Arial" w:cs="Arial"/>
        </w:rPr>
        <w:t xml:space="preserve">For the </w:t>
      </w:r>
      <w:proofErr w:type="spellStart"/>
      <w:r w:rsidRPr="0023260F">
        <w:rPr>
          <w:rFonts w:ascii="Arial" w:hAnsi="Arial" w:cs="Arial"/>
          <w:i/>
          <w:iCs/>
        </w:rPr>
        <w:t>New_Covid_Cases</w:t>
      </w:r>
      <w:proofErr w:type="spellEnd"/>
      <w:r w:rsidRPr="00926855">
        <w:rPr>
          <w:rFonts w:ascii="Arial" w:hAnsi="Arial" w:cs="Arial"/>
        </w:rPr>
        <w:t>, the missing values were imputed with zeros. This choice is justified given the nature of the data: on days where no new cases are reported or data isn't available, it's reasonable to consider the new cases as zero.</w:t>
      </w:r>
    </w:p>
    <w:p w14:paraId="47CAD6D7" w14:textId="77777777" w:rsidR="00926855" w:rsidRPr="00926855" w:rsidRDefault="00926855" w:rsidP="002E5761">
      <w:pPr>
        <w:spacing w:line="360" w:lineRule="auto"/>
        <w:jc w:val="both"/>
        <w:rPr>
          <w:rFonts w:ascii="Arial" w:hAnsi="Arial" w:cs="Arial"/>
        </w:rPr>
      </w:pPr>
    </w:p>
    <w:p w14:paraId="25ECFE73" w14:textId="62BC4C52" w:rsidR="00113F09" w:rsidRDefault="00926855" w:rsidP="002E5761">
      <w:pPr>
        <w:spacing w:line="360" w:lineRule="auto"/>
        <w:jc w:val="both"/>
        <w:rPr>
          <w:rFonts w:ascii="Arial" w:hAnsi="Arial" w:cs="Arial"/>
        </w:rPr>
      </w:pPr>
      <w:r w:rsidRPr="00926855">
        <w:rPr>
          <w:rFonts w:ascii="Arial" w:hAnsi="Arial" w:cs="Arial"/>
        </w:rPr>
        <w:t xml:space="preserve">However, the </w:t>
      </w:r>
      <w:proofErr w:type="spellStart"/>
      <w:r w:rsidRPr="00E25332">
        <w:rPr>
          <w:rFonts w:ascii="Arial" w:hAnsi="Arial" w:cs="Arial"/>
          <w:i/>
          <w:iCs/>
        </w:rPr>
        <w:t>Sentiment_Score</w:t>
      </w:r>
      <w:proofErr w:type="spellEnd"/>
      <w:r w:rsidRPr="00926855">
        <w:rPr>
          <w:rFonts w:ascii="Arial" w:hAnsi="Arial" w:cs="Arial"/>
        </w:rPr>
        <w:t xml:space="preserve"> column presents a more intricate scenario. A deeper dive revealed </w:t>
      </w:r>
      <w:del w:id="57" w:author="He He (Staff)" w:date="2023-08-20T13:16:00Z">
        <w:r w:rsidRPr="00926855" w:rsidDel="00130226">
          <w:rPr>
            <w:rFonts w:ascii="Arial" w:hAnsi="Arial" w:cs="Arial"/>
          </w:rPr>
          <w:delText>that specific tickers like</w:delText>
        </w:r>
      </w:del>
      <w:ins w:id="58" w:author="He He (Staff)" w:date="2023-08-20T13:16:00Z">
        <w:r w:rsidR="00130226">
          <w:rPr>
            <w:rFonts w:ascii="Arial" w:hAnsi="Arial" w:cs="Arial"/>
          </w:rPr>
          <w:t>two companies (</w:t>
        </w:r>
      </w:ins>
      <w:r w:rsidR="00946622" w:rsidRPr="00946622">
        <w:rPr>
          <w:rFonts w:ascii="Arial" w:hAnsi="Arial" w:cs="Arial"/>
        </w:rPr>
        <w:t>PepsiCo</w:t>
      </w:r>
      <w:commentRangeStart w:id="59"/>
      <w:del w:id="60" w:author="He He (Staff)" w:date="2023-08-20T13:16:00Z">
        <w:r w:rsidRPr="00926855" w:rsidDel="00130226">
          <w:rPr>
            <w:rFonts w:ascii="Arial" w:hAnsi="Arial" w:cs="Arial"/>
          </w:rPr>
          <w:delText xml:space="preserve"> </w:delText>
        </w:r>
      </w:del>
      <w:r w:rsidR="00946622">
        <w:rPr>
          <w:rFonts w:ascii="Arial" w:hAnsi="Arial" w:cs="Arial"/>
        </w:rPr>
        <w:t xml:space="preserve"> </w:t>
      </w:r>
      <w:r w:rsidRPr="00926855">
        <w:rPr>
          <w:rFonts w:ascii="Arial" w:hAnsi="Arial" w:cs="Arial"/>
        </w:rPr>
        <w:t>and</w:t>
      </w:r>
      <w:commentRangeEnd w:id="59"/>
      <w:r w:rsidR="00130226">
        <w:rPr>
          <w:rStyle w:val="CommentReference"/>
        </w:rPr>
        <w:commentReference w:id="59"/>
      </w:r>
      <w:r w:rsidR="005D234E" w:rsidRPr="005D234E">
        <w:t xml:space="preserve"> </w:t>
      </w:r>
      <w:r w:rsidR="005D234E" w:rsidRPr="005D234E">
        <w:rPr>
          <w:rFonts w:ascii="Arial" w:hAnsi="Arial" w:cs="Arial"/>
        </w:rPr>
        <w:t>Activision Blizzard</w:t>
      </w:r>
      <w:ins w:id="61" w:author="He He (Staff)" w:date="2023-08-20T13:16:00Z">
        <w:r w:rsidR="00130226">
          <w:rPr>
            <w:rFonts w:ascii="Arial" w:hAnsi="Arial" w:cs="Arial"/>
          </w:rPr>
          <w:t>)</w:t>
        </w:r>
      </w:ins>
      <w:r w:rsidRPr="00926855">
        <w:rPr>
          <w:rFonts w:ascii="Arial" w:hAnsi="Arial" w:cs="Arial"/>
        </w:rPr>
        <w:t xml:space="preserve"> lacked sentiment scores </w:t>
      </w:r>
      <w:del w:id="62" w:author="He He (Staff)" w:date="2023-08-20T13:16:00Z">
        <w:r w:rsidRPr="00926855" w:rsidDel="00130226">
          <w:rPr>
            <w:rFonts w:ascii="Arial" w:hAnsi="Arial" w:cs="Arial"/>
          </w:rPr>
          <w:delText>altogether</w:delText>
        </w:r>
      </w:del>
      <w:ins w:id="63" w:author="He He (Staff)" w:date="2023-08-20T13:16:00Z">
        <w:r w:rsidR="00130226">
          <w:rPr>
            <w:rFonts w:ascii="Arial" w:hAnsi="Arial" w:cs="Arial"/>
          </w:rPr>
          <w:t>across the sample period</w:t>
        </w:r>
      </w:ins>
      <w:r w:rsidRPr="00926855">
        <w:rPr>
          <w:rFonts w:ascii="Arial" w:hAnsi="Arial" w:cs="Arial"/>
        </w:rPr>
        <w:t xml:space="preserve">. It's plausible that these companies might not have had significant news coverage or that the data source did not track their sentiment for the given period. Given the complete absence of sentiment data for these tickers, </w:t>
      </w:r>
      <w:del w:id="64" w:author="He He (Staff)" w:date="2023-08-20T13:17:00Z">
        <w:r w:rsidRPr="00926855" w:rsidDel="00130226">
          <w:rPr>
            <w:rFonts w:ascii="Arial" w:hAnsi="Arial" w:cs="Arial"/>
          </w:rPr>
          <w:delText xml:space="preserve">they </w:delText>
        </w:r>
      </w:del>
      <w:ins w:id="65" w:author="He He (Staff)" w:date="2023-08-20T13:17:00Z">
        <w:r w:rsidR="00130226">
          <w:rPr>
            <w:rFonts w:ascii="Arial" w:hAnsi="Arial" w:cs="Arial"/>
          </w:rPr>
          <w:t>these two companies</w:t>
        </w:r>
        <w:r w:rsidR="00130226" w:rsidRPr="00926855">
          <w:rPr>
            <w:rFonts w:ascii="Arial" w:hAnsi="Arial" w:cs="Arial"/>
          </w:rPr>
          <w:t xml:space="preserve"> </w:t>
        </w:r>
      </w:ins>
      <w:r w:rsidRPr="00926855">
        <w:rPr>
          <w:rFonts w:ascii="Arial" w:hAnsi="Arial" w:cs="Arial"/>
        </w:rPr>
        <w:t xml:space="preserve">were excluded from the dataset to avoid biasing the models with potentially misleading zeros. For the remaining entries, missing values in the </w:t>
      </w:r>
      <w:proofErr w:type="spellStart"/>
      <w:r w:rsidRPr="006D5E06">
        <w:rPr>
          <w:rFonts w:ascii="Arial" w:hAnsi="Arial" w:cs="Arial"/>
          <w:i/>
          <w:iCs/>
        </w:rPr>
        <w:t>Sentiment_Score</w:t>
      </w:r>
      <w:proofErr w:type="spellEnd"/>
      <w:r w:rsidRPr="00926855">
        <w:rPr>
          <w:rFonts w:ascii="Arial" w:hAnsi="Arial" w:cs="Arial"/>
        </w:rPr>
        <w:t xml:space="preserve"> were filled with zeros, operating under the assumption that a missing value might imply neutral sentiment or lack of significant news on that </w:t>
      </w:r>
      <w:proofErr w:type="gramStart"/>
      <w:r w:rsidRPr="00926855">
        <w:rPr>
          <w:rFonts w:ascii="Arial" w:hAnsi="Arial" w:cs="Arial"/>
        </w:rPr>
        <w:t>particular day</w:t>
      </w:r>
      <w:proofErr w:type="gramEnd"/>
      <w:r w:rsidRPr="00926855">
        <w:rPr>
          <w:rFonts w:ascii="Arial" w:hAnsi="Arial" w:cs="Arial"/>
        </w:rPr>
        <w:t>.</w:t>
      </w:r>
    </w:p>
    <w:p w14:paraId="28853F37" w14:textId="77777777" w:rsidR="00113F09" w:rsidRDefault="00113F09" w:rsidP="002E5761">
      <w:pPr>
        <w:spacing w:line="360" w:lineRule="auto"/>
        <w:jc w:val="both"/>
        <w:rPr>
          <w:rFonts w:ascii="Arial" w:hAnsi="Arial" w:cs="Arial"/>
        </w:rPr>
      </w:pPr>
    </w:p>
    <w:p w14:paraId="611CFC84" w14:textId="53C47439" w:rsidR="006C2D07" w:rsidRPr="00926855" w:rsidRDefault="006C2D07" w:rsidP="005F6FD4">
      <w:pPr>
        <w:pStyle w:val="Heading2"/>
      </w:pPr>
      <w:bookmarkStart w:id="66" w:name="_Toc144459373"/>
      <w:r w:rsidRPr="00926855">
        <w:t>4.2</w:t>
      </w:r>
      <w:r w:rsidR="00926855" w:rsidRPr="00926855">
        <w:t xml:space="preserve"> Visualization of Missing Data</w:t>
      </w:r>
      <w:bookmarkEnd w:id="66"/>
    </w:p>
    <w:p w14:paraId="684B200A" w14:textId="0346FCC0" w:rsidR="003E7EEC" w:rsidRPr="003E7EEC" w:rsidRDefault="00926855" w:rsidP="002E5761">
      <w:pPr>
        <w:spacing w:line="360" w:lineRule="auto"/>
        <w:jc w:val="both"/>
        <w:rPr>
          <w:rFonts w:ascii="Arial" w:hAnsi="Arial" w:cs="Arial"/>
        </w:rPr>
      </w:pPr>
      <w:r w:rsidRPr="00926855">
        <w:rPr>
          <w:rFonts w:ascii="Arial" w:hAnsi="Arial" w:cs="Arial"/>
        </w:rPr>
        <w:t>A</w:t>
      </w:r>
      <w:del w:id="67" w:author="He He (Staff)" w:date="2023-08-20T13:18:00Z">
        <w:r w:rsidRPr="00926855" w:rsidDel="00130226">
          <w:rPr>
            <w:rFonts w:ascii="Arial" w:hAnsi="Arial" w:cs="Arial"/>
          </w:rPr>
          <w:delText>n insightful</w:delText>
        </w:r>
      </w:del>
      <w:r w:rsidRPr="00926855">
        <w:rPr>
          <w:rFonts w:ascii="Arial" w:hAnsi="Arial" w:cs="Arial"/>
        </w:rPr>
        <w:t xml:space="preserve"> visualization was generated to highlight the top 20 tickers with the highest count of missing </w:t>
      </w:r>
      <w:proofErr w:type="spellStart"/>
      <w:r w:rsidRPr="004B62A1">
        <w:rPr>
          <w:rFonts w:ascii="Arial" w:hAnsi="Arial" w:cs="Arial"/>
          <w:i/>
          <w:iCs/>
        </w:rPr>
        <w:t>Sentiment_Score</w:t>
      </w:r>
      <w:proofErr w:type="spellEnd"/>
      <w:r w:rsidRPr="00926855">
        <w:rPr>
          <w:rFonts w:ascii="Arial" w:hAnsi="Arial" w:cs="Arial"/>
        </w:rPr>
        <w:t xml:space="preserve"> values. </w:t>
      </w:r>
      <w:commentRangeStart w:id="68"/>
      <w:r w:rsidRPr="00926855">
        <w:rPr>
          <w:rFonts w:ascii="Arial" w:hAnsi="Arial" w:cs="Arial"/>
        </w:rPr>
        <w:t>This visualization can aid in understanding whether the missingness is random.</w:t>
      </w:r>
      <w:commentRangeEnd w:id="68"/>
      <w:r w:rsidR="00287CF8">
        <w:rPr>
          <w:rStyle w:val="CommentReference"/>
        </w:rPr>
        <w:commentReference w:id="68"/>
      </w:r>
      <w:r w:rsidR="003E7EEC" w:rsidRPr="003E7EEC">
        <w:rPr>
          <w:rFonts w:ascii="Arial" w:hAnsi="Arial" w:cs="Arial"/>
        </w:rPr>
        <w:t xml:space="preserve"> </w:t>
      </w:r>
      <w:commentRangeStart w:id="69"/>
      <w:r w:rsidR="003E7EEC" w:rsidRPr="003E7EEC">
        <w:rPr>
          <w:rFonts w:ascii="Arial" w:hAnsi="Arial" w:cs="Arial"/>
        </w:rPr>
        <w:t>Both PepsiCo and Activision Blizzard exhibited a complete absence of sentiment scores throughout the sample period. This conspicuous absence suggests that the missing values for these firms are not random. One potential explanation is that these companies might not have garnered substantial news coverage during this period, or the data source might have excluded their sentiment for the duration under study.</w:t>
      </w:r>
    </w:p>
    <w:p w14:paraId="2518FC79" w14:textId="77777777" w:rsidR="003E7EEC" w:rsidRPr="003E7EEC" w:rsidRDefault="003E7EEC" w:rsidP="002E5761">
      <w:pPr>
        <w:spacing w:line="360" w:lineRule="auto"/>
        <w:jc w:val="both"/>
        <w:rPr>
          <w:rFonts w:ascii="Arial" w:hAnsi="Arial" w:cs="Arial"/>
        </w:rPr>
      </w:pPr>
    </w:p>
    <w:p w14:paraId="4A9A6375" w14:textId="71BFC5DF" w:rsidR="003E7EEC" w:rsidRPr="003E7EEC" w:rsidRDefault="003E7EEC" w:rsidP="002E5761">
      <w:pPr>
        <w:spacing w:line="360" w:lineRule="auto"/>
        <w:jc w:val="both"/>
        <w:rPr>
          <w:rFonts w:ascii="Arial" w:hAnsi="Arial" w:cs="Arial"/>
        </w:rPr>
      </w:pPr>
      <w:r w:rsidRPr="003E7EEC">
        <w:rPr>
          <w:rFonts w:ascii="Arial" w:hAnsi="Arial" w:cs="Arial"/>
        </w:rPr>
        <w:t xml:space="preserve">In contrast, firms including Atlassian </w:t>
      </w:r>
      <w:proofErr w:type="gramStart"/>
      <w:r w:rsidRPr="003E7EEC">
        <w:rPr>
          <w:rFonts w:ascii="Arial" w:hAnsi="Arial" w:cs="Arial"/>
        </w:rPr>
        <w:t>Corp</w:t>
      </w:r>
      <w:r>
        <w:rPr>
          <w:rFonts w:ascii="Arial" w:hAnsi="Arial" w:cs="Arial"/>
        </w:rPr>
        <w:t>(</w:t>
      </w:r>
      <w:proofErr w:type="gramEnd"/>
      <w:r>
        <w:rPr>
          <w:rFonts w:ascii="Arial" w:hAnsi="Arial" w:cs="Arial"/>
        </w:rPr>
        <w:t xml:space="preserve">TEAM), </w:t>
      </w:r>
      <w:r w:rsidRPr="003E7EEC">
        <w:rPr>
          <w:rFonts w:ascii="Arial" w:hAnsi="Arial" w:cs="Arial"/>
        </w:rPr>
        <w:t>CoStar Group Inc</w:t>
      </w:r>
      <w:r>
        <w:rPr>
          <w:rFonts w:ascii="Arial" w:hAnsi="Arial" w:cs="Arial"/>
        </w:rPr>
        <w:t>(CSGP)</w:t>
      </w:r>
      <w:r w:rsidRPr="003E7EEC">
        <w:rPr>
          <w:rFonts w:ascii="Arial" w:hAnsi="Arial" w:cs="Arial"/>
        </w:rPr>
        <w:t xml:space="preserve">, and others demonstrated occasional occurrences of missing sentiment scores. This observation implies that while these companies had sentiment data on specific days, there were instances where sentiment information was absent, potentially due to a lack of significant news coverage or other external factors. Such intermittent missing </w:t>
      </w:r>
      <w:r w:rsidRPr="003E7EEC">
        <w:rPr>
          <w:rFonts w:ascii="Arial" w:hAnsi="Arial" w:cs="Arial"/>
        </w:rPr>
        <w:lastRenderedPageBreak/>
        <w:t xml:space="preserve">values could be indicative of the fact that certain companies, despite being prominent in the NASDAQ-100, might not always be the focal point of news cycles. </w:t>
      </w:r>
    </w:p>
    <w:p w14:paraId="1FE64D82" w14:textId="77777777" w:rsidR="003E7EEC" w:rsidRPr="003E7EEC" w:rsidRDefault="003E7EEC" w:rsidP="002E5761">
      <w:pPr>
        <w:spacing w:line="360" w:lineRule="auto"/>
        <w:jc w:val="both"/>
        <w:rPr>
          <w:rFonts w:ascii="Arial" w:hAnsi="Arial" w:cs="Arial"/>
        </w:rPr>
      </w:pPr>
    </w:p>
    <w:p w14:paraId="057E92D0" w14:textId="61382B13" w:rsidR="00926855" w:rsidRDefault="003E7EEC" w:rsidP="002E5761">
      <w:pPr>
        <w:spacing w:line="360" w:lineRule="auto"/>
        <w:jc w:val="both"/>
        <w:rPr>
          <w:rFonts w:ascii="Arial" w:hAnsi="Arial" w:cs="Arial"/>
        </w:rPr>
      </w:pPr>
      <w:r w:rsidRPr="003E7EEC">
        <w:rPr>
          <w:rFonts w:ascii="Arial" w:hAnsi="Arial" w:cs="Arial"/>
        </w:rPr>
        <w:t xml:space="preserve">Given the patterns discerned, </w:t>
      </w:r>
      <w:proofErr w:type="gramStart"/>
      <w:r w:rsidRPr="003E7EEC">
        <w:rPr>
          <w:rFonts w:ascii="Arial" w:hAnsi="Arial" w:cs="Arial"/>
        </w:rPr>
        <w:t>it is clear that addressing</w:t>
      </w:r>
      <w:proofErr w:type="gramEnd"/>
      <w:r w:rsidRPr="003E7EEC">
        <w:rPr>
          <w:rFonts w:ascii="Arial" w:hAnsi="Arial" w:cs="Arial"/>
        </w:rPr>
        <w:t xml:space="preserve"> missing values is of paramount importance. The decision to fill these gaps with zeros, especially for firms with occasional missing data, might imply days with neutral sentiment or a lack of meaningful news. This decision, while practical, is a pivotal </w:t>
      </w:r>
      <w:proofErr w:type="spellStart"/>
      <w:r w:rsidRPr="003E7EEC">
        <w:rPr>
          <w:rFonts w:ascii="Arial" w:hAnsi="Arial" w:cs="Arial"/>
        </w:rPr>
        <w:t>preprocessing</w:t>
      </w:r>
      <w:proofErr w:type="spellEnd"/>
      <w:r w:rsidRPr="003E7EEC">
        <w:rPr>
          <w:rFonts w:ascii="Arial" w:hAnsi="Arial" w:cs="Arial"/>
        </w:rPr>
        <w:t xml:space="preserve"> step that sets the stage for the subsequent analysis, underscoring the importance of thorough data handling in financial research.</w:t>
      </w:r>
      <w:commentRangeEnd w:id="69"/>
      <w:r w:rsidR="00BD39A6">
        <w:rPr>
          <w:rStyle w:val="CommentReference"/>
        </w:rPr>
        <w:commentReference w:id="69"/>
      </w:r>
    </w:p>
    <w:p w14:paraId="533115EF" w14:textId="77777777" w:rsidR="00454D39" w:rsidRDefault="00926855" w:rsidP="002E5761">
      <w:pPr>
        <w:keepNext/>
        <w:spacing w:line="360" w:lineRule="auto"/>
        <w:jc w:val="both"/>
      </w:pPr>
      <w:r w:rsidRPr="00926855">
        <w:rPr>
          <w:rFonts w:ascii="Arial" w:hAnsi="Arial" w:cs="Arial"/>
          <w:noProof/>
        </w:rPr>
        <w:drawing>
          <wp:inline distT="0" distB="0" distL="0" distR="0" wp14:anchorId="1F616955" wp14:editId="683C92BA">
            <wp:extent cx="5731510" cy="4573905"/>
            <wp:effectExtent l="0" t="0" r="0" b="0"/>
            <wp:docPr id="395746890" name="Picture 1" descr="A graph of a number of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6890" name="Picture 1" descr="A graph of a number of missing values&#10;&#10;Description automatically generated"/>
                    <pic:cNvPicPr/>
                  </pic:nvPicPr>
                  <pic:blipFill>
                    <a:blip r:embed="rId18"/>
                    <a:stretch>
                      <a:fillRect/>
                    </a:stretch>
                  </pic:blipFill>
                  <pic:spPr>
                    <a:xfrm>
                      <a:off x="0" y="0"/>
                      <a:ext cx="5731510" cy="4573905"/>
                    </a:xfrm>
                    <a:prstGeom prst="rect">
                      <a:avLst/>
                    </a:prstGeom>
                  </pic:spPr>
                </pic:pic>
              </a:graphicData>
            </a:graphic>
          </wp:inline>
        </w:drawing>
      </w:r>
    </w:p>
    <w:p w14:paraId="4CECB494" w14:textId="13292687" w:rsidR="00E03A5E" w:rsidRPr="00E03A5E" w:rsidRDefault="00454D39" w:rsidP="003654AD">
      <w:pPr>
        <w:pStyle w:val="Caption"/>
        <w:rPr>
          <w:rFonts w:cs="Arial"/>
        </w:rPr>
      </w:pPr>
      <w:bookmarkStart w:id="70" w:name="_Toc144459570"/>
      <w:r>
        <w:t xml:space="preserve">Figure </w:t>
      </w:r>
      <w:r>
        <w:fldChar w:fldCharType="begin"/>
      </w:r>
      <w:r>
        <w:instrText xml:space="preserve"> SEQ Figure \* ARABIC </w:instrText>
      </w:r>
      <w:r>
        <w:fldChar w:fldCharType="separate"/>
      </w:r>
      <w:r w:rsidR="00450A0E">
        <w:rPr>
          <w:noProof/>
        </w:rPr>
        <w:t>1</w:t>
      </w:r>
      <w:r>
        <w:rPr>
          <w:noProof/>
        </w:rPr>
        <w:fldChar w:fldCharType="end"/>
      </w:r>
      <w:r>
        <w:t xml:space="preserve"> Top 20 tickers with most missing in news sentiment score.</w:t>
      </w:r>
      <w:bookmarkEnd w:id="70"/>
    </w:p>
    <w:p w14:paraId="713B6403" w14:textId="3DDB7CD9" w:rsidR="007700BA" w:rsidRPr="002676D3" w:rsidRDefault="002676D3" w:rsidP="002676D3">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02D94305" w14:textId="23E2F5BC" w:rsidR="00C33B54" w:rsidRPr="00670EA7" w:rsidRDefault="00670EA7" w:rsidP="005F6FD4">
      <w:pPr>
        <w:pStyle w:val="Heading1"/>
      </w:pPr>
      <w:bookmarkStart w:id="71" w:name="_Toc144459374"/>
      <w:r w:rsidRPr="00670EA7">
        <w:t>5</w:t>
      </w:r>
      <w:r w:rsidR="00C33B54" w:rsidRPr="00670EA7">
        <w:t>. Feature Engineering</w:t>
      </w:r>
      <w:bookmarkEnd w:id="71"/>
    </w:p>
    <w:p w14:paraId="7D7E973E" w14:textId="676E8829" w:rsidR="00C33B54" w:rsidRPr="00131B15" w:rsidRDefault="00C33B54" w:rsidP="002E5761">
      <w:pPr>
        <w:spacing w:line="360" w:lineRule="auto"/>
        <w:jc w:val="both"/>
        <w:rPr>
          <w:rFonts w:ascii="Arial" w:hAnsi="Arial" w:cs="Arial"/>
        </w:rPr>
      </w:pPr>
      <w:r w:rsidRPr="00131B15">
        <w:rPr>
          <w:rFonts w:ascii="Arial" w:hAnsi="Arial" w:cs="Arial"/>
        </w:rPr>
        <w:t xml:space="preserve">Feature engineering is a pivotal phase in the data science pipeline, especially in the realm of financial machine learning, where the intricacies of the financial world meld with the mathematical rigor of machine learning. By transforming, aggregating, or </w:t>
      </w:r>
      <w:r w:rsidRPr="00131B15">
        <w:rPr>
          <w:rFonts w:ascii="Arial" w:hAnsi="Arial" w:cs="Arial"/>
        </w:rPr>
        <w:lastRenderedPageBreak/>
        <w:t xml:space="preserve">creating new variables from existing data, </w:t>
      </w:r>
      <w:r w:rsidR="003E4F6C">
        <w:rPr>
          <w:rFonts w:ascii="Arial" w:hAnsi="Arial" w:cs="Arial"/>
        </w:rPr>
        <w:t>I</w:t>
      </w:r>
      <w:r w:rsidRPr="00131B15">
        <w:rPr>
          <w:rFonts w:ascii="Arial" w:hAnsi="Arial" w:cs="Arial"/>
        </w:rPr>
        <w:t xml:space="preserve"> aspire to enhance the predictive power of our machine learning models. In the context of this study, where </w:t>
      </w:r>
      <w:r w:rsidR="003E4F6C">
        <w:rPr>
          <w:rFonts w:ascii="Arial" w:hAnsi="Arial" w:cs="Arial"/>
        </w:rPr>
        <w:t>I</w:t>
      </w:r>
      <w:r w:rsidRPr="00131B15">
        <w:rPr>
          <w:rFonts w:ascii="Arial" w:hAnsi="Arial" w:cs="Arial"/>
        </w:rPr>
        <w:t xml:space="preserve"> aim to predict stock returns through an amalgamation of stock price data, news sentiment, and pandemic-related metrics, the significance of feature engineering cannot be overstated.</w:t>
      </w:r>
    </w:p>
    <w:p w14:paraId="36D93ABE" w14:textId="77777777" w:rsidR="00C33B54" w:rsidRPr="00131B15" w:rsidRDefault="00C33B54" w:rsidP="002E5761">
      <w:pPr>
        <w:spacing w:line="360" w:lineRule="auto"/>
        <w:jc w:val="both"/>
        <w:rPr>
          <w:rFonts w:ascii="Arial" w:hAnsi="Arial" w:cs="Arial"/>
        </w:rPr>
      </w:pPr>
    </w:p>
    <w:p w14:paraId="4F2261F6" w14:textId="6FFE8D3B" w:rsidR="00C33B54" w:rsidRPr="00670EA7" w:rsidRDefault="00670EA7" w:rsidP="005F6FD4">
      <w:pPr>
        <w:pStyle w:val="Heading2"/>
      </w:pPr>
      <w:bookmarkStart w:id="72" w:name="_Toc144459375"/>
      <w:r w:rsidRPr="00670EA7">
        <w:t>5</w:t>
      </w:r>
      <w:r w:rsidR="00C33B54" w:rsidRPr="00670EA7">
        <w:t>.1 Time-Based Features</w:t>
      </w:r>
      <w:bookmarkEnd w:id="72"/>
    </w:p>
    <w:p w14:paraId="7A6E71A5" w14:textId="5B1969A0" w:rsidR="00C33B54" w:rsidRPr="00287CF8" w:rsidRDefault="00C33B54" w:rsidP="002E5761">
      <w:pPr>
        <w:spacing w:line="360" w:lineRule="auto"/>
        <w:jc w:val="both"/>
        <w:rPr>
          <w:rFonts w:ascii="Arial" w:eastAsia="DengXian" w:hAnsi="Arial" w:cs="Arial"/>
          <w:lang w:val="en-US" w:eastAsia="zh-CN"/>
          <w:rPrChange w:id="73" w:author="He He (Staff)" w:date="2023-08-20T13:25:00Z">
            <w:rPr>
              <w:rFonts w:ascii="Arial" w:hAnsi="Arial" w:cs="Arial"/>
            </w:rPr>
          </w:rPrChange>
        </w:rPr>
      </w:pPr>
      <w:r w:rsidRPr="00131B15">
        <w:rPr>
          <w:rFonts w:ascii="Arial" w:hAnsi="Arial" w:cs="Arial"/>
        </w:rPr>
        <w:t>Time, inherently sequential, holds paramount importance in financial datasets. Extracting finer granularities from the date, such as year, month, and weekday, can provide the model with valuable temporal context. This aids in discerning seasonality, trends, or specific day-of-week effects that might be latent in the stock returns.</w:t>
      </w:r>
      <w:ins w:id="74" w:author="He He (Staff)" w:date="2023-08-20T13:22:00Z">
        <w:r w:rsidR="00287CF8">
          <w:rPr>
            <w:rFonts w:ascii="Arial" w:hAnsi="Arial" w:cs="Arial"/>
          </w:rPr>
          <w:t xml:space="preserve"> </w:t>
        </w:r>
      </w:ins>
      <w:commentRangeStart w:id="75"/>
      <w:ins w:id="76" w:author="He He (Staff)" w:date="2023-08-20T13:23:00Z">
        <w:r w:rsidR="00287CF8" w:rsidRPr="00287CF8">
          <w:rPr>
            <w:rFonts w:ascii="Arial" w:hAnsi="Arial" w:cs="Arial"/>
            <w:i/>
            <w:iCs/>
            <w:rPrChange w:id="77" w:author="He He (Staff)" w:date="2023-08-20T13:25:00Z">
              <w:rPr>
                <w:rFonts w:ascii="Arial" w:hAnsi="Arial" w:cs="Arial"/>
                <w:b/>
                <w:bCs/>
              </w:rPr>
            </w:rPrChange>
          </w:rPr>
          <w:t xml:space="preserve">Year, Month, Weekday </w:t>
        </w:r>
        <w:r w:rsidR="00287CF8" w:rsidRPr="00287CF8">
          <w:rPr>
            <w:rFonts w:ascii="Arial" w:hAnsi="Arial" w:cs="Arial"/>
            <w:lang w:val="en-US"/>
            <w:rPrChange w:id="78" w:author="He He (Staff)" w:date="2023-08-20T13:25:00Z">
              <w:rPr>
                <w:rFonts w:ascii="Arial" w:hAnsi="Arial" w:cs="Arial"/>
                <w:b/>
                <w:bCs/>
                <w:lang w:val="en-US"/>
              </w:rPr>
            </w:rPrChange>
          </w:rPr>
          <w:t xml:space="preserve">variables are constructed used to capture the time-relevant information. </w:t>
        </w:r>
      </w:ins>
      <w:commentRangeEnd w:id="75"/>
      <w:ins w:id="79" w:author="He He (Staff)" w:date="2023-08-20T13:24:00Z">
        <w:r w:rsidR="00287CF8" w:rsidRPr="00287CF8">
          <w:rPr>
            <w:rStyle w:val="CommentReference"/>
          </w:rPr>
          <w:commentReference w:id="75"/>
        </w:r>
      </w:ins>
    </w:p>
    <w:p w14:paraId="60DD2F86" w14:textId="77777777" w:rsidR="00C33B54" w:rsidRPr="00E51DE5" w:rsidRDefault="00C33B54" w:rsidP="002E5761">
      <w:pPr>
        <w:spacing w:line="360" w:lineRule="auto"/>
        <w:jc w:val="both"/>
        <w:rPr>
          <w:rFonts w:ascii="Arial" w:hAnsi="Arial" w:cs="Arial"/>
          <w:lang w:val="en-US"/>
        </w:rPr>
      </w:pPr>
    </w:p>
    <w:p w14:paraId="4854489C" w14:textId="1E89A8E3" w:rsidR="00C33B54" w:rsidRPr="00670EA7" w:rsidRDefault="00670EA7" w:rsidP="005F6FD4">
      <w:pPr>
        <w:pStyle w:val="Heading2"/>
      </w:pPr>
      <w:bookmarkStart w:id="80" w:name="_Toc144459376"/>
      <w:r>
        <w:t>5</w:t>
      </w:r>
      <w:r w:rsidR="00C33B54" w:rsidRPr="00670EA7">
        <w:t>.2 Pandemic Phase Indicator</w:t>
      </w:r>
      <w:bookmarkEnd w:id="80"/>
    </w:p>
    <w:p w14:paraId="3C76C179" w14:textId="77777777" w:rsidR="00C33B54" w:rsidRPr="00131B15" w:rsidRDefault="00C33B54" w:rsidP="002E5761">
      <w:pPr>
        <w:spacing w:line="360" w:lineRule="auto"/>
        <w:jc w:val="both"/>
        <w:rPr>
          <w:rFonts w:ascii="Arial" w:hAnsi="Arial" w:cs="Arial"/>
        </w:rPr>
      </w:pPr>
      <w:r w:rsidRPr="00131B15">
        <w:rPr>
          <w:rFonts w:ascii="Arial" w:hAnsi="Arial" w:cs="Arial"/>
        </w:rPr>
        <w:t xml:space="preserve">The COVID-19 pandemic has indubitably left an indelible mark on the financial markets. To encapsulate this transformative event, a binary variable, </w:t>
      </w:r>
      <w:r w:rsidRPr="00287CF8">
        <w:rPr>
          <w:rFonts w:ascii="Arial" w:hAnsi="Arial" w:cs="Arial"/>
          <w:i/>
          <w:iCs/>
          <w:rPrChange w:id="81" w:author="He He (Staff)" w:date="2023-08-20T13:25:00Z">
            <w:rPr>
              <w:rFonts w:ascii="Arial" w:hAnsi="Arial" w:cs="Arial"/>
            </w:rPr>
          </w:rPrChange>
        </w:rPr>
        <w:t>'</w:t>
      </w:r>
      <w:proofErr w:type="spellStart"/>
      <w:r w:rsidRPr="00287CF8">
        <w:rPr>
          <w:rFonts w:ascii="Arial" w:hAnsi="Arial" w:cs="Arial"/>
          <w:i/>
          <w:iCs/>
          <w:rPrChange w:id="82" w:author="He He (Staff)" w:date="2023-08-20T13:25:00Z">
            <w:rPr>
              <w:rFonts w:ascii="Arial" w:hAnsi="Arial" w:cs="Arial"/>
            </w:rPr>
          </w:rPrChange>
        </w:rPr>
        <w:t>PandemicPhase</w:t>
      </w:r>
      <w:proofErr w:type="spellEnd"/>
      <w:r w:rsidRPr="00287CF8">
        <w:rPr>
          <w:rFonts w:ascii="Arial" w:hAnsi="Arial" w:cs="Arial"/>
          <w:i/>
          <w:iCs/>
          <w:rPrChange w:id="83" w:author="He He (Staff)" w:date="2023-08-20T13:25:00Z">
            <w:rPr>
              <w:rFonts w:ascii="Arial" w:hAnsi="Arial" w:cs="Arial"/>
            </w:rPr>
          </w:rPrChange>
        </w:rPr>
        <w:t>'</w:t>
      </w:r>
      <w:r w:rsidRPr="00131B15">
        <w:rPr>
          <w:rFonts w:ascii="Arial" w:hAnsi="Arial" w:cs="Arial"/>
        </w:rPr>
        <w:t>, was introduced. This variable bifurcates the dataset into two phases – before and after the World Health Organization officially declared the pandemic on March 11, 2020.</w:t>
      </w:r>
    </w:p>
    <w:p w14:paraId="51DF4E98" w14:textId="77777777" w:rsidR="00C33B54" w:rsidRPr="00131B15" w:rsidRDefault="00C33B54" w:rsidP="002E5761">
      <w:pPr>
        <w:spacing w:line="360" w:lineRule="auto"/>
        <w:jc w:val="both"/>
        <w:rPr>
          <w:rFonts w:ascii="Arial" w:hAnsi="Arial" w:cs="Arial"/>
        </w:rPr>
      </w:pPr>
    </w:p>
    <w:p w14:paraId="15017B7D" w14:textId="570317E2" w:rsidR="00C33B54" w:rsidRPr="004715ED" w:rsidRDefault="004715ED" w:rsidP="005F6FD4">
      <w:pPr>
        <w:pStyle w:val="Heading2"/>
      </w:pPr>
      <w:bookmarkStart w:id="84" w:name="_Toc144459377"/>
      <w:r>
        <w:t>5</w:t>
      </w:r>
      <w:r w:rsidR="00C33B54" w:rsidRPr="004715ED">
        <w:t>.3 Return Calculations and Classification</w:t>
      </w:r>
      <w:bookmarkEnd w:id="84"/>
    </w:p>
    <w:p w14:paraId="331B6B63" w14:textId="77777777" w:rsidR="00C33B54" w:rsidRPr="00287CF8" w:rsidRDefault="00C33B54" w:rsidP="002E5761">
      <w:pPr>
        <w:spacing w:line="360" w:lineRule="auto"/>
        <w:jc w:val="both"/>
        <w:rPr>
          <w:rFonts w:ascii="Arial" w:hAnsi="Arial" w:cs="Arial"/>
          <w:lang w:val="en-US"/>
          <w:rPrChange w:id="85" w:author="He He (Staff)" w:date="2023-08-20T13:25:00Z">
            <w:rPr>
              <w:rFonts w:ascii="Arial" w:hAnsi="Arial" w:cs="Arial"/>
            </w:rPr>
          </w:rPrChange>
        </w:rPr>
      </w:pPr>
      <w:r w:rsidRPr="00131B15">
        <w:rPr>
          <w:rFonts w:ascii="Arial" w:hAnsi="Arial" w:cs="Arial"/>
        </w:rPr>
        <w:t xml:space="preserve">Stock returns, calculated as the percentage change in closing prices from one day to the next, serve as a foundational metric in financial analyses. This continuous variable was then transformed into a binary format, </w:t>
      </w:r>
      <w:r w:rsidRPr="00743A6C">
        <w:rPr>
          <w:rFonts w:ascii="Arial" w:hAnsi="Arial" w:cs="Arial"/>
          <w:i/>
          <w:iCs/>
        </w:rPr>
        <w:t>'</w:t>
      </w:r>
      <w:proofErr w:type="spellStart"/>
      <w:r w:rsidRPr="00743A6C">
        <w:rPr>
          <w:rFonts w:ascii="Arial" w:hAnsi="Arial" w:cs="Arial"/>
          <w:i/>
          <w:iCs/>
        </w:rPr>
        <w:t>PositiveReturn</w:t>
      </w:r>
      <w:proofErr w:type="spellEnd"/>
      <w:r w:rsidRPr="00743A6C">
        <w:rPr>
          <w:rFonts w:ascii="Arial" w:hAnsi="Arial" w:cs="Arial"/>
          <w:i/>
          <w:iCs/>
        </w:rPr>
        <w:t>'</w:t>
      </w:r>
      <w:r w:rsidRPr="00131B15">
        <w:rPr>
          <w:rFonts w:ascii="Arial" w:hAnsi="Arial" w:cs="Arial"/>
        </w:rPr>
        <w:t>, indicating whether the stock witnessed a positive return on a given day.</w:t>
      </w:r>
    </w:p>
    <w:p w14:paraId="5AC2C28D" w14:textId="77777777" w:rsidR="004C2D62" w:rsidRDefault="009641FA" w:rsidP="002E5761">
      <w:pPr>
        <w:keepNext/>
        <w:spacing w:line="360" w:lineRule="auto"/>
        <w:jc w:val="both"/>
      </w:pPr>
      <w:r w:rsidRPr="009641FA">
        <w:rPr>
          <w:rFonts w:ascii="Arial" w:hAnsi="Arial" w:cs="Arial"/>
          <w:noProof/>
        </w:rPr>
        <w:lastRenderedPageBreak/>
        <w:drawing>
          <wp:inline distT="0" distB="0" distL="0" distR="0" wp14:anchorId="59F7F0FC" wp14:editId="7143A52B">
            <wp:extent cx="5731510" cy="4280535"/>
            <wp:effectExtent l="0" t="0" r="0" b="0"/>
            <wp:docPr id="652259553" name="Picture 1" descr="A graph of a number of negative retu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9553" name="Picture 1" descr="A graph of a number of negative return&#10;&#10;Description automatically generated"/>
                    <pic:cNvPicPr/>
                  </pic:nvPicPr>
                  <pic:blipFill>
                    <a:blip r:embed="rId19"/>
                    <a:stretch>
                      <a:fillRect/>
                    </a:stretch>
                  </pic:blipFill>
                  <pic:spPr>
                    <a:xfrm>
                      <a:off x="0" y="0"/>
                      <a:ext cx="5731510" cy="4280535"/>
                    </a:xfrm>
                    <a:prstGeom prst="rect">
                      <a:avLst/>
                    </a:prstGeom>
                  </pic:spPr>
                </pic:pic>
              </a:graphicData>
            </a:graphic>
          </wp:inline>
        </w:drawing>
      </w:r>
    </w:p>
    <w:p w14:paraId="259FF406" w14:textId="0C521186" w:rsidR="009641FA" w:rsidRPr="00131B15" w:rsidRDefault="004C2D62" w:rsidP="003654AD">
      <w:pPr>
        <w:pStyle w:val="Caption"/>
        <w:rPr>
          <w:rFonts w:cs="Arial"/>
        </w:rPr>
      </w:pPr>
      <w:bookmarkStart w:id="86" w:name="_Toc144459571"/>
      <w:r>
        <w:t xml:space="preserve">Figure </w:t>
      </w:r>
      <w:r>
        <w:fldChar w:fldCharType="begin"/>
      </w:r>
      <w:r>
        <w:instrText xml:space="preserve"> SEQ Figure \* ARABIC </w:instrText>
      </w:r>
      <w:r>
        <w:fldChar w:fldCharType="separate"/>
      </w:r>
      <w:r w:rsidR="00450A0E">
        <w:rPr>
          <w:noProof/>
        </w:rPr>
        <w:t>2</w:t>
      </w:r>
      <w:r>
        <w:rPr>
          <w:noProof/>
        </w:rPr>
        <w:fldChar w:fldCharType="end"/>
      </w:r>
      <w:r>
        <w:t xml:space="preserve"> Distribution of positive and negative returns</w:t>
      </w:r>
      <w:bookmarkEnd w:id="86"/>
    </w:p>
    <w:p w14:paraId="5B11B8B7" w14:textId="02FEFB79" w:rsidR="00C33B54" w:rsidRPr="00F1190B" w:rsidRDefault="00253F5D" w:rsidP="00F1190B">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4375499D" w14:textId="2EBEBF4E" w:rsidR="00C33B54" w:rsidRPr="004715ED" w:rsidRDefault="004715ED" w:rsidP="005F6FD4">
      <w:pPr>
        <w:pStyle w:val="Heading2"/>
      </w:pPr>
      <w:bookmarkStart w:id="87" w:name="_Toc144459378"/>
      <w:commentRangeStart w:id="88"/>
      <w:r>
        <w:t>5</w:t>
      </w:r>
      <w:r w:rsidR="00131B15" w:rsidRPr="004715ED">
        <w:t>.</w:t>
      </w:r>
      <w:ins w:id="89" w:author="Kobayashi, Kota" w:date="2023-08-20T18:20:00Z">
        <w:r w:rsidR="00C4507D">
          <w:t>4</w:t>
        </w:r>
      </w:ins>
      <w:del w:id="90" w:author="Kobayashi, Kota" w:date="2023-08-20T18:20:00Z">
        <w:r w:rsidR="00131B15" w:rsidRPr="004715ED" w:rsidDel="00C4507D">
          <w:delText>3</w:delText>
        </w:r>
      </w:del>
      <w:r w:rsidR="00131B15" w:rsidRPr="004715ED">
        <w:t xml:space="preserve"> Volatility</w:t>
      </w:r>
      <w:commentRangeEnd w:id="88"/>
      <w:r w:rsidR="00287CF8">
        <w:rPr>
          <w:rStyle w:val="CommentReference"/>
        </w:rPr>
        <w:commentReference w:id="88"/>
      </w:r>
      <w:bookmarkEnd w:id="87"/>
    </w:p>
    <w:p w14:paraId="568D6EF1" w14:textId="529DDE2D" w:rsidR="00131B15" w:rsidRPr="00131B15" w:rsidRDefault="00131B15" w:rsidP="002E5761">
      <w:pPr>
        <w:spacing w:line="360" w:lineRule="auto"/>
        <w:jc w:val="both"/>
        <w:rPr>
          <w:rFonts w:ascii="Arial" w:hAnsi="Arial" w:cs="Arial"/>
        </w:rPr>
      </w:pPr>
      <w:r w:rsidRPr="00131B15">
        <w:rPr>
          <w:rFonts w:ascii="Arial" w:hAnsi="Arial" w:cs="Arial"/>
        </w:rPr>
        <w:t xml:space="preserve">Volatility, the statistical measure of the dispersion of returns, is a critical risk metric in finance. In this study, </w:t>
      </w:r>
      <w:r w:rsidR="003E4F6C">
        <w:rPr>
          <w:rFonts w:ascii="Arial" w:hAnsi="Arial" w:cs="Arial"/>
        </w:rPr>
        <w:t>I</w:t>
      </w:r>
      <w:r w:rsidRPr="00131B15">
        <w:rPr>
          <w:rFonts w:ascii="Arial" w:hAnsi="Arial" w:cs="Arial"/>
        </w:rPr>
        <w:t xml:space="preserve"> computed the rolling standard deviation of the past 5 days' returns to capture short-term volatility. Such a feature can be instrumental in understanding the risk-reward dynamics and gauging market uncertainty.</w:t>
      </w:r>
    </w:p>
    <w:p w14:paraId="45607919" w14:textId="77777777" w:rsidR="00131B15" w:rsidRPr="00131B15" w:rsidRDefault="00131B15" w:rsidP="002E5761">
      <w:pPr>
        <w:spacing w:line="360" w:lineRule="auto"/>
        <w:jc w:val="both"/>
        <w:rPr>
          <w:rFonts w:ascii="Arial" w:hAnsi="Arial" w:cs="Arial"/>
        </w:rPr>
      </w:pPr>
    </w:p>
    <w:p w14:paraId="382D7204" w14:textId="77777777" w:rsidR="00131B15" w:rsidRDefault="00131B15" w:rsidP="002E5761">
      <w:pPr>
        <w:spacing w:line="360" w:lineRule="auto"/>
        <w:jc w:val="both"/>
        <w:rPr>
          <w:rFonts w:ascii="Arial" w:hAnsi="Arial" w:cs="Arial"/>
        </w:rPr>
      </w:pPr>
      <w:r w:rsidRPr="00131B15">
        <w:rPr>
          <w:rFonts w:ascii="Arial" w:hAnsi="Arial" w:cs="Arial"/>
        </w:rPr>
        <w:t>By integrating these engineered features, our dataset is now equipped with a richer set of variables that encapsulate the multifaceted world of financial markets, especially during the tumultuous period of the COVID-19 pandemic.</w:t>
      </w:r>
    </w:p>
    <w:p w14:paraId="6696851D" w14:textId="77777777" w:rsidR="009641FA" w:rsidRPr="00245D5A" w:rsidRDefault="009641FA" w:rsidP="00245D5A">
      <w:pPr>
        <w:spacing w:line="360" w:lineRule="auto"/>
        <w:jc w:val="both"/>
        <w:rPr>
          <w:rFonts w:ascii="Arial" w:hAnsi="Arial" w:cs="Arial"/>
        </w:rPr>
      </w:pPr>
    </w:p>
    <w:p w14:paraId="070B6DD2" w14:textId="1F26029D" w:rsidR="00131B15" w:rsidRDefault="00131B15" w:rsidP="002E5761">
      <w:pPr>
        <w:spacing w:line="360" w:lineRule="auto"/>
        <w:jc w:val="both"/>
        <w:rPr>
          <w:rFonts w:ascii="Arial" w:hAnsi="Arial" w:cs="Arial"/>
        </w:rPr>
      </w:pPr>
      <w:r w:rsidRPr="00131B15">
        <w:rPr>
          <w:rFonts w:ascii="Arial" w:hAnsi="Arial" w:cs="Arial"/>
        </w:rPr>
        <w:t xml:space="preserve">In </w:t>
      </w:r>
      <w:del w:id="91" w:author="He He (Staff)" w:date="2023-08-20T13:32:00Z">
        <w:r w:rsidRPr="00131B15" w:rsidDel="00C41B7F">
          <w:rPr>
            <w:rFonts w:ascii="Arial" w:hAnsi="Arial" w:cs="Arial"/>
          </w:rPr>
          <w:delText>conclusion</w:delText>
        </w:r>
      </w:del>
      <w:ins w:id="92" w:author="He He (Staff)" w:date="2023-08-20T13:32:00Z">
        <w:r w:rsidR="00C41B7F">
          <w:rPr>
            <w:rFonts w:ascii="Arial" w:hAnsi="Arial" w:cs="Arial"/>
          </w:rPr>
          <w:t>summary</w:t>
        </w:r>
      </w:ins>
      <w:r w:rsidRPr="00131B15">
        <w:rPr>
          <w:rFonts w:ascii="Arial" w:hAnsi="Arial" w:cs="Arial"/>
        </w:rPr>
        <w:t xml:space="preserve">, the feature engineering phase has augmented the dataset by infusing it with variables that encapsulate the nuanced dynamics of the financial domain. By imbuing the model with temporal context, pandemic-induced market shifts, stock return patterns, and volatility measures, </w:t>
      </w:r>
      <w:r w:rsidR="003E4F6C">
        <w:rPr>
          <w:rFonts w:ascii="Arial" w:hAnsi="Arial" w:cs="Arial"/>
        </w:rPr>
        <w:t>I</w:t>
      </w:r>
      <w:r w:rsidRPr="00131B15">
        <w:rPr>
          <w:rFonts w:ascii="Arial" w:hAnsi="Arial" w:cs="Arial"/>
        </w:rPr>
        <w:t xml:space="preserve"> aim to provide a holistic perspective, </w:t>
      </w:r>
      <w:commentRangeStart w:id="93"/>
      <w:r w:rsidRPr="00131B15">
        <w:rPr>
          <w:rFonts w:ascii="Arial" w:hAnsi="Arial" w:cs="Arial"/>
        </w:rPr>
        <w:t>enhancing the model's predictive acumen.</w:t>
      </w:r>
      <w:commentRangeEnd w:id="93"/>
      <w:r w:rsidR="00B93D24">
        <w:rPr>
          <w:rStyle w:val="CommentReference"/>
        </w:rPr>
        <w:commentReference w:id="93"/>
      </w:r>
    </w:p>
    <w:p w14:paraId="374A0085" w14:textId="77777777" w:rsidR="00453D5A" w:rsidRDefault="00453D5A" w:rsidP="002E5761">
      <w:pPr>
        <w:spacing w:line="360" w:lineRule="auto"/>
        <w:jc w:val="both"/>
        <w:rPr>
          <w:rFonts w:ascii="Arial" w:hAnsi="Arial" w:cs="Arial"/>
        </w:rPr>
      </w:pPr>
    </w:p>
    <w:p w14:paraId="5AC3465F" w14:textId="0A07EFC2" w:rsidR="00453D5A" w:rsidRPr="00453D5A" w:rsidRDefault="00453D5A" w:rsidP="005F6FD4">
      <w:pPr>
        <w:pStyle w:val="Heading1"/>
        <w:rPr>
          <w:lang w:val="en-US"/>
        </w:rPr>
      </w:pPr>
      <w:bookmarkStart w:id="94" w:name="_Toc144459379"/>
      <w:r w:rsidRPr="00453D5A">
        <w:t>6. Exploratory Data Analysis (EDA)</w:t>
      </w:r>
      <w:bookmarkEnd w:id="94"/>
    </w:p>
    <w:p w14:paraId="7947513E" w14:textId="3080A9DF" w:rsidR="00453D5A" w:rsidRPr="00453D5A" w:rsidRDefault="00453D5A" w:rsidP="005F6FD4">
      <w:pPr>
        <w:pStyle w:val="Heading2"/>
      </w:pPr>
      <w:bookmarkStart w:id="95" w:name="_Toc144459380"/>
      <w:r w:rsidRPr="00453D5A">
        <w:t>6.1 Descriptive Statistics</w:t>
      </w:r>
      <w:bookmarkEnd w:id="95"/>
    </w:p>
    <w:p w14:paraId="6D8826CE" w14:textId="43184C70" w:rsidR="00453D5A" w:rsidRDefault="00453D5A" w:rsidP="002E5761">
      <w:pPr>
        <w:spacing w:line="360" w:lineRule="auto"/>
        <w:jc w:val="both"/>
        <w:rPr>
          <w:rFonts w:ascii="Arial" w:hAnsi="Arial" w:cs="Arial"/>
        </w:rPr>
      </w:pPr>
      <w:r w:rsidRPr="00453D5A">
        <w:rPr>
          <w:rFonts w:ascii="Arial" w:hAnsi="Arial" w:cs="Arial"/>
        </w:rPr>
        <w:t xml:space="preserve">First, </w:t>
      </w:r>
      <w:r w:rsidR="0064280E">
        <w:rPr>
          <w:rFonts w:ascii="Arial" w:hAnsi="Arial" w:cs="Arial"/>
        </w:rPr>
        <w:t xml:space="preserve">I </w:t>
      </w:r>
      <w:r w:rsidRPr="00453D5A">
        <w:rPr>
          <w:rFonts w:ascii="Arial" w:hAnsi="Arial" w:cs="Arial"/>
        </w:rPr>
        <w:t xml:space="preserve">provide a summary of the dataset's main characteristics using descriptive statistics. This includes measures such as mean, standard deviation, minimum and maximum values for each column. </w:t>
      </w:r>
      <w:r w:rsidR="003E4F6C">
        <w:rPr>
          <w:rFonts w:ascii="Arial" w:hAnsi="Arial" w:cs="Arial"/>
        </w:rPr>
        <w:t>I</w:t>
      </w:r>
      <w:r w:rsidRPr="00453D5A">
        <w:rPr>
          <w:rFonts w:ascii="Arial" w:hAnsi="Arial" w:cs="Arial"/>
        </w:rPr>
        <w:t xml:space="preserve"> commence by summarizing the numerical attributes within our dataset.</w:t>
      </w:r>
    </w:p>
    <w:p w14:paraId="355216A4" w14:textId="41CAC32C" w:rsidR="00385FFB" w:rsidRDefault="00385FFB">
      <w:pPr>
        <w:rPr>
          <w:rFonts w:ascii="Arial" w:hAnsi="Arial" w:cs="Arial"/>
          <w:lang w:val="en-US"/>
        </w:rPr>
      </w:pPr>
    </w:p>
    <w:p w14:paraId="593A7F54" w14:textId="34ED0A4B" w:rsidR="00453D5A" w:rsidRDefault="000478E6" w:rsidP="003654AD">
      <w:pPr>
        <w:pStyle w:val="Caption"/>
        <w:rPr>
          <w:rFonts w:cs="Arial"/>
        </w:rPr>
      </w:pPr>
      <w:bookmarkStart w:id="96" w:name="_Toc144459523"/>
      <w:r>
        <w:t xml:space="preserve">Table </w:t>
      </w:r>
      <w:r>
        <w:fldChar w:fldCharType="begin"/>
      </w:r>
      <w:r>
        <w:instrText xml:space="preserve"> SEQ Table \* ARABIC </w:instrText>
      </w:r>
      <w:r>
        <w:fldChar w:fldCharType="separate"/>
      </w:r>
      <w:r w:rsidR="00450A0E">
        <w:rPr>
          <w:noProof/>
        </w:rPr>
        <w:t>3</w:t>
      </w:r>
      <w:r>
        <w:rPr>
          <w:noProof/>
        </w:rPr>
        <w:fldChar w:fldCharType="end"/>
      </w:r>
      <w:r>
        <w:t xml:space="preserve"> Descriptive statistics</w:t>
      </w:r>
      <w:bookmarkEnd w:id="96"/>
    </w:p>
    <w:p w14:paraId="674144E1" w14:textId="1A684C0A" w:rsidR="00073C2E" w:rsidRDefault="00073C2E" w:rsidP="002E5761">
      <w:pPr>
        <w:spacing w:line="360" w:lineRule="auto"/>
        <w:jc w:val="both"/>
        <w:rPr>
          <w:rFonts w:ascii="Arial" w:hAnsi="Arial" w:cs="Arial"/>
        </w:rPr>
      </w:pPr>
      <w:r w:rsidRPr="00073C2E">
        <w:rPr>
          <w:rFonts w:ascii="Arial" w:hAnsi="Arial" w:cs="Arial"/>
          <w:noProof/>
        </w:rPr>
        <w:drawing>
          <wp:inline distT="0" distB="0" distL="0" distR="0" wp14:anchorId="2E39E404" wp14:editId="6AA56081">
            <wp:extent cx="5731510" cy="4077970"/>
            <wp:effectExtent l="0" t="0" r="0" b="0"/>
            <wp:docPr id="20919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5877" name=""/>
                    <pic:cNvPicPr/>
                  </pic:nvPicPr>
                  <pic:blipFill>
                    <a:blip r:embed="rId20"/>
                    <a:stretch>
                      <a:fillRect/>
                    </a:stretch>
                  </pic:blipFill>
                  <pic:spPr>
                    <a:xfrm>
                      <a:off x="0" y="0"/>
                      <a:ext cx="5731510" cy="4077970"/>
                    </a:xfrm>
                    <a:prstGeom prst="rect">
                      <a:avLst/>
                    </a:prstGeom>
                  </pic:spPr>
                </pic:pic>
              </a:graphicData>
            </a:graphic>
          </wp:inline>
        </w:drawing>
      </w:r>
    </w:p>
    <w:p w14:paraId="6F09C211" w14:textId="5F444ACB" w:rsidR="00C105F2" w:rsidRPr="00C105F2" w:rsidRDefault="00C105F2" w:rsidP="00C105F2">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49848ACA" w14:textId="7EF09825" w:rsidR="00F87F41" w:rsidRPr="00F87F41" w:rsidRDefault="00F87F41" w:rsidP="002E5761">
      <w:pPr>
        <w:spacing w:line="360" w:lineRule="auto"/>
        <w:jc w:val="both"/>
        <w:rPr>
          <w:rFonts w:ascii="Arial" w:hAnsi="Arial" w:cs="Arial"/>
        </w:rPr>
      </w:pPr>
      <w:r w:rsidRPr="008E24D0">
        <w:rPr>
          <w:rFonts w:ascii="Arial" w:hAnsi="Arial" w:cs="Arial"/>
          <w:i/>
          <w:iCs/>
        </w:rPr>
        <w:t xml:space="preserve">Stock Prices (Open, High, Low, Close, </w:t>
      </w:r>
      <w:proofErr w:type="spellStart"/>
      <w:r w:rsidRPr="008E24D0">
        <w:rPr>
          <w:rFonts w:ascii="Arial" w:hAnsi="Arial" w:cs="Arial"/>
          <w:i/>
          <w:iCs/>
        </w:rPr>
        <w:t>Adj</w:t>
      </w:r>
      <w:proofErr w:type="spellEnd"/>
      <w:r w:rsidRPr="008E24D0">
        <w:rPr>
          <w:rFonts w:ascii="Arial" w:hAnsi="Arial" w:cs="Arial"/>
          <w:i/>
          <w:iCs/>
        </w:rPr>
        <w:t xml:space="preserve"> Close):</w:t>
      </w:r>
      <w:r w:rsidRPr="00F87F41">
        <w:rPr>
          <w:rFonts w:ascii="Arial" w:hAnsi="Arial" w:cs="Arial"/>
        </w:rPr>
        <w:t xml:space="preserve"> The minimum price is 0.70 dollar while the maximum is 2,703.26 dollar. The distribution of prices appears to be right-skewed, as the mean is significantly greater than the median.</w:t>
      </w:r>
    </w:p>
    <w:p w14:paraId="7CCD40D8" w14:textId="77777777" w:rsidR="00F87F41" w:rsidRPr="00F87F41" w:rsidRDefault="00F87F41" w:rsidP="002E5761">
      <w:pPr>
        <w:spacing w:line="360" w:lineRule="auto"/>
        <w:jc w:val="both"/>
        <w:rPr>
          <w:rFonts w:ascii="Arial" w:hAnsi="Arial" w:cs="Arial"/>
        </w:rPr>
      </w:pPr>
    </w:p>
    <w:p w14:paraId="693D9A06" w14:textId="77777777" w:rsidR="00F87F41" w:rsidRPr="00F87F41" w:rsidRDefault="00F87F41" w:rsidP="002E5761">
      <w:pPr>
        <w:spacing w:line="360" w:lineRule="auto"/>
        <w:jc w:val="both"/>
        <w:rPr>
          <w:rFonts w:ascii="Arial" w:hAnsi="Arial" w:cs="Arial"/>
        </w:rPr>
      </w:pPr>
      <w:r w:rsidRPr="004D16CE">
        <w:rPr>
          <w:rFonts w:ascii="Arial" w:hAnsi="Arial" w:cs="Arial"/>
          <w:i/>
          <w:iCs/>
        </w:rPr>
        <w:t>Volume</w:t>
      </w:r>
      <w:r w:rsidRPr="00F87F41">
        <w:rPr>
          <w:rFonts w:ascii="Arial" w:hAnsi="Arial" w:cs="Arial"/>
        </w:rPr>
        <w:t>: The trading volume displays substantial variability, ranging from days with zero traded volume to those exceeding a billion.</w:t>
      </w:r>
    </w:p>
    <w:p w14:paraId="7B4AC63F" w14:textId="77777777" w:rsidR="00F87F41" w:rsidRPr="00F87F41" w:rsidRDefault="00F87F41" w:rsidP="002E5761">
      <w:pPr>
        <w:spacing w:line="360" w:lineRule="auto"/>
        <w:jc w:val="both"/>
        <w:rPr>
          <w:rFonts w:ascii="Arial" w:hAnsi="Arial" w:cs="Arial"/>
        </w:rPr>
      </w:pPr>
    </w:p>
    <w:p w14:paraId="7EA45891" w14:textId="4811C3CD" w:rsidR="00F87F41" w:rsidRPr="00F87F41" w:rsidRDefault="00F87F41" w:rsidP="002E5761">
      <w:pPr>
        <w:spacing w:line="360" w:lineRule="auto"/>
        <w:jc w:val="both"/>
        <w:rPr>
          <w:rFonts w:ascii="Arial" w:hAnsi="Arial" w:cs="Arial"/>
        </w:rPr>
      </w:pPr>
      <w:proofErr w:type="spellStart"/>
      <w:r w:rsidRPr="004D16CE">
        <w:rPr>
          <w:rFonts w:ascii="Arial" w:hAnsi="Arial" w:cs="Arial"/>
          <w:i/>
          <w:iCs/>
        </w:rPr>
        <w:lastRenderedPageBreak/>
        <w:t>Sentiment_Score</w:t>
      </w:r>
      <w:proofErr w:type="spellEnd"/>
      <w:r w:rsidRPr="00F87F41">
        <w:rPr>
          <w:rFonts w:ascii="Arial" w:hAnsi="Arial" w:cs="Arial"/>
        </w:rPr>
        <w:t>: The average sentiment score is around 0.67. However, this metric is susceptible to significant fluctuations, spanning from -96.88 to 66.62. This wide range underscores the immense variability in daily news sentiment for different firms.</w:t>
      </w:r>
      <w:r w:rsidR="002C26E0">
        <w:rPr>
          <w:rFonts w:ascii="Arial" w:hAnsi="Arial" w:cs="Arial"/>
        </w:rPr>
        <w:t xml:space="preserve"> </w:t>
      </w:r>
      <w:r w:rsidR="002C26E0" w:rsidRPr="002C26E0">
        <w:rPr>
          <w:rFonts w:ascii="Arial" w:hAnsi="Arial" w:cs="Arial"/>
        </w:rPr>
        <w:t>A major portion of the sentiment scores is clustered around the 0 mark, indicating many days have neutral or minimal sentiment. The distribution shows slight positive skewness, with a significant number of days having positive sentiment scores. There are fewer days with strongly negative sentiment scores compared to those with positive scores.</w:t>
      </w:r>
    </w:p>
    <w:p w14:paraId="01E6B248" w14:textId="77777777" w:rsidR="00F87F41" w:rsidRPr="00F87F41" w:rsidRDefault="00F87F41" w:rsidP="002E5761">
      <w:pPr>
        <w:spacing w:line="360" w:lineRule="auto"/>
        <w:jc w:val="both"/>
        <w:rPr>
          <w:rFonts w:ascii="Arial" w:hAnsi="Arial" w:cs="Arial"/>
        </w:rPr>
      </w:pPr>
    </w:p>
    <w:p w14:paraId="0A523486" w14:textId="77777777" w:rsidR="00F87F41" w:rsidRPr="00F87F41" w:rsidRDefault="00F87F41" w:rsidP="002E5761">
      <w:pPr>
        <w:spacing w:line="360" w:lineRule="auto"/>
        <w:jc w:val="both"/>
        <w:rPr>
          <w:rFonts w:ascii="Arial" w:hAnsi="Arial" w:cs="Arial"/>
        </w:rPr>
      </w:pPr>
      <w:proofErr w:type="spellStart"/>
      <w:r w:rsidRPr="00FD3D78">
        <w:rPr>
          <w:rFonts w:ascii="Arial" w:hAnsi="Arial" w:cs="Arial"/>
          <w:i/>
          <w:iCs/>
        </w:rPr>
        <w:t>New_Covid_Cases</w:t>
      </w:r>
      <w:proofErr w:type="spellEnd"/>
      <w:r w:rsidRPr="00FD3D78">
        <w:rPr>
          <w:rFonts w:ascii="Arial" w:hAnsi="Arial" w:cs="Arial"/>
          <w:i/>
          <w:iCs/>
        </w:rPr>
        <w:t>:</w:t>
      </w:r>
      <w:r w:rsidRPr="00F87F41">
        <w:rPr>
          <w:rFonts w:ascii="Arial" w:hAnsi="Arial" w:cs="Arial"/>
        </w:rPr>
        <w:t xml:space="preserve"> The mean daily count of new COVID-19 cases in the US stands at approximately 28,570. With the maximum number of cases recorded in a single day being over 1.26 million, it underscores the magnitude of the pandemic's peak phases.</w:t>
      </w:r>
    </w:p>
    <w:p w14:paraId="0EB5AD49" w14:textId="77777777" w:rsidR="00F87F41" w:rsidRPr="00F87F41" w:rsidRDefault="00F87F41" w:rsidP="002E5761">
      <w:pPr>
        <w:spacing w:line="360" w:lineRule="auto"/>
        <w:jc w:val="both"/>
        <w:rPr>
          <w:rFonts w:ascii="Arial" w:hAnsi="Arial" w:cs="Arial"/>
        </w:rPr>
      </w:pPr>
    </w:p>
    <w:p w14:paraId="617ACF89" w14:textId="6AC58141" w:rsidR="00F87F41" w:rsidRDefault="00F87F41" w:rsidP="002E5761">
      <w:pPr>
        <w:spacing w:line="360" w:lineRule="auto"/>
        <w:jc w:val="both"/>
        <w:rPr>
          <w:rFonts w:ascii="Arial" w:hAnsi="Arial" w:cs="Arial"/>
        </w:rPr>
      </w:pPr>
      <w:proofErr w:type="spellStart"/>
      <w:r w:rsidRPr="00DF231F">
        <w:rPr>
          <w:rFonts w:ascii="Arial" w:hAnsi="Arial" w:cs="Arial"/>
          <w:i/>
          <w:iCs/>
        </w:rPr>
        <w:t>MarketCap</w:t>
      </w:r>
      <w:proofErr w:type="spellEnd"/>
      <w:r w:rsidRPr="00F87F41">
        <w:rPr>
          <w:rFonts w:ascii="Arial" w:hAnsi="Arial" w:cs="Arial"/>
        </w:rPr>
        <w:t xml:space="preserve">: The companies' market capitalization exhibits a wide range, spanning from roughly 15 billion </w:t>
      </w:r>
      <w:proofErr w:type="gramStart"/>
      <w:r w:rsidRPr="00F87F41">
        <w:rPr>
          <w:rFonts w:ascii="Arial" w:hAnsi="Arial" w:cs="Arial"/>
        </w:rPr>
        <w:t>dollar</w:t>
      </w:r>
      <w:proofErr w:type="gramEnd"/>
      <w:r w:rsidRPr="00F87F41">
        <w:rPr>
          <w:rFonts w:ascii="Arial" w:hAnsi="Arial" w:cs="Arial"/>
        </w:rPr>
        <w:t xml:space="preserve"> to a staggering 2.8 trillion dollar.</w:t>
      </w:r>
    </w:p>
    <w:p w14:paraId="68C28BF6" w14:textId="77777777" w:rsidR="00F87F41" w:rsidRDefault="00F87F41" w:rsidP="002E5761">
      <w:pPr>
        <w:spacing w:line="360" w:lineRule="auto"/>
        <w:jc w:val="both"/>
        <w:rPr>
          <w:rFonts w:ascii="Arial" w:hAnsi="Arial" w:cs="Arial"/>
        </w:rPr>
      </w:pPr>
    </w:p>
    <w:p w14:paraId="2BA02438" w14:textId="58AFC8D9" w:rsidR="00361867" w:rsidRPr="00DA4708" w:rsidRDefault="00453D5A" w:rsidP="005F6FD4">
      <w:pPr>
        <w:pStyle w:val="Heading2"/>
        <w:rPr>
          <w:lang w:val="en-US"/>
        </w:rPr>
      </w:pPr>
      <w:bookmarkStart w:id="97" w:name="_Toc144459381"/>
      <w:r w:rsidRPr="00940F14">
        <w:t>6.2</w:t>
      </w:r>
      <w:r w:rsidR="00940F14" w:rsidRPr="00940F14">
        <w:t xml:space="preserve"> Data Visualization</w:t>
      </w:r>
      <w:commentRangeStart w:id="98"/>
      <w:commentRangeStart w:id="99"/>
      <w:commentRangeStart w:id="100"/>
      <w:commentRangeStart w:id="101"/>
      <w:r w:rsidR="002C26E0">
        <w:t xml:space="preserve"> </w:t>
      </w:r>
      <w:commentRangeEnd w:id="98"/>
      <w:r w:rsidR="00423AD7">
        <w:rPr>
          <w:rStyle w:val="CommentReference"/>
        </w:rPr>
        <w:commentReference w:id="98"/>
      </w:r>
      <w:commentRangeEnd w:id="99"/>
      <w:r w:rsidR="00362CC7">
        <w:rPr>
          <w:rStyle w:val="CommentReference"/>
        </w:rPr>
        <w:commentReference w:id="99"/>
      </w:r>
      <w:commentRangeEnd w:id="100"/>
      <w:r w:rsidR="00362CC7">
        <w:rPr>
          <w:rStyle w:val="CommentReference"/>
        </w:rPr>
        <w:commentReference w:id="100"/>
      </w:r>
      <w:commentRangeEnd w:id="101"/>
      <w:r w:rsidR="000A3A72">
        <w:rPr>
          <w:rStyle w:val="CommentReference"/>
          <w:rFonts w:asciiTheme="minorHAnsi" w:hAnsiTheme="minorHAnsi" w:cstheme="minorBidi"/>
          <w:b w:val="0"/>
          <w:bCs w:val="0"/>
        </w:rPr>
        <w:commentReference w:id="101"/>
      </w:r>
      <w:bookmarkEnd w:id="97"/>
    </w:p>
    <w:p w14:paraId="067A2814" w14:textId="77777777" w:rsidR="00DA4708" w:rsidRPr="00E13D89" w:rsidRDefault="00DA4708" w:rsidP="00DA4708">
      <w:pPr>
        <w:spacing w:line="360" w:lineRule="auto"/>
        <w:jc w:val="both"/>
        <w:rPr>
          <w:rFonts w:ascii="Arial" w:hAnsi="Arial" w:cs="Arial"/>
          <w:lang w:val="en-US"/>
        </w:rPr>
      </w:pPr>
      <w:r w:rsidRPr="00E13D89">
        <w:rPr>
          <w:rFonts w:ascii="Arial" w:hAnsi="Arial" w:cs="Arial"/>
          <w:lang w:val="en-US"/>
        </w:rPr>
        <w:t xml:space="preserve">Before delving into specific observations from the data, it's essential to understand the methodology behind these sentiment scores. The </w:t>
      </w:r>
      <w:r w:rsidRPr="00CD67E5">
        <w:rPr>
          <w:rFonts w:ascii="Arial" w:hAnsi="Arial" w:cs="Arial"/>
          <w:i/>
          <w:iCs/>
          <w:lang w:val="en-US"/>
        </w:rPr>
        <w:t>'Sentiment Score'</w:t>
      </w:r>
      <w:r w:rsidRPr="00E13D89">
        <w:rPr>
          <w:rFonts w:ascii="Arial" w:hAnsi="Arial" w:cs="Arial"/>
          <w:lang w:val="en-US"/>
        </w:rPr>
        <w:t xml:space="preserve"> column values typically range from -1 to 1. A score near -1 suggests a prevailing negative sentiment, whereas a score closer to 1 reflects a predominantly positive sentiment. These scores are aggregated values, capturing the essence of all news articles related to the company for a given day. Importantly, while the sentiment score of an individual news item remains confined between -1 and 1, the aggregated score isn't bound by this range. For instance, on a day when Microsoft is covered in three news items with sentiment scores of 0.8, 0.7, and 0.6, the cumulative sentiment score amounts to 2.1, exceeding the typical -1 to 1 threshold. This means that while the sentiment of a single news item may be negative, the aggregated or average score tends to be neutral or positive, reflecting a more balanced overall portrayal in the media.</w:t>
      </w:r>
    </w:p>
    <w:p w14:paraId="7C0FB8BB" w14:textId="77777777" w:rsidR="00DA4708" w:rsidRPr="00DA4708" w:rsidRDefault="00DA4708" w:rsidP="00DA4708">
      <w:pPr>
        <w:rPr>
          <w:lang w:val="en-US"/>
        </w:rPr>
      </w:pPr>
    </w:p>
    <w:p w14:paraId="36BBA085" w14:textId="3C0DE4CF" w:rsidR="00940F14" w:rsidRPr="005F6FD4" w:rsidRDefault="00940F14" w:rsidP="005F6FD4">
      <w:pPr>
        <w:pStyle w:val="Heading3"/>
      </w:pPr>
      <w:bookmarkStart w:id="102" w:name="_Toc144459382"/>
      <w:r w:rsidRPr="005F6FD4">
        <w:t>6.2.</w:t>
      </w:r>
      <w:r w:rsidR="002C26E0" w:rsidRPr="005F6FD4">
        <w:t>1</w:t>
      </w:r>
      <w:r w:rsidR="00361867" w:rsidRPr="005F6FD4">
        <w:t xml:space="preserve"> Temporal Evolution of Average Sentiment</w:t>
      </w:r>
      <w:bookmarkEnd w:id="102"/>
    </w:p>
    <w:p w14:paraId="2C354A50" w14:textId="786362DF" w:rsidR="00AD2571" w:rsidRPr="00AD2571" w:rsidRDefault="00AD2571" w:rsidP="002E5761">
      <w:pPr>
        <w:spacing w:line="360" w:lineRule="auto"/>
        <w:jc w:val="both"/>
        <w:rPr>
          <w:rFonts w:ascii="Arial" w:hAnsi="Arial" w:cs="Arial"/>
        </w:rPr>
      </w:pPr>
      <w:r w:rsidRPr="00AD2571">
        <w:rPr>
          <w:rFonts w:ascii="Arial" w:hAnsi="Arial" w:cs="Arial"/>
        </w:rPr>
        <w:t xml:space="preserve">The temporal fluctuations of sentiment, averaged across stocks, reflect overarching market moods from 2013 to 2023. </w:t>
      </w:r>
      <w:del w:id="103" w:author="He He (Staff)" w:date="2023-08-20T14:35:00Z">
        <w:r w:rsidRPr="00AD2571" w:rsidDel="00423AD7">
          <w:rPr>
            <w:rFonts w:ascii="Arial" w:hAnsi="Arial" w:cs="Arial"/>
          </w:rPr>
          <w:delText>Observing t</w:delText>
        </w:r>
      </w:del>
      <w:r w:rsidR="00B43EB5">
        <w:rPr>
          <w:rFonts w:ascii="Arial" w:hAnsi="Arial" w:cs="Arial"/>
        </w:rPr>
        <w:t>Figure 3</w:t>
      </w:r>
      <w:ins w:id="104" w:author="He He (Staff)" w:date="2023-08-20T14:35:00Z">
        <w:r w:rsidR="00423AD7" w:rsidRPr="00AD2571">
          <w:rPr>
            <w:rFonts w:ascii="Arial" w:hAnsi="Arial" w:cs="Arial"/>
          </w:rPr>
          <w:t xml:space="preserve"> </w:t>
        </w:r>
      </w:ins>
      <w:r w:rsidRPr="00AD2571">
        <w:rPr>
          <w:rFonts w:ascii="Arial" w:hAnsi="Arial" w:cs="Arial"/>
        </w:rPr>
        <w:t xml:space="preserve">reveals a general upward trend in sentiment over the years, interspersed with occasional dips and spikes. The </w:t>
      </w:r>
      <w:r w:rsidRPr="00AD2571">
        <w:rPr>
          <w:rFonts w:ascii="Arial" w:hAnsi="Arial" w:cs="Arial"/>
        </w:rPr>
        <w:lastRenderedPageBreak/>
        <w:t>pronounced troughs, especially around early 2020, likely correspond to the global uncertainties presented by the COVID-19 pandemic. As the sentiment subsequently rebounds, it could be indicative of positive developments like vaccine announcements or economic recovery signals.</w:t>
      </w:r>
    </w:p>
    <w:p w14:paraId="1370A679" w14:textId="77777777" w:rsidR="00AD2571" w:rsidRPr="00AD2571" w:rsidRDefault="00AD2571" w:rsidP="002E5761">
      <w:pPr>
        <w:spacing w:line="360" w:lineRule="auto"/>
        <w:jc w:val="both"/>
        <w:rPr>
          <w:rFonts w:ascii="Arial" w:hAnsi="Arial" w:cs="Arial"/>
        </w:rPr>
      </w:pPr>
    </w:p>
    <w:p w14:paraId="04F947E9" w14:textId="51878424" w:rsidR="00B815A8" w:rsidRDefault="00AD2571" w:rsidP="002E5761">
      <w:pPr>
        <w:spacing w:line="360" w:lineRule="auto"/>
        <w:jc w:val="both"/>
        <w:rPr>
          <w:rFonts w:ascii="Arial" w:hAnsi="Arial" w:cs="Arial"/>
        </w:rPr>
      </w:pPr>
      <w:r w:rsidRPr="00AD2571">
        <w:rPr>
          <w:rFonts w:ascii="Arial" w:hAnsi="Arial" w:cs="Arial"/>
        </w:rPr>
        <w:t xml:space="preserve">Such rapid transitions underline the stock market's sensitivity to real-time events and the prevailing reactive nature. For a comprehensive understanding, cross-referencing these sentiment shifts with significant global events on those dates would be pivotal. Established studies have emphasized the interconnectedness of market sentiment and major global occurrences, further underscoring the importance of this analysis </w:t>
      </w:r>
      <w:r w:rsidR="00107E9D">
        <w:rPr>
          <w:rFonts w:ascii="Arial" w:hAnsi="Arial" w:cs="Arial"/>
        </w:rPr>
        <w:t>(</w:t>
      </w:r>
      <w:proofErr w:type="spellStart"/>
      <w:r w:rsidR="00107E9D" w:rsidRPr="00107E9D">
        <w:rPr>
          <w:rFonts w:ascii="Arial" w:hAnsi="Arial" w:cs="Arial"/>
        </w:rPr>
        <w:t>Tetlock</w:t>
      </w:r>
      <w:proofErr w:type="spellEnd"/>
      <w:r w:rsidR="00107E9D">
        <w:rPr>
          <w:rFonts w:ascii="Arial" w:hAnsi="Arial" w:cs="Arial"/>
        </w:rPr>
        <w:t>, 2007).</w:t>
      </w:r>
    </w:p>
    <w:p w14:paraId="7DA75B25" w14:textId="77777777" w:rsidR="00107E9D" w:rsidRDefault="00107E9D" w:rsidP="002E5761">
      <w:pPr>
        <w:spacing w:line="360" w:lineRule="auto"/>
        <w:jc w:val="both"/>
        <w:rPr>
          <w:rFonts w:ascii="Arial" w:hAnsi="Arial" w:cs="Arial"/>
        </w:rPr>
      </w:pPr>
    </w:p>
    <w:p w14:paraId="026ECE62" w14:textId="77777777" w:rsidR="00B87FB0" w:rsidRDefault="009152B4" w:rsidP="00B87FB0">
      <w:pPr>
        <w:keepNext/>
        <w:spacing w:line="360" w:lineRule="auto"/>
        <w:jc w:val="both"/>
      </w:pPr>
      <w:r>
        <w:fldChar w:fldCharType="begin"/>
      </w:r>
      <w:r>
        <w:instrText xml:space="preserve"> INCLUDEPICTURE "https://fileserviceuploadsperm.blob.core.windows.net/files/4c09593c-8462-4006-9839-819a3cc8ed80?se=2023-08-16T23%3A20%3A46Z&amp;sp=r&amp;sv=2021-08-06&amp;sr=b&amp;rscd=attachment%3B%20filename%3D153783e7-2a23-452d-892a-16173e10b49e&amp;sig=JGEdLJ9PR9MDDgCEWU4iKRJBsPHozQEDxsu/SH%2BJZxI%3D" \* MERGEFORMATINET </w:instrText>
      </w:r>
      <w:r>
        <w:fldChar w:fldCharType="separate"/>
      </w:r>
      <w:r>
        <w:rPr>
          <w:noProof/>
        </w:rPr>
        <w:drawing>
          <wp:inline distT="0" distB="0" distL="0" distR="0" wp14:anchorId="1D935A71" wp14:editId="39016144">
            <wp:extent cx="5731510" cy="2844800"/>
            <wp:effectExtent l="0" t="0" r="0" b="0"/>
            <wp:docPr id="1660424915" name="Picture 12"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4915" name="Picture 12" descr="A graph showing a blue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r>
        <w:fldChar w:fldCharType="end"/>
      </w:r>
    </w:p>
    <w:p w14:paraId="6CADC87C" w14:textId="3B42FBC3" w:rsidR="00F30D05" w:rsidRDefault="00B87FB0" w:rsidP="003654AD">
      <w:pPr>
        <w:pStyle w:val="Caption"/>
      </w:pPr>
      <w:bookmarkStart w:id="105" w:name="_Toc144459572"/>
      <w:r>
        <w:t xml:space="preserve">Figure </w:t>
      </w:r>
      <w:r>
        <w:fldChar w:fldCharType="begin"/>
      </w:r>
      <w:r>
        <w:instrText xml:space="preserve"> SEQ Figure \* ARABIC </w:instrText>
      </w:r>
      <w:r>
        <w:fldChar w:fldCharType="separate"/>
      </w:r>
      <w:r w:rsidR="00450A0E">
        <w:rPr>
          <w:noProof/>
        </w:rPr>
        <w:t>3</w:t>
      </w:r>
      <w:r>
        <w:fldChar w:fldCharType="end"/>
      </w:r>
      <w:r>
        <w:t xml:space="preserve"> Temporal evolution of average sentiment score</w:t>
      </w:r>
      <w:bookmarkEnd w:id="105"/>
    </w:p>
    <w:p w14:paraId="338C959F" w14:textId="0BF0C2E9" w:rsidR="006A49EF" w:rsidRPr="0016103A" w:rsidRDefault="0016103A" w:rsidP="0016103A">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5709EC5A" w14:textId="7CD529EB" w:rsidR="00940F14" w:rsidRPr="00E84479" w:rsidRDefault="00940F14" w:rsidP="005F6FD4">
      <w:pPr>
        <w:pStyle w:val="Heading3"/>
      </w:pPr>
      <w:bookmarkStart w:id="106" w:name="_Toc144459383"/>
      <w:r w:rsidRPr="00E84479">
        <w:t>6.2.</w:t>
      </w:r>
      <w:r w:rsidR="00897FF2">
        <w:t>2</w:t>
      </w:r>
      <w:r w:rsidR="00E84479" w:rsidRPr="00E84479">
        <w:t xml:space="preserve"> Average Sentiment Score by Company</w:t>
      </w:r>
      <w:bookmarkEnd w:id="106"/>
    </w:p>
    <w:p w14:paraId="03F7229E" w14:textId="77777777" w:rsidR="00412B73" w:rsidRDefault="00412B73" w:rsidP="002E5761">
      <w:pPr>
        <w:spacing w:line="360" w:lineRule="auto"/>
        <w:jc w:val="both"/>
        <w:rPr>
          <w:rFonts w:ascii="Arial" w:hAnsi="Arial" w:cs="Arial"/>
        </w:rPr>
      </w:pPr>
      <w:r w:rsidRPr="00412B73">
        <w:rPr>
          <w:rFonts w:ascii="Arial" w:hAnsi="Arial" w:cs="Arial"/>
        </w:rPr>
        <w:t xml:space="preserve">The systematic analysis of average sentiment scores across diverse companies provides insights into possible biases, patterns, or tendencies in news coverage. Companies such as META often emerge in a positive light, possibly due to </w:t>
      </w:r>
      <w:proofErr w:type="spellStart"/>
      <w:r w:rsidRPr="00412B73">
        <w:rPr>
          <w:rFonts w:ascii="Arial" w:hAnsi="Arial" w:cs="Arial"/>
        </w:rPr>
        <w:t>favorable</w:t>
      </w:r>
      <w:proofErr w:type="spellEnd"/>
      <w:r w:rsidRPr="00412B73">
        <w:rPr>
          <w:rFonts w:ascii="Arial" w:hAnsi="Arial" w:cs="Arial"/>
        </w:rPr>
        <w:t xml:space="preserve"> strategic decisions, </w:t>
      </w:r>
      <w:proofErr w:type="spellStart"/>
      <w:r w:rsidRPr="00412B73">
        <w:rPr>
          <w:rFonts w:ascii="Arial" w:hAnsi="Arial" w:cs="Arial"/>
        </w:rPr>
        <w:t>groundbreaking</w:t>
      </w:r>
      <w:proofErr w:type="spellEnd"/>
      <w:r w:rsidRPr="00412B73">
        <w:rPr>
          <w:rFonts w:ascii="Arial" w:hAnsi="Arial" w:cs="Arial"/>
        </w:rPr>
        <w:t xml:space="preserve"> innovations, or robust corporate governance. On the other hand, certain firms may frequently find themselves portrayed negatively, perhaps due to market challenges, controversies, or adverse market conditions.</w:t>
      </w:r>
    </w:p>
    <w:p w14:paraId="6D98EF14" w14:textId="77777777" w:rsidR="002E3223" w:rsidRDefault="006531C2" w:rsidP="003654AD">
      <w:pPr>
        <w:pStyle w:val="Caption"/>
      </w:pPr>
      <w:r>
        <w:rPr>
          <w:noProof/>
          <w:lang w:val="en-US"/>
        </w:rPr>
        <w:lastRenderedPageBreak/>
        <w:drawing>
          <wp:inline distT="0" distB="0" distL="0" distR="0" wp14:anchorId="4FDE4EB9" wp14:editId="1E7EEA19">
            <wp:extent cx="5731510" cy="8187690"/>
            <wp:effectExtent l="0" t="0" r="0" b="3810"/>
            <wp:docPr id="548436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6869" name="Picture 5484368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187690"/>
                    </a:xfrm>
                    <a:prstGeom prst="rect">
                      <a:avLst/>
                    </a:prstGeom>
                  </pic:spPr>
                </pic:pic>
              </a:graphicData>
            </a:graphic>
          </wp:inline>
        </w:drawing>
      </w:r>
    </w:p>
    <w:p w14:paraId="26130E9F" w14:textId="0D7341BD" w:rsidR="006531C2" w:rsidRDefault="002E3223" w:rsidP="003654AD">
      <w:pPr>
        <w:pStyle w:val="Caption"/>
      </w:pPr>
      <w:bookmarkStart w:id="107" w:name="_Toc144459573"/>
      <w:r>
        <w:t xml:space="preserve">Figure </w:t>
      </w:r>
      <w:r>
        <w:fldChar w:fldCharType="begin"/>
      </w:r>
      <w:r>
        <w:instrText xml:space="preserve"> SEQ Figure \* ARABIC </w:instrText>
      </w:r>
      <w:r>
        <w:fldChar w:fldCharType="separate"/>
      </w:r>
      <w:r w:rsidR="00450A0E">
        <w:rPr>
          <w:noProof/>
        </w:rPr>
        <w:t>4</w:t>
      </w:r>
      <w:r>
        <w:fldChar w:fldCharType="end"/>
      </w:r>
      <w:r>
        <w:t xml:space="preserve"> </w:t>
      </w:r>
      <w:r w:rsidRPr="00E77735">
        <w:t>Average sentiment score by compan</w:t>
      </w:r>
      <w:r>
        <w:t>y</w:t>
      </w:r>
      <w:bookmarkEnd w:id="107"/>
    </w:p>
    <w:p w14:paraId="6234FE77" w14:textId="745FD47B" w:rsidR="006531C2" w:rsidRPr="00DB7DCC" w:rsidRDefault="00DB7DCC" w:rsidP="00DB7DCC">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0BC39B82" w14:textId="5C246670" w:rsidR="000B444F" w:rsidRPr="006531C2" w:rsidRDefault="007071A1" w:rsidP="002E5761">
      <w:pPr>
        <w:spacing w:line="360" w:lineRule="auto"/>
        <w:jc w:val="both"/>
        <w:rPr>
          <w:rFonts w:ascii="Arial" w:hAnsi="Arial" w:cs="Arial"/>
        </w:rPr>
      </w:pPr>
      <w:commentRangeStart w:id="108"/>
      <w:commentRangeStart w:id="109"/>
      <w:r>
        <w:rPr>
          <w:rFonts w:ascii="Arial" w:hAnsi="Arial" w:cs="Arial"/>
          <w:lang w:val="en-US"/>
        </w:rPr>
        <w:lastRenderedPageBreak/>
        <w:t>Ke</w:t>
      </w:r>
      <w:r w:rsidR="00DA4708">
        <w:rPr>
          <w:rFonts w:ascii="Arial" w:hAnsi="Arial" w:cs="Arial"/>
          <w:lang w:val="en-US"/>
        </w:rPr>
        <w:t>y</w:t>
      </w:r>
      <w:r w:rsidR="000B444F" w:rsidRPr="000B444F">
        <w:rPr>
          <w:rFonts w:ascii="Arial" w:hAnsi="Arial" w:cs="Arial"/>
          <w:lang w:val="en-US"/>
        </w:rPr>
        <w:t xml:space="preserve"> takeaways from the </w:t>
      </w:r>
      <w:r w:rsidR="000B444F">
        <w:rPr>
          <w:rFonts w:ascii="Arial" w:hAnsi="Arial" w:cs="Arial"/>
          <w:lang w:val="en-US"/>
        </w:rPr>
        <w:t xml:space="preserve">Figure </w:t>
      </w:r>
      <w:r w:rsidR="00DE24C2">
        <w:rPr>
          <w:rFonts w:ascii="Arial" w:hAnsi="Arial" w:cs="Arial"/>
          <w:lang w:val="en-US"/>
        </w:rPr>
        <w:t>4</w:t>
      </w:r>
      <w:r w:rsidR="000B444F" w:rsidRPr="000B444F">
        <w:rPr>
          <w:rFonts w:ascii="Arial" w:hAnsi="Arial" w:cs="Arial"/>
          <w:lang w:val="en-US"/>
        </w:rPr>
        <w:t xml:space="preserve"> depicting the average sentiment scores of various companies throughout the dataset include:</w:t>
      </w:r>
    </w:p>
    <w:p w14:paraId="7BB1F014" w14:textId="77777777" w:rsidR="000B444F" w:rsidRDefault="000B444F" w:rsidP="002E5761">
      <w:pPr>
        <w:spacing w:line="360" w:lineRule="auto"/>
        <w:jc w:val="both"/>
        <w:rPr>
          <w:rFonts w:ascii="Arial" w:hAnsi="Arial" w:cs="Arial"/>
          <w:lang w:val="en-US"/>
        </w:rPr>
      </w:pPr>
    </w:p>
    <w:p w14:paraId="135A175E" w14:textId="754B82ED" w:rsidR="00924453"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Companies manifest a wide spectrum of average sentiment scores, with some near neutrality, while others exhibit pronounced positive or negative tendencies. Such variability points to the nuanced representation these firms receive in news outlets.</w:t>
      </w:r>
    </w:p>
    <w:p w14:paraId="4F1035E5" w14:textId="2A562C69" w:rsidR="00924453"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 xml:space="preserve">Notably, even the companies with the least favorable average sentiment, such as </w:t>
      </w:r>
      <w:r w:rsidR="006D12C3" w:rsidRPr="006D12C3">
        <w:rPr>
          <w:rFonts w:ascii="Arial" w:hAnsi="Arial" w:cs="Arial"/>
          <w:lang w:val="en-US"/>
        </w:rPr>
        <w:t xml:space="preserve">Old Dominion Freight Line Inc </w:t>
      </w:r>
      <w:r w:rsidR="006D12C3">
        <w:rPr>
          <w:rFonts w:ascii="Arial" w:hAnsi="Arial" w:cs="Arial"/>
          <w:lang w:val="en-US"/>
        </w:rPr>
        <w:t>(</w:t>
      </w:r>
      <w:r w:rsidRPr="00924453">
        <w:rPr>
          <w:rFonts w:ascii="Arial" w:hAnsi="Arial" w:cs="Arial"/>
          <w:lang w:val="en-US"/>
        </w:rPr>
        <w:t>ODFL</w:t>
      </w:r>
      <w:r w:rsidR="006D12C3">
        <w:rPr>
          <w:rFonts w:ascii="Arial" w:hAnsi="Arial" w:cs="Arial"/>
          <w:lang w:val="en-US"/>
        </w:rPr>
        <w:t>)</w:t>
      </w:r>
      <w:r w:rsidRPr="00924453">
        <w:rPr>
          <w:rFonts w:ascii="Arial" w:hAnsi="Arial" w:cs="Arial"/>
          <w:lang w:val="en-US"/>
        </w:rPr>
        <w:t>, have scores just above zero, suggesting that their news coverage is largely neutral with a slight negative inclination.</w:t>
      </w:r>
    </w:p>
    <w:p w14:paraId="2F8EA523" w14:textId="2EF9CAD6" w:rsidR="0098717A"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A significant portion of companies cluster around a neutral average sentiment, indicating a balanced news portrayal over the studied duration.</w:t>
      </w:r>
    </w:p>
    <w:p w14:paraId="719FCDE2" w14:textId="0FC1FFBD" w:rsidR="00924453" w:rsidRPr="003B28EA" w:rsidRDefault="00924453" w:rsidP="002E5761">
      <w:pPr>
        <w:pStyle w:val="ListParagraph"/>
        <w:numPr>
          <w:ilvl w:val="0"/>
          <w:numId w:val="25"/>
        </w:numPr>
        <w:spacing w:line="360" w:lineRule="auto"/>
        <w:jc w:val="both"/>
        <w:rPr>
          <w:rFonts w:ascii="Arial" w:hAnsi="Arial" w:cs="Arial"/>
          <w:lang w:val="en-US"/>
        </w:rPr>
      </w:pPr>
      <w:r w:rsidRPr="00924453">
        <w:rPr>
          <w:rFonts w:ascii="Arial" w:hAnsi="Arial" w:cs="Arial"/>
          <w:lang w:val="en-US"/>
        </w:rPr>
        <w:t xml:space="preserve">Most companies display a proclivity for positive sentiment, hinting at consistently favorable media coverage. Conversely, a few </w:t>
      </w:r>
      <w:proofErr w:type="gramStart"/>
      <w:r w:rsidRPr="00924453">
        <w:rPr>
          <w:rFonts w:ascii="Arial" w:hAnsi="Arial" w:cs="Arial"/>
          <w:lang w:val="en-US"/>
        </w:rPr>
        <w:t>veer</w:t>
      </w:r>
      <w:proofErr w:type="gramEnd"/>
      <w:r w:rsidRPr="00924453">
        <w:rPr>
          <w:rFonts w:ascii="Arial" w:hAnsi="Arial" w:cs="Arial"/>
          <w:lang w:val="en-US"/>
        </w:rPr>
        <w:t xml:space="preserve"> towards the negative end, suggesting a more critical or adverse representation.</w:t>
      </w:r>
    </w:p>
    <w:p w14:paraId="303F1429" w14:textId="1070D6A7" w:rsidR="00981DEC" w:rsidRPr="003B28EA" w:rsidRDefault="00771A67" w:rsidP="002E5761">
      <w:pPr>
        <w:pStyle w:val="ListParagraph"/>
        <w:numPr>
          <w:ilvl w:val="0"/>
          <w:numId w:val="17"/>
        </w:numPr>
        <w:spacing w:line="360" w:lineRule="auto"/>
        <w:jc w:val="both"/>
        <w:rPr>
          <w:rFonts w:ascii="Arial" w:hAnsi="Arial" w:cs="Arial"/>
        </w:rPr>
      </w:pPr>
      <w:r w:rsidRPr="003B28EA">
        <w:rPr>
          <w:rFonts w:ascii="Arial" w:hAnsi="Arial" w:cs="Arial"/>
        </w:rPr>
        <w:t>Variations in sentiment scores between firms are observed. The v</w:t>
      </w:r>
      <w:r w:rsidR="00981DEC" w:rsidRPr="003B28EA">
        <w:rPr>
          <w:rFonts w:ascii="Arial" w:hAnsi="Arial" w:cs="Arial"/>
        </w:rPr>
        <w:t xml:space="preserve">ariations could be ascribed to </w:t>
      </w:r>
      <w:r w:rsidRPr="003B28EA">
        <w:rPr>
          <w:rFonts w:ascii="Arial" w:hAnsi="Arial" w:cs="Arial"/>
        </w:rPr>
        <w:t>firm size (Gillam et al., 2015;</w:t>
      </w:r>
      <w:r w:rsidRPr="003B28EA">
        <w:t xml:space="preserve"> </w:t>
      </w:r>
      <w:r w:rsidRPr="003B28EA">
        <w:rPr>
          <w:rFonts w:ascii="Arial" w:hAnsi="Arial" w:cs="Arial"/>
        </w:rPr>
        <w:t>Li and Yang, 2017;</w:t>
      </w:r>
      <w:r w:rsidRPr="003B28EA">
        <w:t xml:space="preserve"> </w:t>
      </w:r>
      <w:r w:rsidRPr="003B28EA">
        <w:rPr>
          <w:rFonts w:ascii="Arial" w:hAnsi="Arial" w:cs="Arial"/>
        </w:rPr>
        <w:t>Peng et al., 2022)</w:t>
      </w:r>
      <w:r w:rsidR="00981DEC" w:rsidRPr="003B28EA">
        <w:rPr>
          <w:rFonts w:ascii="Arial" w:hAnsi="Arial" w:cs="Arial"/>
        </w:rPr>
        <w:t xml:space="preserve"> However, </w:t>
      </w:r>
      <w:r w:rsidR="003E27B8" w:rsidRPr="003B28EA">
        <w:rPr>
          <w:rFonts w:ascii="Arial" w:hAnsi="Arial" w:cs="Arial"/>
        </w:rPr>
        <w:t>that is</w:t>
      </w:r>
      <w:r w:rsidR="00981DEC" w:rsidRPr="003B28EA">
        <w:rPr>
          <w:rFonts w:ascii="Arial" w:hAnsi="Arial" w:cs="Arial"/>
        </w:rPr>
        <w:t xml:space="preserve"> still somewhat vague. A deeper dive into these variations will be conducted in </w:t>
      </w:r>
      <w:r w:rsidR="002A4FBF" w:rsidRPr="002A4FBF">
        <w:rPr>
          <w:rFonts w:ascii="Arial" w:hAnsi="Arial" w:cs="Arial"/>
          <w:i/>
          <w:iCs/>
        </w:rPr>
        <w:t>7. The relationship between Firm Size and News Sentiment Score</w:t>
      </w:r>
      <w:r w:rsidR="002A4FBF">
        <w:rPr>
          <w:rFonts w:ascii="Arial" w:hAnsi="Arial" w:cs="Arial"/>
          <w:i/>
          <w:iCs/>
        </w:rPr>
        <w:t xml:space="preserve"> </w:t>
      </w:r>
      <w:r w:rsidR="00981DEC" w:rsidRPr="003B28EA">
        <w:rPr>
          <w:rFonts w:ascii="Arial" w:hAnsi="Arial" w:cs="Arial"/>
        </w:rPr>
        <w:t>to provide a clearer understanding.</w:t>
      </w:r>
    </w:p>
    <w:p w14:paraId="3C3FC97C" w14:textId="70C2E8C4" w:rsidR="00680E3B" w:rsidRPr="00F85A30" w:rsidRDefault="0098717A" w:rsidP="002E5761">
      <w:pPr>
        <w:pStyle w:val="ListParagraph"/>
        <w:spacing w:line="360" w:lineRule="auto"/>
        <w:jc w:val="both"/>
        <w:rPr>
          <w:rFonts w:ascii="Arial" w:hAnsi="Arial" w:cs="Arial"/>
          <w:highlight w:val="yellow"/>
        </w:rPr>
      </w:pPr>
      <w:r w:rsidRPr="00FB02A8">
        <w:rPr>
          <w:rFonts w:ascii="Arial" w:hAnsi="Arial" w:cs="Arial"/>
          <w:highlight w:val="yellow"/>
          <w:rPrChange w:id="110" w:author="He He (Staff)" w:date="2023-08-20T14:53:00Z">
            <w:rPr>
              <w:rFonts w:ascii="Arial" w:hAnsi="Arial" w:cs="Arial"/>
            </w:rPr>
          </w:rPrChange>
        </w:rPr>
        <w:t xml:space="preserve"> </w:t>
      </w:r>
      <w:commentRangeStart w:id="111"/>
      <w:commentRangeStart w:id="112"/>
      <w:commentRangeStart w:id="113"/>
      <w:commentRangeEnd w:id="111"/>
      <w:r w:rsidR="00FB02A8" w:rsidRPr="00FB02A8">
        <w:rPr>
          <w:rStyle w:val="CommentReference"/>
          <w:highlight w:val="yellow"/>
          <w:rPrChange w:id="114" w:author="He He (Staff)" w:date="2023-08-20T14:53:00Z">
            <w:rPr>
              <w:rStyle w:val="CommentReference"/>
            </w:rPr>
          </w:rPrChange>
        </w:rPr>
        <w:commentReference w:id="111"/>
      </w:r>
      <w:commentRangeEnd w:id="112"/>
      <w:r w:rsidR="00AA2A22">
        <w:rPr>
          <w:rStyle w:val="CommentReference"/>
        </w:rPr>
        <w:commentReference w:id="112"/>
      </w:r>
      <w:commentRangeEnd w:id="113"/>
      <w:r w:rsidR="0053761D">
        <w:rPr>
          <w:rStyle w:val="CommentReference"/>
        </w:rPr>
        <w:commentReference w:id="113"/>
      </w:r>
      <w:r w:rsidRPr="00FB02A8">
        <w:rPr>
          <w:rFonts w:ascii="Arial" w:hAnsi="Arial" w:cs="Arial"/>
          <w:highlight w:val="yellow"/>
          <w:rPrChange w:id="115" w:author="He He (Staff)" w:date="2023-08-20T14:53:00Z">
            <w:rPr>
              <w:rFonts w:ascii="Arial" w:hAnsi="Arial" w:cs="Arial"/>
            </w:rPr>
          </w:rPrChange>
        </w:rPr>
        <w:t xml:space="preserve"> </w:t>
      </w:r>
    </w:p>
    <w:p w14:paraId="4EE7C653" w14:textId="77777777" w:rsidR="00981DEC" w:rsidRPr="00981DEC" w:rsidRDefault="00981DEC" w:rsidP="002E5761">
      <w:pPr>
        <w:spacing w:line="360" w:lineRule="auto"/>
        <w:jc w:val="both"/>
        <w:rPr>
          <w:rFonts w:ascii="Arial" w:hAnsi="Arial" w:cs="Arial"/>
        </w:rPr>
      </w:pPr>
      <w:r w:rsidRPr="00981DEC">
        <w:rPr>
          <w:rFonts w:ascii="Arial" w:hAnsi="Arial" w:cs="Arial"/>
        </w:rPr>
        <w:t>Recognizing these patterns and intricacies is pivotal, as it offers a detailed perspective on the dynamic relationship between news sentiment, stock returns, and intrinsic company attributes.</w:t>
      </w:r>
      <w:commentRangeEnd w:id="108"/>
      <w:r w:rsidR="00743A6C">
        <w:rPr>
          <w:rStyle w:val="CommentReference"/>
        </w:rPr>
        <w:commentReference w:id="108"/>
      </w:r>
      <w:commentRangeEnd w:id="109"/>
      <w:r w:rsidR="0053761D">
        <w:rPr>
          <w:rStyle w:val="CommentReference"/>
        </w:rPr>
        <w:commentReference w:id="109"/>
      </w:r>
    </w:p>
    <w:p w14:paraId="5F0A614E" w14:textId="77777777" w:rsidR="0098717A" w:rsidRDefault="0098717A" w:rsidP="002E5761">
      <w:pPr>
        <w:spacing w:line="360" w:lineRule="auto"/>
        <w:jc w:val="both"/>
        <w:rPr>
          <w:rFonts w:ascii="Arial" w:hAnsi="Arial" w:cs="Arial"/>
        </w:rPr>
      </w:pPr>
    </w:p>
    <w:p w14:paraId="32BD10F6" w14:textId="1E44DBA3" w:rsidR="00940F14" w:rsidRPr="00FD6645" w:rsidRDefault="00940F14" w:rsidP="005F6FD4">
      <w:pPr>
        <w:pStyle w:val="Heading3"/>
      </w:pPr>
      <w:bookmarkStart w:id="116" w:name="_Toc144459384"/>
      <w:r w:rsidRPr="00FD6645">
        <w:t>6.2.</w:t>
      </w:r>
      <w:r w:rsidR="00897FF2">
        <w:t>3</w:t>
      </w:r>
      <w:r w:rsidR="00FD6645" w:rsidRPr="00FD6645">
        <w:t xml:space="preserve"> Time Series of New COVID-19 Cases</w:t>
      </w:r>
      <w:bookmarkEnd w:id="116"/>
    </w:p>
    <w:p w14:paraId="618DE87A" w14:textId="77777777" w:rsidR="00FD6645" w:rsidRPr="00FD6645" w:rsidRDefault="00FD6645" w:rsidP="002E5761">
      <w:pPr>
        <w:spacing w:line="360" w:lineRule="auto"/>
        <w:jc w:val="both"/>
        <w:rPr>
          <w:rFonts w:ascii="Arial" w:hAnsi="Arial" w:cs="Arial"/>
        </w:rPr>
      </w:pPr>
      <w:r w:rsidRPr="00FD6645">
        <w:rPr>
          <w:rFonts w:ascii="Arial" w:hAnsi="Arial" w:cs="Arial"/>
        </w:rPr>
        <w:t>The time series plot illustrates the progression of new COVID-19 cases over the study period:</w:t>
      </w:r>
    </w:p>
    <w:p w14:paraId="7CABD591" w14:textId="77777777" w:rsidR="006B06D4" w:rsidRDefault="00B90409" w:rsidP="006B06D4">
      <w:pPr>
        <w:keepNext/>
        <w:spacing w:line="360" w:lineRule="auto"/>
        <w:jc w:val="both"/>
      </w:pPr>
      <w:r>
        <w:lastRenderedPageBreak/>
        <w:fldChar w:fldCharType="begin"/>
      </w:r>
      <w:r>
        <w:instrText xml:space="preserve"> INCLUDEPICTURE "https://fileserviceuploadsperm.blob.core.windows.net/files/ab9b4ec5-f739-4fba-98b7-c5d42c3be713?se=2023-08-22T14%3A27%3A41Z&amp;sp=r&amp;sv=2021-08-06&amp;sr=b&amp;rscd=attachment%3B%20filename%3Dbc3812aa-a7d8-41e6-abdb-bd309e5e1e19&amp;sig=YN5VVIbzz2xFznTuJ1Sa/wqYdghY35wasEbn9PHqK3w%3D" \* MERGEFORMATINET </w:instrText>
      </w:r>
      <w:r>
        <w:fldChar w:fldCharType="separate"/>
      </w:r>
      <w:r>
        <w:rPr>
          <w:noProof/>
        </w:rPr>
        <w:drawing>
          <wp:inline distT="0" distB="0" distL="0" distR="0" wp14:anchorId="3F4AA176" wp14:editId="79B8FB32">
            <wp:extent cx="5731510" cy="2655570"/>
            <wp:effectExtent l="0" t="0" r="0" b="0"/>
            <wp:docPr id="261967312"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7312" name="Picture 1" descr="A graph of a number of cas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r>
        <w:fldChar w:fldCharType="end"/>
      </w:r>
    </w:p>
    <w:p w14:paraId="41C99979" w14:textId="220AA4FE" w:rsidR="009556BA" w:rsidRDefault="006B06D4" w:rsidP="003654AD">
      <w:pPr>
        <w:pStyle w:val="Caption"/>
      </w:pPr>
      <w:bookmarkStart w:id="117" w:name="_Toc144459574"/>
      <w:r>
        <w:t xml:space="preserve">Figure </w:t>
      </w:r>
      <w:r>
        <w:fldChar w:fldCharType="begin"/>
      </w:r>
      <w:r>
        <w:instrText xml:space="preserve"> SEQ Figure \* ARABIC </w:instrText>
      </w:r>
      <w:r>
        <w:fldChar w:fldCharType="separate"/>
      </w:r>
      <w:r w:rsidR="00450A0E">
        <w:rPr>
          <w:noProof/>
        </w:rPr>
        <w:t>5</w:t>
      </w:r>
      <w:r>
        <w:fldChar w:fldCharType="end"/>
      </w:r>
      <w:r>
        <w:t xml:space="preserve"> </w:t>
      </w:r>
      <w:r w:rsidRPr="00BC09EA">
        <w:t>Time series of new COVID-19 cases</w:t>
      </w:r>
      <w:bookmarkEnd w:id="117"/>
    </w:p>
    <w:p w14:paraId="131D684E" w14:textId="0D1B1C43" w:rsidR="009556BA" w:rsidRPr="00677408" w:rsidRDefault="00677408" w:rsidP="00677408">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0DD30283" w14:textId="7D2A908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Initially, there were minimal or no reported cases until early 2020, marking the onset of the pandemic.</w:t>
      </w:r>
    </w:p>
    <w:p w14:paraId="7314125C" w14:textId="7777777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The cases surged in waves, peaking in late 2020 and early 2021, followed by another spike towards the end of 2021.</w:t>
      </w:r>
    </w:p>
    <w:p w14:paraId="64114B28" w14:textId="7777777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After the peaks, there were periods of decline, indicating efforts to control the pandemic, potentially through lockdowns, vaccination drives, and other preventive measures.</w:t>
      </w:r>
    </w:p>
    <w:p w14:paraId="01C158E9" w14:textId="32FA6EE2" w:rsidR="00E84479"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By the end of the study period, the number of new cases had decreased, but periodic fluctuations were still evident.</w:t>
      </w:r>
    </w:p>
    <w:p w14:paraId="51B22ACB" w14:textId="77777777" w:rsidR="00E84479" w:rsidRDefault="00E84479" w:rsidP="002E5761">
      <w:pPr>
        <w:spacing w:line="360" w:lineRule="auto"/>
        <w:jc w:val="both"/>
        <w:rPr>
          <w:rFonts w:ascii="Arial" w:hAnsi="Arial" w:cs="Arial"/>
        </w:rPr>
      </w:pPr>
    </w:p>
    <w:p w14:paraId="1A408629" w14:textId="79FA8145" w:rsidR="00940F14" w:rsidRPr="00FD6645" w:rsidRDefault="00940F14" w:rsidP="005F6FD4">
      <w:pPr>
        <w:pStyle w:val="Heading3"/>
      </w:pPr>
      <w:bookmarkStart w:id="118" w:name="_Toc144459385"/>
      <w:r w:rsidRPr="00FD6645">
        <w:t>6.2.</w:t>
      </w:r>
      <w:r w:rsidR="00897FF2">
        <w:t>4</w:t>
      </w:r>
      <w:r w:rsidR="00FD6645" w:rsidRPr="00FD6645">
        <w:t xml:space="preserve"> Time Series Plot of Close Prices</w:t>
      </w:r>
      <w:bookmarkEnd w:id="118"/>
    </w:p>
    <w:p w14:paraId="6882E83C" w14:textId="336F2B8B" w:rsidR="00E84479" w:rsidRDefault="00FD6645" w:rsidP="002E5761">
      <w:pPr>
        <w:spacing w:line="360" w:lineRule="auto"/>
        <w:jc w:val="both"/>
        <w:rPr>
          <w:rFonts w:ascii="Arial" w:hAnsi="Arial" w:cs="Arial"/>
        </w:rPr>
      </w:pPr>
      <w:r w:rsidRPr="00FD6645">
        <w:rPr>
          <w:rFonts w:ascii="Arial" w:hAnsi="Arial" w:cs="Arial"/>
        </w:rPr>
        <w:t>We will observe the trend in closing prices over time for all companies in our dataset. This visualization will provide insights into the overall market trend and highlight any significant market movements.</w:t>
      </w:r>
    </w:p>
    <w:p w14:paraId="58C07D66" w14:textId="77777777" w:rsidR="00834342" w:rsidRDefault="001A41A4" w:rsidP="00834342">
      <w:pPr>
        <w:keepNext/>
        <w:spacing w:line="360" w:lineRule="auto"/>
        <w:jc w:val="both"/>
      </w:pPr>
      <w:r>
        <w:lastRenderedPageBreak/>
        <w:fldChar w:fldCharType="begin"/>
      </w:r>
      <w:r>
        <w:instrText xml:space="preserve"> INCLUDEPICTURE "https://i.gyazo.com/1dd3ce05bdd10b78cb2f6d07dded5578.png" \* MERGEFORMATINET </w:instrText>
      </w:r>
      <w:r>
        <w:fldChar w:fldCharType="separate"/>
      </w:r>
      <w:r>
        <w:rPr>
          <w:noProof/>
        </w:rPr>
        <w:drawing>
          <wp:inline distT="0" distB="0" distL="0" distR="0" wp14:anchorId="19379DC3" wp14:editId="60BF34B1">
            <wp:extent cx="5731510" cy="2837180"/>
            <wp:effectExtent l="0" t="0" r="0" b="0"/>
            <wp:docPr id="1529814661"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4661" name="Picture 1" descr="A graph of a stock marke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r>
        <w:fldChar w:fldCharType="end"/>
      </w:r>
    </w:p>
    <w:p w14:paraId="61C8673A" w14:textId="7DE9ABA9" w:rsidR="009556BA" w:rsidRDefault="00834342" w:rsidP="003654AD">
      <w:pPr>
        <w:pStyle w:val="Caption"/>
      </w:pPr>
      <w:bookmarkStart w:id="119" w:name="_Toc144459575"/>
      <w:r>
        <w:t xml:space="preserve">Figure </w:t>
      </w:r>
      <w:r>
        <w:fldChar w:fldCharType="begin"/>
      </w:r>
      <w:r>
        <w:instrText xml:space="preserve"> SEQ Figure \* ARABIC </w:instrText>
      </w:r>
      <w:r>
        <w:fldChar w:fldCharType="separate"/>
      </w:r>
      <w:r w:rsidR="00450A0E">
        <w:rPr>
          <w:noProof/>
        </w:rPr>
        <w:t>6</w:t>
      </w:r>
      <w:r>
        <w:fldChar w:fldCharType="end"/>
      </w:r>
      <w:r>
        <w:t xml:space="preserve"> </w:t>
      </w:r>
      <w:r w:rsidRPr="00134751">
        <w:t>Trend of closing prices for all companies</w:t>
      </w:r>
      <w:bookmarkEnd w:id="119"/>
    </w:p>
    <w:p w14:paraId="2CCC39F5" w14:textId="446C833A" w:rsidR="00B12C4D" w:rsidRPr="002E044D" w:rsidRDefault="002B114A" w:rsidP="002E044D">
      <w:pPr>
        <w:pStyle w:val="ListParagraph"/>
        <w:spacing w:line="360" w:lineRule="auto"/>
        <w:ind w:left="426"/>
        <w:jc w:val="right"/>
        <w:rPr>
          <w:rFonts w:ascii="Arial" w:hAnsi="Arial" w:cs="Arial"/>
          <w:sz w:val="21"/>
          <w:szCs w:val="21"/>
        </w:rPr>
      </w:pPr>
      <w:commentRangeStart w:id="120"/>
      <w:commentRangeEnd w:id="120"/>
      <w:r>
        <w:rPr>
          <w:rStyle w:val="CommentReference"/>
        </w:rPr>
        <w:commentReference w:id="120"/>
      </w:r>
      <w:r w:rsidR="002E044D" w:rsidRPr="004313CE">
        <w:rPr>
          <w:rFonts w:ascii="Arial" w:hAnsi="Arial" w:cs="Arial"/>
          <w:sz w:val="21"/>
          <w:szCs w:val="21"/>
        </w:rPr>
        <w:t>(author’s own work)</w:t>
      </w:r>
    </w:p>
    <w:p w14:paraId="19246B24" w14:textId="77777777" w:rsidR="00B12C4D" w:rsidRPr="00B12C4D" w:rsidRDefault="00B12C4D" w:rsidP="002E5761">
      <w:pPr>
        <w:spacing w:line="360" w:lineRule="auto"/>
        <w:jc w:val="both"/>
        <w:rPr>
          <w:rFonts w:ascii="Arial" w:hAnsi="Arial" w:cs="Arial"/>
        </w:rPr>
      </w:pPr>
      <w:r w:rsidRPr="00B12C4D">
        <w:rPr>
          <w:rFonts w:ascii="Arial" w:hAnsi="Arial" w:cs="Arial"/>
        </w:rPr>
        <w:t>The plot visualizes the trends in closing prices over the entire duration for the myriad of companies in our dataset:</w:t>
      </w:r>
    </w:p>
    <w:p w14:paraId="252EF708" w14:textId="77777777" w:rsidR="00B12C4D" w:rsidRPr="00B12C4D" w:rsidRDefault="00B12C4D" w:rsidP="002E5761">
      <w:pPr>
        <w:spacing w:line="360" w:lineRule="auto"/>
        <w:jc w:val="both"/>
        <w:rPr>
          <w:rFonts w:ascii="Arial" w:hAnsi="Arial" w:cs="Arial"/>
        </w:rPr>
      </w:pPr>
    </w:p>
    <w:p w14:paraId="15C7B52A" w14:textId="77777777"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The plot captures the multifarious trajectories of different companies, underscoring the disparate impacts of global and company-specific events on stock prices.</w:t>
      </w:r>
    </w:p>
    <w:p w14:paraId="297DDC22" w14:textId="77777777"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Some stocks demonstrate pronounced growth, while others remain relatively stable. There are also instances of stocks exhibiting volatile fluctuations.</w:t>
      </w:r>
    </w:p>
    <w:p w14:paraId="4BE61BBA" w14:textId="5C72CFF4" w:rsid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The dense overlapping of lines, especially during the pandemic era, encapsulates the increased market volatility and the synchronous movement of multiple stocks, which is characteristic of global events with widespread financial implications.</w:t>
      </w:r>
    </w:p>
    <w:p w14:paraId="24FFE6BA" w14:textId="77777777" w:rsidR="004E79F6" w:rsidRDefault="004E79F6" w:rsidP="004E79F6">
      <w:pPr>
        <w:spacing w:line="360" w:lineRule="auto"/>
        <w:jc w:val="both"/>
        <w:rPr>
          <w:rFonts w:ascii="Arial" w:hAnsi="Arial" w:cs="Arial"/>
        </w:rPr>
      </w:pPr>
    </w:p>
    <w:p w14:paraId="5337E85E" w14:textId="3452D0EC" w:rsidR="004E79F6" w:rsidRPr="0012693E" w:rsidRDefault="004E79F6" w:rsidP="004E79F6">
      <w:pPr>
        <w:pStyle w:val="Heading2"/>
      </w:pPr>
      <w:bookmarkStart w:id="121" w:name="_Toc144459386"/>
      <w:r>
        <w:t>6</w:t>
      </w:r>
      <w:r w:rsidRPr="0012693E">
        <w:t>.</w:t>
      </w:r>
      <w:r>
        <w:t>3</w:t>
      </w:r>
      <w:del w:id="122" w:author="Kobayashi, Kota" w:date="2023-08-20T18:20:00Z">
        <w:r w:rsidRPr="0012693E" w:rsidDel="00C4507D">
          <w:delText>4</w:delText>
        </w:r>
      </w:del>
      <w:r w:rsidRPr="0012693E">
        <w:t xml:space="preserve"> Correlation Matrix</w:t>
      </w:r>
      <w:bookmarkEnd w:id="121"/>
    </w:p>
    <w:p w14:paraId="22DA52F7" w14:textId="77777777" w:rsidR="004E79F6" w:rsidRPr="009641FA" w:rsidRDefault="004E79F6" w:rsidP="004E79F6">
      <w:pPr>
        <w:spacing w:line="360" w:lineRule="auto"/>
        <w:jc w:val="both"/>
        <w:rPr>
          <w:rFonts w:ascii="Arial" w:hAnsi="Arial" w:cs="Arial"/>
        </w:rPr>
      </w:pPr>
      <w:r w:rsidRPr="009641FA">
        <w:rPr>
          <w:rFonts w:ascii="Arial" w:hAnsi="Arial" w:cs="Arial"/>
        </w:rPr>
        <w:t xml:space="preserve">Understanding inter-variable relationships is paramount in financial </w:t>
      </w:r>
      <w:proofErr w:type="spellStart"/>
      <w:r w:rsidRPr="009641FA">
        <w:rPr>
          <w:rFonts w:ascii="Arial" w:hAnsi="Arial" w:cs="Arial"/>
        </w:rPr>
        <w:t>modeling</w:t>
      </w:r>
      <w:proofErr w:type="spellEnd"/>
      <w:r w:rsidRPr="009641FA">
        <w:rPr>
          <w:rFonts w:ascii="Arial" w:hAnsi="Arial" w:cs="Arial"/>
        </w:rPr>
        <w:t xml:space="preserve">. A correlation matrix can provide a snapshot of how different features in our dataset relate to each other. This can be instrumental in identifying potential multicollinearity or variables that might be of particular interest in predicting stock returns. </w:t>
      </w:r>
      <w:del w:id="123" w:author="He He (Staff)" w:date="2023-08-20T13:28:00Z">
        <w:r w:rsidRPr="009641FA" w:rsidDel="00287CF8">
          <w:rPr>
            <w:rFonts w:ascii="Arial" w:hAnsi="Arial" w:cs="Arial"/>
          </w:rPr>
          <w:delText xml:space="preserve">Let's visualize this </w:delText>
        </w:r>
      </w:del>
      <w:ins w:id="124" w:author="He He (Staff)" w:date="2023-08-20T13:28:00Z">
        <w:r>
          <w:rPr>
            <w:rFonts w:ascii="Arial" w:hAnsi="Arial" w:cs="Arial"/>
          </w:rPr>
          <w:t xml:space="preserve">The </w:t>
        </w:r>
      </w:ins>
      <w:r w:rsidRPr="009641FA">
        <w:rPr>
          <w:rFonts w:ascii="Arial" w:hAnsi="Arial" w:cs="Arial"/>
        </w:rPr>
        <w:t>correlation matrix</w:t>
      </w:r>
      <w:ins w:id="125" w:author="He He (Staff)" w:date="2023-08-20T13:28:00Z">
        <w:r>
          <w:rPr>
            <w:rFonts w:ascii="Arial" w:hAnsi="Arial" w:cs="Arial"/>
          </w:rPr>
          <w:t xml:space="preserve"> is presented below</w:t>
        </w:r>
      </w:ins>
      <w:del w:id="126" w:author="He He (Staff)" w:date="2023-08-20T13:28:00Z">
        <w:r w:rsidRPr="009641FA" w:rsidDel="00287CF8">
          <w:rPr>
            <w:rFonts w:ascii="Arial" w:hAnsi="Arial" w:cs="Arial"/>
          </w:rPr>
          <w:delText>.</w:delText>
        </w:r>
      </w:del>
    </w:p>
    <w:p w14:paraId="5DA18B55" w14:textId="77777777" w:rsidR="00E50CA4" w:rsidRDefault="004E79F6" w:rsidP="00E50CA4">
      <w:pPr>
        <w:keepNext/>
        <w:spacing w:line="360" w:lineRule="auto"/>
        <w:jc w:val="both"/>
      </w:pPr>
      <w:commentRangeStart w:id="127"/>
      <w:r w:rsidRPr="009641FA">
        <w:rPr>
          <w:rFonts w:ascii="Arial" w:hAnsi="Arial" w:cs="Arial"/>
          <w:noProof/>
        </w:rPr>
        <w:lastRenderedPageBreak/>
        <w:drawing>
          <wp:inline distT="0" distB="0" distL="0" distR="0" wp14:anchorId="478177E0" wp14:editId="4CE0AEFB">
            <wp:extent cx="5731510" cy="4414520"/>
            <wp:effectExtent l="0" t="0" r="0" b="5080"/>
            <wp:docPr id="310207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7402" name="Picture 1" descr="A screenshot of a graph&#10;&#10;Description automatically generated"/>
                    <pic:cNvPicPr/>
                  </pic:nvPicPr>
                  <pic:blipFill>
                    <a:blip r:embed="rId25"/>
                    <a:stretch>
                      <a:fillRect/>
                    </a:stretch>
                  </pic:blipFill>
                  <pic:spPr>
                    <a:xfrm>
                      <a:off x="0" y="0"/>
                      <a:ext cx="5731510" cy="4414520"/>
                    </a:xfrm>
                    <a:prstGeom prst="rect">
                      <a:avLst/>
                    </a:prstGeom>
                  </pic:spPr>
                </pic:pic>
              </a:graphicData>
            </a:graphic>
          </wp:inline>
        </w:drawing>
      </w:r>
      <w:commentRangeEnd w:id="127"/>
    </w:p>
    <w:p w14:paraId="2CAD8807" w14:textId="08D4538E" w:rsidR="004E79F6" w:rsidRDefault="00E50CA4" w:rsidP="003654AD">
      <w:pPr>
        <w:pStyle w:val="Caption"/>
      </w:pPr>
      <w:bookmarkStart w:id="128" w:name="_Toc144459576"/>
      <w:r>
        <w:t xml:space="preserve">Figure </w:t>
      </w:r>
      <w:r>
        <w:fldChar w:fldCharType="begin"/>
      </w:r>
      <w:r>
        <w:instrText xml:space="preserve"> SEQ Figure \* ARABIC </w:instrText>
      </w:r>
      <w:r>
        <w:fldChar w:fldCharType="separate"/>
      </w:r>
      <w:r w:rsidR="00450A0E">
        <w:rPr>
          <w:noProof/>
        </w:rPr>
        <w:t>7</w:t>
      </w:r>
      <w:r>
        <w:fldChar w:fldCharType="end"/>
      </w:r>
      <w:r>
        <w:t xml:space="preserve"> </w:t>
      </w:r>
      <w:r w:rsidRPr="00907E1A">
        <w:t>Correlation matrix of features</w:t>
      </w:r>
      <w:bookmarkEnd w:id="128"/>
    </w:p>
    <w:p w14:paraId="2505C48A" w14:textId="4584DBC2" w:rsidR="004E79F6" w:rsidRPr="00BB2D65" w:rsidRDefault="004E79F6" w:rsidP="00BB2D65">
      <w:pPr>
        <w:pStyle w:val="ListParagraph"/>
        <w:spacing w:line="360" w:lineRule="auto"/>
        <w:ind w:left="426"/>
        <w:jc w:val="right"/>
        <w:rPr>
          <w:rFonts w:ascii="Arial" w:hAnsi="Arial" w:cs="Arial"/>
          <w:sz w:val="21"/>
          <w:szCs w:val="21"/>
        </w:rPr>
      </w:pPr>
      <w:r>
        <w:rPr>
          <w:rStyle w:val="CommentReference"/>
        </w:rPr>
        <w:commentReference w:id="127"/>
      </w:r>
      <w:r w:rsidR="00BB2D65" w:rsidRPr="004313CE">
        <w:rPr>
          <w:rFonts w:ascii="Arial" w:hAnsi="Arial" w:cs="Arial"/>
          <w:sz w:val="21"/>
          <w:szCs w:val="21"/>
        </w:rPr>
        <w:t>(author’s own work)</w:t>
      </w:r>
    </w:p>
    <w:p w14:paraId="6951AC16" w14:textId="77777777" w:rsidR="004E79F6" w:rsidRPr="009641FA" w:rsidRDefault="004E79F6" w:rsidP="004E79F6">
      <w:pPr>
        <w:spacing w:line="360" w:lineRule="auto"/>
        <w:jc w:val="both"/>
        <w:rPr>
          <w:rFonts w:ascii="Arial" w:hAnsi="Arial" w:cs="Arial"/>
        </w:rPr>
      </w:pPr>
      <w:r w:rsidRPr="009641FA">
        <w:rPr>
          <w:rFonts w:ascii="Arial" w:hAnsi="Arial" w:cs="Arial"/>
        </w:rPr>
        <w:t>The heatmap unveils the correlation coefficients between different features:</w:t>
      </w:r>
    </w:p>
    <w:p w14:paraId="7D43AC8B" w14:textId="77777777" w:rsidR="004E79F6" w:rsidRPr="009641FA" w:rsidRDefault="004E79F6" w:rsidP="004E79F6">
      <w:pPr>
        <w:spacing w:line="360" w:lineRule="auto"/>
        <w:jc w:val="both"/>
        <w:rPr>
          <w:rFonts w:ascii="Arial" w:hAnsi="Arial" w:cs="Arial"/>
        </w:rPr>
      </w:pPr>
    </w:p>
    <w:p w14:paraId="283F478F" w14:textId="77777777" w:rsidR="004E79F6" w:rsidRPr="009641FA" w:rsidRDefault="004E79F6" w:rsidP="004E79F6">
      <w:pPr>
        <w:pStyle w:val="ListParagraph"/>
        <w:numPr>
          <w:ilvl w:val="0"/>
          <w:numId w:val="5"/>
        </w:numPr>
        <w:spacing w:line="360" w:lineRule="auto"/>
        <w:jc w:val="both"/>
        <w:rPr>
          <w:rFonts w:ascii="Arial" w:hAnsi="Arial" w:cs="Arial"/>
        </w:rPr>
      </w:pPr>
      <w:r w:rsidRPr="009641FA">
        <w:rPr>
          <w:rFonts w:ascii="Arial" w:hAnsi="Arial" w:cs="Arial"/>
        </w:rPr>
        <w:t>The diagonal, as anticipated, shows a correlation of 1 since it represents the correlation of each variable with itself.</w:t>
      </w:r>
    </w:p>
    <w:p w14:paraId="1EA9048E" w14:textId="77777777" w:rsidR="004E79F6" w:rsidRPr="009641FA" w:rsidRDefault="004E79F6" w:rsidP="004E79F6">
      <w:pPr>
        <w:pStyle w:val="ListParagraph"/>
        <w:numPr>
          <w:ilvl w:val="0"/>
          <w:numId w:val="5"/>
        </w:numPr>
        <w:spacing w:line="360" w:lineRule="auto"/>
        <w:jc w:val="both"/>
        <w:rPr>
          <w:rFonts w:ascii="Arial" w:hAnsi="Arial" w:cs="Arial"/>
        </w:rPr>
      </w:pPr>
      <w:r w:rsidRPr="004528DF">
        <w:rPr>
          <w:rFonts w:ascii="Arial" w:hAnsi="Arial" w:cs="Arial"/>
          <w:i/>
          <w:iCs/>
        </w:rPr>
        <w:t xml:space="preserve">Open, High, Low, Close, and </w:t>
      </w:r>
      <w:proofErr w:type="spellStart"/>
      <w:r w:rsidRPr="004528DF">
        <w:rPr>
          <w:rFonts w:ascii="Arial" w:hAnsi="Arial" w:cs="Arial"/>
          <w:i/>
          <w:iCs/>
        </w:rPr>
        <w:t>Adj</w:t>
      </w:r>
      <w:proofErr w:type="spellEnd"/>
      <w:r w:rsidRPr="004528DF">
        <w:rPr>
          <w:rFonts w:ascii="Arial" w:hAnsi="Arial" w:cs="Arial"/>
          <w:i/>
          <w:iCs/>
        </w:rPr>
        <w:t xml:space="preserve"> Close</w:t>
      </w:r>
      <w:r w:rsidRPr="009641FA">
        <w:rPr>
          <w:rFonts w:ascii="Arial" w:hAnsi="Arial" w:cs="Arial"/>
        </w:rPr>
        <w:t xml:space="preserve"> showcase high mutual correlations, which is expected since these stock indicators are often intertwined.</w:t>
      </w:r>
    </w:p>
    <w:p w14:paraId="552079A0" w14:textId="77777777" w:rsidR="004E79F6" w:rsidRPr="009641FA" w:rsidRDefault="004E79F6" w:rsidP="004E79F6">
      <w:pPr>
        <w:pStyle w:val="ListParagraph"/>
        <w:numPr>
          <w:ilvl w:val="0"/>
          <w:numId w:val="5"/>
        </w:numPr>
        <w:spacing w:line="360" w:lineRule="auto"/>
        <w:jc w:val="both"/>
        <w:rPr>
          <w:rFonts w:ascii="Arial" w:hAnsi="Arial" w:cs="Arial"/>
        </w:rPr>
      </w:pPr>
      <w:r w:rsidRPr="009641FA">
        <w:rPr>
          <w:rFonts w:ascii="Arial" w:hAnsi="Arial" w:cs="Arial"/>
        </w:rPr>
        <w:t xml:space="preserve">Interestingly, </w:t>
      </w:r>
      <w:proofErr w:type="spellStart"/>
      <w:r w:rsidRPr="004528DF">
        <w:rPr>
          <w:rFonts w:ascii="Arial" w:hAnsi="Arial" w:cs="Arial"/>
          <w:i/>
          <w:iCs/>
        </w:rPr>
        <w:t>New_Covid_Cases</w:t>
      </w:r>
      <w:proofErr w:type="spellEnd"/>
      <w:r w:rsidRPr="009641FA">
        <w:rPr>
          <w:rFonts w:ascii="Arial" w:hAnsi="Arial" w:cs="Arial"/>
        </w:rPr>
        <w:t xml:space="preserve"> does not exhibit strong correlations with other features, suggesting that its influence on stock returns is likely nuanced and mediated by other external factors.</w:t>
      </w:r>
    </w:p>
    <w:p w14:paraId="41FE982D" w14:textId="3D81CF6E" w:rsidR="00B12C4D" w:rsidRPr="00751267" w:rsidRDefault="004E79F6" w:rsidP="00445D43">
      <w:pPr>
        <w:pStyle w:val="ListParagraph"/>
        <w:numPr>
          <w:ilvl w:val="0"/>
          <w:numId w:val="5"/>
        </w:numPr>
        <w:spacing w:line="360" w:lineRule="auto"/>
        <w:jc w:val="both"/>
        <w:rPr>
          <w:rFonts w:ascii="Arial" w:hAnsi="Arial" w:cs="Arial"/>
        </w:rPr>
      </w:pPr>
      <w:proofErr w:type="spellStart"/>
      <w:r w:rsidRPr="00751267">
        <w:rPr>
          <w:rFonts w:ascii="Arial" w:hAnsi="Arial" w:cs="Arial"/>
          <w:i/>
          <w:iCs/>
        </w:rPr>
        <w:t>Sentiment_Score</w:t>
      </w:r>
      <w:proofErr w:type="spellEnd"/>
      <w:r w:rsidRPr="00751267">
        <w:rPr>
          <w:rFonts w:ascii="Arial" w:hAnsi="Arial" w:cs="Arial"/>
        </w:rPr>
        <w:t xml:space="preserve"> has a relatively </w:t>
      </w:r>
      <w:r w:rsidR="00290C5C" w:rsidRPr="00751267">
        <w:rPr>
          <w:rFonts w:ascii="Arial" w:hAnsi="Arial" w:cs="Arial"/>
        </w:rPr>
        <w:t>high</w:t>
      </w:r>
      <w:r w:rsidRPr="00751267">
        <w:rPr>
          <w:rFonts w:ascii="Arial" w:hAnsi="Arial" w:cs="Arial"/>
        </w:rPr>
        <w:t xml:space="preserve"> correlation with </w:t>
      </w:r>
      <w:proofErr w:type="spellStart"/>
      <w:r w:rsidR="00290C5C" w:rsidRPr="00751267">
        <w:rPr>
          <w:rFonts w:ascii="Arial" w:hAnsi="Arial" w:cs="Arial"/>
          <w:i/>
          <w:iCs/>
        </w:rPr>
        <w:t>MarketCap</w:t>
      </w:r>
      <w:proofErr w:type="spellEnd"/>
      <w:r w:rsidR="00751267" w:rsidRPr="00751267">
        <w:rPr>
          <w:rFonts w:ascii="Arial" w:hAnsi="Arial" w:cs="Arial"/>
        </w:rPr>
        <w:t>.</w:t>
      </w:r>
      <w:r w:rsidRPr="00751267">
        <w:rPr>
          <w:rFonts w:ascii="Arial" w:hAnsi="Arial" w:cs="Arial"/>
        </w:rPr>
        <w:t xml:space="preserve"> </w:t>
      </w:r>
      <w:r w:rsidR="00751267" w:rsidRPr="00751267">
        <w:rPr>
          <w:rFonts w:ascii="Arial" w:hAnsi="Arial" w:cs="Arial"/>
        </w:rPr>
        <w:t xml:space="preserve">This might be reflective of larger firms receiving more media attention, which subsequently influences the sentiment metrics. Analysing these two features might help to answer one of the research questions, Company-Specific Variations. </w:t>
      </w:r>
      <w:r w:rsidR="005C4487">
        <w:rPr>
          <w:rFonts w:ascii="Arial" w:hAnsi="Arial" w:cs="Arial"/>
        </w:rPr>
        <w:t>Therefore, a</w:t>
      </w:r>
      <w:r w:rsidR="00751267" w:rsidRPr="00751267">
        <w:rPr>
          <w:rFonts w:ascii="Arial" w:hAnsi="Arial" w:cs="Arial"/>
        </w:rPr>
        <w:t xml:space="preserve"> detailed analysis between them will be conducted in the </w:t>
      </w:r>
      <w:r w:rsidR="00751267">
        <w:rPr>
          <w:rFonts w:ascii="Arial" w:hAnsi="Arial" w:cs="Arial"/>
        </w:rPr>
        <w:t>next</w:t>
      </w:r>
      <w:r w:rsidR="00751267" w:rsidRPr="00751267">
        <w:rPr>
          <w:rFonts w:ascii="Arial" w:hAnsi="Arial" w:cs="Arial"/>
        </w:rPr>
        <w:t xml:space="preserve"> section.</w:t>
      </w:r>
    </w:p>
    <w:p w14:paraId="7CB1D6B7" w14:textId="23953632" w:rsidR="007855F7" w:rsidRDefault="007855F7" w:rsidP="005F6FD4">
      <w:pPr>
        <w:pStyle w:val="Heading1"/>
      </w:pPr>
      <w:bookmarkStart w:id="129" w:name="_Toc144459387"/>
      <w:commentRangeStart w:id="130"/>
      <w:r>
        <w:lastRenderedPageBreak/>
        <w:t>7</w:t>
      </w:r>
      <w:r w:rsidRPr="00F8172E">
        <w:t>.</w:t>
      </w:r>
      <w:r>
        <w:t xml:space="preserve"> </w:t>
      </w:r>
      <w:r w:rsidR="00E51DE5">
        <w:t>The relationship between</w:t>
      </w:r>
      <w:r>
        <w:t xml:space="preserve"> Firm Size </w:t>
      </w:r>
      <w:r w:rsidR="00E51DE5">
        <w:t>and</w:t>
      </w:r>
      <w:r>
        <w:t xml:space="preserve"> News </w:t>
      </w:r>
      <w:r w:rsidR="004C6F53">
        <w:t>Sentiment</w:t>
      </w:r>
      <w:r>
        <w:t xml:space="preserve"> Score</w:t>
      </w:r>
      <w:commentRangeEnd w:id="130"/>
      <w:r w:rsidR="00AA2A22">
        <w:rPr>
          <w:rStyle w:val="CommentReference"/>
        </w:rPr>
        <w:commentReference w:id="130"/>
      </w:r>
      <w:bookmarkEnd w:id="129"/>
    </w:p>
    <w:p w14:paraId="3FC1B32A" w14:textId="21FCBCEE" w:rsidR="00AE5985" w:rsidRPr="003D6A9E" w:rsidRDefault="006E140D" w:rsidP="002E5761">
      <w:pPr>
        <w:spacing w:line="360" w:lineRule="auto"/>
        <w:jc w:val="both"/>
        <w:rPr>
          <w:rFonts w:ascii="Arial" w:hAnsi="Arial" w:cs="Arial"/>
          <w:lang w:val="en-US"/>
        </w:rPr>
      </w:pPr>
      <w:r>
        <w:rPr>
          <w:rFonts w:ascii="Arial" w:hAnsi="Arial" w:cs="Arial"/>
        </w:rPr>
        <w:t>As</w:t>
      </w:r>
      <w:r w:rsidR="00E51DE5">
        <w:rPr>
          <w:rFonts w:ascii="Arial" w:hAnsi="Arial" w:cs="Arial"/>
        </w:rPr>
        <w:t xml:space="preserve"> </w:t>
      </w:r>
      <w:r w:rsidR="0008562A">
        <w:rPr>
          <w:rFonts w:ascii="Arial" w:hAnsi="Arial" w:cs="Arial"/>
        </w:rPr>
        <w:t xml:space="preserve">Figure </w:t>
      </w:r>
      <w:r w:rsidR="00DB56F1">
        <w:rPr>
          <w:rFonts w:ascii="Arial" w:hAnsi="Arial" w:cs="Arial"/>
        </w:rPr>
        <w:t>7</w:t>
      </w:r>
      <w:r w:rsidR="0008562A">
        <w:rPr>
          <w:rFonts w:ascii="Arial" w:hAnsi="Arial" w:cs="Arial"/>
        </w:rPr>
        <w:t xml:space="preserve"> shows</w:t>
      </w:r>
      <w:r w:rsidR="00E51DE5">
        <w:rPr>
          <w:rFonts w:ascii="Arial" w:hAnsi="Arial" w:cs="Arial"/>
        </w:rPr>
        <w:t xml:space="preserve"> that there is a </w:t>
      </w:r>
      <w:r w:rsidR="009209B7">
        <w:rPr>
          <w:rFonts w:ascii="Arial" w:hAnsi="Arial" w:cs="Arial"/>
        </w:rPr>
        <w:t>moderate</w:t>
      </w:r>
      <w:r w:rsidR="00E51DE5">
        <w:rPr>
          <w:rFonts w:ascii="Arial" w:hAnsi="Arial" w:cs="Arial"/>
        </w:rPr>
        <w:t xml:space="preserve"> </w:t>
      </w:r>
      <w:r w:rsidR="00CA76F3">
        <w:rPr>
          <w:rFonts w:ascii="Arial" w:hAnsi="Arial" w:cs="Arial"/>
        </w:rPr>
        <w:t>positive</w:t>
      </w:r>
      <w:r w:rsidR="00E51DE5">
        <w:rPr>
          <w:rFonts w:ascii="Arial" w:hAnsi="Arial" w:cs="Arial"/>
        </w:rPr>
        <w:t xml:space="preserve"> correlation between firm size and sentiment score</w:t>
      </w:r>
      <w:r>
        <w:rPr>
          <w:rFonts w:ascii="Arial" w:hAnsi="Arial" w:cs="Arial"/>
        </w:rPr>
        <w:t>,</w:t>
      </w:r>
      <w:r w:rsidR="00E51DE5">
        <w:rPr>
          <w:rFonts w:ascii="Arial" w:hAnsi="Arial" w:cs="Arial"/>
        </w:rPr>
        <w:t xml:space="preserve"> </w:t>
      </w:r>
      <w:r w:rsidR="001B4942">
        <w:rPr>
          <w:rFonts w:ascii="Arial" w:hAnsi="Arial" w:cs="Arial"/>
        </w:rPr>
        <w:t>t</w:t>
      </w:r>
      <w:r w:rsidR="00E51DE5">
        <w:rPr>
          <w:rFonts w:ascii="Arial" w:hAnsi="Arial" w:cs="Arial"/>
        </w:rPr>
        <w:t xml:space="preserve">he analysis will do a deep dive into the link between them. </w:t>
      </w:r>
      <w:r w:rsidR="00AE5985" w:rsidRPr="00AE5985">
        <w:rPr>
          <w:rFonts w:ascii="Arial" w:hAnsi="Arial" w:cs="Arial"/>
        </w:rPr>
        <w:t>Numerous literatures have emphasized the intricate link between firm size and news sentiment analysis. For instance, Gillam</w:t>
      </w:r>
      <w:r w:rsidR="00E51DE5">
        <w:rPr>
          <w:rFonts w:ascii="Arial" w:hAnsi="Arial" w:cs="Arial"/>
        </w:rPr>
        <w:t xml:space="preserve"> et al.</w:t>
      </w:r>
      <w:r w:rsidR="00AE5985" w:rsidRPr="00AE5985">
        <w:rPr>
          <w:rFonts w:ascii="Arial" w:hAnsi="Arial" w:cs="Arial"/>
        </w:rPr>
        <w:t xml:space="preserve"> (2015) asserted that media's influence on firms is profound, with firm size playing a pivotal role in shaping news sentiment. With the burgeoning significance of social media platforms, Peng</w:t>
      </w:r>
      <w:r w:rsidR="00BC3EA5">
        <w:rPr>
          <w:rFonts w:ascii="Arial" w:hAnsi="Arial" w:cs="Arial"/>
        </w:rPr>
        <w:t xml:space="preserve"> et al.</w:t>
      </w:r>
      <w:r w:rsidR="00AE5985" w:rsidRPr="00AE5985">
        <w:rPr>
          <w:rFonts w:ascii="Arial" w:hAnsi="Arial" w:cs="Arial"/>
        </w:rPr>
        <w:t xml:space="preserve"> (2022) observed that investors' reactions to news, combined with specific firm characteristics such as firm size, profoundly influence the sentiment of financial discussions online. Furthermore, Li and Yang (2017) posited that sentiment associated with individual stocks, which could be influenced by firm size, has a notable impact on stock returns, underscoring the criticality of understanding the relationship between these variables. </w:t>
      </w:r>
    </w:p>
    <w:p w14:paraId="0503158C" w14:textId="77777777" w:rsidR="00AE5985" w:rsidRPr="00AE5985" w:rsidRDefault="00AE5985" w:rsidP="002E5761">
      <w:pPr>
        <w:spacing w:line="360" w:lineRule="auto"/>
        <w:jc w:val="both"/>
        <w:rPr>
          <w:rFonts w:ascii="Arial" w:hAnsi="Arial" w:cs="Arial"/>
        </w:rPr>
      </w:pPr>
    </w:p>
    <w:p w14:paraId="1D8477C9" w14:textId="09483341" w:rsidR="0008606A" w:rsidRDefault="0008606A" w:rsidP="0008606A">
      <w:pPr>
        <w:spacing w:line="360" w:lineRule="auto"/>
        <w:jc w:val="both"/>
        <w:rPr>
          <w:rFonts w:ascii="Arial" w:hAnsi="Arial" w:cs="Arial"/>
        </w:rPr>
      </w:pPr>
      <w:r w:rsidRPr="0008606A">
        <w:rPr>
          <w:rFonts w:ascii="Arial" w:hAnsi="Arial" w:cs="Arial"/>
        </w:rPr>
        <w:t xml:space="preserve">Therefore, </w:t>
      </w:r>
      <w:r>
        <w:rPr>
          <w:rFonts w:ascii="Arial" w:hAnsi="Arial" w:cs="Arial"/>
        </w:rPr>
        <w:t>i</w:t>
      </w:r>
      <w:r w:rsidRPr="0008606A">
        <w:rPr>
          <w:rFonts w:ascii="Arial" w:hAnsi="Arial" w:cs="Arial"/>
        </w:rPr>
        <w:t>t is important</w:t>
      </w:r>
      <w:r>
        <w:rPr>
          <w:rFonts w:ascii="Arial" w:hAnsi="Arial" w:cs="Arial"/>
        </w:rPr>
        <w:t xml:space="preserve"> </w:t>
      </w:r>
      <w:r w:rsidRPr="0008606A">
        <w:rPr>
          <w:rFonts w:ascii="Arial" w:hAnsi="Arial" w:cs="Arial"/>
        </w:rPr>
        <w:t xml:space="preserve">to make the relationship between them clear before </w:t>
      </w:r>
      <w:r>
        <w:rPr>
          <w:rFonts w:ascii="Arial" w:hAnsi="Arial" w:cs="Arial"/>
        </w:rPr>
        <w:t>making</w:t>
      </w:r>
      <w:r w:rsidRPr="0008606A">
        <w:rPr>
          <w:rFonts w:ascii="Arial" w:hAnsi="Arial" w:cs="Arial"/>
        </w:rPr>
        <w:t xml:space="preserve"> models and predict stock market returns</w:t>
      </w:r>
      <w:r>
        <w:rPr>
          <w:rFonts w:ascii="Arial" w:hAnsi="Arial" w:cs="Arial"/>
        </w:rPr>
        <w:t>. T</w:t>
      </w:r>
      <w:r w:rsidRPr="0008606A">
        <w:rPr>
          <w:rFonts w:ascii="Arial" w:hAnsi="Arial" w:cs="Arial"/>
        </w:rPr>
        <w:t>his section will analyse sentiment scores across firms of varying sizes, aiming to discern patterns and dependencies that might provide insights into potential variations in media representation based on firm size.</w:t>
      </w:r>
      <w:r>
        <w:rPr>
          <w:rFonts w:ascii="Arial" w:hAnsi="Arial" w:cs="Arial"/>
        </w:rPr>
        <w:t xml:space="preserve"> </w:t>
      </w:r>
      <w:r w:rsidRPr="0008606A">
        <w:rPr>
          <w:rFonts w:ascii="Arial" w:hAnsi="Arial" w:cs="Arial"/>
        </w:rPr>
        <w:t xml:space="preserve">This analysis will also be helpful for </w:t>
      </w:r>
      <w:r w:rsidR="009D23E7" w:rsidRPr="009D23E7">
        <w:rPr>
          <w:rFonts w:ascii="Arial" w:hAnsi="Arial" w:cs="Arial"/>
        </w:rPr>
        <w:t>answer</w:t>
      </w:r>
      <w:r w:rsidR="009D23E7">
        <w:rPr>
          <w:rFonts w:ascii="Arial" w:hAnsi="Arial" w:cs="Arial"/>
        </w:rPr>
        <w:t>ing</w:t>
      </w:r>
      <w:r w:rsidR="009D23E7" w:rsidRPr="009D23E7">
        <w:rPr>
          <w:rFonts w:ascii="Arial" w:hAnsi="Arial" w:cs="Arial"/>
        </w:rPr>
        <w:t xml:space="preserve"> one of the research questions, Company-Specific Variations.</w:t>
      </w:r>
    </w:p>
    <w:p w14:paraId="46DAB442" w14:textId="77777777" w:rsidR="00B03F9C" w:rsidRPr="00CE7D94" w:rsidRDefault="00B03F9C" w:rsidP="0008606A">
      <w:pPr>
        <w:spacing w:line="360" w:lineRule="auto"/>
        <w:jc w:val="both"/>
        <w:rPr>
          <w:rFonts w:ascii="Arial" w:hAnsi="Arial" w:cs="Arial"/>
          <w:lang w:val="en-US"/>
        </w:rPr>
      </w:pPr>
    </w:p>
    <w:p w14:paraId="2FEB05B7" w14:textId="7C754408" w:rsidR="00151409" w:rsidRPr="00453D5A" w:rsidRDefault="00151409" w:rsidP="005F6FD4">
      <w:pPr>
        <w:pStyle w:val="Heading2"/>
      </w:pPr>
      <w:bookmarkStart w:id="131" w:name="_Toc144459388"/>
      <w:r>
        <w:t>7</w:t>
      </w:r>
      <w:r w:rsidRPr="00453D5A">
        <w:t xml:space="preserve">.1 </w:t>
      </w:r>
      <w:r w:rsidRPr="00151409">
        <w:t>Correlation and Regression</w:t>
      </w:r>
      <w:bookmarkEnd w:id="131"/>
      <w:r w:rsidRPr="00151409">
        <w:t xml:space="preserve"> </w:t>
      </w:r>
    </w:p>
    <w:p w14:paraId="3AD308A3" w14:textId="76526825" w:rsidR="00676549" w:rsidRDefault="007E432A" w:rsidP="00676549">
      <w:pPr>
        <w:spacing w:line="360" w:lineRule="auto"/>
        <w:jc w:val="both"/>
        <w:rPr>
          <w:rFonts w:ascii="Arial" w:hAnsi="Arial" w:cs="Arial"/>
        </w:rPr>
      </w:pPr>
      <w:r>
        <w:rPr>
          <w:rFonts w:ascii="Arial" w:hAnsi="Arial" w:cs="Arial"/>
        </w:rPr>
        <w:t>To avoid outliers, the average</w:t>
      </w:r>
      <w:r w:rsidRPr="007E432A">
        <w:t xml:space="preserve"> </w:t>
      </w:r>
      <w:r w:rsidRPr="007E432A">
        <w:rPr>
          <w:rFonts w:ascii="Arial" w:hAnsi="Arial" w:cs="Arial"/>
        </w:rPr>
        <w:t>sentiment score</w:t>
      </w:r>
      <w:r w:rsidR="00F65E36">
        <w:rPr>
          <w:rFonts w:ascii="Arial" w:hAnsi="Arial" w:cs="Arial"/>
        </w:rPr>
        <w:t>s</w:t>
      </w:r>
      <w:r w:rsidRPr="007E432A">
        <w:rPr>
          <w:rFonts w:ascii="Arial" w:hAnsi="Arial" w:cs="Arial"/>
        </w:rPr>
        <w:t xml:space="preserve"> by company</w:t>
      </w:r>
      <w:r>
        <w:rPr>
          <w:rFonts w:ascii="Arial" w:hAnsi="Arial" w:cs="Arial"/>
        </w:rPr>
        <w:t xml:space="preserve"> </w:t>
      </w:r>
      <w:r w:rsidR="00F65E36">
        <w:rPr>
          <w:rFonts w:ascii="Arial" w:hAnsi="Arial" w:cs="Arial"/>
        </w:rPr>
        <w:t>are utilized instead of original sentiment score in this section</w:t>
      </w:r>
      <w:r w:rsidR="00CE7D94">
        <w:rPr>
          <w:rFonts w:ascii="Arial" w:hAnsi="Arial" w:cs="Arial"/>
        </w:rPr>
        <w:t xml:space="preserve">, </w:t>
      </w:r>
      <w:proofErr w:type="gramStart"/>
      <w:r w:rsidR="00F52292">
        <w:rPr>
          <w:rFonts w:ascii="Arial" w:hAnsi="Arial" w:cs="Arial"/>
        </w:rPr>
        <w:t>similar</w:t>
      </w:r>
      <w:r w:rsidR="00CE7D94">
        <w:rPr>
          <w:rFonts w:ascii="Arial" w:hAnsi="Arial" w:cs="Arial"/>
        </w:rPr>
        <w:t xml:space="preserve"> to</w:t>
      </w:r>
      <w:proofErr w:type="gramEnd"/>
      <w:r w:rsidR="00CE7D94">
        <w:rPr>
          <w:rFonts w:ascii="Arial" w:hAnsi="Arial" w:cs="Arial"/>
        </w:rPr>
        <w:t xml:space="preserve"> Section 6.2.2</w:t>
      </w:r>
      <w:r w:rsidR="00F65E36">
        <w:rPr>
          <w:rFonts w:ascii="Arial" w:hAnsi="Arial" w:cs="Arial"/>
        </w:rPr>
        <w:t>.</w:t>
      </w:r>
      <w:r>
        <w:rPr>
          <w:rFonts w:ascii="Arial" w:hAnsi="Arial" w:cs="Arial"/>
        </w:rPr>
        <w:t xml:space="preserve">  </w:t>
      </w:r>
      <w:r w:rsidR="00B4373C" w:rsidRPr="00B4373C">
        <w:rPr>
          <w:rFonts w:ascii="Arial" w:hAnsi="Arial" w:cs="Arial"/>
        </w:rPr>
        <w:t xml:space="preserve">The </w:t>
      </w:r>
      <w:r w:rsidR="00F65E36">
        <w:rPr>
          <w:rFonts w:ascii="Arial" w:hAnsi="Arial" w:cs="Arial"/>
        </w:rPr>
        <w:t>Figure 8 shows</w:t>
      </w:r>
      <w:r w:rsidR="00B4373C" w:rsidRPr="00B4373C">
        <w:rPr>
          <w:rFonts w:ascii="Arial" w:hAnsi="Arial" w:cs="Arial"/>
        </w:rPr>
        <w:t xml:space="preserve"> a scatter plot of average sentiment scores against market capitalization.</w:t>
      </w:r>
      <w:r w:rsidR="00FD28A7">
        <w:rPr>
          <w:rFonts w:ascii="Arial" w:hAnsi="Arial" w:cs="Arial"/>
        </w:rPr>
        <w:t xml:space="preserve"> </w:t>
      </w:r>
      <w:r w:rsidR="00676549" w:rsidRPr="00676549">
        <w:rPr>
          <w:rFonts w:ascii="Arial" w:hAnsi="Arial" w:cs="Arial"/>
        </w:rPr>
        <w:t>Upon quantifying this relationship, the Pearson correlation coefficient was calculated to be approximately</w:t>
      </w:r>
      <w:r w:rsidR="00676549">
        <w:rPr>
          <w:rFonts w:ascii="Arial" w:hAnsi="Arial" w:cs="Arial"/>
        </w:rPr>
        <w:t xml:space="preserve"> </w:t>
      </w:r>
      <w:r w:rsidR="00676549" w:rsidRPr="00676549">
        <w:rPr>
          <w:rFonts w:ascii="Arial" w:hAnsi="Arial" w:cs="Arial"/>
        </w:rPr>
        <w:t>0.702, indicating a</w:t>
      </w:r>
      <w:r w:rsidR="00DC7D40">
        <w:rPr>
          <w:rFonts w:ascii="Arial" w:hAnsi="Arial" w:cs="Arial"/>
        </w:rPr>
        <w:t xml:space="preserve"> </w:t>
      </w:r>
      <w:r w:rsidR="00676549" w:rsidRPr="00676549">
        <w:rPr>
          <w:rFonts w:ascii="Arial" w:hAnsi="Arial" w:cs="Arial"/>
        </w:rPr>
        <w:t xml:space="preserve">positive correlation between market capitalization and news sentiment score. </w:t>
      </w:r>
    </w:p>
    <w:p w14:paraId="4196B499" w14:textId="77777777" w:rsidR="00B4373C" w:rsidRDefault="00B4373C" w:rsidP="002E5761">
      <w:pPr>
        <w:keepNext/>
        <w:jc w:val="both"/>
      </w:pPr>
      <w:r w:rsidRPr="00B4373C">
        <w:rPr>
          <w:rFonts w:ascii="Arial" w:hAnsi="Arial" w:cs="Arial"/>
          <w:noProof/>
        </w:rPr>
        <w:lastRenderedPageBreak/>
        <w:drawing>
          <wp:inline distT="0" distB="0" distL="0" distR="0" wp14:anchorId="5694C752" wp14:editId="230B60BB">
            <wp:extent cx="5731510" cy="3808095"/>
            <wp:effectExtent l="0" t="0" r="0" b="1905"/>
            <wp:docPr id="187312168"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168" name="Picture 1" descr="A graph with numbers and a line&#10;&#10;Description automatically generated with medium confidence"/>
                    <pic:cNvPicPr/>
                  </pic:nvPicPr>
                  <pic:blipFill>
                    <a:blip r:embed="rId26"/>
                    <a:stretch>
                      <a:fillRect/>
                    </a:stretch>
                  </pic:blipFill>
                  <pic:spPr>
                    <a:xfrm>
                      <a:off x="0" y="0"/>
                      <a:ext cx="5731510" cy="3808095"/>
                    </a:xfrm>
                    <a:prstGeom prst="rect">
                      <a:avLst/>
                    </a:prstGeom>
                  </pic:spPr>
                </pic:pic>
              </a:graphicData>
            </a:graphic>
          </wp:inline>
        </w:drawing>
      </w:r>
    </w:p>
    <w:p w14:paraId="4D9B1C23" w14:textId="2E08E1EF" w:rsidR="00B4373C" w:rsidRDefault="00B4373C" w:rsidP="003654AD">
      <w:pPr>
        <w:pStyle w:val="Caption"/>
      </w:pPr>
      <w:bookmarkStart w:id="132" w:name="_Toc144459577"/>
      <w:r>
        <w:t xml:space="preserve">Figure </w:t>
      </w:r>
      <w:r>
        <w:fldChar w:fldCharType="begin"/>
      </w:r>
      <w:r>
        <w:instrText xml:space="preserve"> SEQ Figure \* ARABIC </w:instrText>
      </w:r>
      <w:r>
        <w:fldChar w:fldCharType="separate"/>
      </w:r>
      <w:r w:rsidR="00450A0E">
        <w:rPr>
          <w:noProof/>
        </w:rPr>
        <w:t>8</w:t>
      </w:r>
      <w:r>
        <w:rPr>
          <w:noProof/>
        </w:rPr>
        <w:fldChar w:fldCharType="end"/>
      </w:r>
      <w:r>
        <w:t xml:space="preserve"> News sentiment score vs. </w:t>
      </w:r>
      <w:proofErr w:type="spellStart"/>
      <w:r>
        <w:t>MarketCap</w:t>
      </w:r>
      <w:bookmarkEnd w:id="132"/>
      <w:proofErr w:type="spellEnd"/>
    </w:p>
    <w:p w14:paraId="31A2EEB9" w14:textId="77777777" w:rsidR="00753EEC" w:rsidRPr="00B6654E" w:rsidRDefault="00753EEC" w:rsidP="00753EEC">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01A53462" w14:textId="77777777" w:rsidR="00EF49AB" w:rsidRDefault="00EF49AB" w:rsidP="002E5761">
      <w:pPr>
        <w:jc w:val="both"/>
        <w:rPr>
          <w:rFonts w:ascii="Arial" w:hAnsi="Arial" w:cs="Arial"/>
        </w:rPr>
      </w:pPr>
    </w:p>
    <w:p w14:paraId="3F96FCCE" w14:textId="70F42885" w:rsidR="00EF49AB" w:rsidRDefault="00EF49AB" w:rsidP="00EF49AB">
      <w:pPr>
        <w:spacing w:line="360" w:lineRule="auto"/>
        <w:jc w:val="both"/>
        <w:rPr>
          <w:rFonts w:ascii="Arial" w:hAnsi="Arial" w:cs="Arial"/>
        </w:rPr>
      </w:pPr>
      <w:r w:rsidRPr="00EF49AB">
        <w:rPr>
          <w:rFonts w:ascii="Arial" w:hAnsi="Arial" w:cs="Arial"/>
        </w:rPr>
        <w:t>To delve deeper into the relationship between firm size (measured by market capitalization) and news sentiment score, a simple linear regression model was employed</w:t>
      </w:r>
      <w:r w:rsidR="00E314BB">
        <w:rPr>
          <w:rFonts w:ascii="Arial" w:hAnsi="Arial" w:cs="Arial"/>
        </w:rPr>
        <w:t xml:space="preserve"> in Figure 9. </w:t>
      </w:r>
    </w:p>
    <w:p w14:paraId="1B289C0C" w14:textId="77777777" w:rsidR="00DF7D24" w:rsidRDefault="00DF7D24" w:rsidP="00DF7D24">
      <w:pPr>
        <w:keepNext/>
        <w:spacing w:line="360" w:lineRule="auto"/>
        <w:jc w:val="both"/>
      </w:pPr>
      <w:r w:rsidRPr="00DF7D24">
        <w:rPr>
          <w:rFonts w:ascii="Arial" w:hAnsi="Arial" w:cs="Arial"/>
          <w:noProof/>
        </w:rPr>
        <w:lastRenderedPageBreak/>
        <w:drawing>
          <wp:inline distT="0" distB="0" distL="0" distR="0" wp14:anchorId="6987CAB4" wp14:editId="720FF821">
            <wp:extent cx="5731510" cy="3419475"/>
            <wp:effectExtent l="0" t="0" r="0" b="0"/>
            <wp:docPr id="12754010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0101" name="Picture 1" descr="A graph with a red line&#10;&#10;Description automatically generated"/>
                    <pic:cNvPicPr/>
                  </pic:nvPicPr>
                  <pic:blipFill>
                    <a:blip r:embed="rId27"/>
                    <a:stretch>
                      <a:fillRect/>
                    </a:stretch>
                  </pic:blipFill>
                  <pic:spPr>
                    <a:xfrm>
                      <a:off x="0" y="0"/>
                      <a:ext cx="5731510" cy="3419475"/>
                    </a:xfrm>
                    <a:prstGeom prst="rect">
                      <a:avLst/>
                    </a:prstGeom>
                  </pic:spPr>
                </pic:pic>
              </a:graphicData>
            </a:graphic>
          </wp:inline>
        </w:drawing>
      </w:r>
    </w:p>
    <w:p w14:paraId="631299F2" w14:textId="7CB873A7" w:rsidR="00EF49AB" w:rsidRDefault="00DF7D24" w:rsidP="003654AD">
      <w:pPr>
        <w:pStyle w:val="Caption"/>
        <w:rPr>
          <w:rFonts w:cs="Arial"/>
        </w:rPr>
      </w:pPr>
      <w:bookmarkStart w:id="133" w:name="_Toc144459578"/>
      <w:r>
        <w:t xml:space="preserve">Figure </w:t>
      </w:r>
      <w:r>
        <w:fldChar w:fldCharType="begin"/>
      </w:r>
      <w:r>
        <w:instrText xml:space="preserve"> SEQ Figure \* ARABIC </w:instrText>
      </w:r>
      <w:r>
        <w:fldChar w:fldCharType="separate"/>
      </w:r>
      <w:r w:rsidR="00450A0E">
        <w:rPr>
          <w:noProof/>
        </w:rPr>
        <w:t>9</w:t>
      </w:r>
      <w:r>
        <w:rPr>
          <w:noProof/>
        </w:rPr>
        <w:fldChar w:fldCharType="end"/>
      </w:r>
      <w:r>
        <w:t xml:space="preserve"> Regression line: Impact of market capitalization on news sentiment score.</w:t>
      </w:r>
      <w:bookmarkEnd w:id="133"/>
    </w:p>
    <w:p w14:paraId="3AFABD0C" w14:textId="43BF751C" w:rsidR="005C155F" w:rsidRPr="004D25D2" w:rsidRDefault="004D25D2" w:rsidP="004D25D2">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6FDA975D" w14:textId="035A51A4" w:rsidR="00EF49AB" w:rsidRDefault="00EF49AB" w:rsidP="00EF49AB">
      <w:pPr>
        <w:spacing w:line="360" w:lineRule="auto"/>
        <w:jc w:val="both"/>
        <w:rPr>
          <w:rFonts w:ascii="Arial" w:hAnsi="Arial" w:cs="Arial"/>
        </w:rPr>
      </w:pPr>
      <w:r>
        <w:rPr>
          <w:rFonts w:ascii="Arial" w:hAnsi="Arial" w:cs="Arial"/>
        </w:rPr>
        <w:t>The model can be represented as:</w:t>
      </w:r>
    </w:p>
    <w:p w14:paraId="16A9DD84" w14:textId="77777777" w:rsidR="00EF49AB" w:rsidRDefault="00EF49AB" w:rsidP="00EF49AB">
      <w:pPr>
        <w:spacing w:line="360" w:lineRule="auto"/>
        <w:jc w:val="center"/>
        <w:rPr>
          <w:rFonts w:ascii="Arial" w:hAnsi="Arial" w:cs="Arial"/>
        </w:rPr>
      </w:pPr>
      <m:oMathPara>
        <m:oMath>
          <m:r>
            <w:rPr>
              <w:rFonts w:ascii="Cambria Math" w:hAnsi="Cambria Math" w:cs="Arial"/>
            </w:rPr>
            <m:t xml:space="preserve">SentimentScore =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×MarketCap+ε</m:t>
          </m:r>
        </m:oMath>
      </m:oMathPara>
    </w:p>
    <w:p w14:paraId="58D4F624" w14:textId="77777777" w:rsidR="00EF49AB" w:rsidRDefault="00EF49AB" w:rsidP="00EF49AB">
      <w:pPr>
        <w:spacing w:line="360" w:lineRule="auto"/>
        <w:jc w:val="both"/>
        <w:rPr>
          <w:rFonts w:ascii="Arial" w:hAnsi="Arial" w:cs="Arial"/>
        </w:rPr>
      </w:pPr>
      <w:r>
        <w:rPr>
          <w:rFonts w:ascii="Arial" w:hAnsi="Arial" w:cs="Arial"/>
        </w:rPr>
        <w:t>Where:</w:t>
      </w:r>
    </w:p>
    <w:p w14:paraId="7CC41CBE" w14:textId="43449E06" w:rsidR="00EF49AB" w:rsidRPr="005D3619" w:rsidRDefault="00000000" w:rsidP="005D3619">
      <w:pPr>
        <w:pStyle w:val="ListParagraph"/>
        <w:numPr>
          <w:ilvl w:val="0"/>
          <w:numId w:val="27"/>
        </w:num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F49AB" w:rsidRPr="005D3619">
        <w:rPr>
          <w:rFonts w:ascii="Arial" w:hAnsi="Arial" w:cs="Arial"/>
        </w:rPr>
        <w:t xml:space="preserve"> is the intercept.</w:t>
      </w:r>
    </w:p>
    <w:p w14:paraId="2E251717" w14:textId="030115AB" w:rsidR="00EF49AB" w:rsidRPr="005D3619" w:rsidRDefault="00000000" w:rsidP="005D3619">
      <w:pPr>
        <w:pStyle w:val="ListParagraph"/>
        <w:numPr>
          <w:ilvl w:val="0"/>
          <w:numId w:val="27"/>
        </w:num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oMath>
      <w:r w:rsidR="00EF49AB" w:rsidRPr="005D3619">
        <w:rPr>
          <w:rFonts w:ascii="Arial" w:hAnsi="Arial" w:cs="Arial"/>
        </w:rPr>
        <w:t xml:space="preserve"> represents the change in sentiment score for a one-unit change in market capitalization. </w:t>
      </w:r>
    </w:p>
    <w:p w14:paraId="3B9681DB" w14:textId="6B4A3131" w:rsidR="00EF49AB" w:rsidRPr="005D3619" w:rsidRDefault="00EF49AB" w:rsidP="005D3619">
      <w:pPr>
        <w:pStyle w:val="ListParagraph"/>
        <w:numPr>
          <w:ilvl w:val="0"/>
          <w:numId w:val="27"/>
        </w:numPr>
        <w:spacing w:line="360" w:lineRule="auto"/>
        <w:jc w:val="both"/>
        <w:rPr>
          <w:rFonts w:ascii="Arial" w:hAnsi="Arial" w:cs="Arial"/>
        </w:rPr>
      </w:pPr>
      <m:oMath>
        <m:r>
          <w:rPr>
            <w:rFonts w:ascii="Cambria Math" w:hAnsi="Cambria Math" w:cs="Arial"/>
          </w:rPr>
          <m:t>ε</m:t>
        </m:r>
      </m:oMath>
      <w:r w:rsidR="005D3619" w:rsidRPr="005D3619">
        <w:rPr>
          <w:rFonts w:ascii="Arial" w:hAnsi="Arial" w:cs="Arial"/>
        </w:rPr>
        <w:t xml:space="preserve"> is the error term. </w:t>
      </w:r>
    </w:p>
    <w:p w14:paraId="34BA9B95" w14:textId="77777777" w:rsidR="005D3619" w:rsidRDefault="005D3619" w:rsidP="005D3619">
      <w:pPr>
        <w:spacing w:line="360" w:lineRule="auto"/>
        <w:jc w:val="both"/>
        <w:rPr>
          <w:rFonts w:ascii="Arial" w:hAnsi="Arial" w:cs="Arial"/>
        </w:rPr>
      </w:pPr>
    </w:p>
    <w:p w14:paraId="0E145EBB" w14:textId="3ED96313" w:rsidR="005D3619" w:rsidRPr="005D3619" w:rsidRDefault="005D3619" w:rsidP="005D3619">
      <w:pPr>
        <w:spacing w:line="360" w:lineRule="auto"/>
        <w:jc w:val="both"/>
        <w:rPr>
          <w:rFonts w:ascii="Arial" w:hAnsi="Arial" w:cs="Arial"/>
        </w:rPr>
      </w:pPr>
      <w:r w:rsidRPr="005D3619">
        <w:rPr>
          <w:rFonts w:ascii="Arial" w:hAnsi="Arial" w:cs="Arial"/>
        </w:rPr>
        <w:t>Regression Results:</w:t>
      </w:r>
    </w:p>
    <w:p w14:paraId="3E82D991" w14:textId="77777777" w:rsidR="005D3619" w:rsidRPr="005D3619" w:rsidRDefault="005D3619" w:rsidP="005D3619">
      <w:pPr>
        <w:spacing w:line="360" w:lineRule="auto"/>
        <w:jc w:val="both"/>
        <w:rPr>
          <w:rFonts w:ascii="Arial" w:hAnsi="Arial" w:cs="Arial"/>
        </w:rPr>
      </w:pPr>
    </w:p>
    <w:p w14:paraId="2325D3CD" w14:textId="4F6BB4F7" w:rsidR="005D3619" w:rsidRPr="00396B94" w:rsidRDefault="005D3619" w:rsidP="007A7875">
      <w:pPr>
        <w:pStyle w:val="ListParagraph"/>
        <w:numPr>
          <w:ilvl w:val="0"/>
          <w:numId w:val="28"/>
        </w:numPr>
        <w:spacing w:line="360" w:lineRule="auto"/>
        <w:jc w:val="both"/>
        <w:rPr>
          <w:rFonts w:ascii="Arial" w:hAnsi="Arial" w:cs="Arial"/>
        </w:rPr>
      </w:pPr>
      <w:r w:rsidRPr="00396B94">
        <w:rPr>
          <w:rFonts w:ascii="Arial" w:hAnsi="Arial" w:cs="Arial"/>
        </w:rPr>
        <w:t xml:space="preserve">Coefficient for </w:t>
      </w:r>
      <w:proofErr w:type="spellStart"/>
      <w:r w:rsidRPr="00396B94">
        <w:rPr>
          <w:rFonts w:ascii="Arial" w:hAnsi="Arial" w:cs="Arial"/>
        </w:rPr>
        <w:t>MarketCap</w:t>
      </w:r>
      <w:proofErr w:type="spellEnd"/>
      <w:r w:rsidRPr="00396B94">
        <w:rPr>
          <w:rFonts w:ascii="Arial" w:hAnsi="Arial" w:cs="Arial"/>
        </w:rPr>
        <w:t xml:space="preserve">: The coefficient of </w:t>
      </w:r>
      <w:r w:rsidR="002E65E3" w:rsidRPr="00396B94">
        <w:rPr>
          <w:rFonts w:ascii="Arial" w:hAnsi="Arial" w:cs="Arial"/>
        </w:rPr>
        <w:t xml:space="preserve">2.597e-12 </w:t>
      </w:r>
      <w:r w:rsidRPr="00396B94">
        <w:rPr>
          <w:rFonts w:ascii="Arial" w:hAnsi="Arial" w:cs="Arial"/>
        </w:rPr>
        <w:t>suggests that for every one-unit increase in market capitalization, the sentiment score increases by approximately</w:t>
      </w:r>
      <w:r w:rsidR="002E65E3" w:rsidRPr="00396B94">
        <w:rPr>
          <w:rFonts w:ascii="Arial" w:hAnsi="Arial" w:cs="Arial"/>
        </w:rPr>
        <w:t xml:space="preserve"> </w:t>
      </w:r>
      <w:r w:rsidRPr="00396B94">
        <w:rPr>
          <w:rFonts w:ascii="Arial" w:hAnsi="Arial" w:cs="Arial"/>
        </w:rPr>
        <w:t xml:space="preserve">This positive coefficient indicates </w:t>
      </w:r>
      <w:r w:rsidR="00396B94" w:rsidRPr="00396B94">
        <w:rPr>
          <w:rFonts w:ascii="Arial" w:hAnsi="Arial" w:cs="Arial"/>
        </w:rPr>
        <w:t xml:space="preserve">that larger companies, in terms of market capitalization, tend to receive a more </w:t>
      </w:r>
      <w:proofErr w:type="spellStart"/>
      <w:r w:rsidR="00396B94" w:rsidRPr="00396B94">
        <w:rPr>
          <w:rFonts w:ascii="Arial" w:hAnsi="Arial" w:cs="Arial"/>
        </w:rPr>
        <w:t>favorable</w:t>
      </w:r>
      <w:proofErr w:type="spellEnd"/>
      <w:r w:rsidR="00396B94" w:rsidRPr="00396B94">
        <w:rPr>
          <w:rFonts w:ascii="Arial" w:hAnsi="Arial" w:cs="Arial"/>
        </w:rPr>
        <w:t xml:space="preserve"> news sentiment on average.</w:t>
      </w:r>
    </w:p>
    <w:p w14:paraId="5A9D74AA" w14:textId="7274C856"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R-squared: The</w:t>
      </w:r>
      <w:r w:rsidR="002E65E3" w:rsidRPr="002E65E3">
        <w:rPr>
          <w:rFonts w:ascii="Arial" w:hAnsi="Arial" w:cs="Arial"/>
        </w:rPr>
        <w:t xml:space="preserve"> R-squared </w:t>
      </w:r>
      <w:r w:rsidRPr="002E65E3">
        <w:rPr>
          <w:rFonts w:ascii="Arial" w:hAnsi="Arial" w:cs="Arial"/>
        </w:rPr>
        <w:t xml:space="preserve">value of 0.492 indicates that approximately 49.2% of the variability in news sentiment scores can be explained by the market capitalization of the firms. This is a moderate explanatory power, suggesting </w:t>
      </w:r>
      <w:r w:rsidRPr="002E65E3">
        <w:rPr>
          <w:rFonts w:ascii="Arial" w:hAnsi="Arial" w:cs="Arial"/>
        </w:rPr>
        <w:lastRenderedPageBreak/>
        <w:t>that while firm size does play a role in influencing news sentiment, other factors might also be at play.</w:t>
      </w:r>
    </w:p>
    <w:p w14:paraId="6591859B" w14:textId="77777777" w:rsidR="005D3619" w:rsidRPr="005D3619" w:rsidRDefault="005D3619" w:rsidP="005D3619">
      <w:pPr>
        <w:spacing w:line="360" w:lineRule="auto"/>
        <w:jc w:val="both"/>
        <w:rPr>
          <w:rFonts w:ascii="Arial" w:hAnsi="Arial" w:cs="Arial"/>
        </w:rPr>
      </w:pPr>
    </w:p>
    <w:p w14:paraId="1ABF8213" w14:textId="77777777"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 xml:space="preserve">P-value for </w:t>
      </w:r>
      <w:proofErr w:type="spellStart"/>
      <w:r w:rsidRPr="002E65E3">
        <w:rPr>
          <w:rFonts w:ascii="Arial" w:hAnsi="Arial" w:cs="Arial"/>
        </w:rPr>
        <w:t>MarketCap</w:t>
      </w:r>
      <w:proofErr w:type="spellEnd"/>
      <w:r w:rsidRPr="002E65E3">
        <w:rPr>
          <w:rFonts w:ascii="Arial" w:hAnsi="Arial" w:cs="Arial"/>
        </w:rPr>
        <w:t>: The p-value is less than 0.05, suggesting that market capitalization is a statistically significant predictor of news sentiment score.</w:t>
      </w:r>
    </w:p>
    <w:p w14:paraId="0252D39D" w14:textId="77777777" w:rsidR="005D3619" w:rsidRPr="005D3619" w:rsidRDefault="005D3619" w:rsidP="005D3619">
      <w:pPr>
        <w:spacing w:line="360" w:lineRule="auto"/>
        <w:jc w:val="both"/>
        <w:rPr>
          <w:rFonts w:ascii="Arial" w:hAnsi="Arial" w:cs="Arial"/>
        </w:rPr>
      </w:pPr>
    </w:p>
    <w:p w14:paraId="0DBF3681" w14:textId="5750867B" w:rsidR="00EF49AB" w:rsidRPr="00EF49AB" w:rsidRDefault="005D3619" w:rsidP="005D3619">
      <w:pPr>
        <w:spacing w:line="360" w:lineRule="auto"/>
        <w:jc w:val="both"/>
        <w:rPr>
          <w:rFonts w:ascii="Arial" w:hAnsi="Arial" w:cs="Arial"/>
        </w:rPr>
      </w:pPr>
      <w:r w:rsidRPr="005D3619">
        <w:rPr>
          <w:rFonts w:ascii="Arial" w:hAnsi="Arial" w:cs="Arial"/>
        </w:rPr>
        <w:t>The regression analysis reveals that firm size, as measured by market capitalization, has a statistically significant positive effect on news sentiment scores. This suggests that larger firms might be more likely to receive positive news coverage compared to their smaller counterparts. This could be attributed to various reasons, including the larger firms' visibility, their strategic decisions, or their ability to influence media narratives.</w:t>
      </w:r>
      <w:r w:rsidR="002E65E3">
        <w:rPr>
          <w:rFonts w:ascii="Arial" w:hAnsi="Arial" w:cs="Arial"/>
        </w:rPr>
        <w:t xml:space="preserve"> </w:t>
      </w:r>
      <w:r w:rsidR="002E65E3" w:rsidRPr="002E65E3">
        <w:rPr>
          <w:rFonts w:ascii="Arial" w:hAnsi="Arial" w:cs="Arial"/>
        </w:rPr>
        <w:t>However, it's important to note that this is based on a simple linear regression, which might not capture the complexities and nuances of the relationship fully.</w:t>
      </w:r>
    </w:p>
    <w:p w14:paraId="64DDC1DF" w14:textId="77777777" w:rsidR="00222E73" w:rsidRDefault="00222E73" w:rsidP="00EF49AB">
      <w:pPr>
        <w:spacing w:line="360" w:lineRule="auto"/>
        <w:jc w:val="both"/>
        <w:rPr>
          <w:rFonts w:ascii="Arial" w:hAnsi="Arial" w:cs="Arial"/>
        </w:rPr>
      </w:pPr>
    </w:p>
    <w:p w14:paraId="2A637E40" w14:textId="566213A2" w:rsidR="00222E73" w:rsidRPr="00453D5A" w:rsidRDefault="00222E73" w:rsidP="005F6FD4">
      <w:pPr>
        <w:pStyle w:val="Heading2"/>
      </w:pPr>
      <w:bookmarkStart w:id="134" w:name="_Toc144459389"/>
      <w:r>
        <w:t>7</w:t>
      </w:r>
      <w:r w:rsidRPr="00453D5A">
        <w:t>.</w:t>
      </w:r>
      <w:r>
        <w:t>2</w:t>
      </w:r>
      <w:r w:rsidRPr="00453D5A">
        <w:t xml:space="preserve"> </w:t>
      </w:r>
      <w:r w:rsidR="005E4579" w:rsidRPr="005E4579">
        <w:t>Cluster Analysis of Firm Size and News Sentiment</w:t>
      </w:r>
      <w:bookmarkEnd w:id="134"/>
    </w:p>
    <w:p w14:paraId="704E3925" w14:textId="7A2BCF77" w:rsidR="005E4579" w:rsidRPr="005E4579" w:rsidRDefault="005E4579" w:rsidP="00511F26">
      <w:pPr>
        <w:spacing w:line="360" w:lineRule="auto"/>
        <w:jc w:val="both"/>
        <w:rPr>
          <w:rFonts w:ascii="Arial" w:hAnsi="Arial" w:cs="Arial"/>
        </w:rPr>
      </w:pPr>
      <w:r w:rsidRPr="005E4579">
        <w:rPr>
          <w:rFonts w:ascii="Arial" w:hAnsi="Arial" w:cs="Arial"/>
        </w:rPr>
        <w:t xml:space="preserve">The clustering visualization provides an intricate snapshot of companies based on their market capitalization and average news sentiment scores. Through a </w:t>
      </w:r>
      <w:proofErr w:type="spellStart"/>
      <w:r w:rsidRPr="005E4579">
        <w:rPr>
          <w:rFonts w:ascii="Arial" w:hAnsi="Arial" w:cs="Arial"/>
        </w:rPr>
        <w:t>KMeans</w:t>
      </w:r>
      <w:proofErr w:type="spellEnd"/>
      <w:r w:rsidRPr="005E4579">
        <w:rPr>
          <w:rFonts w:ascii="Arial" w:hAnsi="Arial" w:cs="Arial"/>
        </w:rPr>
        <w:t xml:space="preserve"> clustering approach, we've segmented the companies into four distinct groups, each potentially representing a unique interplay between firm size and media portrayal.</w:t>
      </w:r>
      <w:r w:rsidR="00511F26">
        <w:rPr>
          <w:rFonts w:ascii="Arial" w:hAnsi="Arial" w:cs="Arial"/>
        </w:rPr>
        <w:t xml:space="preserve"> </w:t>
      </w:r>
      <w:r w:rsidR="00511F26" w:rsidRPr="00511F26">
        <w:rPr>
          <w:rFonts w:ascii="Arial" w:hAnsi="Arial" w:cs="Arial"/>
        </w:rPr>
        <w:t xml:space="preserve">The </w:t>
      </w:r>
      <w:proofErr w:type="spellStart"/>
      <w:r w:rsidR="00511F26" w:rsidRPr="00511F26">
        <w:rPr>
          <w:rFonts w:ascii="Arial" w:hAnsi="Arial" w:cs="Arial"/>
        </w:rPr>
        <w:t>KMeans</w:t>
      </w:r>
      <w:proofErr w:type="spellEnd"/>
      <w:r w:rsidR="00511F26" w:rsidRPr="00511F26">
        <w:rPr>
          <w:rFonts w:ascii="Arial" w:hAnsi="Arial" w:cs="Arial"/>
        </w:rPr>
        <w:t xml:space="preserve"> clustering approach is a </w:t>
      </w:r>
      <w:proofErr w:type="gramStart"/>
      <w:r w:rsidR="00511F26" w:rsidRPr="00511F26">
        <w:rPr>
          <w:rFonts w:ascii="Arial" w:hAnsi="Arial" w:cs="Arial"/>
        </w:rPr>
        <w:t>widely-used</w:t>
      </w:r>
      <w:proofErr w:type="gramEnd"/>
      <w:r w:rsidR="00511F26" w:rsidRPr="00511F26">
        <w:rPr>
          <w:rFonts w:ascii="Arial" w:hAnsi="Arial" w:cs="Arial"/>
        </w:rPr>
        <w:t xml:space="preserve"> unsupervised machine learning technique that partitions a dataset into k distinct, non-overlapping subsets based on the inherent similarities among data points. It achieves this by iteratively reassigning data points to clusters and recalculating cluster centroids until the within-cluster sum of squares is minimized</w:t>
      </w:r>
      <w:r w:rsidR="00EB66F7">
        <w:rPr>
          <w:rFonts w:ascii="Arial" w:hAnsi="Arial" w:cs="Arial"/>
        </w:rPr>
        <w:t xml:space="preserve"> (Cui, 2020)</w:t>
      </w:r>
      <w:r w:rsidR="00511F26" w:rsidRPr="00511F26">
        <w:rPr>
          <w:rFonts w:ascii="Arial" w:hAnsi="Arial" w:cs="Arial"/>
        </w:rPr>
        <w:t>.</w:t>
      </w:r>
    </w:p>
    <w:p w14:paraId="76E3CCB7" w14:textId="77777777" w:rsidR="005E4579" w:rsidRDefault="005E4579" w:rsidP="005E4579">
      <w:pPr>
        <w:keepNext/>
        <w:spacing w:line="360" w:lineRule="auto"/>
        <w:jc w:val="both"/>
      </w:pPr>
      <w:r w:rsidRPr="005E4579">
        <w:rPr>
          <w:rFonts w:ascii="Arial" w:hAnsi="Arial" w:cs="Arial"/>
          <w:noProof/>
        </w:rPr>
        <w:lastRenderedPageBreak/>
        <w:drawing>
          <wp:inline distT="0" distB="0" distL="0" distR="0" wp14:anchorId="3E408EC6" wp14:editId="0736D48E">
            <wp:extent cx="5731510" cy="4051300"/>
            <wp:effectExtent l="0" t="0" r="0" b="0"/>
            <wp:docPr id="107602940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9407" name="Picture 1" descr="A graph with red and blue dots&#10;&#10;Description automatically generated"/>
                    <pic:cNvPicPr/>
                  </pic:nvPicPr>
                  <pic:blipFill>
                    <a:blip r:embed="rId28"/>
                    <a:stretch>
                      <a:fillRect/>
                    </a:stretch>
                  </pic:blipFill>
                  <pic:spPr>
                    <a:xfrm>
                      <a:off x="0" y="0"/>
                      <a:ext cx="5731510" cy="4051300"/>
                    </a:xfrm>
                    <a:prstGeom prst="rect">
                      <a:avLst/>
                    </a:prstGeom>
                  </pic:spPr>
                </pic:pic>
              </a:graphicData>
            </a:graphic>
          </wp:inline>
        </w:drawing>
      </w:r>
    </w:p>
    <w:p w14:paraId="03F346CB" w14:textId="12BE1378" w:rsidR="005E4579" w:rsidRDefault="005E4579" w:rsidP="003654AD">
      <w:pPr>
        <w:pStyle w:val="Caption"/>
      </w:pPr>
      <w:bookmarkStart w:id="135" w:name="_Toc144459579"/>
      <w:r>
        <w:t xml:space="preserve">Figure </w:t>
      </w:r>
      <w:r>
        <w:fldChar w:fldCharType="begin"/>
      </w:r>
      <w:r>
        <w:instrText xml:space="preserve"> SEQ Figure \* ARABIC </w:instrText>
      </w:r>
      <w:r>
        <w:fldChar w:fldCharType="separate"/>
      </w:r>
      <w:r w:rsidR="00450A0E">
        <w:rPr>
          <w:noProof/>
        </w:rPr>
        <w:t>10</w:t>
      </w:r>
      <w:r>
        <w:rPr>
          <w:noProof/>
        </w:rPr>
        <w:fldChar w:fldCharType="end"/>
      </w:r>
      <w:r>
        <w:t xml:space="preserve"> Clusters of companies</w:t>
      </w:r>
      <w:bookmarkEnd w:id="135"/>
    </w:p>
    <w:p w14:paraId="1B967FB7" w14:textId="77777777" w:rsidR="00705D98" w:rsidRDefault="00705D98" w:rsidP="005E4579"/>
    <w:p w14:paraId="7E4F35E5" w14:textId="5B4C5CF1" w:rsidR="005E4579" w:rsidRDefault="005E4579" w:rsidP="005E4579">
      <w:r>
        <w:t>Note: Cluster 1 Companies: Broadcom Inc, Adobe Inc, Netflix Inc, Intel Corp, Starbucks Corp, PayPal Holdings Inc, Airbnb Inc, Moderna Inc, American Electric Power Co Inc, Electronic Arts Inc, Dollar Tree Inc, eBay Inc, Zoom Video Communications Inc, and many others. Cluster 2</w:t>
      </w:r>
    </w:p>
    <w:p w14:paraId="7147DDB0" w14:textId="11CD4C1D" w:rsidR="005E4579" w:rsidRDefault="005E4579" w:rsidP="005E4579">
      <w:r>
        <w:t>Companies: Microsoft Corp, Meta Platforms Inc, Alphabet Inc. Cluster 3 Company: Apple Inc. Cluster 4 Companies: NVIDIA Corp, Amazon.com Inc, Tesla Inc.</w:t>
      </w:r>
    </w:p>
    <w:p w14:paraId="21617F2F" w14:textId="5391F035" w:rsidR="00173764" w:rsidRPr="00173764" w:rsidRDefault="00173764" w:rsidP="00173764">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3BC44AF2" w14:textId="77777777" w:rsidR="005E4579" w:rsidRPr="005E4579" w:rsidRDefault="005E4579" w:rsidP="005E4579"/>
    <w:p w14:paraId="26EF8116" w14:textId="6FD8ED66"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1 (Red): This cluster houses companies with a relatively high market capitalization and neutral to positive news sentiment scores. It's conceivable that these are large-cap firms that generally receive balanced media coverage, with occasional positive news highlights.</w:t>
      </w:r>
    </w:p>
    <w:p w14:paraId="4D37EA54" w14:textId="77777777" w:rsidR="005E4579" w:rsidRPr="005E4579" w:rsidRDefault="005E4579" w:rsidP="005E4579">
      <w:pPr>
        <w:spacing w:line="360" w:lineRule="auto"/>
        <w:jc w:val="both"/>
        <w:rPr>
          <w:rFonts w:ascii="Arial" w:hAnsi="Arial" w:cs="Arial"/>
        </w:rPr>
      </w:pPr>
    </w:p>
    <w:p w14:paraId="75258156"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2 (Blue): Firms in this cluster have a moderate market capitalization and predominantly neutral news sentiment scores. These might represent mid-cap companies that receive consistent, yet balanced, media attention.</w:t>
      </w:r>
    </w:p>
    <w:p w14:paraId="3ADFC4DE" w14:textId="77777777" w:rsidR="005E4579" w:rsidRPr="005E4579" w:rsidRDefault="005E4579" w:rsidP="005E4579">
      <w:pPr>
        <w:spacing w:line="360" w:lineRule="auto"/>
        <w:jc w:val="both"/>
        <w:rPr>
          <w:rFonts w:ascii="Arial" w:hAnsi="Arial" w:cs="Arial"/>
        </w:rPr>
      </w:pPr>
    </w:p>
    <w:p w14:paraId="35903F75"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 xml:space="preserve">Cluster 3 (Green): This cluster encompasses companies with lower market capitalization but relatively positive sentiment scores. These could be smaller </w:t>
      </w:r>
      <w:r w:rsidRPr="00C63A65">
        <w:rPr>
          <w:rFonts w:ascii="Arial" w:hAnsi="Arial" w:cs="Arial"/>
        </w:rPr>
        <w:lastRenderedPageBreak/>
        <w:t xml:space="preserve">firms that, despite their size, have garnered </w:t>
      </w:r>
      <w:proofErr w:type="spellStart"/>
      <w:r w:rsidRPr="00C63A65">
        <w:rPr>
          <w:rFonts w:ascii="Arial" w:hAnsi="Arial" w:cs="Arial"/>
        </w:rPr>
        <w:t>favorable</w:t>
      </w:r>
      <w:proofErr w:type="spellEnd"/>
      <w:r w:rsidRPr="00C63A65">
        <w:rPr>
          <w:rFonts w:ascii="Arial" w:hAnsi="Arial" w:cs="Arial"/>
        </w:rPr>
        <w:t xml:space="preserve"> media coverage, possibly due to innovative products, strategies, or positive financial performance.</w:t>
      </w:r>
    </w:p>
    <w:p w14:paraId="79DF37ED" w14:textId="77777777" w:rsidR="005E4579" w:rsidRPr="005E4579" w:rsidRDefault="005E4579" w:rsidP="005E4579">
      <w:pPr>
        <w:spacing w:line="360" w:lineRule="auto"/>
        <w:jc w:val="both"/>
        <w:rPr>
          <w:rFonts w:ascii="Arial" w:hAnsi="Arial" w:cs="Arial"/>
        </w:rPr>
      </w:pPr>
    </w:p>
    <w:p w14:paraId="037189CB"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4 (Cyan): Companies in this cluster exhibit both low market capitalization and neutral to slightly positive sentiment scores. It's possible that these are smaller firms with minimal media coverage or those that have been neither exceptionally praised nor critically assessed in the news.</w:t>
      </w:r>
    </w:p>
    <w:p w14:paraId="35BFEC9D" w14:textId="77777777" w:rsidR="005E4579" w:rsidRPr="00387CC0" w:rsidRDefault="005E4579" w:rsidP="005E4579">
      <w:pPr>
        <w:spacing w:line="360" w:lineRule="auto"/>
        <w:jc w:val="both"/>
        <w:rPr>
          <w:rFonts w:ascii="Arial" w:hAnsi="Arial" w:cs="Arial"/>
          <w:lang w:val="en-US"/>
        </w:rPr>
      </w:pPr>
    </w:p>
    <w:p w14:paraId="1EE521E6" w14:textId="77777777" w:rsidR="005E4579" w:rsidRPr="005E4579" w:rsidRDefault="005E4579" w:rsidP="005E4579">
      <w:pPr>
        <w:spacing w:line="360" w:lineRule="auto"/>
        <w:jc w:val="both"/>
        <w:rPr>
          <w:rFonts w:ascii="Arial" w:hAnsi="Arial" w:cs="Arial"/>
        </w:rPr>
      </w:pPr>
      <w:r w:rsidRPr="005E4579">
        <w:rPr>
          <w:rFonts w:ascii="Arial" w:hAnsi="Arial" w:cs="Arial"/>
        </w:rPr>
        <w:t>The centroids (marked with yellow 'X') signify the mean values of the clusters, guiding the distinction between the groupings.</w:t>
      </w:r>
    </w:p>
    <w:p w14:paraId="57522662" w14:textId="77777777" w:rsidR="005E4579" w:rsidRPr="005E4579" w:rsidRDefault="005E4579" w:rsidP="005E4579">
      <w:pPr>
        <w:spacing w:line="360" w:lineRule="auto"/>
        <w:jc w:val="both"/>
        <w:rPr>
          <w:rFonts w:ascii="Arial" w:hAnsi="Arial" w:cs="Arial"/>
        </w:rPr>
      </w:pPr>
    </w:p>
    <w:p w14:paraId="0CFAA59D" w14:textId="4DA00B01" w:rsidR="00532FA3" w:rsidRDefault="005E4579" w:rsidP="005E4579">
      <w:pPr>
        <w:spacing w:line="360" w:lineRule="auto"/>
        <w:jc w:val="both"/>
        <w:rPr>
          <w:rFonts w:ascii="Arial" w:hAnsi="Arial" w:cs="Arial"/>
        </w:rPr>
      </w:pPr>
      <w:r w:rsidRPr="005E4579">
        <w:rPr>
          <w:rFonts w:ascii="Arial" w:hAnsi="Arial" w:cs="Arial"/>
        </w:rPr>
        <w:t>This cluster analysis underscores the intricate relationship between a company's market standing and its media portrayal. While larger companies might often find themselves in the limelight, the nature of that attention—be it positive, negative, or neutral—can be influenced by a myriad of factors beyond just size.</w:t>
      </w:r>
    </w:p>
    <w:p w14:paraId="1426884A" w14:textId="77777777" w:rsidR="0014649E" w:rsidRPr="00792DB8" w:rsidRDefault="0014649E" w:rsidP="00A3381D">
      <w:pPr>
        <w:spacing w:line="360" w:lineRule="auto"/>
        <w:jc w:val="both"/>
        <w:rPr>
          <w:rFonts w:ascii="Arial" w:hAnsi="Arial" w:cs="Arial"/>
          <w:lang w:val="en-US"/>
        </w:rPr>
      </w:pPr>
    </w:p>
    <w:p w14:paraId="373EB579" w14:textId="30C796AD" w:rsidR="0014649E" w:rsidRPr="0014649E" w:rsidRDefault="00946C94" w:rsidP="0014649E">
      <w:pPr>
        <w:spacing w:line="360" w:lineRule="auto"/>
        <w:jc w:val="both"/>
        <w:rPr>
          <w:rFonts w:ascii="Arial" w:hAnsi="Arial" w:cs="Arial"/>
        </w:rPr>
      </w:pPr>
      <w:r w:rsidRPr="00946C94">
        <w:rPr>
          <w:rFonts w:ascii="Arial" w:hAnsi="Arial" w:cs="Arial"/>
        </w:rPr>
        <w:t xml:space="preserve">Addressing the research question of how sentiment scores vary among companies and the challenges certain firms or sectors may pose in sentiment analysis, our study found a pronounced correlation between firm size and news sentiment. Larger firms, as denoted by their market capitalization, typically attract more </w:t>
      </w:r>
      <w:proofErr w:type="spellStart"/>
      <w:r w:rsidRPr="00946C94">
        <w:rPr>
          <w:rFonts w:ascii="Arial" w:hAnsi="Arial" w:cs="Arial"/>
        </w:rPr>
        <w:t>favorable</w:t>
      </w:r>
      <w:proofErr w:type="spellEnd"/>
      <w:r w:rsidRPr="00946C94">
        <w:rPr>
          <w:rFonts w:ascii="Arial" w:hAnsi="Arial" w:cs="Arial"/>
        </w:rPr>
        <w:t xml:space="preserve"> media sentiment. </w:t>
      </w:r>
      <w:r w:rsidR="002F26DF" w:rsidRPr="002F26DF">
        <w:rPr>
          <w:rFonts w:ascii="Arial" w:hAnsi="Arial" w:cs="Arial"/>
        </w:rPr>
        <w:t xml:space="preserve">However, what the cluster analysis revealed is that while there were overall correlations, a small number of companies had exceptionally high market capitalizations or sentiment scores that were outliers. Though broad relationships existed, </w:t>
      </w:r>
      <w:proofErr w:type="gramStart"/>
      <w:r w:rsidR="002F26DF" w:rsidRPr="002F26DF">
        <w:rPr>
          <w:rFonts w:ascii="Arial" w:hAnsi="Arial" w:cs="Arial"/>
        </w:rPr>
        <w:t>particular corporations</w:t>
      </w:r>
      <w:proofErr w:type="gramEnd"/>
      <w:r w:rsidR="002F26DF" w:rsidRPr="002F26DF">
        <w:rPr>
          <w:rFonts w:ascii="Arial" w:hAnsi="Arial" w:cs="Arial"/>
        </w:rPr>
        <w:t xml:space="preserve"> exhibited anomalous financial valuations or attitudinal metrics distinct from the general trends.</w:t>
      </w:r>
      <w:r w:rsidRPr="00946C94">
        <w:rPr>
          <w:rFonts w:ascii="Arial" w:hAnsi="Arial" w:cs="Arial"/>
        </w:rPr>
        <w:t xml:space="preserve"> Therefore, for financial experts, hedge fund managers, and individual investors leveraging sentiment scores, it's imperative to discern if the firm under consideration belongs to outlier-like clusters (2, 3, 4), as these categories present unique sentiment dynamics.</w:t>
      </w:r>
    </w:p>
    <w:p w14:paraId="41ABB3A8" w14:textId="77777777" w:rsidR="003F570A" w:rsidRPr="00131B15" w:rsidRDefault="003F570A" w:rsidP="002E5761">
      <w:pPr>
        <w:spacing w:line="360" w:lineRule="auto"/>
        <w:jc w:val="both"/>
        <w:rPr>
          <w:rFonts w:ascii="Arial" w:hAnsi="Arial" w:cs="Arial"/>
        </w:rPr>
      </w:pPr>
    </w:p>
    <w:p w14:paraId="2EF99DF3" w14:textId="2ECF163D" w:rsidR="00C33B54" w:rsidRPr="00F8172E" w:rsidRDefault="003F570A" w:rsidP="005F6FD4">
      <w:pPr>
        <w:pStyle w:val="Heading1"/>
      </w:pPr>
      <w:bookmarkStart w:id="136" w:name="_Toc144459390"/>
      <w:r w:rsidRPr="00F8172E">
        <w:t>8. Model Evaluation</w:t>
      </w:r>
      <w:bookmarkEnd w:id="136"/>
      <w:r w:rsidRPr="00F8172E">
        <w:t xml:space="preserve"> </w:t>
      </w:r>
    </w:p>
    <w:p w14:paraId="34DF1BA3" w14:textId="1D460F31" w:rsidR="003F570A" w:rsidRDefault="006D0757" w:rsidP="002E5761">
      <w:pPr>
        <w:spacing w:line="360" w:lineRule="auto"/>
        <w:jc w:val="both"/>
        <w:rPr>
          <w:rFonts w:ascii="Arial" w:hAnsi="Arial" w:cs="Arial"/>
        </w:rPr>
      </w:pPr>
      <w:r w:rsidRPr="006D0757">
        <w:rPr>
          <w:rFonts w:ascii="Arial" w:hAnsi="Arial" w:cs="Arial"/>
        </w:rPr>
        <w:t xml:space="preserve">While other models such as Support Vector Machines (SVM) or Neural Networks could have been considered, they often require more intricate tuning and can be computationally intensive (Cortes </w:t>
      </w:r>
      <w:r w:rsidR="007A35EA">
        <w:rPr>
          <w:rFonts w:ascii="Arial" w:hAnsi="Arial" w:cs="Arial"/>
        </w:rPr>
        <w:t>and</w:t>
      </w:r>
      <w:r w:rsidRPr="006D0757">
        <w:rPr>
          <w:rFonts w:ascii="Arial" w:hAnsi="Arial" w:cs="Arial"/>
        </w:rPr>
        <w:t xml:space="preserve"> </w:t>
      </w:r>
      <w:proofErr w:type="spellStart"/>
      <w:r w:rsidRPr="006D0757">
        <w:rPr>
          <w:rFonts w:ascii="Arial" w:hAnsi="Arial" w:cs="Arial"/>
        </w:rPr>
        <w:t>Vapnik</w:t>
      </w:r>
      <w:proofErr w:type="spellEnd"/>
      <w:r w:rsidRPr="006D0757">
        <w:rPr>
          <w:rFonts w:ascii="Arial" w:hAnsi="Arial" w:cs="Arial"/>
        </w:rPr>
        <w:t xml:space="preserve">, 1995; </w:t>
      </w:r>
      <w:proofErr w:type="spellStart"/>
      <w:r w:rsidRPr="006D0757">
        <w:rPr>
          <w:rFonts w:ascii="Arial" w:hAnsi="Arial" w:cs="Arial"/>
        </w:rPr>
        <w:t>Schmidhuber</w:t>
      </w:r>
      <w:proofErr w:type="spellEnd"/>
      <w:r w:rsidRPr="006D0757">
        <w:rPr>
          <w:rFonts w:ascii="Arial" w:hAnsi="Arial" w:cs="Arial"/>
        </w:rPr>
        <w:t xml:space="preserve">, 2015). For </w:t>
      </w:r>
      <w:r w:rsidRPr="006D0757">
        <w:rPr>
          <w:rFonts w:ascii="Arial" w:hAnsi="Arial" w:cs="Arial"/>
        </w:rPr>
        <w:lastRenderedPageBreak/>
        <w:t xml:space="preserve">instance, SVM, though powerful, might not scale efficiently with the vast volume of our dataset. Neural Networks, while versatile, can sometimes be seen as a black box, making the interpretation of results challenging in a domain where understanding the underlying dynamics is crucial. </w:t>
      </w:r>
      <w:r>
        <w:rPr>
          <w:rFonts w:ascii="Arial" w:hAnsi="Arial" w:cs="Arial"/>
        </w:rPr>
        <w:t>Therefore, t</w:t>
      </w:r>
      <w:r w:rsidR="003F570A" w:rsidRPr="003F570A">
        <w:rPr>
          <w:rFonts w:ascii="Arial" w:hAnsi="Arial" w:cs="Arial"/>
        </w:rPr>
        <w:t xml:space="preserve">he predictive </w:t>
      </w:r>
      <w:proofErr w:type="spellStart"/>
      <w:r w:rsidR="003F570A" w:rsidRPr="003F570A">
        <w:rPr>
          <w:rFonts w:ascii="Arial" w:hAnsi="Arial" w:cs="Arial"/>
        </w:rPr>
        <w:t>modeling</w:t>
      </w:r>
      <w:proofErr w:type="spellEnd"/>
      <w:r w:rsidR="003F570A" w:rsidRPr="003F570A">
        <w:rPr>
          <w:rFonts w:ascii="Arial" w:hAnsi="Arial" w:cs="Arial"/>
        </w:rPr>
        <w:t xml:space="preserve"> of stock returns, especially in the volatile financial climate shaped by the COVID-19 pandemic, necessitates the utilization of robust machine learning algorithms. This section will elucidate the methodologies and results of four chosen models: Random Forest, </w:t>
      </w:r>
      <w:proofErr w:type="spellStart"/>
      <w:r w:rsidR="003F570A" w:rsidRPr="003F570A">
        <w:rPr>
          <w:rFonts w:ascii="Arial" w:hAnsi="Arial" w:cs="Arial"/>
        </w:rPr>
        <w:t>XGBoost</w:t>
      </w:r>
      <w:proofErr w:type="spellEnd"/>
      <w:r w:rsidR="003F570A" w:rsidRPr="003F570A">
        <w:rPr>
          <w:rFonts w:ascii="Arial" w:hAnsi="Arial" w:cs="Arial"/>
        </w:rPr>
        <w:t xml:space="preserve">, </w:t>
      </w:r>
      <w:proofErr w:type="spellStart"/>
      <w:r w:rsidR="003F570A" w:rsidRPr="003F570A">
        <w:rPr>
          <w:rFonts w:ascii="Arial" w:hAnsi="Arial" w:cs="Arial"/>
        </w:rPr>
        <w:t>LightGBM</w:t>
      </w:r>
      <w:proofErr w:type="spellEnd"/>
      <w:r w:rsidR="003F570A" w:rsidRPr="003F570A">
        <w:rPr>
          <w:rFonts w:ascii="Arial" w:hAnsi="Arial" w:cs="Arial"/>
        </w:rPr>
        <w:t xml:space="preserve">, and </w:t>
      </w:r>
      <w:proofErr w:type="spellStart"/>
      <w:r w:rsidR="003F570A" w:rsidRPr="003F570A">
        <w:rPr>
          <w:rFonts w:ascii="Arial" w:hAnsi="Arial" w:cs="Arial"/>
        </w:rPr>
        <w:t>CatBoost</w:t>
      </w:r>
      <w:proofErr w:type="spellEnd"/>
      <w:r w:rsidR="003F570A" w:rsidRPr="003F570A">
        <w:rPr>
          <w:rFonts w:ascii="Arial" w:hAnsi="Arial" w:cs="Arial"/>
        </w:rPr>
        <w:t>.</w:t>
      </w:r>
    </w:p>
    <w:p w14:paraId="002BC534" w14:textId="77777777" w:rsidR="00E30314" w:rsidRDefault="00E30314" w:rsidP="002E5761">
      <w:pPr>
        <w:spacing w:line="360" w:lineRule="auto"/>
        <w:jc w:val="both"/>
        <w:rPr>
          <w:rFonts w:ascii="Arial" w:hAnsi="Arial" w:cs="Arial"/>
        </w:rPr>
      </w:pPr>
    </w:p>
    <w:p w14:paraId="24B4534E" w14:textId="1E1E470D" w:rsidR="00E30314" w:rsidRPr="00E30314" w:rsidRDefault="00E30314" w:rsidP="005F6FD4">
      <w:pPr>
        <w:pStyle w:val="Heading2"/>
      </w:pPr>
      <w:bookmarkStart w:id="137" w:name="_Toc144459391"/>
      <w:commentRangeStart w:id="138"/>
      <w:commentRangeStart w:id="139"/>
      <w:r w:rsidRPr="00F8172E">
        <w:t xml:space="preserve">8.1 </w:t>
      </w:r>
      <w:r>
        <w:t>Why AUC?</w:t>
      </w:r>
      <w:commentRangeEnd w:id="138"/>
      <w:r w:rsidR="009C79A1">
        <w:rPr>
          <w:rStyle w:val="CommentReference"/>
        </w:rPr>
        <w:commentReference w:id="138"/>
      </w:r>
      <w:commentRangeEnd w:id="139"/>
      <w:r w:rsidR="0053761D">
        <w:rPr>
          <w:rStyle w:val="CommentReference"/>
          <w:rFonts w:asciiTheme="minorHAnsi" w:hAnsiTheme="minorHAnsi" w:cstheme="minorBidi"/>
          <w:b w:val="0"/>
          <w:bCs w:val="0"/>
        </w:rPr>
        <w:commentReference w:id="139"/>
      </w:r>
      <w:bookmarkEnd w:id="137"/>
    </w:p>
    <w:p w14:paraId="6CFA40A6" w14:textId="77777777" w:rsidR="00E30314" w:rsidRDefault="00E30314" w:rsidP="00E30314">
      <w:pPr>
        <w:spacing w:line="360" w:lineRule="auto"/>
        <w:jc w:val="both"/>
        <w:rPr>
          <w:rFonts w:ascii="Arial" w:hAnsi="Arial" w:cs="Arial"/>
        </w:rPr>
      </w:pPr>
      <w:r w:rsidRPr="00E30314">
        <w:rPr>
          <w:rFonts w:ascii="Arial" w:hAnsi="Arial" w:cs="Arial"/>
        </w:rPr>
        <w:t>AUC (Area Under the Curve) is suitable in the financial area because it provides a comprehensive measure of the performance of classification models, particularly in the context of imbalanced datasets, which are common in finance. AUC is a metric that evaluates the trade-off between true positive rate (sensitivity) and false positive rate (1-specificity) across different classification thresholds. This makes it a valuable tool for assessing the performance of models in predicting financial risks, such as credit default, fraud, and stock performance.</w:t>
      </w:r>
    </w:p>
    <w:p w14:paraId="15D6BC38" w14:textId="77777777" w:rsidR="00E30314" w:rsidRPr="00E30314" w:rsidRDefault="00E30314" w:rsidP="00E30314">
      <w:pPr>
        <w:spacing w:line="360" w:lineRule="auto"/>
        <w:jc w:val="both"/>
        <w:rPr>
          <w:rFonts w:ascii="Arial" w:hAnsi="Arial" w:cs="Arial"/>
        </w:rPr>
      </w:pPr>
    </w:p>
    <w:p w14:paraId="2951E7CD" w14:textId="0A21AC44" w:rsidR="00E30314" w:rsidRDefault="00E30314" w:rsidP="00E30314">
      <w:pPr>
        <w:spacing w:line="360" w:lineRule="auto"/>
        <w:jc w:val="both"/>
        <w:rPr>
          <w:rFonts w:ascii="Arial" w:hAnsi="Arial" w:cs="Arial"/>
        </w:rPr>
      </w:pPr>
      <w:r w:rsidRPr="00E30314">
        <w:rPr>
          <w:rFonts w:ascii="Arial" w:hAnsi="Arial" w:cs="Arial"/>
        </w:rPr>
        <w:t xml:space="preserve">In a study by Gou et al. (2022), the authors used random forest and </w:t>
      </w:r>
      <w:proofErr w:type="spellStart"/>
      <w:r w:rsidRPr="00E30314">
        <w:rPr>
          <w:rFonts w:ascii="Arial" w:hAnsi="Arial" w:cs="Arial"/>
        </w:rPr>
        <w:t>XGBoost</w:t>
      </w:r>
      <w:proofErr w:type="spellEnd"/>
      <w:r w:rsidRPr="00E30314">
        <w:rPr>
          <w:rFonts w:ascii="Arial" w:hAnsi="Arial" w:cs="Arial"/>
        </w:rPr>
        <w:t xml:space="preserve"> models to evaluate the default risk of personal financial loans and found that both models had high AUC values, indicating good learning and prediction capabilities</w:t>
      </w:r>
      <w:r>
        <w:rPr>
          <w:rFonts w:ascii="Arial" w:hAnsi="Arial" w:cs="Arial"/>
        </w:rPr>
        <w:t>.</w:t>
      </w:r>
    </w:p>
    <w:p w14:paraId="7A8F0E90" w14:textId="77777777" w:rsidR="00E30314" w:rsidRPr="00E30314" w:rsidRDefault="00E30314" w:rsidP="00E30314">
      <w:pPr>
        <w:spacing w:line="360" w:lineRule="auto"/>
        <w:jc w:val="both"/>
        <w:rPr>
          <w:rFonts w:ascii="Arial" w:hAnsi="Arial" w:cs="Arial"/>
        </w:rPr>
      </w:pPr>
    </w:p>
    <w:p w14:paraId="3FF01DCB" w14:textId="10988812" w:rsidR="00E30314" w:rsidRDefault="00E30314" w:rsidP="00E30314">
      <w:pPr>
        <w:spacing w:line="360" w:lineRule="auto"/>
        <w:jc w:val="both"/>
        <w:rPr>
          <w:rFonts w:ascii="Arial" w:hAnsi="Arial" w:cs="Arial"/>
        </w:rPr>
      </w:pPr>
      <w:r w:rsidRPr="00E30314">
        <w:rPr>
          <w:rFonts w:ascii="Arial" w:hAnsi="Arial" w:cs="Arial"/>
        </w:rPr>
        <w:t>Another study by Kim et al. (2023) proposed a Geometric Mean-based Boosting (</w:t>
      </w:r>
      <w:proofErr w:type="spellStart"/>
      <w:r w:rsidRPr="00E30314">
        <w:rPr>
          <w:rFonts w:ascii="Arial" w:hAnsi="Arial" w:cs="Arial"/>
        </w:rPr>
        <w:t>GMBoost</w:t>
      </w:r>
      <w:proofErr w:type="spellEnd"/>
      <w:r w:rsidRPr="00E30314">
        <w:rPr>
          <w:rFonts w:ascii="Arial" w:hAnsi="Arial" w:cs="Arial"/>
        </w:rPr>
        <w:t xml:space="preserve">) algorithm to resolve class imbalance problems in finance, such as bankruptcy, card insolvency, and card fraud. The authors found that </w:t>
      </w:r>
      <w:proofErr w:type="spellStart"/>
      <w:r w:rsidRPr="00E30314">
        <w:rPr>
          <w:rFonts w:ascii="Arial" w:hAnsi="Arial" w:cs="Arial"/>
        </w:rPr>
        <w:t>GMBoost</w:t>
      </w:r>
      <w:proofErr w:type="spellEnd"/>
      <w:r w:rsidRPr="00E30314">
        <w:rPr>
          <w:rFonts w:ascii="Arial" w:hAnsi="Arial" w:cs="Arial"/>
        </w:rPr>
        <w:t xml:space="preserve"> outperformed conventional boosting algorithms in terms of AUC, demonstrating its effectiveness in handling imbalanced datasets.</w:t>
      </w:r>
    </w:p>
    <w:p w14:paraId="535EF35C" w14:textId="77777777" w:rsidR="00653B65" w:rsidRPr="00E30314" w:rsidRDefault="00653B65" w:rsidP="00E30314">
      <w:pPr>
        <w:spacing w:line="360" w:lineRule="auto"/>
        <w:jc w:val="both"/>
        <w:rPr>
          <w:rFonts w:ascii="Arial" w:hAnsi="Arial" w:cs="Arial"/>
        </w:rPr>
      </w:pPr>
    </w:p>
    <w:p w14:paraId="7C3DBB25" w14:textId="497335BB" w:rsidR="00E30314" w:rsidRDefault="00E30314" w:rsidP="00E30314">
      <w:pPr>
        <w:spacing w:line="360" w:lineRule="auto"/>
        <w:jc w:val="both"/>
        <w:rPr>
          <w:rFonts w:ascii="Arial" w:hAnsi="Arial" w:cs="Arial"/>
        </w:rPr>
      </w:pPr>
      <w:r w:rsidRPr="00E30314">
        <w:rPr>
          <w:rFonts w:ascii="Arial" w:hAnsi="Arial" w:cs="Arial"/>
        </w:rPr>
        <w:t xml:space="preserve">Moreover, a study by </w:t>
      </w:r>
      <w:proofErr w:type="spellStart"/>
      <w:r w:rsidR="00E14338" w:rsidRPr="00E14338">
        <w:rPr>
          <w:rFonts w:ascii="Arial" w:hAnsi="Arial" w:cs="Arial"/>
        </w:rPr>
        <w:t>Phongmekin</w:t>
      </w:r>
      <w:proofErr w:type="spellEnd"/>
      <w:r w:rsidR="00E14338" w:rsidRPr="00E14338">
        <w:rPr>
          <w:rFonts w:ascii="Arial" w:hAnsi="Arial" w:cs="Arial"/>
        </w:rPr>
        <w:t xml:space="preserve"> and </w:t>
      </w:r>
      <w:proofErr w:type="spellStart"/>
      <w:r w:rsidR="00E14338" w:rsidRPr="00E14338">
        <w:rPr>
          <w:rFonts w:ascii="Arial" w:hAnsi="Arial" w:cs="Arial"/>
        </w:rPr>
        <w:t>Jarumaneeroj</w:t>
      </w:r>
      <w:proofErr w:type="spellEnd"/>
      <w:r w:rsidR="00E14338" w:rsidRPr="00E14338">
        <w:rPr>
          <w:rFonts w:ascii="Arial" w:hAnsi="Arial" w:cs="Arial"/>
        </w:rPr>
        <w:t xml:space="preserve"> (2018)</w:t>
      </w:r>
      <w:r w:rsidR="00E14338">
        <w:rPr>
          <w:rFonts w:ascii="Arial" w:hAnsi="Arial" w:cs="Arial"/>
        </w:rPr>
        <w:t xml:space="preserve"> </w:t>
      </w:r>
      <w:r w:rsidRPr="00E30314">
        <w:rPr>
          <w:rFonts w:ascii="Arial" w:hAnsi="Arial" w:cs="Arial"/>
        </w:rPr>
        <w:t xml:space="preserve">used financial ratios and company's industry data of stocks in the finance sector of the Stock Exchange of Thailand to construct classification models predicting stock performance. The authors explored various classification techniques, including Logistic Regression (LR), Decision Tree (DT), Linear Discriminant Analysis (LDA), and K-Nearest </w:t>
      </w:r>
      <w:proofErr w:type="spellStart"/>
      <w:r w:rsidRPr="00E30314">
        <w:rPr>
          <w:rFonts w:ascii="Arial" w:hAnsi="Arial" w:cs="Arial"/>
        </w:rPr>
        <w:t>Neighbor</w:t>
      </w:r>
      <w:proofErr w:type="spellEnd"/>
      <w:r w:rsidRPr="00E30314">
        <w:rPr>
          <w:rFonts w:ascii="Arial" w:hAnsi="Arial" w:cs="Arial"/>
        </w:rPr>
        <w:t xml:space="preserve"> </w:t>
      </w:r>
      <w:r w:rsidRPr="00E30314">
        <w:rPr>
          <w:rFonts w:ascii="Arial" w:hAnsi="Arial" w:cs="Arial"/>
        </w:rPr>
        <w:lastRenderedPageBreak/>
        <w:t>(KNN), and evaluated their performances using AUC. They concluded that all methods were comparatively good, with LR and LDA being the most useful classifiers for risk-averse investors.</w:t>
      </w:r>
    </w:p>
    <w:p w14:paraId="0330A6C9" w14:textId="77777777" w:rsidR="00E41421" w:rsidRPr="00E30314" w:rsidRDefault="00E41421" w:rsidP="00E30314">
      <w:pPr>
        <w:spacing w:line="360" w:lineRule="auto"/>
        <w:jc w:val="both"/>
        <w:rPr>
          <w:rFonts w:ascii="Arial" w:hAnsi="Arial" w:cs="Arial"/>
        </w:rPr>
      </w:pPr>
    </w:p>
    <w:p w14:paraId="6A73F64B" w14:textId="0B43E8A1" w:rsidR="00E30314" w:rsidRPr="003F570A" w:rsidRDefault="00E30314" w:rsidP="00E30314">
      <w:pPr>
        <w:spacing w:line="360" w:lineRule="auto"/>
        <w:jc w:val="both"/>
        <w:rPr>
          <w:rFonts w:ascii="Arial" w:hAnsi="Arial" w:cs="Arial"/>
        </w:rPr>
      </w:pPr>
      <w:r w:rsidRPr="00E30314">
        <w:rPr>
          <w:rFonts w:ascii="Arial" w:hAnsi="Arial" w:cs="Arial"/>
        </w:rPr>
        <w:t>In summary, AUC is a suitable metric in the financial area because it provides a comprehensive evaluation of classification models, particularly in the context of imbalanced datasets, which are common in finance. AUC has been successfully applied in various financial studies, demonstrating its effectiveness in assessing the performance of models in predicting financial risks and stock performance</w:t>
      </w:r>
      <w:r w:rsidR="00E14338">
        <w:rPr>
          <w:rFonts w:ascii="Arial" w:hAnsi="Arial" w:cs="Arial"/>
        </w:rPr>
        <w:t>.</w:t>
      </w:r>
    </w:p>
    <w:p w14:paraId="15A75B1B" w14:textId="77777777" w:rsidR="00C33B54" w:rsidRDefault="00C33B54" w:rsidP="002E5761">
      <w:pPr>
        <w:spacing w:line="360" w:lineRule="auto"/>
        <w:jc w:val="both"/>
        <w:rPr>
          <w:rFonts w:ascii="Arial" w:hAnsi="Arial" w:cs="Arial"/>
        </w:rPr>
      </w:pPr>
    </w:p>
    <w:p w14:paraId="0D62F6C5" w14:textId="7CD02201" w:rsidR="003F570A" w:rsidRPr="00F8172E" w:rsidRDefault="003F570A" w:rsidP="005F6FD4">
      <w:pPr>
        <w:pStyle w:val="Heading2"/>
      </w:pPr>
      <w:bookmarkStart w:id="140" w:name="_Toc144459392"/>
      <w:r w:rsidRPr="00F8172E">
        <w:t>8.</w:t>
      </w:r>
      <w:r w:rsidR="00631DCF">
        <w:t>2</w:t>
      </w:r>
      <w:r w:rsidRPr="00F8172E">
        <w:t xml:space="preserve"> Random Forest</w:t>
      </w:r>
      <w:bookmarkEnd w:id="140"/>
    </w:p>
    <w:p w14:paraId="5D982902" w14:textId="77777777" w:rsidR="003F570A" w:rsidRDefault="003F570A" w:rsidP="002E5761">
      <w:pPr>
        <w:spacing w:line="360" w:lineRule="auto"/>
        <w:jc w:val="both"/>
        <w:rPr>
          <w:rFonts w:ascii="Arial" w:hAnsi="Arial" w:cs="Arial"/>
        </w:rPr>
      </w:pPr>
    </w:p>
    <w:p w14:paraId="01526A64" w14:textId="69F24255" w:rsidR="003F570A" w:rsidRPr="00F8172E" w:rsidRDefault="003F570A" w:rsidP="005F6FD4">
      <w:pPr>
        <w:pStyle w:val="Heading3"/>
      </w:pPr>
      <w:bookmarkStart w:id="141" w:name="_Toc144459393"/>
      <w:commentRangeStart w:id="142"/>
      <w:commentRangeStart w:id="143"/>
      <w:r w:rsidRPr="00F8172E">
        <w:t>8.</w:t>
      </w:r>
      <w:r w:rsidR="00631DCF">
        <w:t>2</w:t>
      </w:r>
      <w:r w:rsidRPr="00F8172E">
        <w:t>.1 Theoretical Overview</w:t>
      </w:r>
      <w:commentRangeEnd w:id="142"/>
      <w:r w:rsidR="002B114A">
        <w:rPr>
          <w:rStyle w:val="CommentReference"/>
        </w:rPr>
        <w:commentReference w:id="142"/>
      </w:r>
      <w:commentRangeEnd w:id="143"/>
      <w:r w:rsidR="00976A45">
        <w:rPr>
          <w:rStyle w:val="CommentReference"/>
        </w:rPr>
        <w:commentReference w:id="143"/>
      </w:r>
      <w:bookmarkEnd w:id="141"/>
    </w:p>
    <w:p w14:paraId="5DC14969" w14:textId="77777777" w:rsidR="003F570A" w:rsidRDefault="003F570A" w:rsidP="002E5761">
      <w:pPr>
        <w:spacing w:line="360" w:lineRule="auto"/>
        <w:jc w:val="both"/>
        <w:rPr>
          <w:rFonts w:ascii="Arial" w:hAnsi="Arial" w:cs="Arial"/>
          <w:lang w:val="en-US"/>
        </w:rPr>
      </w:pPr>
    </w:p>
    <w:p w14:paraId="46698755" w14:textId="77777777" w:rsidR="003F570A" w:rsidRPr="003F570A" w:rsidRDefault="003F570A" w:rsidP="002E5761">
      <w:pPr>
        <w:spacing w:line="360" w:lineRule="auto"/>
        <w:jc w:val="both"/>
        <w:rPr>
          <w:rFonts w:ascii="Arial" w:hAnsi="Arial" w:cs="Arial"/>
          <w:lang w:val="en-US"/>
        </w:rPr>
      </w:pPr>
      <w:r w:rsidRPr="003F570A">
        <w:rPr>
          <w:rFonts w:ascii="Arial" w:hAnsi="Arial" w:cs="Arial"/>
          <w:lang w:val="en-US"/>
        </w:rPr>
        <w:t>Random Forest is an ensemble learning method that combines multiple decision trees to produce a more generalized and accurate prediction. The underlying mechanism is rooted in the "bagging" approach, where multiple weak learners (in this case, decision trees) combine to form a robust model.</w:t>
      </w:r>
    </w:p>
    <w:p w14:paraId="09E62999" w14:textId="77777777" w:rsidR="003F570A" w:rsidRPr="003F570A" w:rsidRDefault="003F570A" w:rsidP="002E5761">
      <w:pPr>
        <w:spacing w:line="360" w:lineRule="auto"/>
        <w:jc w:val="both"/>
        <w:rPr>
          <w:rFonts w:ascii="Arial" w:hAnsi="Arial" w:cs="Arial"/>
          <w:lang w:val="en-US"/>
        </w:rPr>
      </w:pPr>
    </w:p>
    <w:p w14:paraId="2824339B" w14:textId="3F1525FC" w:rsidR="00C33B54" w:rsidRDefault="0065367D" w:rsidP="002E5761">
      <w:pPr>
        <w:spacing w:line="360" w:lineRule="auto"/>
        <w:jc w:val="both"/>
        <w:rPr>
          <w:rFonts w:ascii="Arial" w:hAnsi="Arial" w:cs="Arial"/>
        </w:rPr>
      </w:pPr>
      <w:r>
        <w:rPr>
          <w:rFonts w:ascii="Arial" w:hAnsi="Arial" w:cs="Arial"/>
        </w:rPr>
        <w:t xml:space="preserve">Given a training set </w:t>
      </w:r>
      <m:oMath>
        <m:r>
          <w:rPr>
            <w:rFonts w:ascii="Cambria Math" w:hAnsi="Cambria Math" w:cs="Arial"/>
          </w:rPr>
          <m:t xml:space="preserve">X= </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Pr>
          <w:rFonts w:ascii="Arial" w:hAnsi="Arial" w:cs="Arial"/>
        </w:rPr>
        <w:t xml:space="preserve">with responses </w:t>
      </w:r>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oMath>
      <w:r>
        <w:rPr>
          <w:rFonts w:ascii="Arial" w:hAnsi="Arial" w:cs="Arial"/>
        </w:rPr>
        <w:t xml:space="preserve">, </w:t>
      </w:r>
      <w:proofErr w:type="gramStart"/>
      <w:r>
        <w:rPr>
          <w:rFonts w:ascii="Arial" w:hAnsi="Arial" w:cs="Arial"/>
        </w:rPr>
        <w:t>the a</w:t>
      </w:r>
      <w:proofErr w:type="gramEnd"/>
      <w:del w:id="144" w:author="He He (Staff)" w:date="2023-08-20T15:02:00Z">
        <w:r w:rsidDel="002B114A">
          <w:rPr>
            <w:rFonts w:ascii="Arial" w:hAnsi="Arial" w:cs="Arial"/>
          </w:rPr>
          <w:delText>a</w:delText>
        </w:r>
      </w:del>
      <w:proofErr w:type="spellStart"/>
      <w:r>
        <w:rPr>
          <w:rFonts w:ascii="Arial" w:hAnsi="Arial" w:cs="Arial"/>
        </w:rPr>
        <w:t>lgorithm</w:t>
      </w:r>
      <w:proofErr w:type="spellEnd"/>
      <w:r>
        <w:rPr>
          <w:rFonts w:ascii="Arial" w:hAnsi="Arial" w:cs="Arial"/>
        </w:rPr>
        <w:t xml:space="preserve"> for Random Forest is:</w:t>
      </w:r>
    </w:p>
    <w:p w14:paraId="0C74B6BA" w14:textId="3949F67A" w:rsidR="0065367D" w:rsidRPr="0065367D" w:rsidRDefault="0065367D" w:rsidP="002E5761">
      <w:pPr>
        <w:pStyle w:val="ListParagraph"/>
        <w:numPr>
          <w:ilvl w:val="0"/>
          <w:numId w:val="7"/>
        </w:numPr>
        <w:spacing w:line="360" w:lineRule="auto"/>
        <w:jc w:val="both"/>
        <w:rPr>
          <w:rFonts w:ascii="Arial" w:hAnsi="Arial" w:cs="Arial"/>
          <w:lang w:val="en-US"/>
        </w:rPr>
      </w:pPr>
      <w:r w:rsidRPr="0065367D">
        <w:rPr>
          <w:rFonts w:ascii="Arial" w:hAnsi="Arial" w:cs="Arial"/>
        </w:rPr>
        <w:t xml:space="preserve">For </w:t>
      </w:r>
      <m:oMath>
        <m:r>
          <w:rPr>
            <w:rFonts w:ascii="Cambria Math" w:hAnsi="Cambria Math" w:cs="Arial"/>
          </w:rPr>
          <m:t>b=1</m:t>
        </m:r>
      </m:oMath>
      <w:r w:rsidRPr="0065367D">
        <w:rPr>
          <w:rFonts w:ascii="Arial" w:hAnsi="Arial" w:cs="Arial"/>
        </w:rPr>
        <w:t xml:space="preserve"> to</w:t>
      </w:r>
      <w:r>
        <w:rPr>
          <w:rFonts w:ascii="Arial" w:hAnsi="Arial" w:cs="Arial"/>
        </w:rPr>
        <w:t xml:space="preserve"> </w:t>
      </w:r>
      <m:oMath>
        <m:r>
          <w:rPr>
            <w:rFonts w:ascii="Cambria Math" w:hAnsi="Cambria Math" w:cs="Arial"/>
          </w:rPr>
          <m:t>B</m:t>
        </m:r>
      </m:oMath>
      <w:r>
        <w:rPr>
          <w:rFonts w:ascii="Arial" w:hAnsi="Arial" w:cs="Arial"/>
        </w:rPr>
        <w:t xml:space="preserve"> (where </w:t>
      </w:r>
      <m:oMath>
        <m:r>
          <w:rPr>
            <w:rFonts w:ascii="Cambria Math" w:hAnsi="Cambria Math" w:cs="Arial"/>
          </w:rPr>
          <m:t>B</m:t>
        </m:r>
      </m:oMath>
      <w:r>
        <w:rPr>
          <w:rFonts w:ascii="Arial" w:hAnsi="Arial" w:cs="Arial"/>
        </w:rPr>
        <w:t xml:space="preserve"> is the number of trees):</w:t>
      </w:r>
    </w:p>
    <w:p w14:paraId="59115207" w14:textId="1A3885E2" w:rsidR="003B742C" w:rsidRPr="003B742C" w:rsidRDefault="003B742C" w:rsidP="002E5761">
      <w:pPr>
        <w:pStyle w:val="ListParagraph"/>
        <w:numPr>
          <w:ilvl w:val="0"/>
          <w:numId w:val="9"/>
        </w:numPr>
        <w:spacing w:line="360" w:lineRule="auto"/>
        <w:jc w:val="both"/>
        <w:rPr>
          <w:rFonts w:ascii="Arial" w:hAnsi="Arial" w:cs="Arial"/>
          <w:lang w:val="en-US"/>
        </w:rPr>
      </w:pPr>
      <w:r w:rsidRPr="003B742C">
        <w:rPr>
          <w:rFonts w:ascii="Arial" w:hAnsi="Arial" w:cs="Arial"/>
          <w:lang w:val="en-US"/>
        </w:rPr>
        <w:t xml:space="preserve">Draw a bootstrap sample </w:t>
      </w:r>
      <m:oMath>
        <m:r>
          <w:rPr>
            <w:rFonts w:ascii="Cambria Math" w:hAnsi="Cambria Math" w:cs="Arial"/>
            <w:lang w:val="en-US"/>
          </w:rPr>
          <m:t>Z</m:t>
        </m:r>
      </m:oMath>
      <w:r w:rsidRPr="003B742C">
        <w:rPr>
          <w:rFonts w:ascii="Arial" w:hAnsi="Arial" w:cs="Arial"/>
          <w:lang w:val="en-US"/>
        </w:rPr>
        <w:t xml:space="preserve"> of size</w:t>
      </w:r>
      <w:r>
        <w:rPr>
          <w:rFonts w:ascii="Arial" w:hAnsi="Arial" w:cs="Arial"/>
          <w:lang w:val="en-US"/>
        </w:rPr>
        <w:t xml:space="preserve"> </w:t>
      </w:r>
      <m:oMath>
        <m:r>
          <w:rPr>
            <w:rFonts w:ascii="Cambria Math" w:hAnsi="Cambria Math" w:cs="Arial"/>
            <w:lang w:val="en-US"/>
          </w:rPr>
          <m:t>n</m:t>
        </m:r>
      </m:oMath>
      <w:r w:rsidRPr="003B742C">
        <w:rPr>
          <w:rFonts w:ascii="Arial" w:hAnsi="Arial" w:cs="Arial"/>
          <w:lang w:val="en-US"/>
        </w:rPr>
        <w:t xml:space="preserve"> from the training data.</w:t>
      </w:r>
    </w:p>
    <w:p w14:paraId="1278544C" w14:textId="77777777" w:rsidR="003B742C" w:rsidRDefault="003B742C" w:rsidP="002E5761">
      <w:pPr>
        <w:pStyle w:val="ListParagraph"/>
        <w:numPr>
          <w:ilvl w:val="0"/>
          <w:numId w:val="9"/>
        </w:numPr>
        <w:spacing w:line="360" w:lineRule="auto"/>
        <w:jc w:val="both"/>
        <w:rPr>
          <w:rFonts w:ascii="Arial" w:hAnsi="Arial" w:cs="Arial"/>
          <w:lang w:val="en-US"/>
        </w:rPr>
      </w:pPr>
      <w:r w:rsidRPr="003B742C">
        <w:rPr>
          <w:rFonts w:ascii="Arial" w:hAnsi="Arial" w:cs="Arial"/>
          <w:lang w:val="en-US"/>
        </w:rPr>
        <w:t>Grow a decision tree</w:t>
      </w:r>
      <w:r w:rsidRPr="003B742C">
        <w:rPr>
          <w:rFonts w:ascii="Cambria Math" w:hAnsi="Cambria Math" w:cs="Arial"/>
          <w:i/>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sidRPr="003B742C">
        <w:rPr>
          <w:rFonts w:ascii="Arial" w:hAnsi="Arial" w:cs="Arial"/>
          <w:lang w:val="en-US"/>
        </w:rPr>
        <w:t>​</w:t>
      </w:r>
      <w:r>
        <w:rPr>
          <w:rFonts w:ascii="Arial" w:hAnsi="Arial" w:cs="Arial"/>
          <w:lang w:val="en-US"/>
        </w:rPr>
        <w:t xml:space="preserve"> </w:t>
      </w:r>
      <w:r w:rsidRPr="003B742C">
        <w:rPr>
          <w:rFonts w:ascii="Arial" w:hAnsi="Arial" w:cs="Arial"/>
          <w:lang w:val="en-US"/>
        </w:rPr>
        <w:t>to the bootstrapped data by recursively repeating the following process for each terminal node of the tree, until the node size is less than the threshold:</w:t>
      </w:r>
    </w:p>
    <w:p w14:paraId="503EE768" w14:textId="77777777" w:rsidR="003B742C" w:rsidRDefault="003B742C" w:rsidP="002E5761">
      <w:pPr>
        <w:pStyle w:val="ListParagraph"/>
        <w:numPr>
          <w:ilvl w:val="1"/>
          <w:numId w:val="9"/>
        </w:numPr>
        <w:spacing w:line="360" w:lineRule="auto"/>
        <w:jc w:val="both"/>
        <w:rPr>
          <w:rFonts w:ascii="Arial" w:hAnsi="Arial" w:cs="Arial"/>
          <w:lang w:val="en-US"/>
        </w:rPr>
      </w:pPr>
      <w:r w:rsidRPr="003B742C">
        <w:rPr>
          <w:rFonts w:ascii="Arial" w:hAnsi="Arial" w:cs="Arial"/>
          <w:lang w:val="en-US"/>
        </w:rPr>
        <w:t xml:space="preserve">Select </w:t>
      </w:r>
      <m:oMath>
        <m:r>
          <w:rPr>
            <w:rFonts w:ascii="Cambria Math" w:hAnsi="Cambria Math" w:cs="Arial"/>
          </w:rPr>
          <m:t xml:space="preserve">m </m:t>
        </m:r>
      </m:oMath>
      <w:r w:rsidRPr="003B742C">
        <w:rPr>
          <w:rFonts w:ascii="Arial" w:hAnsi="Arial" w:cs="Arial"/>
          <w:lang w:val="en-US"/>
        </w:rPr>
        <w:t xml:space="preserve">variables randomly from the </w:t>
      </w:r>
      <m:oMath>
        <m:r>
          <w:rPr>
            <w:rFonts w:ascii="Cambria Math" w:hAnsi="Cambria Math" w:cs="Arial"/>
            <w:lang w:val="en-US"/>
          </w:rPr>
          <m:t xml:space="preserve">p </m:t>
        </m:r>
      </m:oMath>
      <w:r w:rsidRPr="003B742C">
        <w:rPr>
          <w:rFonts w:ascii="Arial" w:hAnsi="Arial" w:cs="Arial"/>
          <w:lang w:val="en-US"/>
        </w:rPr>
        <w:t>predictors.</w:t>
      </w:r>
    </w:p>
    <w:p w14:paraId="21637A35" w14:textId="54620AA3" w:rsidR="0065367D" w:rsidRPr="003B742C" w:rsidRDefault="003B742C" w:rsidP="002E5761">
      <w:pPr>
        <w:pStyle w:val="ListParagraph"/>
        <w:numPr>
          <w:ilvl w:val="1"/>
          <w:numId w:val="9"/>
        </w:numPr>
        <w:spacing w:line="360" w:lineRule="auto"/>
        <w:jc w:val="both"/>
        <w:rPr>
          <w:rFonts w:ascii="Arial" w:hAnsi="Arial" w:cs="Arial"/>
          <w:lang w:val="en-US"/>
        </w:rPr>
      </w:pPr>
      <w:r w:rsidRPr="003B742C">
        <w:rPr>
          <w:rFonts w:ascii="Arial" w:hAnsi="Arial" w:cs="Arial"/>
          <w:lang w:val="en-US"/>
        </w:rPr>
        <w:t>Split the node using the variable that provides the best split, according to some objective function (e.g., minimizing the Gini coefficient).</w:t>
      </w:r>
    </w:p>
    <w:p w14:paraId="2AA16782" w14:textId="1BB9CA98" w:rsidR="0065367D" w:rsidRDefault="003B742C" w:rsidP="002E5761">
      <w:pPr>
        <w:spacing w:line="360" w:lineRule="auto"/>
        <w:ind w:left="360"/>
        <w:jc w:val="both"/>
        <w:rPr>
          <w:rFonts w:ascii="Arial" w:hAnsi="Arial" w:cs="Arial"/>
        </w:rPr>
      </w:pPr>
      <w:r w:rsidRPr="003B742C">
        <w:rPr>
          <w:rFonts w:ascii="Arial" w:hAnsi="Arial" w:cs="Arial"/>
          <w:lang w:val="en-US"/>
        </w:rPr>
        <w:t>The forest's output for a test observation is the mode of the outputs of the</w:t>
      </w:r>
      <w:r>
        <w:rPr>
          <w:rFonts w:ascii="Arial" w:hAnsi="Arial" w:cs="Arial"/>
          <w:lang w:val="en-US"/>
        </w:rPr>
        <w:t xml:space="preserve"> </w:t>
      </w:r>
      <m:oMath>
        <m:r>
          <w:rPr>
            <w:rFonts w:ascii="Cambria Math" w:hAnsi="Cambria Math" w:cs="Arial"/>
          </w:rPr>
          <m:t>B</m:t>
        </m:r>
      </m:oMath>
      <w:r>
        <w:rPr>
          <w:rFonts w:ascii="Arial" w:hAnsi="Arial" w:cs="Arial"/>
        </w:rPr>
        <w:t xml:space="preserve"> trees.</w:t>
      </w:r>
    </w:p>
    <w:p w14:paraId="613F3DCA" w14:textId="77777777" w:rsidR="003B742C" w:rsidRDefault="003B742C" w:rsidP="002E5761">
      <w:pPr>
        <w:spacing w:line="360" w:lineRule="auto"/>
        <w:ind w:left="360"/>
        <w:jc w:val="both"/>
        <w:rPr>
          <w:rFonts w:ascii="Arial" w:hAnsi="Arial" w:cs="Arial"/>
        </w:rPr>
      </w:pPr>
    </w:p>
    <w:p w14:paraId="714DFEBE" w14:textId="0C33E024" w:rsidR="003B742C" w:rsidRPr="00F8172E" w:rsidRDefault="003B742C" w:rsidP="005F6FD4">
      <w:pPr>
        <w:pStyle w:val="Heading3"/>
      </w:pPr>
      <w:bookmarkStart w:id="145" w:name="_Toc144459394"/>
      <w:r w:rsidRPr="00F8172E">
        <w:t>8.</w:t>
      </w:r>
      <w:r w:rsidR="00631DCF">
        <w:t>2</w:t>
      </w:r>
      <w:r w:rsidRPr="00F8172E">
        <w:t>.2 Methodology</w:t>
      </w:r>
      <w:bookmarkEnd w:id="145"/>
    </w:p>
    <w:p w14:paraId="24898FBE" w14:textId="77777777" w:rsidR="003B742C" w:rsidRDefault="003B742C" w:rsidP="002E5761">
      <w:pPr>
        <w:spacing w:line="360" w:lineRule="auto"/>
        <w:ind w:left="360"/>
        <w:jc w:val="both"/>
        <w:rPr>
          <w:rFonts w:ascii="Arial" w:hAnsi="Arial" w:cs="Arial"/>
        </w:rPr>
      </w:pPr>
    </w:p>
    <w:p w14:paraId="67655FD1" w14:textId="7F2AD68C" w:rsidR="003B742C" w:rsidRDefault="003B742C" w:rsidP="002E5761">
      <w:pPr>
        <w:spacing w:line="360" w:lineRule="auto"/>
        <w:jc w:val="both"/>
        <w:rPr>
          <w:rFonts w:ascii="Arial" w:hAnsi="Arial" w:cs="Arial"/>
        </w:rPr>
      </w:pPr>
      <w:del w:id="146" w:author="He He (Staff)" w:date="2023-08-20T15:03:00Z">
        <w:r w:rsidDel="002B114A">
          <w:rPr>
            <w:rFonts w:ascii="Arial" w:hAnsi="Arial" w:cs="Arial"/>
          </w:rPr>
          <w:delText>For our analysis</w:delText>
        </w:r>
      </w:del>
      <w:ins w:id="147" w:author="He He (Staff)" w:date="2023-08-20T15:03:00Z">
        <w:r w:rsidR="002B114A">
          <w:rPr>
            <w:rFonts w:ascii="Arial" w:hAnsi="Arial" w:cs="Arial"/>
          </w:rPr>
          <w:t>In the context of this study</w:t>
        </w:r>
      </w:ins>
      <w:r>
        <w:rPr>
          <w:rFonts w:ascii="Arial" w:hAnsi="Arial" w:cs="Arial"/>
        </w:rPr>
        <w:t>:</w:t>
      </w:r>
    </w:p>
    <w:p w14:paraId="0CA16371" w14:textId="77777777" w:rsidR="003B742C" w:rsidRP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Features: All columns except 'Date', '</w:t>
      </w:r>
      <w:proofErr w:type="spellStart"/>
      <w:r w:rsidRPr="003B742C">
        <w:rPr>
          <w:rFonts w:ascii="Arial" w:hAnsi="Arial" w:cs="Arial"/>
          <w:lang w:val="en-US"/>
        </w:rPr>
        <w:t>PositiveReturn</w:t>
      </w:r>
      <w:proofErr w:type="spellEnd"/>
      <w:r w:rsidRPr="003B742C">
        <w:rPr>
          <w:rFonts w:ascii="Arial" w:hAnsi="Arial" w:cs="Arial"/>
          <w:lang w:val="en-US"/>
        </w:rPr>
        <w:t>', and 'Ticker'.</w:t>
      </w:r>
    </w:p>
    <w:p w14:paraId="26709C4D" w14:textId="77777777" w:rsidR="003B742C" w:rsidRP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Target Variable: '</w:t>
      </w:r>
      <w:proofErr w:type="spellStart"/>
      <w:r w:rsidRPr="003B742C">
        <w:rPr>
          <w:rFonts w:ascii="Arial" w:hAnsi="Arial" w:cs="Arial"/>
          <w:lang w:val="en-US"/>
        </w:rPr>
        <w:t>PositiveReturn</w:t>
      </w:r>
      <w:proofErr w:type="spellEnd"/>
      <w:r w:rsidRPr="003B742C">
        <w:rPr>
          <w:rFonts w:ascii="Arial" w:hAnsi="Arial" w:cs="Arial"/>
          <w:lang w:val="en-US"/>
        </w:rPr>
        <w:t>'.</w:t>
      </w:r>
    </w:p>
    <w:p w14:paraId="71606F35" w14:textId="4928FCEE" w:rsid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Data Split: 80% training, 20% test.</w:t>
      </w:r>
    </w:p>
    <w:p w14:paraId="19D66C81" w14:textId="64E48F27" w:rsidR="003B742C" w:rsidRDefault="003B742C" w:rsidP="002E5761">
      <w:pPr>
        <w:pStyle w:val="ListParagraph"/>
        <w:numPr>
          <w:ilvl w:val="0"/>
          <w:numId w:val="10"/>
        </w:numPr>
        <w:spacing w:line="360" w:lineRule="auto"/>
        <w:jc w:val="both"/>
        <w:rPr>
          <w:rFonts w:ascii="Arial" w:hAnsi="Arial" w:cs="Arial"/>
          <w:lang w:val="en-US"/>
        </w:rPr>
      </w:pPr>
      <w:commentRangeStart w:id="148"/>
      <w:r w:rsidRPr="003B742C">
        <w:rPr>
          <w:rFonts w:ascii="Arial" w:hAnsi="Arial" w:cs="Arial"/>
          <w:lang w:val="en-US"/>
        </w:rPr>
        <w:t>Hyperparameters</w:t>
      </w:r>
      <w:commentRangeEnd w:id="148"/>
      <w:r w:rsidR="002761F9">
        <w:rPr>
          <w:rStyle w:val="CommentReference"/>
        </w:rPr>
        <w:commentReference w:id="148"/>
      </w:r>
      <w:r w:rsidRPr="003B742C">
        <w:rPr>
          <w:rFonts w:ascii="Arial" w:hAnsi="Arial" w:cs="Arial"/>
          <w:lang w:val="en-US"/>
        </w:rPr>
        <w:t>: Number of trees</w:t>
      </w:r>
      <w:r>
        <w:rPr>
          <w:rFonts w:ascii="Arial" w:hAnsi="Arial" w:cs="Arial"/>
          <w:lang w:val="en-US"/>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Pr>
          <w:rFonts w:ascii="Arial" w:hAnsi="Arial" w:cs="Arial"/>
          <w:lang w:val="en-US"/>
        </w:rPr>
        <w:t>) = 100.</w:t>
      </w:r>
    </w:p>
    <w:p w14:paraId="5F4D983F" w14:textId="77777777" w:rsidR="003B742C" w:rsidRDefault="003B742C" w:rsidP="002E5761">
      <w:pPr>
        <w:spacing w:line="360" w:lineRule="auto"/>
        <w:jc w:val="both"/>
        <w:rPr>
          <w:rFonts w:ascii="Arial" w:hAnsi="Arial" w:cs="Arial"/>
          <w:lang w:val="en-US"/>
        </w:rPr>
      </w:pPr>
    </w:p>
    <w:p w14:paraId="71956864" w14:textId="77777777" w:rsidR="003E2FB2" w:rsidRPr="003E2FB2" w:rsidRDefault="003E2FB2" w:rsidP="003E2FB2">
      <w:pPr>
        <w:spacing w:line="360" w:lineRule="auto"/>
        <w:jc w:val="both"/>
        <w:rPr>
          <w:rFonts w:ascii="Arial" w:hAnsi="Arial" w:cs="Arial"/>
          <w:lang w:val="en-US"/>
        </w:rPr>
      </w:pPr>
      <w:commentRangeStart w:id="149"/>
      <w:commentRangeStart w:id="150"/>
      <w:r w:rsidRPr="003E2FB2">
        <w:rPr>
          <w:rFonts w:ascii="Arial" w:hAnsi="Arial" w:cs="Arial"/>
          <w:lang w:val="en-US"/>
        </w:rPr>
        <w:t>In machine learning models, parameters refer to the internal variables optimized during training. On the other hand, hyperparameters encompass external configurations preset by a researcher before training commences (</w:t>
      </w:r>
      <w:proofErr w:type="spellStart"/>
      <w:r w:rsidRPr="003E2FB2">
        <w:rPr>
          <w:rFonts w:ascii="Arial" w:hAnsi="Arial" w:cs="Arial"/>
          <w:lang w:val="en-US"/>
        </w:rPr>
        <w:t>Bergstra</w:t>
      </w:r>
      <w:proofErr w:type="spellEnd"/>
      <w:r w:rsidRPr="003E2FB2">
        <w:rPr>
          <w:rFonts w:ascii="Arial" w:hAnsi="Arial" w:cs="Arial"/>
          <w:lang w:val="en-US"/>
        </w:rPr>
        <w:t xml:space="preserve"> &amp; </w:t>
      </w:r>
      <w:proofErr w:type="spellStart"/>
      <w:r w:rsidRPr="003E2FB2">
        <w:rPr>
          <w:rFonts w:ascii="Arial" w:hAnsi="Arial" w:cs="Arial"/>
          <w:lang w:val="en-US"/>
        </w:rPr>
        <w:t>Bengio</w:t>
      </w:r>
      <w:proofErr w:type="spellEnd"/>
      <w:r w:rsidRPr="003E2FB2">
        <w:rPr>
          <w:rFonts w:ascii="Arial" w:hAnsi="Arial" w:cs="Arial"/>
          <w:lang w:val="en-US"/>
        </w:rPr>
        <w:t>, 2012). These hyperparameters determine the model's structure and behavior and remain unaltered during the training phase. The significance of aptly chosen hyperparameters is highlighted by their considerable impact on the model's performance, underscoring the importance of hyperparameter tuning in machine learning processes (Snoek, Larochelle, &amp; Adams, 2012).</w:t>
      </w:r>
    </w:p>
    <w:p w14:paraId="0BD2CAAE" w14:textId="77777777" w:rsidR="003E2FB2" w:rsidRPr="003E2FB2" w:rsidRDefault="003E2FB2" w:rsidP="003E2FB2">
      <w:pPr>
        <w:spacing w:line="360" w:lineRule="auto"/>
        <w:jc w:val="both"/>
        <w:rPr>
          <w:rFonts w:ascii="Arial" w:hAnsi="Arial" w:cs="Arial"/>
          <w:lang w:val="en-US"/>
        </w:rPr>
      </w:pPr>
    </w:p>
    <w:p w14:paraId="56E42750" w14:textId="32BA1B67" w:rsidR="003E2FB2" w:rsidRDefault="003E2FB2" w:rsidP="003E2FB2">
      <w:pPr>
        <w:spacing w:line="360" w:lineRule="auto"/>
        <w:jc w:val="both"/>
        <w:rPr>
          <w:rFonts w:ascii="Arial" w:hAnsi="Arial" w:cs="Arial"/>
          <w:lang w:val="en-US"/>
        </w:rPr>
      </w:pPr>
      <w:r w:rsidRPr="003E2FB2">
        <w:rPr>
          <w:rFonts w:ascii="Arial" w:hAnsi="Arial" w:cs="Arial"/>
          <w:lang w:val="en-US"/>
        </w:rPr>
        <w:t xml:space="preserve">A quintessential hyperparameter in tree-based ensemble models, such as Random Forests, is the 'number of trees', commonly represented as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sidRPr="003E2FB2">
        <w:rPr>
          <w:rFonts w:ascii="Arial" w:hAnsi="Arial" w:cs="Arial"/>
          <w:lang w:val="en-US"/>
        </w:rPr>
        <w:t>. This parameter delineates the count of individual decision trees constructed within the ensemble. Every tree within this ensemble furnishes a prediction. In classification tasks, the mode of these predictions, or the most frequent class, culminates as the ensemble's final prediction. An augmented number of trees generally bolsters the robustness and precision of predictions, particularly in scenarios with abundant features. This augmentation diminishes the model's variance, thereby mitigating overfitting (</w:t>
      </w:r>
      <w:proofErr w:type="spellStart"/>
      <w:r w:rsidRPr="003E2FB2">
        <w:rPr>
          <w:rFonts w:ascii="Arial" w:hAnsi="Arial" w:cs="Arial"/>
          <w:lang w:val="en-US"/>
        </w:rPr>
        <w:t>Breiman</w:t>
      </w:r>
      <w:proofErr w:type="spellEnd"/>
      <w:r w:rsidRPr="003E2FB2">
        <w:rPr>
          <w:rFonts w:ascii="Arial" w:hAnsi="Arial" w:cs="Arial"/>
          <w:lang w:val="en-US"/>
        </w:rPr>
        <w:t>, 2001). Nevertheless, an escalation in trees also amplifies computational demands and may result in diminishing performance returns. In the context of this study, the ensemble was configured with 100 trees, harmonizing computational efficiency with predictive accuracy.</w:t>
      </w:r>
      <w:commentRangeEnd w:id="149"/>
      <w:r w:rsidR="006A24C6">
        <w:rPr>
          <w:rStyle w:val="CommentReference"/>
        </w:rPr>
        <w:commentReference w:id="149"/>
      </w:r>
      <w:commentRangeEnd w:id="150"/>
      <w:r w:rsidR="0053761D">
        <w:rPr>
          <w:rStyle w:val="CommentReference"/>
        </w:rPr>
        <w:commentReference w:id="150"/>
      </w:r>
    </w:p>
    <w:p w14:paraId="7C250191" w14:textId="77777777" w:rsidR="003E2FB2" w:rsidRDefault="003E2FB2" w:rsidP="003E2FB2">
      <w:pPr>
        <w:spacing w:line="360" w:lineRule="auto"/>
        <w:jc w:val="both"/>
        <w:rPr>
          <w:rFonts w:ascii="Arial" w:hAnsi="Arial" w:cs="Arial"/>
          <w:lang w:val="en-US"/>
        </w:rPr>
      </w:pPr>
    </w:p>
    <w:p w14:paraId="59724DEF" w14:textId="2425B151" w:rsidR="003B742C" w:rsidRPr="00F8172E" w:rsidRDefault="003B742C" w:rsidP="005F6FD4">
      <w:pPr>
        <w:pStyle w:val="Heading3"/>
        <w:rPr>
          <w:lang w:val="en-US"/>
        </w:rPr>
      </w:pPr>
      <w:bookmarkStart w:id="151" w:name="_Toc144459395"/>
      <w:r w:rsidRPr="00F8172E">
        <w:rPr>
          <w:lang w:val="en-US"/>
        </w:rPr>
        <w:t>8.</w:t>
      </w:r>
      <w:r w:rsidR="00631DCF">
        <w:rPr>
          <w:lang w:val="en-US"/>
        </w:rPr>
        <w:t>2</w:t>
      </w:r>
      <w:r w:rsidRPr="00F8172E">
        <w:rPr>
          <w:lang w:val="en-US"/>
        </w:rPr>
        <w:t>.3 Results</w:t>
      </w:r>
      <w:bookmarkEnd w:id="151"/>
    </w:p>
    <w:p w14:paraId="6A7E5868" w14:textId="77777777" w:rsidR="003B742C" w:rsidRPr="003B742C" w:rsidRDefault="003B742C" w:rsidP="002E5761">
      <w:pPr>
        <w:spacing w:line="360" w:lineRule="auto"/>
        <w:jc w:val="both"/>
        <w:rPr>
          <w:rFonts w:ascii="Arial" w:hAnsi="Arial" w:cs="Arial"/>
          <w:lang w:val="en-US"/>
        </w:rPr>
      </w:pPr>
      <w:commentRangeStart w:id="152"/>
      <w:r w:rsidRPr="003B742C">
        <w:rPr>
          <w:rFonts w:ascii="Arial" w:hAnsi="Arial" w:cs="Arial"/>
          <w:lang w:val="en-US"/>
        </w:rPr>
        <w:t>To quantitatively assess the performance, we utilized the Area Under the Curve (AUC) score, given by:</w:t>
      </w:r>
      <w:commentRangeEnd w:id="152"/>
      <w:r w:rsidR="002761F9">
        <w:rPr>
          <w:rStyle w:val="CommentReference"/>
        </w:rPr>
        <w:commentReference w:id="152"/>
      </w:r>
    </w:p>
    <w:p w14:paraId="6B38ACC7" w14:textId="7FFAF346" w:rsidR="0065367D" w:rsidRPr="0065367D" w:rsidRDefault="0065367D" w:rsidP="002E5761">
      <w:pPr>
        <w:spacing w:line="360" w:lineRule="auto"/>
        <w:jc w:val="both"/>
        <w:rPr>
          <w:rFonts w:ascii="Arial" w:hAnsi="Arial" w:cs="Arial"/>
          <w:lang w:val="en-US"/>
        </w:rPr>
      </w:pPr>
    </w:p>
    <w:p w14:paraId="2111BFF7" w14:textId="0AB3A69F" w:rsidR="006520E6" w:rsidRPr="006520E6" w:rsidRDefault="006520E6" w:rsidP="002E5761">
      <w:pPr>
        <w:spacing w:line="360" w:lineRule="auto"/>
        <w:ind w:left="360"/>
        <w:jc w:val="both"/>
        <w:rPr>
          <w:rFonts w:ascii="Arial" w:hAnsi="Arial" w:cs="Arial"/>
        </w:rPr>
      </w:pPr>
      <m:oMathPara>
        <m:oMath>
          <m:r>
            <w:rPr>
              <w:rFonts w:ascii="Cambria Math" w:hAnsi="Cambria Math" w:cs="Arial"/>
            </w:rPr>
            <w:lastRenderedPageBreak/>
            <m:t>AUC=</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1</m:t>
              </m:r>
            </m:sup>
            <m:e>
              <m:r>
                <w:rPr>
                  <w:rFonts w:ascii="Cambria Math" w:hAnsi="Cambria Math" w:cs="Arial"/>
                </w:rPr>
                <m:t>TPR(t)dFPR(t)</m:t>
              </m:r>
            </m:e>
          </m:nary>
        </m:oMath>
      </m:oMathPara>
    </w:p>
    <w:p w14:paraId="7FE8893F" w14:textId="27F3AB9D" w:rsidR="006520E6" w:rsidRDefault="006520E6" w:rsidP="002E5761">
      <w:pPr>
        <w:spacing w:line="360" w:lineRule="auto"/>
        <w:jc w:val="both"/>
        <w:rPr>
          <w:rFonts w:ascii="Arial" w:hAnsi="Arial" w:cs="Arial"/>
          <w:lang w:val="en-US"/>
        </w:rPr>
      </w:pPr>
      <w:del w:id="153" w:author="He He (Staff)" w:date="2023-08-20T15:12:00Z">
        <w:r w:rsidDel="007063F6">
          <w:rPr>
            <w:rFonts w:ascii="Arial" w:hAnsi="Arial" w:cs="Arial"/>
            <w:lang w:val="en-US"/>
          </w:rPr>
          <w:delText>Where</w:delText>
        </w:r>
      </w:del>
      <w:ins w:id="154" w:author="He He (Staff)" w:date="2023-08-20T15:12:00Z">
        <w:r w:rsidR="007063F6">
          <w:rPr>
            <w:rFonts w:ascii="Arial" w:hAnsi="Arial" w:cs="Arial"/>
            <w:lang w:val="en-US"/>
          </w:rPr>
          <w:t>where</w:t>
        </w:r>
      </w:ins>
      <w:r>
        <w:rPr>
          <w:rFonts w:ascii="Arial" w:hAnsi="Arial" w:cs="Arial"/>
          <w:lang w:val="en-US"/>
        </w:rPr>
        <w:t>:</w:t>
      </w:r>
    </w:p>
    <w:p w14:paraId="1DA7492B" w14:textId="0D57E17D" w:rsidR="006520E6" w:rsidRPr="006520E6" w:rsidRDefault="006520E6" w:rsidP="002E5761">
      <w:pPr>
        <w:pStyle w:val="ListParagraph"/>
        <w:numPr>
          <w:ilvl w:val="0"/>
          <w:numId w:val="11"/>
        </w:numPr>
        <w:spacing w:line="360" w:lineRule="auto"/>
        <w:jc w:val="both"/>
        <w:rPr>
          <w:rFonts w:ascii="Cambria Math" w:hAnsi="Cambria Math" w:cs="Arial"/>
          <w:i/>
        </w:rPr>
      </w:pPr>
      <m:oMath>
        <m:r>
          <w:rPr>
            <w:rFonts w:ascii="Cambria Math" w:hAnsi="Cambria Math" w:cs="Arial"/>
          </w:rPr>
          <m:t>TPR</m:t>
        </m:r>
        <m:d>
          <m:dPr>
            <m:ctrlPr>
              <w:rPr>
                <w:rFonts w:ascii="Cambria Math" w:hAnsi="Cambria Math" w:cs="Arial"/>
                <w:i/>
              </w:rPr>
            </m:ctrlPr>
          </m:dPr>
          <m:e>
            <m:r>
              <w:rPr>
                <w:rFonts w:ascii="Cambria Math" w:hAnsi="Cambria Math" w:cs="Arial"/>
              </w:rPr>
              <m:t>t</m:t>
            </m:r>
          </m:e>
        </m:d>
      </m:oMath>
      <w:r w:rsidRPr="006520E6">
        <w:rPr>
          <w:rFonts w:ascii="Arial" w:hAnsi="Arial" w:cs="Arial"/>
        </w:rPr>
        <w:t xml:space="preserve"> is the true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6679AE08" w14:textId="4DCD8807" w:rsidR="006520E6" w:rsidRPr="00092D62" w:rsidRDefault="006520E6" w:rsidP="002E5761">
      <w:pPr>
        <w:pStyle w:val="ListParagraph"/>
        <w:numPr>
          <w:ilvl w:val="0"/>
          <w:numId w:val="11"/>
        </w:numPr>
        <w:spacing w:line="360" w:lineRule="auto"/>
        <w:jc w:val="both"/>
        <w:rPr>
          <w:rFonts w:ascii="Arial" w:hAnsi="Arial" w:cs="Arial"/>
          <w:lang w:val="en-US"/>
        </w:rPr>
      </w:pPr>
      <m:oMath>
        <m:r>
          <w:rPr>
            <w:rFonts w:ascii="Cambria Math" w:hAnsi="Cambria Math" w:cs="Arial"/>
          </w:rPr>
          <m:t>dFPR(t)</m:t>
        </m:r>
      </m:oMath>
      <w:r w:rsidRPr="006520E6">
        <w:rPr>
          <w:rFonts w:ascii="Arial" w:hAnsi="Arial" w:cs="Arial"/>
        </w:rPr>
        <w:t xml:space="preserve"> is the false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3504206D" w14:textId="77777777" w:rsidR="00092D62" w:rsidRDefault="00092D62" w:rsidP="002E5761">
      <w:pPr>
        <w:spacing w:line="360" w:lineRule="auto"/>
        <w:jc w:val="both"/>
        <w:rPr>
          <w:rFonts w:ascii="Arial" w:hAnsi="Arial" w:cs="Arial"/>
          <w:lang w:val="en-US"/>
        </w:rPr>
      </w:pPr>
    </w:p>
    <w:p w14:paraId="20312A1E" w14:textId="77777777" w:rsidR="00092D62" w:rsidRPr="00092D62" w:rsidRDefault="00092D62" w:rsidP="002E5761">
      <w:pPr>
        <w:spacing w:line="360" w:lineRule="auto"/>
        <w:jc w:val="both"/>
        <w:rPr>
          <w:rFonts w:ascii="Arial" w:hAnsi="Arial" w:cs="Arial"/>
        </w:rPr>
      </w:pPr>
      <w:r w:rsidRPr="00092D62">
        <w:rPr>
          <w:rFonts w:ascii="Arial" w:hAnsi="Arial" w:cs="Arial"/>
        </w:rPr>
        <w:t>A visual representation of the AUC scores for Random Forest across different tickers is given below:</w:t>
      </w:r>
    </w:p>
    <w:p w14:paraId="5C698B43" w14:textId="77777777" w:rsidR="00092D62" w:rsidRPr="00092D62" w:rsidRDefault="00092D62" w:rsidP="002E5761">
      <w:pPr>
        <w:spacing w:line="360" w:lineRule="auto"/>
        <w:jc w:val="both"/>
        <w:rPr>
          <w:rFonts w:ascii="Arial" w:hAnsi="Arial" w:cs="Arial"/>
        </w:rPr>
      </w:pPr>
    </w:p>
    <w:p w14:paraId="761DCDF1" w14:textId="77777777" w:rsidR="009556BA" w:rsidRDefault="008E73B8" w:rsidP="002E5761">
      <w:pPr>
        <w:keepNext/>
        <w:spacing w:line="360" w:lineRule="auto"/>
        <w:ind w:left="360"/>
        <w:jc w:val="both"/>
      </w:pPr>
      <w:r>
        <w:rPr>
          <w:rFonts w:ascii="Arial" w:hAnsi="Arial" w:cs="Arial"/>
          <w:noProof/>
          <w:lang w:val="en-US"/>
        </w:rPr>
        <w:lastRenderedPageBreak/>
        <w:drawing>
          <wp:inline distT="0" distB="0" distL="0" distR="0" wp14:anchorId="133D1E17" wp14:editId="2EC549A3">
            <wp:extent cx="5097101" cy="8494965"/>
            <wp:effectExtent l="0" t="0" r="0" b="0"/>
            <wp:docPr id="24030282" name="Picture 3"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282" name="Picture 3" descr="A colorful lines on a whit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7101" cy="8494965"/>
                    </a:xfrm>
                    <a:prstGeom prst="rect">
                      <a:avLst/>
                    </a:prstGeom>
                    <a:noFill/>
                    <a:ln>
                      <a:noFill/>
                    </a:ln>
                  </pic:spPr>
                </pic:pic>
              </a:graphicData>
            </a:graphic>
          </wp:inline>
        </w:drawing>
      </w:r>
    </w:p>
    <w:p w14:paraId="223E2F58" w14:textId="19333E24" w:rsidR="0065367D" w:rsidRDefault="009556BA" w:rsidP="003654AD">
      <w:pPr>
        <w:pStyle w:val="Caption"/>
      </w:pPr>
      <w:bookmarkStart w:id="155" w:name="_Toc144459580"/>
      <w:r>
        <w:t xml:space="preserve">Figure </w:t>
      </w:r>
      <w:r>
        <w:fldChar w:fldCharType="begin"/>
      </w:r>
      <w:r>
        <w:instrText xml:space="preserve"> SEQ Figure \* ARABIC </w:instrText>
      </w:r>
      <w:r>
        <w:fldChar w:fldCharType="separate"/>
      </w:r>
      <w:r w:rsidR="00450A0E">
        <w:rPr>
          <w:noProof/>
        </w:rPr>
        <w:t>11</w:t>
      </w:r>
      <w:r>
        <w:rPr>
          <w:noProof/>
        </w:rPr>
        <w:fldChar w:fldCharType="end"/>
      </w:r>
      <w:r>
        <w:t xml:space="preserve"> AUC scores for Random Forest by ticker</w:t>
      </w:r>
      <w:bookmarkEnd w:id="155"/>
    </w:p>
    <w:p w14:paraId="4F37B4EC" w14:textId="77777777" w:rsidR="00B20828" w:rsidRPr="00B6654E" w:rsidRDefault="00B20828" w:rsidP="00B20828">
      <w:pPr>
        <w:pStyle w:val="ListParagraph"/>
        <w:spacing w:line="360" w:lineRule="auto"/>
        <w:ind w:left="426"/>
        <w:jc w:val="right"/>
        <w:rPr>
          <w:rFonts w:ascii="Arial" w:hAnsi="Arial" w:cs="Arial"/>
          <w:sz w:val="21"/>
          <w:szCs w:val="21"/>
        </w:rPr>
      </w:pPr>
      <w:r w:rsidRPr="004313CE">
        <w:rPr>
          <w:rFonts w:ascii="Arial" w:hAnsi="Arial" w:cs="Arial"/>
          <w:sz w:val="21"/>
          <w:szCs w:val="21"/>
        </w:rPr>
        <w:lastRenderedPageBreak/>
        <w:t>(author’s own work)</w:t>
      </w:r>
    </w:p>
    <w:p w14:paraId="1B9571B4" w14:textId="77777777" w:rsidR="00B20828" w:rsidRPr="00B20828" w:rsidRDefault="00B20828" w:rsidP="00B20828"/>
    <w:p w14:paraId="42E271D8" w14:textId="77777777" w:rsidR="00092D62" w:rsidRDefault="00092D62" w:rsidP="002E5761">
      <w:pPr>
        <w:spacing w:line="360" w:lineRule="auto"/>
        <w:jc w:val="both"/>
        <w:rPr>
          <w:rFonts w:ascii="Arial" w:hAnsi="Arial" w:cs="Arial"/>
        </w:rPr>
      </w:pPr>
      <w:r w:rsidRPr="00092D62">
        <w:rPr>
          <w:rFonts w:ascii="Arial" w:hAnsi="Arial" w:cs="Arial"/>
        </w:rPr>
        <w:t xml:space="preserve">From the results, it's evident that while certain tickers like 'NFLX', 'GILD', and 'VRTX' yielded promising AUC scores, others, particularly 'META', 'ASML', and 'AZN', were less satisfactory. </w:t>
      </w:r>
      <w:commentRangeStart w:id="156"/>
      <w:commentRangeStart w:id="157"/>
      <w:r w:rsidRPr="00092D62">
        <w:rPr>
          <w:rFonts w:ascii="Arial" w:hAnsi="Arial" w:cs="Arial"/>
        </w:rPr>
        <w:t>The diverse AUC scores across tickers suggest that the predictability of stock returns might be intrinsically linked to individual tickers.</w:t>
      </w:r>
      <w:commentRangeEnd w:id="156"/>
      <w:r w:rsidR="007063F6">
        <w:rPr>
          <w:rStyle w:val="CommentReference"/>
        </w:rPr>
        <w:commentReference w:id="156"/>
      </w:r>
      <w:commentRangeEnd w:id="157"/>
      <w:r w:rsidR="00C81053">
        <w:rPr>
          <w:rStyle w:val="CommentReference"/>
        </w:rPr>
        <w:commentReference w:id="157"/>
      </w:r>
    </w:p>
    <w:p w14:paraId="32D3E4F0" w14:textId="77777777" w:rsidR="00092D62" w:rsidRDefault="00092D62" w:rsidP="002E5761">
      <w:pPr>
        <w:spacing w:line="360" w:lineRule="auto"/>
        <w:jc w:val="both"/>
        <w:rPr>
          <w:rFonts w:ascii="Arial" w:hAnsi="Arial" w:cs="Arial"/>
        </w:rPr>
      </w:pPr>
    </w:p>
    <w:p w14:paraId="2E98CE2E" w14:textId="69DBE874" w:rsidR="00092D62" w:rsidRPr="00F8172E" w:rsidRDefault="00092D62" w:rsidP="005F6FD4">
      <w:pPr>
        <w:pStyle w:val="Heading3"/>
      </w:pPr>
      <w:bookmarkStart w:id="158" w:name="_Toc144459396"/>
      <w:r w:rsidRPr="00F8172E">
        <w:t>8.</w:t>
      </w:r>
      <w:r w:rsidR="00631DCF">
        <w:t>2</w:t>
      </w:r>
      <w:r w:rsidRPr="00F8172E">
        <w:t>.4 Discussion</w:t>
      </w:r>
      <w:bookmarkEnd w:id="158"/>
    </w:p>
    <w:p w14:paraId="5E2EA068" w14:textId="77777777" w:rsidR="00092D62" w:rsidRDefault="00092D62" w:rsidP="002E5761">
      <w:pPr>
        <w:spacing w:line="360" w:lineRule="auto"/>
        <w:jc w:val="both"/>
        <w:rPr>
          <w:rFonts w:ascii="Arial" w:hAnsi="Arial" w:cs="Arial"/>
        </w:rPr>
      </w:pPr>
    </w:p>
    <w:p w14:paraId="039EAC9A" w14:textId="77777777" w:rsidR="00092D62" w:rsidRPr="00092D62" w:rsidRDefault="00092D62" w:rsidP="002E5761">
      <w:pPr>
        <w:spacing w:line="360" w:lineRule="auto"/>
        <w:jc w:val="both"/>
        <w:rPr>
          <w:rFonts w:ascii="Arial" w:hAnsi="Arial" w:cs="Arial"/>
        </w:rPr>
      </w:pPr>
      <w:r w:rsidRPr="00092D62">
        <w:rPr>
          <w:rFonts w:ascii="Arial" w:hAnsi="Arial" w:cs="Arial"/>
        </w:rPr>
        <w:t>Random Forest's mechanism of using multiple trees and bootstrapped samples inherently makes it resistant to overfitting. Each tree's vulnerability to overfitting due to noise is mitigated by the averaging process. However, its performance can vary based on the depth of the trees, number of trees, and the number of features considered at each split.</w:t>
      </w:r>
    </w:p>
    <w:p w14:paraId="79504B10" w14:textId="77777777" w:rsidR="00092D62" w:rsidRPr="00092D62" w:rsidRDefault="00092D62" w:rsidP="002E5761">
      <w:pPr>
        <w:spacing w:line="360" w:lineRule="auto"/>
        <w:jc w:val="both"/>
        <w:rPr>
          <w:rFonts w:ascii="Arial" w:hAnsi="Arial" w:cs="Arial"/>
        </w:rPr>
      </w:pPr>
    </w:p>
    <w:p w14:paraId="70886090" w14:textId="185C8AB8" w:rsidR="00092D62" w:rsidRDefault="00092D62" w:rsidP="002E5761">
      <w:pPr>
        <w:spacing w:line="360" w:lineRule="auto"/>
        <w:jc w:val="both"/>
        <w:rPr>
          <w:rFonts w:ascii="Arial" w:hAnsi="Arial" w:cs="Arial"/>
        </w:rPr>
      </w:pPr>
      <w:r w:rsidRPr="00092D62">
        <w:rPr>
          <w:rFonts w:ascii="Arial" w:hAnsi="Arial" w:cs="Arial"/>
        </w:rPr>
        <w:t>In our analysis, the AUC scores were variable across tickers, suggesting that while Random Forest was adept at discerning patterns for certain stocks, it was less effective for others. This could be attributed to the inherent noise in financial data, external market factors not captured in our features, or the non-stationarity of stock return dynamics.</w:t>
      </w:r>
    </w:p>
    <w:p w14:paraId="5E8ED8FA" w14:textId="77777777" w:rsidR="00092D62" w:rsidRDefault="00092D62" w:rsidP="002E5761">
      <w:pPr>
        <w:spacing w:line="360" w:lineRule="auto"/>
        <w:jc w:val="both"/>
        <w:rPr>
          <w:rFonts w:ascii="Arial" w:hAnsi="Arial" w:cs="Arial"/>
        </w:rPr>
      </w:pPr>
    </w:p>
    <w:p w14:paraId="50852636" w14:textId="0764665C" w:rsidR="00092D62" w:rsidRPr="00F8172E" w:rsidRDefault="00092D62" w:rsidP="005F6FD4">
      <w:pPr>
        <w:pStyle w:val="Heading2"/>
      </w:pPr>
      <w:bookmarkStart w:id="159" w:name="_Toc144459397"/>
      <w:r w:rsidRPr="00F8172E">
        <w:t>8.</w:t>
      </w:r>
      <w:r w:rsidR="00631DCF">
        <w:t>3</w:t>
      </w:r>
      <w:r w:rsidRPr="00F8172E">
        <w:t xml:space="preserve"> </w:t>
      </w:r>
      <w:proofErr w:type="spellStart"/>
      <w:r w:rsidRPr="00F8172E">
        <w:t>XGBoost</w:t>
      </w:r>
      <w:bookmarkEnd w:id="159"/>
      <w:proofErr w:type="spellEnd"/>
    </w:p>
    <w:p w14:paraId="15E82753" w14:textId="77777777" w:rsidR="00092D62" w:rsidRDefault="00092D62" w:rsidP="002E5761">
      <w:pPr>
        <w:spacing w:line="360" w:lineRule="auto"/>
        <w:jc w:val="both"/>
        <w:rPr>
          <w:rFonts w:ascii="Arial" w:hAnsi="Arial" w:cs="Arial"/>
        </w:rPr>
      </w:pPr>
    </w:p>
    <w:p w14:paraId="39065937" w14:textId="6ABFBB0F" w:rsidR="00092D62" w:rsidRPr="00F8172E" w:rsidRDefault="00092D62" w:rsidP="005F6FD4">
      <w:pPr>
        <w:pStyle w:val="Heading3"/>
      </w:pPr>
      <w:bookmarkStart w:id="160" w:name="_Toc144459398"/>
      <w:r w:rsidRPr="00F8172E">
        <w:t>8.</w:t>
      </w:r>
      <w:r w:rsidR="00631DCF">
        <w:t>3</w:t>
      </w:r>
      <w:r w:rsidRPr="00F8172E">
        <w:t>.1 Theoretical Overview</w:t>
      </w:r>
      <w:bookmarkEnd w:id="160"/>
    </w:p>
    <w:p w14:paraId="40456456" w14:textId="50F72EDE" w:rsidR="00092D62" w:rsidRPr="00092D62" w:rsidRDefault="00092D62" w:rsidP="002E5761">
      <w:pPr>
        <w:spacing w:line="360" w:lineRule="auto"/>
        <w:jc w:val="both"/>
        <w:rPr>
          <w:rFonts w:ascii="Arial" w:hAnsi="Arial" w:cs="Arial"/>
        </w:rPr>
      </w:pPr>
      <w:proofErr w:type="spellStart"/>
      <w:r w:rsidRPr="00092D62">
        <w:rPr>
          <w:rFonts w:ascii="Arial" w:hAnsi="Arial" w:cs="Arial"/>
        </w:rPr>
        <w:t>XGBoost</w:t>
      </w:r>
      <w:proofErr w:type="spellEnd"/>
      <w:r w:rsidRPr="00092D62">
        <w:rPr>
          <w:rFonts w:ascii="Arial" w:hAnsi="Arial" w:cs="Arial"/>
        </w:rPr>
        <w:t xml:space="preserve">, short for </w:t>
      </w:r>
      <w:proofErr w:type="spellStart"/>
      <w:r w:rsidRPr="00092D62">
        <w:rPr>
          <w:rFonts w:ascii="Arial" w:hAnsi="Arial" w:cs="Arial"/>
        </w:rPr>
        <w:t>eXtreme</w:t>
      </w:r>
      <w:proofErr w:type="spellEnd"/>
      <w:r w:rsidRPr="00092D62">
        <w:rPr>
          <w:rFonts w:ascii="Arial" w:hAnsi="Arial" w:cs="Arial"/>
        </w:rPr>
        <w:t xml:space="preserve"> Gradient Boosting, is an advanced implementation of the gradient boosting algorithm. It has gained immense popularity due to its computational efficiency and capability to achieve superior results.</w:t>
      </w:r>
    </w:p>
    <w:p w14:paraId="41270D2F" w14:textId="77777777" w:rsidR="00092D62" w:rsidRPr="00092D62" w:rsidRDefault="00092D62" w:rsidP="002E5761">
      <w:pPr>
        <w:spacing w:line="360" w:lineRule="auto"/>
        <w:jc w:val="both"/>
        <w:rPr>
          <w:rFonts w:ascii="Arial" w:hAnsi="Arial" w:cs="Arial"/>
        </w:rPr>
      </w:pPr>
    </w:p>
    <w:p w14:paraId="7EB5F4B1" w14:textId="1231AB07" w:rsidR="00092D62" w:rsidRDefault="00092D62" w:rsidP="002E5761">
      <w:pPr>
        <w:spacing w:line="360" w:lineRule="auto"/>
        <w:jc w:val="both"/>
        <w:rPr>
          <w:rFonts w:ascii="Arial" w:hAnsi="Arial" w:cs="Arial"/>
        </w:rPr>
      </w:pPr>
      <w:r w:rsidRPr="00092D62">
        <w:rPr>
          <w:rFonts w:ascii="Arial" w:hAnsi="Arial" w:cs="Arial"/>
        </w:rPr>
        <w:t xml:space="preserve">Gradient boosting is an ensemble technique wherein new models are trained to predict the residuals or errors of prior models. The </w:t>
      </w:r>
      <w:proofErr w:type="spellStart"/>
      <w:r w:rsidRPr="00092D62">
        <w:rPr>
          <w:rFonts w:ascii="Arial" w:hAnsi="Arial" w:cs="Arial"/>
        </w:rPr>
        <w:t>XGBoost</w:t>
      </w:r>
      <w:proofErr w:type="spellEnd"/>
      <w:r w:rsidRPr="00092D62">
        <w:rPr>
          <w:rFonts w:ascii="Arial" w:hAnsi="Arial" w:cs="Arial"/>
        </w:rPr>
        <w:t xml:space="preserve"> algorithm specifically utilizes decision trees as its base models.</w:t>
      </w:r>
    </w:p>
    <w:p w14:paraId="0617AE78" w14:textId="77777777" w:rsidR="00092D62" w:rsidRDefault="00092D62" w:rsidP="002E5761">
      <w:pPr>
        <w:spacing w:line="360" w:lineRule="auto"/>
        <w:jc w:val="both"/>
        <w:rPr>
          <w:rFonts w:ascii="Arial" w:hAnsi="Arial" w:cs="Arial"/>
        </w:rPr>
      </w:pPr>
    </w:p>
    <w:p w14:paraId="426FFB10" w14:textId="06462454" w:rsidR="00092D62" w:rsidRDefault="00092D62" w:rsidP="002E5761">
      <w:pPr>
        <w:spacing w:line="360" w:lineRule="auto"/>
        <w:jc w:val="both"/>
        <w:rPr>
          <w:rFonts w:ascii="Arial" w:hAnsi="Arial" w:cs="Arial"/>
        </w:rPr>
      </w:pPr>
      <w:r>
        <w:rPr>
          <w:rFonts w:ascii="Arial" w:hAnsi="Arial" w:cs="Arial"/>
        </w:rPr>
        <w:t xml:space="preserve">Given a differentiable loss function </w:t>
      </w:r>
      <m:oMath>
        <m:r>
          <w:rPr>
            <w:rFonts w:ascii="Cambria Math" w:hAnsi="Cambria Math" w:cs="Arial"/>
          </w:rPr>
          <m:t>L(y, F(x))</m:t>
        </m:r>
      </m:oMath>
      <w:r>
        <w:rPr>
          <w:rFonts w:ascii="Arial" w:hAnsi="Arial" w:cs="Arial"/>
        </w:rPr>
        <w:t xml:space="preserve"> where </w:t>
      </w:r>
      <m:oMath>
        <m:r>
          <w:rPr>
            <w:rFonts w:ascii="Cambria Math" w:hAnsi="Cambria Math" w:cs="Arial"/>
          </w:rPr>
          <m:t>y</m:t>
        </m:r>
      </m:oMath>
      <w:r>
        <w:rPr>
          <w:rFonts w:ascii="Arial" w:hAnsi="Arial" w:cs="Arial"/>
        </w:rPr>
        <w:t xml:space="preserve"> is the true label and </w:t>
      </w:r>
      <m:oMath>
        <m:r>
          <w:rPr>
            <w:rFonts w:ascii="Cambria Math" w:hAnsi="Cambria Math" w:cs="Arial"/>
          </w:rPr>
          <m:t>F(x)</m:t>
        </m:r>
      </m:oMath>
      <w:r>
        <w:rPr>
          <w:rFonts w:ascii="Arial" w:hAnsi="Arial" w:cs="Arial"/>
        </w:rPr>
        <w:t xml:space="preserve"> is the prediction, the objective in each iteration is to find a function </w:t>
      </w:r>
      <m:oMath>
        <m:r>
          <w:rPr>
            <w:rFonts w:ascii="Cambria Math" w:hAnsi="Cambria Math" w:cs="Arial"/>
          </w:rPr>
          <m:t>h(x)</m:t>
        </m:r>
      </m:oMath>
      <w:r>
        <w:rPr>
          <w:rFonts w:ascii="Arial" w:hAnsi="Arial" w:cs="Arial"/>
        </w:rPr>
        <w:t xml:space="preserve"> that minimizes:</w:t>
      </w:r>
      <w:proofErr w:type="gramStart"/>
      <w:r w:rsidR="00B507F2">
        <w:rPr>
          <w:rFonts w:ascii="Arial" w:hAnsi="Arial" w:cs="Arial"/>
        </w:rPr>
        <w:t>c</w:t>
      </w:r>
      <w:proofErr w:type="gramEnd"/>
    </w:p>
    <w:p w14:paraId="11F034EF" w14:textId="1A22312E" w:rsidR="00092D62" w:rsidRDefault="007063F6" w:rsidP="002E5761">
      <w:pPr>
        <w:spacing w:line="360" w:lineRule="auto"/>
        <w:jc w:val="both"/>
        <w:rPr>
          <w:rFonts w:ascii="Arial" w:hAnsi="Arial" w:cs="Arial"/>
        </w:rPr>
      </w:pPr>
      <m:oMathPara>
        <m:oMath>
          <m: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33ED6DC9" w14:textId="77777777" w:rsidR="00092D62" w:rsidRDefault="00092D62" w:rsidP="002E5761">
      <w:pPr>
        <w:spacing w:line="360" w:lineRule="auto"/>
        <w:jc w:val="both"/>
        <w:rPr>
          <w:rFonts w:ascii="Arial" w:hAnsi="Arial" w:cs="Arial"/>
        </w:rPr>
      </w:pPr>
    </w:p>
    <w:p w14:paraId="032189D9" w14:textId="33587FF3" w:rsidR="00A04E03" w:rsidRDefault="00A04E03" w:rsidP="002E5761">
      <w:pPr>
        <w:spacing w:line="360" w:lineRule="auto"/>
        <w:jc w:val="both"/>
        <w:rPr>
          <w:rFonts w:ascii="Arial" w:hAnsi="Arial" w:cs="Arial"/>
        </w:rPr>
      </w:pPr>
      <w:del w:id="161" w:author="He He (Staff)" w:date="2023-08-20T15:11:00Z">
        <w:r w:rsidDel="007063F6">
          <w:rPr>
            <w:rFonts w:ascii="Arial" w:hAnsi="Arial" w:cs="Arial"/>
          </w:rPr>
          <w:delText>Where</w:delText>
        </w:r>
      </w:del>
      <w:ins w:id="162" w:author="He He (Staff)" w:date="2023-08-20T15:11:00Z">
        <w:r w:rsidR="007063F6">
          <w:rPr>
            <w:rFonts w:ascii="Arial" w:hAnsi="Arial" w:cs="Arial"/>
          </w:rPr>
          <w:t>where</w:t>
        </w:r>
      </w:ins>
      <w:r>
        <w:rPr>
          <w:rFonts w:ascii="Arial" w:hAnsi="Arial" w:cs="Arial"/>
        </w:rPr>
        <w:t>:</w:t>
      </w:r>
    </w:p>
    <w:p w14:paraId="03E3ECFB" w14:textId="69E2D5D0" w:rsidR="00A04E03" w:rsidRPr="00A04E03" w:rsidRDefault="00A04E03"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w:t>
      </w:r>
      <w:r w:rsidR="00685970" w:rsidRPr="00A04E03">
        <w:rPr>
          <w:rFonts w:ascii="Arial" w:hAnsi="Arial" w:cs="Arial"/>
        </w:rPr>
        <w:t>regularization</w:t>
      </w:r>
      <w:r w:rsidRPr="00A04E03">
        <w:rPr>
          <w:rFonts w:ascii="Arial" w:hAnsi="Arial" w:cs="Arial"/>
        </w:rPr>
        <w:t xml:space="preserve"> term.</w:t>
      </w:r>
    </w:p>
    <w:p w14:paraId="4D072016" w14:textId="173A1D15" w:rsidR="00A04E03" w:rsidRPr="00A04E03" w:rsidRDefault="00A04E03"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333FCFB3" w14:textId="77777777" w:rsidR="00A04E03" w:rsidRDefault="00A04E03" w:rsidP="002E5761">
      <w:pPr>
        <w:spacing w:line="360" w:lineRule="auto"/>
        <w:jc w:val="both"/>
        <w:rPr>
          <w:rFonts w:ascii="Arial" w:hAnsi="Arial" w:cs="Arial"/>
        </w:rPr>
      </w:pPr>
    </w:p>
    <w:p w14:paraId="0DD2A7CC" w14:textId="77777777" w:rsidR="00A04E03" w:rsidRPr="00A04E03" w:rsidRDefault="00A04E03" w:rsidP="002E5761">
      <w:pPr>
        <w:spacing w:line="360" w:lineRule="auto"/>
        <w:jc w:val="both"/>
        <w:rPr>
          <w:rFonts w:ascii="Arial" w:hAnsi="Arial" w:cs="Arial"/>
        </w:rPr>
      </w:pPr>
      <w:proofErr w:type="spellStart"/>
      <w:r w:rsidRPr="00A04E03">
        <w:rPr>
          <w:rFonts w:ascii="Arial" w:hAnsi="Arial" w:cs="Arial"/>
        </w:rPr>
        <w:t>XGBoost</w:t>
      </w:r>
      <w:proofErr w:type="spellEnd"/>
      <w:r w:rsidRPr="00A04E03">
        <w:rPr>
          <w:rFonts w:ascii="Arial" w:hAnsi="Arial" w:cs="Arial"/>
        </w:rPr>
        <w:t xml:space="preserve"> incorporates both </w:t>
      </w:r>
      <w:r w:rsidRPr="007063F6">
        <w:rPr>
          <w:rFonts w:ascii="Arial" w:hAnsi="Arial" w:cs="Arial"/>
          <w:i/>
          <w:iCs/>
          <w:rPrChange w:id="163" w:author="He He (Staff)" w:date="2023-08-20T15:11:00Z">
            <w:rPr>
              <w:rFonts w:ascii="Arial" w:hAnsi="Arial" w:cs="Arial"/>
            </w:rPr>
          </w:rPrChange>
        </w:rPr>
        <w:t xml:space="preserve">L1 </w:t>
      </w:r>
      <w:r w:rsidRPr="00A04E03">
        <w:rPr>
          <w:rFonts w:ascii="Arial" w:hAnsi="Arial" w:cs="Arial"/>
        </w:rPr>
        <w:t xml:space="preserve">(Lasso regression) and </w:t>
      </w:r>
      <w:r w:rsidRPr="007063F6">
        <w:rPr>
          <w:rFonts w:ascii="Arial" w:hAnsi="Arial" w:cs="Arial"/>
          <w:i/>
          <w:iCs/>
          <w:rPrChange w:id="164" w:author="He He (Staff)" w:date="2023-08-20T15:11:00Z">
            <w:rPr>
              <w:rFonts w:ascii="Arial" w:hAnsi="Arial" w:cs="Arial"/>
            </w:rPr>
          </w:rPrChange>
        </w:rPr>
        <w:t>L2</w:t>
      </w:r>
      <w:r w:rsidRPr="00A04E03">
        <w:rPr>
          <w:rFonts w:ascii="Arial" w:hAnsi="Arial" w:cs="Arial"/>
        </w:rPr>
        <w:t xml:space="preserve"> (Ridge regression) regularization components in its objective function. This regularization helps in reducing overfitting, making </w:t>
      </w:r>
      <w:proofErr w:type="spellStart"/>
      <w:r w:rsidRPr="00A04E03">
        <w:rPr>
          <w:rFonts w:ascii="Arial" w:hAnsi="Arial" w:cs="Arial"/>
        </w:rPr>
        <w:t>XGBoost</w:t>
      </w:r>
      <w:proofErr w:type="spellEnd"/>
      <w:r w:rsidRPr="00A04E03">
        <w:rPr>
          <w:rFonts w:ascii="Arial" w:hAnsi="Arial" w:cs="Arial"/>
        </w:rPr>
        <w:t xml:space="preserve"> more robust than simple gradient boosting.</w:t>
      </w:r>
    </w:p>
    <w:p w14:paraId="56010B43" w14:textId="77777777" w:rsidR="00A04E03" w:rsidRDefault="00A04E03" w:rsidP="002E5761">
      <w:pPr>
        <w:spacing w:line="360" w:lineRule="auto"/>
        <w:jc w:val="both"/>
        <w:rPr>
          <w:rFonts w:ascii="Arial" w:hAnsi="Arial" w:cs="Arial"/>
        </w:rPr>
      </w:pPr>
    </w:p>
    <w:p w14:paraId="439957D7" w14:textId="131BCB71" w:rsidR="00092D62" w:rsidRPr="00F8172E" w:rsidRDefault="00092D62" w:rsidP="005F6FD4">
      <w:pPr>
        <w:pStyle w:val="Heading3"/>
      </w:pPr>
      <w:bookmarkStart w:id="165" w:name="_Toc144459399"/>
      <w:r w:rsidRPr="00F8172E">
        <w:t>8.</w:t>
      </w:r>
      <w:r w:rsidR="00631DCF">
        <w:t>3</w:t>
      </w:r>
      <w:r w:rsidRPr="00F8172E">
        <w:t>.2</w:t>
      </w:r>
      <w:r w:rsidR="00A04E03" w:rsidRPr="00F8172E">
        <w:t xml:space="preserve"> Methodology</w:t>
      </w:r>
      <w:bookmarkEnd w:id="165"/>
    </w:p>
    <w:p w14:paraId="1AD809CB" w14:textId="77777777" w:rsidR="00A04E03" w:rsidRDefault="00A04E03" w:rsidP="002E5761">
      <w:pPr>
        <w:spacing w:line="360" w:lineRule="auto"/>
        <w:jc w:val="both"/>
        <w:rPr>
          <w:rFonts w:ascii="Arial" w:hAnsi="Arial" w:cs="Arial"/>
        </w:rPr>
      </w:pPr>
    </w:p>
    <w:p w14:paraId="2D74C427" w14:textId="29DD0A10" w:rsidR="00A04E03" w:rsidRDefault="00A04E03" w:rsidP="002E5761">
      <w:pPr>
        <w:spacing w:line="360" w:lineRule="auto"/>
        <w:jc w:val="both"/>
        <w:rPr>
          <w:rFonts w:ascii="Arial" w:hAnsi="Arial" w:cs="Arial"/>
        </w:rPr>
      </w:pPr>
      <w:r>
        <w:rPr>
          <w:rFonts w:ascii="Arial" w:hAnsi="Arial" w:cs="Arial"/>
        </w:rPr>
        <w:t>For our analysis:</w:t>
      </w:r>
    </w:p>
    <w:p w14:paraId="386D0377"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Features: All columns except 'Date', '</w:t>
      </w:r>
      <w:proofErr w:type="spellStart"/>
      <w:r w:rsidRPr="00A04E03">
        <w:rPr>
          <w:rFonts w:ascii="Arial" w:hAnsi="Arial" w:cs="Arial"/>
        </w:rPr>
        <w:t>PositiveReturn</w:t>
      </w:r>
      <w:proofErr w:type="spellEnd"/>
      <w:r w:rsidRPr="00A04E03">
        <w:rPr>
          <w:rFonts w:ascii="Arial" w:hAnsi="Arial" w:cs="Arial"/>
        </w:rPr>
        <w:t>', and 'Ticker'.</w:t>
      </w:r>
    </w:p>
    <w:p w14:paraId="492AAE18"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Target Variable: '</w:t>
      </w:r>
      <w:proofErr w:type="spellStart"/>
      <w:r w:rsidRPr="00A04E03">
        <w:rPr>
          <w:rFonts w:ascii="Arial" w:hAnsi="Arial" w:cs="Arial"/>
        </w:rPr>
        <w:t>PositiveReturn</w:t>
      </w:r>
      <w:proofErr w:type="spellEnd"/>
      <w:r w:rsidRPr="00A04E03">
        <w:rPr>
          <w:rFonts w:ascii="Arial" w:hAnsi="Arial" w:cs="Arial"/>
        </w:rPr>
        <w:t>'.</w:t>
      </w:r>
    </w:p>
    <w:p w14:paraId="05659B99"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Data Split: 80% training, 20% test.</w:t>
      </w:r>
    </w:p>
    <w:p w14:paraId="33750954" w14:textId="260EFDFF" w:rsidR="00A04E03" w:rsidRDefault="00A04E03" w:rsidP="002E5761">
      <w:pPr>
        <w:pStyle w:val="ListParagraph"/>
        <w:numPr>
          <w:ilvl w:val="0"/>
          <w:numId w:val="13"/>
        </w:numPr>
        <w:spacing w:line="360" w:lineRule="auto"/>
        <w:jc w:val="both"/>
        <w:rPr>
          <w:ins w:id="166" w:author="He He (Staff)" w:date="2023-08-20T15:23:00Z"/>
          <w:rFonts w:ascii="Arial" w:hAnsi="Arial" w:cs="Arial"/>
        </w:rPr>
      </w:pPr>
      <w:r w:rsidRPr="00A04E03">
        <w:rPr>
          <w:rFonts w:ascii="Arial" w:hAnsi="Arial" w:cs="Arial"/>
        </w:rPr>
        <w:t xml:space="preserve">Hyperparameters: </w:t>
      </w:r>
      <w:proofErr w:type="spellStart"/>
      <w:r w:rsidRPr="00A04E03">
        <w:rPr>
          <w:rFonts w:ascii="Arial" w:hAnsi="Arial" w:cs="Arial"/>
        </w:rPr>
        <w:t>use_label_encoder</w:t>
      </w:r>
      <w:proofErr w:type="spellEnd"/>
      <w:r w:rsidRPr="00A04E03">
        <w:rPr>
          <w:rFonts w:ascii="Arial" w:hAnsi="Arial" w:cs="Arial"/>
        </w:rPr>
        <w:t xml:space="preserve">=False, </w:t>
      </w:r>
      <w:commentRangeStart w:id="167"/>
      <w:r w:rsidRPr="00A04E03">
        <w:rPr>
          <w:rFonts w:ascii="Arial" w:hAnsi="Arial" w:cs="Arial"/>
        </w:rPr>
        <w:t>evaluation metric</w:t>
      </w:r>
      <w:commentRangeEnd w:id="167"/>
      <w:r w:rsidR="002761F9">
        <w:rPr>
          <w:rStyle w:val="CommentReference"/>
        </w:rPr>
        <w:commentReference w:id="167"/>
      </w:r>
      <w:r w:rsidRPr="00A04E03">
        <w:rPr>
          <w:rFonts w:ascii="Arial" w:hAnsi="Arial" w:cs="Arial"/>
        </w:rPr>
        <w:t xml:space="preserve"> = '</w:t>
      </w:r>
      <w:proofErr w:type="spellStart"/>
      <w:r w:rsidRPr="00A04E03">
        <w:rPr>
          <w:rFonts w:ascii="Arial" w:hAnsi="Arial" w:cs="Arial"/>
        </w:rPr>
        <w:t>auc</w:t>
      </w:r>
      <w:proofErr w:type="spellEnd"/>
      <w:r w:rsidRPr="00A04E03">
        <w:rPr>
          <w:rFonts w:ascii="Arial" w:hAnsi="Arial" w:cs="Arial"/>
        </w:rPr>
        <w:t>', early stopping rounds = 10.</w:t>
      </w:r>
    </w:p>
    <w:p w14:paraId="7B203437" w14:textId="07A01851" w:rsidR="00092D62" w:rsidRDefault="00FF285C" w:rsidP="00FF285C">
      <w:pPr>
        <w:pStyle w:val="ListParagraph"/>
        <w:spacing w:line="360" w:lineRule="auto"/>
        <w:jc w:val="both"/>
        <w:rPr>
          <w:rFonts w:ascii="Arial" w:hAnsi="Arial" w:cs="Arial"/>
        </w:rPr>
      </w:pPr>
      <w:r>
        <w:rPr>
          <w:rFonts w:ascii="Arial" w:hAnsi="Arial" w:cs="Arial"/>
        </w:rPr>
        <w:t xml:space="preserve"> </w:t>
      </w:r>
    </w:p>
    <w:p w14:paraId="52E0FC92" w14:textId="77777777" w:rsidR="00FF285C" w:rsidRPr="00FF285C" w:rsidRDefault="00FF285C" w:rsidP="00FF285C">
      <w:pPr>
        <w:spacing w:line="360" w:lineRule="auto"/>
        <w:jc w:val="both"/>
        <w:rPr>
          <w:rFonts w:ascii="Arial" w:hAnsi="Arial" w:cs="Arial"/>
        </w:rPr>
      </w:pPr>
      <w:commentRangeStart w:id="168"/>
      <w:commentRangeStart w:id="169"/>
      <w:r w:rsidRPr="00FF285C">
        <w:rPr>
          <w:rFonts w:ascii="Arial" w:hAnsi="Arial" w:cs="Arial"/>
        </w:rPr>
        <w:t xml:space="preserve">Within the </w:t>
      </w:r>
      <w:proofErr w:type="spellStart"/>
      <w:r w:rsidRPr="00FF285C">
        <w:rPr>
          <w:rFonts w:ascii="Arial" w:hAnsi="Arial" w:cs="Arial"/>
        </w:rPr>
        <w:t>XGBoost</w:t>
      </w:r>
      <w:proofErr w:type="spellEnd"/>
      <w:r w:rsidRPr="00FF285C">
        <w:rPr>
          <w:rFonts w:ascii="Arial" w:hAnsi="Arial" w:cs="Arial"/>
        </w:rPr>
        <w:t xml:space="preserve"> methodology, several hyperparameters are noteworthy:</w:t>
      </w:r>
    </w:p>
    <w:p w14:paraId="1C465963" w14:textId="77777777" w:rsidR="00FF285C" w:rsidRPr="00FF285C" w:rsidRDefault="00FF285C" w:rsidP="00FF285C">
      <w:pPr>
        <w:spacing w:line="360" w:lineRule="auto"/>
        <w:jc w:val="both"/>
        <w:rPr>
          <w:rFonts w:ascii="Arial" w:hAnsi="Arial" w:cs="Arial"/>
        </w:rPr>
      </w:pPr>
    </w:p>
    <w:p w14:paraId="51DFF777" w14:textId="77777777" w:rsidR="00FF285C" w:rsidRPr="00FF285C" w:rsidRDefault="00FF285C" w:rsidP="00FF285C">
      <w:pPr>
        <w:spacing w:line="360" w:lineRule="auto"/>
        <w:jc w:val="both"/>
        <w:rPr>
          <w:rFonts w:ascii="Arial" w:hAnsi="Arial" w:cs="Arial"/>
        </w:rPr>
      </w:pPr>
      <w:r w:rsidRPr="00FF285C">
        <w:rPr>
          <w:rFonts w:ascii="Arial" w:hAnsi="Arial" w:cs="Arial"/>
        </w:rPr>
        <w:t xml:space="preserve">The </w:t>
      </w:r>
      <w:proofErr w:type="spellStart"/>
      <w:r w:rsidRPr="00FF285C">
        <w:rPr>
          <w:rFonts w:ascii="Arial" w:hAnsi="Arial" w:cs="Arial"/>
        </w:rPr>
        <w:t>use_label_encoder</w:t>
      </w:r>
      <w:proofErr w:type="spellEnd"/>
      <w:r w:rsidRPr="00FF285C">
        <w:rPr>
          <w:rFonts w:ascii="Arial" w:hAnsi="Arial" w:cs="Arial"/>
        </w:rPr>
        <w:t xml:space="preserve">=False configuration indicates that </w:t>
      </w:r>
      <w:proofErr w:type="spellStart"/>
      <w:r w:rsidRPr="00FF285C">
        <w:rPr>
          <w:rFonts w:ascii="Arial" w:hAnsi="Arial" w:cs="Arial"/>
        </w:rPr>
        <w:t>XGBoost</w:t>
      </w:r>
      <w:proofErr w:type="spellEnd"/>
      <w:r w:rsidRPr="00FF285C">
        <w:rPr>
          <w:rFonts w:ascii="Arial" w:hAnsi="Arial" w:cs="Arial"/>
        </w:rPr>
        <w:t xml:space="preserve"> will not employ label encoding for the target variable, suggesting the target is pre-encoded.</w:t>
      </w:r>
    </w:p>
    <w:p w14:paraId="18257B88" w14:textId="77777777" w:rsidR="00FF285C" w:rsidRPr="00FF285C" w:rsidRDefault="00FF285C" w:rsidP="00FF285C">
      <w:pPr>
        <w:spacing w:line="360" w:lineRule="auto"/>
        <w:jc w:val="both"/>
        <w:rPr>
          <w:rFonts w:ascii="Arial" w:hAnsi="Arial" w:cs="Arial"/>
        </w:rPr>
      </w:pPr>
    </w:p>
    <w:p w14:paraId="7100C813" w14:textId="77777777" w:rsidR="00FF285C" w:rsidRPr="00FF285C" w:rsidRDefault="00FF285C" w:rsidP="00FF285C">
      <w:pPr>
        <w:spacing w:line="360" w:lineRule="auto"/>
        <w:jc w:val="both"/>
        <w:rPr>
          <w:rFonts w:ascii="Arial" w:hAnsi="Arial" w:cs="Arial"/>
        </w:rPr>
      </w:pPr>
      <w:r w:rsidRPr="00FF285C">
        <w:rPr>
          <w:rFonts w:ascii="Arial" w:hAnsi="Arial" w:cs="Arial"/>
        </w:rPr>
        <w:t>The evaluation metric = '</w:t>
      </w:r>
      <w:proofErr w:type="spellStart"/>
      <w:r w:rsidRPr="00FF285C">
        <w:rPr>
          <w:rFonts w:ascii="Arial" w:hAnsi="Arial" w:cs="Arial"/>
        </w:rPr>
        <w:t>auc</w:t>
      </w:r>
      <w:proofErr w:type="spellEnd"/>
      <w:r w:rsidRPr="00FF285C">
        <w:rPr>
          <w:rFonts w:ascii="Arial" w:hAnsi="Arial" w:cs="Arial"/>
        </w:rPr>
        <w:t xml:space="preserve">' denotes that the model optimizes for the Area Under the Receiver Operating Characteristic (ROC) Curve. This metric </w:t>
      </w:r>
      <w:proofErr w:type="gramStart"/>
      <w:r w:rsidRPr="00FF285C">
        <w:rPr>
          <w:rFonts w:ascii="Arial" w:hAnsi="Arial" w:cs="Arial"/>
        </w:rPr>
        <w:t>gauges</w:t>
      </w:r>
      <w:proofErr w:type="gramEnd"/>
      <w:r w:rsidRPr="00FF285C">
        <w:rPr>
          <w:rFonts w:ascii="Arial" w:hAnsi="Arial" w:cs="Arial"/>
        </w:rPr>
        <w:t xml:space="preserve"> binary classification performance, where a value closer to 1 suggests superior classification. An AUC of 0.5 denotes the model's predictions are equivalent to random guessing.</w:t>
      </w:r>
    </w:p>
    <w:p w14:paraId="46087F88" w14:textId="77777777" w:rsidR="00FF285C" w:rsidRPr="00FF285C" w:rsidRDefault="00FF285C" w:rsidP="00FF285C">
      <w:pPr>
        <w:spacing w:line="360" w:lineRule="auto"/>
        <w:jc w:val="both"/>
        <w:rPr>
          <w:rFonts w:ascii="Arial" w:hAnsi="Arial" w:cs="Arial"/>
        </w:rPr>
      </w:pPr>
    </w:p>
    <w:p w14:paraId="4F115D32" w14:textId="77777777" w:rsidR="00FF285C" w:rsidRPr="00FF285C" w:rsidRDefault="00FF285C" w:rsidP="00FF285C">
      <w:pPr>
        <w:spacing w:line="360" w:lineRule="auto"/>
        <w:jc w:val="both"/>
        <w:rPr>
          <w:rFonts w:ascii="Arial" w:hAnsi="Arial" w:cs="Arial"/>
        </w:rPr>
      </w:pPr>
      <w:r w:rsidRPr="00FF285C">
        <w:rPr>
          <w:rFonts w:ascii="Arial" w:hAnsi="Arial" w:cs="Arial"/>
        </w:rPr>
        <w:t>With early stopping rounds = 10, the model's training ceases if there's no improvement in the '</w:t>
      </w:r>
      <w:proofErr w:type="spellStart"/>
      <w:r w:rsidRPr="00FF285C">
        <w:rPr>
          <w:rFonts w:ascii="Arial" w:hAnsi="Arial" w:cs="Arial"/>
        </w:rPr>
        <w:t>auc</w:t>
      </w:r>
      <w:proofErr w:type="spellEnd"/>
      <w:r w:rsidRPr="00FF285C">
        <w:rPr>
          <w:rFonts w:ascii="Arial" w:hAnsi="Arial" w:cs="Arial"/>
        </w:rPr>
        <w:t>' metric after 10 iterations. This serves as a guard against overfitting, halting the model training when performance on validation data starts to wane.</w:t>
      </w:r>
    </w:p>
    <w:p w14:paraId="68312A5E" w14:textId="77777777" w:rsidR="00FF285C" w:rsidRPr="00FF285C" w:rsidRDefault="00FF285C" w:rsidP="00FF285C">
      <w:pPr>
        <w:spacing w:line="360" w:lineRule="auto"/>
        <w:jc w:val="both"/>
        <w:rPr>
          <w:rFonts w:ascii="Arial" w:hAnsi="Arial" w:cs="Arial"/>
        </w:rPr>
      </w:pPr>
    </w:p>
    <w:p w14:paraId="0AA33B0B" w14:textId="413344DF" w:rsidR="00A04E03" w:rsidRDefault="00FF285C" w:rsidP="00FF285C">
      <w:pPr>
        <w:spacing w:line="360" w:lineRule="auto"/>
        <w:jc w:val="both"/>
        <w:rPr>
          <w:rFonts w:ascii="Arial" w:hAnsi="Arial" w:cs="Arial"/>
        </w:rPr>
      </w:pPr>
      <w:r w:rsidRPr="00FF285C">
        <w:rPr>
          <w:rFonts w:ascii="Arial" w:hAnsi="Arial" w:cs="Arial"/>
        </w:rPr>
        <w:t>These hyperparameters collectively enhance the model's training regimen, striking a balance between performance and the risk of overfitting.</w:t>
      </w:r>
      <w:commentRangeEnd w:id="168"/>
      <w:r w:rsidR="00C81053">
        <w:rPr>
          <w:rStyle w:val="CommentReference"/>
        </w:rPr>
        <w:commentReference w:id="168"/>
      </w:r>
      <w:commentRangeEnd w:id="169"/>
      <w:r w:rsidR="0053761D">
        <w:rPr>
          <w:rStyle w:val="CommentReference"/>
        </w:rPr>
        <w:commentReference w:id="169"/>
      </w:r>
    </w:p>
    <w:p w14:paraId="546FEB42" w14:textId="77777777" w:rsidR="0007298F" w:rsidRDefault="0007298F" w:rsidP="00FF285C">
      <w:pPr>
        <w:spacing w:line="360" w:lineRule="auto"/>
        <w:jc w:val="both"/>
        <w:rPr>
          <w:rFonts w:ascii="Arial" w:hAnsi="Arial" w:cs="Arial"/>
        </w:rPr>
      </w:pPr>
    </w:p>
    <w:p w14:paraId="6CCBAA2B" w14:textId="568B1F3D" w:rsidR="00092D62" w:rsidRPr="00F8172E" w:rsidRDefault="00092D62" w:rsidP="005F6FD4">
      <w:pPr>
        <w:pStyle w:val="Heading3"/>
      </w:pPr>
      <w:bookmarkStart w:id="170" w:name="_Toc144459400"/>
      <w:r w:rsidRPr="00F8172E">
        <w:t>8.</w:t>
      </w:r>
      <w:r w:rsidR="00631DCF">
        <w:t>3</w:t>
      </w:r>
      <w:r w:rsidRPr="00F8172E">
        <w:t>.3</w:t>
      </w:r>
      <w:r w:rsidR="00A04E03" w:rsidRPr="00F8172E">
        <w:t xml:space="preserve"> Results</w:t>
      </w:r>
      <w:bookmarkEnd w:id="170"/>
    </w:p>
    <w:p w14:paraId="52DE532D" w14:textId="77777777" w:rsidR="00A04E03" w:rsidRPr="00A04E03" w:rsidRDefault="00A04E03" w:rsidP="002E5761">
      <w:pPr>
        <w:spacing w:line="360" w:lineRule="auto"/>
        <w:jc w:val="both"/>
        <w:rPr>
          <w:rFonts w:ascii="Arial" w:hAnsi="Arial" w:cs="Arial"/>
        </w:rPr>
      </w:pPr>
      <w:r w:rsidRPr="00A04E03">
        <w:rPr>
          <w:rFonts w:ascii="Arial" w:hAnsi="Arial" w:cs="Arial"/>
        </w:rPr>
        <w:t xml:space="preserve">The efficacy of </w:t>
      </w:r>
      <w:proofErr w:type="spellStart"/>
      <w:r w:rsidRPr="00A04E03">
        <w:rPr>
          <w:rFonts w:ascii="Arial" w:hAnsi="Arial" w:cs="Arial"/>
        </w:rPr>
        <w:t>XGBoost</w:t>
      </w:r>
      <w:proofErr w:type="spellEnd"/>
      <w:r w:rsidRPr="00A04E03">
        <w:rPr>
          <w:rFonts w:ascii="Arial" w:hAnsi="Arial" w:cs="Arial"/>
        </w:rPr>
        <w:t xml:space="preserve"> was gauged using the AUC score, as previously discussed.</w:t>
      </w:r>
    </w:p>
    <w:p w14:paraId="4116C5DB" w14:textId="77777777" w:rsidR="007E4FDD" w:rsidRDefault="00DB6F07" w:rsidP="002E5761">
      <w:pPr>
        <w:keepNext/>
        <w:spacing w:line="360" w:lineRule="auto"/>
        <w:jc w:val="both"/>
      </w:pPr>
      <w:r>
        <w:rPr>
          <w:rFonts w:ascii="Arial" w:hAnsi="Arial" w:cs="Arial"/>
          <w:noProof/>
        </w:rPr>
        <w:lastRenderedPageBreak/>
        <w:drawing>
          <wp:inline distT="0" distB="0" distL="0" distR="0" wp14:anchorId="5407C68E" wp14:editId="2758BE41">
            <wp:extent cx="5142368" cy="8570409"/>
            <wp:effectExtent l="0" t="0" r="0" b="0"/>
            <wp:docPr id="432518661" name="Picture 4"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8661" name="Picture 4" descr="A screen shot of a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4536" cy="8590688"/>
                    </a:xfrm>
                    <a:prstGeom prst="rect">
                      <a:avLst/>
                    </a:prstGeom>
                    <a:noFill/>
                    <a:ln>
                      <a:noFill/>
                    </a:ln>
                  </pic:spPr>
                </pic:pic>
              </a:graphicData>
            </a:graphic>
          </wp:inline>
        </w:drawing>
      </w:r>
    </w:p>
    <w:p w14:paraId="4E20D49D" w14:textId="4C53185F" w:rsidR="00A04E03" w:rsidRDefault="007E4FDD" w:rsidP="003654AD">
      <w:pPr>
        <w:pStyle w:val="Caption"/>
        <w:rPr>
          <w:rFonts w:cs="Arial"/>
        </w:rPr>
      </w:pPr>
      <w:bookmarkStart w:id="171" w:name="_Toc144459581"/>
      <w:r>
        <w:t xml:space="preserve">Figure </w:t>
      </w:r>
      <w:r>
        <w:fldChar w:fldCharType="begin"/>
      </w:r>
      <w:r>
        <w:instrText xml:space="preserve"> SEQ Figure \* ARABIC </w:instrText>
      </w:r>
      <w:r>
        <w:fldChar w:fldCharType="separate"/>
      </w:r>
      <w:r w:rsidR="00450A0E">
        <w:rPr>
          <w:noProof/>
        </w:rPr>
        <w:t>12</w:t>
      </w:r>
      <w:r>
        <w:rPr>
          <w:noProof/>
        </w:rPr>
        <w:fldChar w:fldCharType="end"/>
      </w:r>
      <w:r>
        <w:t xml:space="preserve"> </w:t>
      </w:r>
      <w:r w:rsidRPr="00DF7822">
        <w:t xml:space="preserve">AUC scores for </w:t>
      </w:r>
      <w:proofErr w:type="spellStart"/>
      <w:r>
        <w:t>XGBoost</w:t>
      </w:r>
      <w:proofErr w:type="spellEnd"/>
      <w:r w:rsidRPr="00DF7822">
        <w:t xml:space="preserve"> by ticker</w:t>
      </w:r>
      <w:bookmarkEnd w:id="171"/>
    </w:p>
    <w:p w14:paraId="61A6AC82" w14:textId="77777777" w:rsidR="00B20828" w:rsidRPr="00B6654E" w:rsidRDefault="00B20828" w:rsidP="00B20828">
      <w:pPr>
        <w:pStyle w:val="ListParagraph"/>
        <w:spacing w:line="360" w:lineRule="auto"/>
        <w:ind w:left="426"/>
        <w:jc w:val="right"/>
        <w:rPr>
          <w:rFonts w:ascii="Arial" w:hAnsi="Arial" w:cs="Arial"/>
          <w:sz w:val="21"/>
          <w:szCs w:val="21"/>
        </w:rPr>
      </w:pPr>
      <w:r w:rsidRPr="004313CE">
        <w:rPr>
          <w:rFonts w:ascii="Arial" w:hAnsi="Arial" w:cs="Arial"/>
          <w:sz w:val="21"/>
          <w:szCs w:val="21"/>
        </w:rPr>
        <w:lastRenderedPageBreak/>
        <w:t>(author’s own work)</w:t>
      </w:r>
    </w:p>
    <w:p w14:paraId="7A114C2F" w14:textId="4F3D0CF7" w:rsidR="00A04E03" w:rsidRPr="00DB6F07" w:rsidRDefault="00DB6F07" w:rsidP="002E5761">
      <w:pPr>
        <w:spacing w:line="360" w:lineRule="auto"/>
        <w:jc w:val="both"/>
        <w:rPr>
          <w:rFonts w:ascii="Arial" w:hAnsi="Arial" w:cs="Arial"/>
          <w:lang w:val="en-US"/>
        </w:rPr>
      </w:pPr>
      <w:r w:rsidRPr="00DB6F07">
        <w:rPr>
          <w:rFonts w:ascii="Arial" w:hAnsi="Arial" w:cs="Arial"/>
          <w:lang w:val="en-US"/>
        </w:rPr>
        <w:t xml:space="preserve">The resultant AUC scores for </w:t>
      </w:r>
      <w:proofErr w:type="spellStart"/>
      <w:r w:rsidRPr="00DB6F07">
        <w:rPr>
          <w:rFonts w:ascii="Arial" w:hAnsi="Arial" w:cs="Arial"/>
          <w:lang w:val="en-US"/>
        </w:rPr>
        <w:t>XGBoost</w:t>
      </w:r>
      <w:proofErr w:type="spellEnd"/>
      <w:r w:rsidRPr="00DB6F07">
        <w:rPr>
          <w:rFonts w:ascii="Arial" w:hAnsi="Arial" w:cs="Arial"/>
          <w:lang w:val="en-US"/>
        </w:rPr>
        <w:t xml:space="preserve"> consistently outperformed those of Random Forest for </w:t>
      </w:r>
      <w:proofErr w:type="gramStart"/>
      <w:r w:rsidRPr="00DB6F07">
        <w:rPr>
          <w:rFonts w:ascii="Arial" w:hAnsi="Arial" w:cs="Arial"/>
          <w:lang w:val="en-US"/>
        </w:rPr>
        <w:t>a majority of</w:t>
      </w:r>
      <w:proofErr w:type="gramEnd"/>
      <w:r w:rsidRPr="00DB6F07">
        <w:rPr>
          <w:rFonts w:ascii="Arial" w:hAnsi="Arial" w:cs="Arial"/>
          <w:lang w:val="en-US"/>
        </w:rPr>
        <w:t xml:space="preserve"> the tickers. It was observed that the model performed exceptionally well for tickers like 'NFLX', 'CMCSA', 'BIIB', and 'SIRI', showcasing its proficiency in diverse stock scenarios.</w:t>
      </w:r>
    </w:p>
    <w:p w14:paraId="3B128489" w14:textId="77777777" w:rsidR="00092D62" w:rsidRDefault="00092D62" w:rsidP="002E5761">
      <w:pPr>
        <w:spacing w:line="360" w:lineRule="auto"/>
        <w:jc w:val="both"/>
        <w:rPr>
          <w:rFonts w:ascii="Arial" w:hAnsi="Arial" w:cs="Arial"/>
        </w:rPr>
      </w:pPr>
    </w:p>
    <w:p w14:paraId="5C4C365F" w14:textId="0182FBAA" w:rsidR="00092D62" w:rsidRPr="00F8172E" w:rsidRDefault="00092D62" w:rsidP="005F6FD4">
      <w:pPr>
        <w:pStyle w:val="Heading3"/>
      </w:pPr>
      <w:bookmarkStart w:id="172" w:name="_Toc144459401"/>
      <w:r w:rsidRPr="00F8172E">
        <w:t>8.</w:t>
      </w:r>
      <w:r w:rsidR="00631DCF">
        <w:t>3</w:t>
      </w:r>
      <w:r w:rsidRPr="00F8172E">
        <w:t>.4</w:t>
      </w:r>
      <w:r w:rsidR="00DB6F07" w:rsidRPr="00F8172E">
        <w:t xml:space="preserve"> Discussion</w:t>
      </w:r>
      <w:bookmarkEnd w:id="172"/>
    </w:p>
    <w:p w14:paraId="11DC40A6" w14:textId="77777777" w:rsidR="00DB6F07" w:rsidRPr="00DB6F07" w:rsidRDefault="00DB6F07" w:rsidP="002E5761">
      <w:pPr>
        <w:spacing w:line="360" w:lineRule="auto"/>
        <w:jc w:val="both"/>
        <w:rPr>
          <w:rFonts w:ascii="Arial" w:hAnsi="Arial" w:cs="Arial"/>
        </w:rPr>
      </w:pPr>
      <w:proofErr w:type="spellStart"/>
      <w:r w:rsidRPr="00DB6F07">
        <w:rPr>
          <w:rFonts w:ascii="Arial" w:hAnsi="Arial" w:cs="Arial"/>
        </w:rPr>
        <w:t>XGBoost's</w:t>
      </w:r>
      <w:proofErr w:type="spellEnd"/>
      <w:r w:rsidRPr="00DB6F07">
        <w:rPr>
          <w:rFonts w:ascii="Arial" w:hAnsi="Arial" w:cs="Arial"/>
        </w:rPr>
        <w:t xml:space="preserve"> success can be attributed to several factors. The integration of regularization in its objective function inherently penalizes complex models, thereby reducing overfitting. Additionally, its ability to handle missing data, its efficient implementation of the boosting algorithm, and its flexibility in defining custom optimization objectives and evaluation criteria make it apt for diverse datasets and challenges.</w:t>
      </w:r>
    </w:p>
    <w:p w14:paraId="49A8CD69" w14:textId="77777777" w:rsidR="00DB6F07" w:rsidRPr="00DB6F07" w:rsidRDefault="00DB6F07" w:rsidP="002E5761">
      <w:pPr>
        <w:spacing w:line="360" w:lineRule="auto"/>
        <w:jc w:val="both"/>
        <w:rPr>
          <w:rFonts w:ascii="Arial" w:hAnsi="Arial" w:cs="Arial"/>
        </w:rPr>
      </w:pPr>
    </w:p>
    <w:p w14:paraId="490E1081" w14:textId="6BDD1C52" w:rsidR="00DB6F07" w:rsidRDefault="00DB6F07" w:rsidP="002E5761">
      <w:pPr>
        <w:spacing w:line="360" w:lineRule="auto"/>
        <w:jc w:val="both"/>
        <w:rPr>
          <w:rFonts w:ascii="Arial" w:hAnsi="Arial" w:cs="Arial"/>
        </w:rPr>
      </w:pPr>
      <w:r w:rsidRPr="00DB6F07">
        <w:rPr>
          <w:rFonts w:ascii="Arial" w:hAnsi="Arial" w:cs="Arial"/>
        </w:rPr>
        <w:t xml:space="preserve">For our dataset, </w:t>
      </w:r>
      <w:proofErr w:type="spellStart"/>
      <w:r w:rsidRPr="00DB6F07">
        <w:rPr>
          <w:rFonts w:ascii="Arial" w:hAnsi="Arial" w:cs="Arial"/>
        </w:rPr>
        <w:t>XGBoost's</w:t>
      </w:r>
      <w:proofErr w:type="spellEnd"/>
      <w:r w:rsidRPr="00DB6F07">
        <w:rPr>
          <w:rFonts w:ascii="Arial" w:hAnsi="Arial" w:cs="Arial"/>
        </w:rPr>
        <w:t xml:space="preserve"> consistent superior performance suggests that its capability to model non-linear relationships and intricacies in the data is well-suited to the task of predicting stock returns based on news sentiment during the COVID-19 era.</w:t>
      </w:r>
    </w:p>
    <w:p w14:paraId="016EFD46" w14:textId="77777777" w:rsidR="00DB6F07" w:rsidRDefault="00DB6F07" w:rsidP="002E5761">
      <w:pPr>
        <w:spacing w:line="360" w:lineRule="auto"/>
        <w:jc w:val="both"/>
        <w:rPr>
          <w:rFonts w:ascii="Arial" w:hAnsi="Arial" w:cs="Arial"/>
        </w:rPr>
      </w:pPr>
    </w:p>
    <w:p w14:paraId="3A2AAE1E" w14:textId="4BEA8E68" w:rsidR="00DB6F07" w:rsidRPr="00F8172E" w:rsidRDefault="00DB6F07" w:rsidP="005F6FD4">
      <w:pPr>
        <w:pStyle w:val="Heading2"/>
      </w:pPr>
      <w:bookmarkStart w:id="173" w:name="_Toc144459402"/>
      <w:r w:rsidRPr="00F8172E">
        <w:t>8.</w:t>
      </w:r>
      <w:r w:rsidR="00631DCF">
        <w:t>4</w:t>
      </w:r>
      <w:r w:rsidRPr="00F8172E">
        <w:t xml:space="preserve"> </w:t>
      </w:r>
      <w:proofErr w:type="spellStart"/>
      <w:r w:rsidRPr="00F8172E">
        <w:t>LightGBM</w:t>
      </w:r>
      <w:bookmarkEnd w:id="173"/>
      <w:proofErr w:type="spellEnd"/>
    </w:p>
    <w:p w14:paraId="7CF49C6B" w14:textId="77777777" w:rsidR="00DB6F07" w:rsidRDefault="00DB6F07" w:rsidP="002E5761">
      <w:pPr>
        <w:spacing w:line="360" w:lineRule="auto"/>
        <w:jc w:val="both"/>
        <w:rPr>
          <w:rFonts w:ascii="Arial" w:hAnsi="Arial" w:cs="Arial"/>
        </w:rPr>
      </w:pPr>
    </w:p>
    <w:p w14:paraId="79D8141F" w14:textId="7A756B98" w:rsidR="00DB6F07" w:rsidRPr="00F8172E" w:rsidRDefault="00DB6F07" w:rsidP="005F6FD4">
      <w:pPr>
        <w:pStyle w:val="Heading3"/>
      </w:pPr>
      <w:bookmarkStart w:id="174" w:name="_Toc144459403"/>
      <w:r w:rsidRPr="00F8172E">
        <w:t>8.</w:t>
      </w:r>
      <w:r w:rsidR="00631DCF">
        <w:t>4</w:t>
      </w:r>
      <w:r w:rsidRPr="00F8172E">
        <w:t>.1</w:t>
      </w:r>
      <w:r w:rsidR="00F8172E" w:rsidRPr="00F8172E">
        <w:t xml:space="preserve"> Theoretical Overview</w:t>
      </w:r>
      <w:bookmarkEnd w:id="174"/>
    </w:p>
    <w:p w14:paraId="05B82CA8" w14:textId="77777777" w:rsidR="00DB6F07" w:rsidRPr="00DB6F07" w:rsidRDefault="00DB6F07" w:rsidP="002E5761">
      <w:pPr>
        <w:spacing w:line="360" w:lineRule="auto"/>
        <w:jc w:val="both"/>
        <w:rPr>
          <w:rFonts w:ascii="Arial" w:hAnsi="Arial" w:cs="Arial"/>
        </w:rPr>
      </w:pPr>
      <w:proofErr w:type="spellStart"/>
      <w:r w:rsidRPr="00DB6F07">
        <w:rPr>
          <w:rFonts w:ascii="Arial" w:hAnsi="Arial" w:cs="Arial"/>
        </w:rPr>
        <w:t>LightGBM</w:t>
      </w:r>
      <w:proofErr w:type="spellEnd"/>
      <w:r w:rsidRPr="00DB6F07">
        <w:rPr>
          <w:rFonts w:ascii="Arial" w:hAnsi="Arial" w:cs="Arial"/>
        </w:rPr>
        <w:t>, or Light Gradient Boosting Machine, is a gradient boosting framework that employs tree-based learning algorithms. It has been designed to be more efficient than its counterparts, achieving faster training speeds and consuming lower memory.</w:t>
      </w:r>
    </w:p>
    <w:p w14:paraId="0595E68D" w14:textId="77777777" w:rsidR="00DB6F07" w:rsidRPr="00DB6F07" w:rsidRDefault="00DB6F07" w:rsidP="002E5761">
      <w:pPr>
        <w:spacing w:line="360" w:lineRule="auto"/>
        <w:jc w:val="both"/>
        <w:rPr>
          <w:rFonts w:ascii="Arial" w:hAnsi="Arial" w:cs="Arial"/>
        </w:rPr>
      </w:pPr>
    </w:p>
    <w:p w14:paraId="62BA6791" w14:textId="77777777" w:rsidR="00DB6F07" w:rsidRPr="00DB6F07" w:rsidRDefault="00DB6F07" w:rsidP="002E5761">
      <w:pPr>
        <w:spacing w:line="360" w:lineRule="auto"/>
        <w:jc w:val="both"/>
        <w:rPr>
          <w:rFonts w:ascii="Arial" w:hAnsi="Arial" w:cs="Arial"/>
        </w:rPr>
      </w:pPr>
      <w:r w:rsidRPr="00DB6F07">
        <w:rPr>
          <w:rFonts w:ascii="Arial" w:hAnsi="Arial" w:cs="Arial"/>
        </w:rPr>
        <w:t xml:space="preserve">A unique property of </w:t>
      </w:r>
      <w:proofErr w:type="spellStart"/>
      <w:r w:rsidRPr="00DB6F07">
        <w:rPr>
          <w:rFonts w:ascii="Arial" w:hAnsi="Arial" w:cs="Arial"/>
        </w:rPr>
        <w:t>LightGBM</w:t>
      </w:r>
      <w:proofErr w:type="spellEnd"/>
      <w:r w:rsidRPr="00DB6F07">
        <w:rPr>
          <w:rFonts w:ascii="Arial" w:hAnsi="Arial" w:cs="Arial"/>
        </w:rPr>
        <w:t xml:space="preserve"> is its utilization of histogram-based algorithms, which divide continuous feature values into discrete bins. This method speeds up the training process and reduces memory usage.</w:t>
      </w:r>
    </w:p>
    <w:p w14:paraId="2424164C" w14:textId="77777777" w:rsidR="00DB6F07" w:rsidRPr="00DB6F07" w:rsidRDefault="00DB6F07" w:rsidP="002E5761">
      <w:pPr>
        <w:spacing w:line="360" w:lineRule="auto"/>
        <w:jc w:val="both"/>
        <w:rPr>
          <w:rFonts w:ascii="Arial" w:hAnsi="Arial" w:cs="Arial"/>
        </w:rPr>
      </w:pPr>
    </w:p>
    <w:p w14:paraId="513DC480" w14:textId="17781550" w:rsidR="00DB6F07" w:rsidRDefault="00DB6F07" w:rsidP="002E5761">
      <w:pPr>
        <w:spacing w:line="360" w:lineRule="auto"/>
        <w:jc w:val="both"/>
        <w:rPr>
          <w:rFonts w:ascii="Arial" w:hAnsi="Arial" w:cs="Arial"/>
        </w:rPr>
      </w:pPr>
      <w:r w:rsidRPr="00DB6F07">
        <w:rPr>
          <w:rFonts w:ascii="Arial" w:hAnsi="Arial" w:cs="Arial"/>
        </w:rPr>
        <w:t xml:space="preserve">The objective function for </w:t>
      </w:r>
      <w:proofErr w:type="spellStart"/>
      <w:r w:rsidRPr="00DB6F07">
        <w:rPr>
          <w:rFonts w:ascii="Arial" w:hAnsi="Arial" w:cs="Arial"/>
        </w:rPr>
        <w:t>LightGBM</w:t>
      </w:r>
      <w:proofErr w:type="spellEnd"/>
      <w:r w:rsidRPr="00DB6F07">
        <w:rPr>
          <w:rFonts w:ascii="Arial" w:hAnsi="Arial" w:cs="Arial"/>
        </w:rPr>
        <w:t xml:space="preserve"> is </w:t>
      </w:r>
      <w:proofErr w:type="gramStart"/>
      <w:r w:rsidRPr="00DB6F07">
        <w:rPr>
          <w:rFonts w:ascii="Arial" w:hAnsi="Arial" w:cs="Arial"/>
        </w:rPr>
        <w:t>similar to</w:t>
      </w:r>
      <w:proofErr w:type="gramEnd"/>
      <w:r w:rsidRPr="00DB6F07">
        <w:rPr>
          <w:rFonts w:ascii="Arial" w:hAnsi="Arial" w:cs="Arial"/>
        </w:rPr>
        <w:t xml:space="preserve"> </w:t>
      </w:r>
      <w:proofErr w:type="spellStart"/>
      <w:r w:rsidRPr="00DB6F07">
        <w:rPr>
          <w:rFonts w:ascii="Arial" w:hAnsi="Arial" w:cs="Arial"/>
        </w:rPr>
        <w:t>XGBoost</w:t>
      </w:r>
      <w:proofErr w:type="spellEnd"/>
      <w:r w:rsidRPr="00DB6F07">
        <w:rPr>
          <w:rFonts w:ascii="Arial" w:hAnsi="Arial" w:cs="Arial"/>
        </w:rPr>
        <w:t>, incorporating both the loss function and a regularization term:</w:t>
      </w:r>
    </w:p>
    <w:p w14:paraId="21016099" w14:textId="77777777" w:rsidR="00DB6F07" w:rsidRDefault="00DB6F07" w:rsidP="002E5761">
      <w:pPr>
        <w:spacing w:line="360" w:lineRule="auto"/>
        <w:jc w:val="both"/>
        <w:rPr>
          <w:rFonts w:ascii="Arial" w:hAnsi="Arial" w:cs="Arial"/>
        </w:rPr>
      </w:pPr>
    </w:p>
    <w:p w14:paraId="320226AC" w14:textId="77777777" w:rsidR="00DB6F07" w:rsidRDefault="00DB6F07" w:rsidP="002E5761">
      <w:pPr>
        <w:spacing w:line="360" w:lineRule="auto"/>
        <w:jc w:val="both"/>
        <w:rPr>
          <w:rFonts w:ascii="Arial" w:hAnsi="Arial" w:cs="Arial"/>
        </w:rPr>
      </w:pPr>
      <m:oMathPara>
        <m:oMath>
          <m:r>
            <m:rPr>
              <m:sty m:val="p"/>
            </m:rP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4FACC4AE" w14:textId="46974A7F" w:rsidR="00DB6F07" w:rsidRDefault="00DB6F07" w:rsidP="002E5761">
      <w:pPr>
        <w:spacing w:line="360" w:lineRule="auto"/>
        <w:jc w:val="both"/>
        <w:rPr>
          <w:rFonts w:ascii="Arial" w:hAnsi="Arial" w:cs="Arial"/>
        </w:rPr>
      </w:pPr>
      <w:del w:id="175" w:author="He He (Staff)" w:date="2023-08-20T15:10:00Z">
        <w:r w:rsidDel="007063F6">
          <w:rPr>
            <w:rFonts w:ascii="Arial" w:hAnsi="Arial" w:cs="Arial"/>
          </w:rPr>
          <w:delText>Here</w:delText>
        </w:r>
      </w:del>
      <w:ins w:id="176" w:author="He He (Staff)" w:date="2023-08-20T15:10:00Z">
        <w:r w:rsidR="007063F6">
          <w:rPr>
            <w:rFonts w:ascii="Arial" w:hAnsi="Arial" w:cs="Arial"/>
          </w:rPr>
          <w:t>where</w:t>
        </w:r>
      </w:ins>
      <w:r>
        <w:rPr>
          <w:rFonts w:ascii="Arial" w:hAnsi="Arial" w:cs="Arial"/>
        </w:rPr>
        <w:t>:</w:t>
      </w:r>
    </w:p>
    <w:p w14:paraId="0902E241" w14:textId="77777777" w:rsidR="00685970" w:rsidRDefault="00685970"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685970">
        <w:rPr>
          <w:rFonts w:ascii="Arial" w:hAnsi="Arial" w:cs="Arial"/>
        </w:rPr>
        <w:t xml:space="preserve"> represents the regularization term.</w:t>
      </w:r>
    </w:p>
    <w:p w14:paraId="004124B0" w14:textId="3ED2052F" w:rsidR="00685970" w:rsidRPr="00685970" w:rsidRDefault="00685970"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685970">
        <w:rPr>
          <w:rFonts w:ascii="Arial" w:hAnsi="Arial" w:cs="Arial"/>
        </w:rPr>
        <w:t>denotes the number of iterations.</w:t>
      </w:r>
    </w:p>
    <w:p w14:paraId="5EEB96D1" w14:textId="77777777" w:rsidR="00DB6F07" w:rsidRDefault="00DB6F07" w:rsidP="002E5761">
      <w:pPr>
        <w:spacing w:line="360" w:lineRule="auto"/>
        <w:jc w:val="both"/>
        <w:rPr>
          <w:rFonts w:ascii="Arial" w:hAnsi="Arial" w:cs="Arial"/>
        </w:rPr>
      </w:pPr>
    </w:p>
    <w:p w14:paraId="7188D5E8" w14:textId="71E1CE76" w:rsidR="00DB6F07" w:rsidRPr="00F8172E" w:rsidRDefault="00DB6F07" w:rsidP="005F6FD4">
      <w:pPr>
        <w:pStyle w:val="Heading3"/>
      </w:pPr>
      <w:bookmarkStart w:id="177" w:name="_Toc144459404"/>
      <w:r w:rsidRPr="00F8172E">
        <w:t>8.</w:t>
      </w:r>
      <w:r w:rsidR="00631DCF">
        <w:t>4</w:t>
      </w:r>
      <w:r w:rsidRPr="00F8172E">
        <w:t>.2</w:t>
      </w:r>
      <w:r w:rsidR="00685970" w:rsidRPr="00F8172E">
        <w:t xml:space="preserve"> Methodology</w:t>
      </w:r>
      <w:bookmarkEnd w:id="177"/>
    </w:p>
    <w:p w14:paraId="1CA37239" w14:textId="77777777" w:rsidR="00685970" w:rsidRPr="00685970" w:rsidRDefault="00685970" w:rsidP="002E5761">
      <w:pPr>
        <w:spacing w:line="360" w:lineRule="auto"/>
        <w:jc w:val="both"/>
        <w:rPr>
          <w:rFonts w:ascii="Arial" w:hAnsi="Arial" w:cs="Arial"/>
        </w:rPr>
      </w:pPr>
      <w:r w:rsidRPr="00685970">
        <w:rPr>
          <w:rFonts w:ascii="Arial" w:hAnsi="Arial" w:cs="Arial"/>
        </w:rPr>
        <w:t xml:space="preserve">For the </w:t>
      </w:r>
      <w:proofErr w:type="spellStart"/>
      <w:r w:rsidRPr="00685970">
        <w:rPr>
          <w:rFonts w:ascii="Arial" w:hAnsi="Arial" w:cs="Arial"/>
        </w:rPr>
        <w:t>LightGBM</w:t>
      </w:r>
      <w:proofErr w:type="spellEnd"/>
      <w:r w:rsidRPr="00685970">
        <w:rPr>
          <w:rFonts w:ascii="Arial" w:hAnsi="Arial" w:cs="Arial"/>
        </w:rPr>
        <w:t xml:space="preserve"> model:</w:t>
      </w:r>
    </w:p>
    <w:p w14:paraId="4561C867" w14:textId="77777777" w:rsidR="00685970" w:rsidRPr="00685970" w:rsidRDefault="00685970" w:rsidP="002E5761">
      <w:pPr>
        <w:spacing w:line="360" w:lineRule="auto"/>
        <w:jc w:val="both"/>
        <w:rPr>
          <w:rFonts w:ascii="Arial" w:hAnsi="Arial" w:cs="Arial"/>
        </w:rPr>
      </w:pPr>
    </w:p>
    <w:p w14:paraId="5351ED23"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 xml:space="preserve">Features: All columns </w:t>
      </w:r>
      <w:proofErr w:type="gramStart"/>
      <w:r w:rsidRPr="00685970">
        <w:rPr>
          <w:rFonts w:ascii="Arial" w:hAnsi="Arial" w:cs="Arial"/>
        </w:rPr>
        <w:t>with the exception of</w:t>
      </w:r>
      <w:proofErr w:type="gramEnd"/>
      <w:r w:rsidRPr="00685970">
        <w:rPr>
          <w:rFonts w:ascii="Arial" w:hAnsi="Arial" w:cs="Arial"/>
        </w:rPr>
        <w:t xml:space="preserve"> 'Date', '</w:t>
      </w:r>
      <w:proofErr w:type="spellStart"/>
      <w:r w:rsidRPr="00685970">
        <w:rPr>
          <w:rFonts w:ascii="Arial" w:hAnsi="Arial" w:cs="Arial"/>
        </w:rPr>
        <w:t>PositiveReturn</w:t>
      </w:r>
      <w:proofErr w:type="spellEnd"/>
      <w:r w:rsidRPr="00685970">
        <w:rPr>
          <w:rFonts w:ascii="Arial" w:hAnsi="Arial" w:cs="Arial"/>
        </w:rPr>
        <w:t>', and 'Ticker'.</w:t>
      </w:r>
    </w:p>
    <w:p w14:paraId="090329C4"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Target Variable: '</w:t>
      </w:r>
      <w:proofErr w:type="spellStart"/>
      <w:r w:rsidRPr="00685970">
        <w:rPr>
          <w:rFonts w:ascii="Arial" w:hAnsi="Arial" w:cs="Arial"/>
        </w:rPr>
        <w:t>PositiveReturn</w:t>
      </w:r>
      <w:proofErr w:type="spellEnd"/>
      <w:r w:rsidRPr="00685970">
        <w:rPr>
          <w:rFonts w:ascii="Arial" w:hAnsi="Arial" w:cs="Arial"/>
        </w:rPr>
        <w:t>'.</w:t>
      </w:r>
    </w:p>
    <w:p w14:paraId="5965F3B5"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Data Split: 80% for training, 20% for testing.</w:t>
      </w:r>
    </w:p>
    <w:p w14:paraId="374346BD" w14:textId="77777777" w:rsid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Hyperparameters: Boosting type set to "goss", a max depth of 5, and random state set to 0.</w:t>
      </w:r>
    </w:p>
    <w:p w14:paraId="3A5463B1" w14:textId="77777777" w:rsidR="00685970" w:rsidRPr="00685970" w:rsidRDefault="00685970" w:rsidP="002E5761">
      <w:pPr>
        <w:pStyle w:val="ListParagraph"/>
        <w:spacing w:line="360" w:lineRule="auto"/>
        <w:jc w:val="both"/>
        <w:rPr>
          <w:rFonts w:ascii="Arial" w:hAnsi="Arial" w:cs="Arial"/>
        </w:rPr>
      </w:pPr>
    </w:p>
    <w:p w14:paraId="486B81D5" w14:textId="2AFD8E4A" w:rsidR="00685970" w:rsidRDefault="00685970" w:rsidP="002E5761">
      <w:pPr>
        <w:spacing w:line="360" w:lineRule="auto"/>
        <w:jc w:val="both"/>
        <w:rPr>
          <w:rFonts w:ascii="Arial" w:hAnsi="Arial" w:cs="Arial"/>
        </w:rPr>
      </w:pPr>
      <w:r w:rsidRPr="00685970">
        <w:rPr>
          <w:rFonts w:ascii="Arial" w:hAnsi="Arial" w:cs="Arial"/>
        </w:rPr>
        <w:t xml:space="preserve">The boosting type "goss" refers to Gradient-based One-Side Sampling. In this method, </w:t>
      </w:r>
      <w:proofErr w:type="spellStart"/>
      <w:r w:rsidRPr="00685970">
        <w:rPr>
          <w:rFonts w:ascii="Arial" w:hAnsi="Arial" w:cs="Arial"/>
        </w:rPr>
        <w:t>LightGBM</w:t>
      </w:r>
      <w:proofErr w:type="spellEnd"/>
      <w:r w:rsidRPr="00685970">
        <w:rPr>
          <w:rFonts w:ascii="Arial" w:hAnsi="Arial" w:cs="Arial"/>
        </w:rPr>
        <w:t xml:space="preserve"> maintains the data distribution by using all the negative gradients but performs random sampling on the instances with positive gradients.</w:t>
      </w:r>
    </w:p>
    <w:p w14:paraId="3BFAD2AA" w14:textId="77777777" w:rsidR="001757D3" w:rsidRDefault="001757D3" w:rsidP="002E5761">
      <w:pPr>
        <w:spacing w:line="360" w:lineRule="auto"/>
        <w:jc w:val="both"/>
        <w:rPr>
          <w:rFonts w:ascii="Arial" w:hAnsi="Arial" w:cs="Arial"/>
        </w:rPr>
      </w:pPr>
    </w:p>
    <w:p w14:paraId="29830DA8" w14:textId="53118669" w:rsidR="00DB6F07" w:rsidRPr="00F8172E" w:rsidRDefault="00DB6F07" w:rsidP="005F6FD4">
      <w:pPr>
        <w:pStyle w:val="Heading3"/>
      </w:pPr>
      <w:bookmarkStart w:id="178" w:name="_Toc144459405"/>
      <w:r w:rsidRPr="00F8172E">
        <w:t>8.</w:t>
      </w:r>
      <w:r w:rsidR="00631DCF">
        <w:t>4</w:t>
      </w:r>
      <w:r w:rsidRPr="00F8172E">
        <w:t>.3</w:t>
      </w:r>
      <w:r w:rsidR="001757D3" w:rsidRPr="00F8172E">
        <w:t xml:space="preserve"> Results</w:t>
      </w:r>
      <w:bookmarkEnd w:id="178"/>
    </w:p>
    <w:p w14:paraId="2C36D5A0" w14:textId="77777777" w:rsidR="001757D3" w:rsidRDefault="001757D3" w:rsidP="002E5761">
      <w:pPr>
        <w:spacing w:line="360" w:lineRule="auto"/>
        <w:jc w:val="both"/>
        <w:rPr>
          <w:rFonts w:ascii="Arial" w:hAnsi="Arial" w:cs="Arial"/>
        </w:rPr>
      </w:pPr>
      <w:r w:rsidRPr="001757D3">
        <w:rPr>
          <w:rFonts w:ascii="Arial" w:hAnsi="Arial" w:cs="Arial"/>
        </w:rPr>
        <w:t>The model's performance was gauged using the AUC score, the same metric employed for the previous models.</w:t>
      </w:r>
    </w:p>
    <w:p w14:paraId="3B5ED244" w14:textId="77777777" w:rsidR="00594942" w:rsidRDefault="003E1D36" w:rsidP="002E5761">
      <w:pPr>
        <w:keepNext/>
        <w:spacing w:line="360" w:lineRule="auto"/>
        <w:jc w:val="both"/>
      </w:pPr>
      <w:r>
        <w:rPr>
          <w:rFonts w:ascii="Arial" w:hAnsi="Arial" w:cs="Arial"/>
          <w:noProof/>
        </w:rPr>
        <w:lastRenderedPageBreak/>
        <w:drawing>
          <wp:inline distT="0" distB="0" distL="0" distR="0" wp14:anchorId="5AC8FF40" wp14:editId="6911C3C3">
            <wp:extent cx="5142368" cy="8570409"/>
            <wp:effectExtent l="0" t="0" r="0" b="0"/>
            <wp:docPr id="1957902922" name="Picture 5" descr="A colorful striped char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02922" name="Picture 5" descr="A colorful striped chart with a black bord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747" cy="8594373"/>
                    </a:xfrm>
                    <a:prstGeom prst="rect">
                      <a:avLst/>
                    </a:prstGeom>
                    <a:noFill/>
                    <a:ln>
                      <a:noFill/>
                    </a:ln>
                  </pic:spPr>
                </pic:pic>
              </a:graphicData>
            </a:graphic>
          </wp:inline>
        </w:drawing>
      </w:r>
    </w:p>
    <w:p w14:paraId="71BECE56" w14:textId="57CFCBF0" w:rsidR="003E1D36" w:rsidRPr="001757D3" w:rsidRDefault="00594942" w:rsidP="003654AD">
      <w:pPr>
        <w:pStyle w:val="Caption"/>
        <w:rPr>
          <w:rFonts w:cs="Arial"/>
        </w:rPr>
      </w:pPr>
      <w:bookmarkStart w:id="179" w:name="_Toc144459582"/>
      <w:r>
        <w:t xml:space="preserve">Figure </w:t>
      </w:r>
      <w:r>
        <w:fldChar w:fldCharType="begin"/>
      </w:r>
      <w:r>
        <w:instrText xml:space="preserve"> SEQ Figure \* ARABIC </w:instrText>
      </w:r>
      <w:r>
        <w:fldChar w:fldCharType="separate"/>
      </w:r>
      <w:r w:rsidR="00450A0E">
        <w:rPr>
          <w:noProof/>
        </w:rPr>
        <w:t>13</w:t>
      </w:r>
      <w:r>
        <w:rPr>
          <w:noProof/>
        </w:rPr>
        <w:fldChar w:fldCharType="end"/>
      </w:r>
      <w:r>
        <w:t xml:space="preserve"> </w:t>
      </w:r>
      <w:r w:rsidRPr="004108D7">
        <w:t xml:space="preserve">AUC scores for </w:t>
      </w:r>
      <w:proofErr w:type="spellStart"/>
      <w:r>
        <w:t>LightGBM</w:t>
      </w:r>
      <w:proofErr w:type="spellEnd"/>
      <w:r w:rsidRPr="004108D7">
        <w:t xml:space="preserve"> by ticker</w:t>
      </w:r>
      <w:bookmarkEnd w:id="179"/>
    </w:p>
    <w:p w14:paraId="49E6FB93" w14:textId="77777777" w:rsidR="00280D20" w:rsidRPr="00B6654E" w:rsidRDefault="00280D20" w:rsidP="00280D20">
      <w:pPr>
        <w:pStyle w:val="ListParagraph"/>
        <w:spacing w:line="360" w:lineRule="auto"/>
        <w:ind w:left="426"/>
        <w:jc w:val="right"/>
        <w:rPr>
          <w:rFonts w:ascii="Arial" w:hAnsi="Arial" w:cs="Arial"/>
          <w:sz w:val="21"/>
          <w:szCs w:val="21"/>
        </w:rPr>
      </w:pPr>
      <w:r w:rsidRPr="004313CE">
        <w:rPr>
          <w:rFonts w:ascii="Arial" w:hAnsi="Arial" w:cs="Arial"/>
          <w:sz w:val="21"/>
          <w:szCs w:val="21"/>
        </w:rPr>
        <w:lastRenderedPageBreak/>
        <w:t>(author’s own work)</w:t>
      </w:r>
    </w:p>
    <w:p w14:paraId="25430036" w14:textId="0E75ACED" w:rsidR="001757D3" w:rsidRDefault="003E1D36" w:rsidP="002E5761">
      <w:pPr>
        <w:spacing w:line="360" w:lineRule="auto"/>
        <w:jc w:val="both"/>
        <w:rPr>
          <w:rFonts w:ascii="Arial" w:hAnsi="Arial" w:cs="Arial"/>
        </w:rPr>
      </w:pPr>
      <w:r w:rsidRPr="003E1D36">
        <w:rPr>
          <w:rFonts w:ascii="Arial" w:hAnsi="Arial" w:cs="Arial"/>
        </w:rPr>
        <w:t xml:space="preserve">From our results, </w:t>
      </w:r>
      <w:proofErr w:type="spellStart"/>
      <w:r w:rsidRPr="003E1D36">
        <w:rPr>
          <w:rFonts w:ascii="Arial" w:hAnsi="Arial" w:cs="Arial"/>
        </w:rPr>
        <w:t>LightGBM</w:t>
      </w:r>
      <w:proofErr w:type="spellEnd"/>
      <w:r w:rsidRPr="003E1D36">
        <w:rPr>
          <w:rFonts w:ascii="Arial" w:hAnsi="Arial" w:cs="Arial"/>
        </w:rPr>
        <w:t xml:space="preserve"> showed competitive AUC scores, being particularly adept with tickers like 'GILD', 'BIIB', and 'EXC'. However, for some tickers, such as 'META', 'ASML', and 'GEHC', it didn't fare as well as expected.</w:t>
      </w:r>
    </w:p>
    <w:p w14:paraId="33339470" w14:textId="77777777" w:rsidR="003E1D36" w:rsidRDefault="003E1D36" w:rsidP="002E5761">
      <w:pPr>
        <w:spacing w:line="360" w:lineRule="auto"/>
        <w:jc w:val="both"/>
        <w:rPr>
          <w:rFonts w:ascii="Arial" w:hAnsi="Arial" w:cs="Arial"/>
        </w:rPr>
      </w:pPr>
    </w:p>
    <w:p w14:paraId="23AFC0EC" w14:textId="56FB19DA" w:rsidR="00DB6F07" w:rsidRPr="00F8172E" w:rsidRDefault="00DB6F07" w:rsidP="005F6FD4">
      <w:pPr>
        <w:pStyle w:val="Heading3"/>
      </w:pPr>
      <w:bookmarkStart w:id="180" w:name="_Toc144459406"/>
      <w:r w:rsidRPr="00F8172E">
        <w:t>8.</w:t>
      </w:r>
      <w:r w:rsidR="00631DCF">
        <w:t>4</w:t>
      </w:r>
      <w:r w:rsidRPr="00F8172E">
        <w:t>.4</w:t>
      </w:r>
      <w:r w:rsidR="003E1D36" w:rsidRPr="00F8172E">
        <w:t xml:space="preserve"> Discussion</w:t>
      </w:r>
      <w:bookmarkEnd w:id="180"/>
    </w:p>
    <w:p w14:paraId="6C2BCE3A" w14:textId="77777777" w:rsidR="003E1D36" w:rsidRPr="003E1D36" w:rsidRDefault="003E1D36" w:rsidP="002E5761">
      <w:pPr>
        <w:spacing w:line="360" w:lineRule="auto"/>
        <w:jc w:val="both"/>
        <w:rPr>
          <w:rFonts w:ascii="Arial" w:hAnsi="Arial" w:cs="Arial"/>
        </w:rPr>
      </w:pPr>
      <w:proofErr w:type="spellStart"/>
      <w:r w:rsidRPr="003E1D36">
        <w:rPr>
          <w:rFonts w:ascii="Arial" w:hAnsi="Arial" w:cs="Arial"/>
        </w:rPr>
        <w:t>LightGBM's</w:t>
      </w:r>
      <w:proofErr w:type="spellEnd"/>
      <w:r w:rsidRPr="003E1D36">
        <w:rPr>
          <w:rFonts w:ascii="Arial" w:hAnsi="Arial" w:cs="Arial"/>
        </w:rPr>
        <w:t xml:space="preserve"> histogram-based approach provides an edge in computational efficiency, allowing it to handle larger datasets with ease. Moreover, its ability to manage categorical features natively, coupled with its advanced regularization, helps in curbing overfitting.</w:t>
      </w:r>
    </w:p>
    <w:p w14:paraId="679366FA" w14:textId="77777777" w:rsidR="003E1D36" w:rsidRPr="003E1D36" w:rsidRDefault="003E1D36" w:rsidP="002E5761">
      <w:pPr>
        <w:spacing w:line="360" w:lineRule="auto"/>
        <w:jc w:val="both"/>
        <w:rPr>
          <w:rFonts w:ascii="Arial" w:hAnsi="Arial" w:cs="Arial"/>
        </w:rPr>
      </w:pPr>
    </w:p>
    <w:p w14:paraId="692ECDC7" w14:textId="3ED3E7CC" w:rsidR="003E1D36" w:rsidRDefault="003E1D36" w:rsidP="002E5761">
      <w:pPr>
        <w:spacing w:line="360" w:lineRule="auto"/>
        <w:jc w:val="both"/>
        <w:rPr>
          <w:rFonts w:ascii="Arial" w:hAnsi="Arial" w:cs="Arial"/>
        </w:rPr>
      </w:pPr>
      <w:r w:rsidRPr="003E1D36">
        <w:rPr>
          <w:rFonts w:ascii="Arial" w:hAnsi="Arial" w:cs="Arial"/>
        </w:rPr>
        <w:t xml:space="preserve">For our dataset, the model showed considerable prowess but had specific areas of weakness. </w:t>
      </w:r>
      <w:commentRangeStart w:id="181"/>
      <w:commentRangeStart w:id="182"/>
      <w:r w:rsidRPr="003E1D36">
        <w:rPr>
          <w:rFonts w:ascii="Arial" w:hAnsi="Arial" w:cs="Arial"/>
        </w:rPr>
        <w:t xml:space="preserve">This might indicate that while </w:t>
      </w:r>
      <w:proofErr w:type="spellStart"/>
      <w:r w:rsidRPr="003E1D36">
        <w:rPr>
          <w:rFonts w:ascii="Arial" w:hAnsi="Arial" w:cs="Arial"/>
        </w:rPr>
        <w:t>LightGBM's</w:t>
      </w:r>
      <w:proofErr w:type="spellEnd"/>
      <w:r w:rsidRPr="003E1D36">
        <w:rPr>
          <w:rFonts w:ascii="Arial" w:hAnsi="Arial" w:cs="Arial"/>
        </w:rPr>
        <w:t xml:space="preserve"> approach is generally effective, certain stock return dynamics influenced by news sentiment during the COVID-19 period might be better captured by other models.</w:t>
      </w:r>
      <w:ins w:id="183" w:author="He He (Staff)" w:date="2023-08-20T15:26:00Z">
        <w:r w:rsidR="0025378F">
          <w:rPr>
            <w:rFonts w:ascii="Arial" w:hAnsi="Arial" w:cs="Arial"/>
          </w:rPr>
          <w:t xml:space="preserve"> </w:t>
        </w:r>
      </w:ins>
      <w:commentRangeEnd w:id="181"/>
      <w:ins w:id="184" w:author="He He (Staff)" w:date="2023-08-20T15:27:00Z">
        <w:r w:rsidR="0025378F">
          <w:rPr>
            <w:rStyle w:val="CommentReference"/>
          </w:rPr>
          <w:commentReference w:id="181"/>
        </w:r>
      </w:ins>
      <w:commentRangeEnd w:id="182"/>
      <w:r w:rsidR="00C81053">
        <w:rPr>
          <w:rStyle w:val="CommentReference"/>
        </w:rPr>
        <w:commentReference w:id="182"/>
      </w:r>
    </w:p>
    <w:p w14:paraId="56F48893" w14:textId="77777777" w:rsidR="003E1D36" w:rsidRDefault="003E1D36" w:rsidP="002E5761">
      <w:pPr>
        <w:spacing w:line="360" w:lineRule="auto"/>
        <w:jc w:val="both"/>
        <w:rPr>
          <w:rFonts w:ascii="Arial" w:hAnsi="Arial" w:cs="Arial"/>
        </w:rPr>
      </w:pPr>
    </w:p>
    <w:p w14:paraId="6BB0F422" w14:textId="114965EB" w:rsidR="003E1D36" w:rsidRPr="005F6FD4" w:rsidRDefault="003E1D36" w:rsidP="005F6FD4">
      <w:pPr>
        <w:pStyle w:val="Heading2"/>
        <w:rPr>
          <w:lang w:val="en-US"/>
        </w:rPr>
      </w:pPr>
      <w:bookmarkStart w:id="185" w:name="_Toc144459407"/>
      <w:r w:rsidRPr="00F8172E">
        <w:t>8.</w:t>
      </w:r>
      <w:r w:rsidR="004C7CEE">
        <w:t>5</w:t>
      </w:r>
      <w:r w:rsidRPr="00F8172E">
        <w:t xml:space="preserve"> </w:t>
      </w:r>
      <w:proofErr w:type="spellStart"/>
      <w:r w:rsidRPr="00F8172E">
        <w:t>CatBoost</w:t>
      </w:r>
      <w:bookmarkEnd w:id="185"/>
      <w:proofErr w:type="spellEnd"/>
    </w:p>
    <w:p w14:paraId="025C506D" w14:textId="77777777" w:rsidR="00154FE6" w:rsidRDefault="00154FE6" w:rsidP="002E5761">
      <w:pPr>
        <w:spacing w:line="360" w:lineRule="auto"/>
        <w:jc w:val="both"/>
        <w:rPr>
          <w:rFonts w:ascii="Arial" w:hAnsi="Arial" w:cs="Arial"/>
        </w:rPr>
      </w:pPr>
    </w:p>
    <w:p w14:paraId="13120428" w14:textId="37D5AABC" w:rsidR="00154FE6" w:rsidRPr="00F8172E" w:rsidRDefault="00154FE6" w:rsidP="005F6FD4">
      <w:pPr>
        <w:pStyle w:val="Heading3"/>
      </w:pPr>
      <w:bookmarkStart w:id="186" w:name="_Toc144459408"/>
      <w:r w:rsidRPr="00F8172E">
        <w:t>8.</w:t>
      </w:r>
      <w:r w:rsidR="004C7CEE">
        <w:t>5</w:t>
      </w:r>
      <w:r w:rsidRPr="00F8172E">
        <w:t>.1 Theoretical Overview</w:t>
      </w:r>
      <w:bookmarkEnd w:id="186"/>
    </w:p>
    <w:p w14:paraId="745BE63A" w14:textId="77777777" w:rsidR="003E1D36" w:rsidRPr="003E1D36" w:rsidRDefault="003E1D36" w:rsidP="002E5761">
      <w:pPr>
        <w:spacing w:line="360" w:lineRule="auto"/>
        <w:jc w:val="both"/>
        <w:rPr>
          <w:rFonts w:ascii="Arial" w:hAnsi="Arial" w:cs="Arial"/>
        </w:rPr>
      </w:pPr>
      <w:proofErr w:type="spellStart"/>
      <w:r w:rsidRPr="003E1D36">
        <w:rPr>
          <w:rFonts w:ascii="Arial" w:hAnsi="Arial" w:cs="Arial"/>
        </w:rPr>
        <w:t>CatBoost</w:t>
      </w:r>
      <w:proofErr w:type="spellEnd"/>
      <w:r w:rsidRPr="003E1D36">
        <w:rPr>
          <w:rFonts w:ascii="Arial" w:hAnsi="Arial" w:cs="Arial"/>
        </w:rPr>
        <w:t xml:space="preserve">, an acronym for "Category" and "Boosting", is a gradient boosting library developed by Yandex. It is specifically designed to handle categorical features without the need for extensive </w:t>
      </w:r>
      <w:proofErr w:type="spellStart"/>
      <w:r w:rsidRPr="003E1D36">
        <w:rPr>
          <w:rFonts w:ascii="Arial" w:hAnsi="Arial" w:cs="Arial"/>
        </w:rPr>
        <w:t>preprocessing</w:t>
      </w:r>
      <w:proofErr w:type="spellEnd"/>
      <w:r w:rsidRPr="003E1D36">
        <w:rPr>
          <w:rFonts w:ascii="Arial" w:hAnsi="Arial" w:cs="Arial"/>
        </w:rPr>
        <w:t xml:space="preserve"> such as one-hot encoding. This makes it particularly suitable for datasets with a high number of categorical attributes.</w:t>
      </w:r>
    </w:p>
    <w:p w14:paraId="049C22CE" w14:textId="77777777" w:rsidR="003E1D36" w:rsidRPr="003E1D36" w:rsidRDefault="003E1D36" w:rsidP="002E5761">
      <w:pPr>
        <w:spacing w:line="360" w:lineRule="auto"/>
        <w:jc w:val="both"/>
        <w:rPr>
          <w:rFonts w:ascii="Arial" w:hAnsi="Arial" w:cs="Arial"/>
        </w:rPr>
      </w:pPr>
    </w:p>
    <w:p w14:paraId="3FB1E178" w14:textId="74EFE351" w:rsidR="003E1D36" w:rsidRDefault="003E1D36" w:rsidP="002E5761">
      <w:pPr>
        <w:spacing w:line="360" w:lineRule="auto"/>
        <w:jc w:val="both"/>
        <w:rPr>
          <w:rFonts w:ascii="Arial" w:hAnsi="Arial" w:cs="Arial"/>
        </w:rPr>
      </w:pPr>
      <w:r w:rsidRPr="003E1D36">
        <w:rPr>
          <w:rFonts w:ascii="Arial" w:hAnsi="Arial" w:cs="Arial"/>
        </w:rPr>
        <w:t xml:space="preserve">The objective function of </w:t>
      </w:r>
      <w:proofErr w:type="spellStart"/>
      <w:r w:rsidRPr="003E1D36">
        <w:rPr>
          <w:rFonts w:ascii="Arial" w:hAnsi="Arial" w:cs="Arial"/>
        </w:rPr>
        <w:t>CatBoost</w:t>
      </w:r>
      <w:proofErr w:type="spellEnd"/>
      <w:r w:rsidRPr="003E1D36">
        <w:rPr>
          <w:rFonts w:ascii="Arial" w:hAnsi="Arial" w:cs="Arial"/>
        </w:rPr>
        <w:t xml:space="preserve"> is an iterative refinement, employing a loss function and a regularization term:</w:t>
      </w:r>
    </w:p>
    <w:p w14:paraId="1F4281E0" w14:textId="45CC47F5" w:rsidR="003E1D36" w:rsidRDefault="007063F6" w:rsidP="002E5761">
      <w:pPr>
        <w:spacing w:line="360" w:lineRule="auto"/>
        <w:jc w:val="both"/>
        <w:rPr>
          <w:rFonts w:ascii="Arial" w:hAnsi="Arial" w:cs="Arial"/>
        </w:rPr>
      </w:pPr>
      <m:oMathPara>
        <m:oMath>
          <m:r>
            <w:del w:id="187" w:author="He He (Staff)" w:date="2023-08-20T15:10:00Z">
              <w:rPr>
                <w:rFonts w:ascii="Cambria Math" w:hAnsi="Cambria Math" w:cs="Arial"/>
              </w:rPr>
              <m:t>Obj</m:t>
            </w:del>
          </m:r>
          <m:r>
            <w:ins w:id="188" w:author="He He (Staff)" w:date="2023-08-20T15:10:00Z">
              <w:rPr>
                <w:rFonts w:ascii="Cambria Math" w:hAnsi="Cambria Math" w:cs="Arial"/>
              </w:rPr>
              <m:t>2</m:t>
            </w:ins>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+λ</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7A01FF24" w14:textId="77777777" w:rsidR="00B507F2" w:rsidRDefault="00B507F2" w:rsidP="002E5761">
      <w:pPr>
        <w:spacing w:line="360" w:lineRule="auto"/>
        <w:jc w:val="both"/>
        <w:rPr>
          <w:rFonts w:ascii="Arial" w:hAnsi="Arial" w:cs="Arial"/>
        </w:rPr>
      </w:pPr>
    </w:p>
    <w:p w14:paraId="39A5EF54" w14:textId="2069F61E" w:rsidR="00B507F2" w:rsidRDefault="00B507F2" w:rsidP="002E5761">
      <w:pPr>
        <w:spacing w:line="360" w:lineRule="auto"/>
        <w:jc w:val="both"/>
        <w:rPr>
          <w:rFonts w:ascii="Arial" w:hAnsi="Arial" w:cs="Arial"/>
        </w:rPr>
      </w:pPr>
      <w:del w:id="189" w:author="He He (Staff)" w:date="2023-08-20T15:10:00Z">
        <w:r w:rsidDel="007063F6">
          <w:rPr>
            <w:rFonts w:ascii="Arial" w:hAnsi="Arial" w:cs="Arial"/>
          </w:rPr>
          <w:delText>Where</w:delText>
        </w:r>
      </w:del>
      <w:ins w:id="190" w:author="He He (Staff)" w:date="2023-08-20T15:10:00Z">
        <w:r w:rsidR="007063F6">
          <w:rPr>
            <w:rFonts w:ascii="Arial" w:hAnsi="Arial" w:cs="Arial"/>
          </w:rPr>
          <w:t>where</w:t>
        </w:r>
      </w:ins>
      <w:r>
        <w:rPr>
          <w:rFonts w:ascii="Arial" w:hAnsi="Arial" w:cs="Arial"/>
        </w:rPr>
        <w:t>:</w:t>
      </w:r>
    </w:p>
    <w:p w14:paraId="2DDB4EE5" w14:textId="77777777" w:rsidR="00B507F2" w:rsidRPr="00A04E03" w:rsidRDefault="00B507F2"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regularization term.</w:t>
      </w:r>
    </w:p>
    <w:p w14:paraId="516E77D0" w14:textId="77777777" w:rsidR="00B507F2" w:rsidRDefault="00B507F2"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4BFDE39A" w14:textId="5913A830" w:rsidR="00B507F2" w:rsidRPr="00A04E03" w:rsidRDefault="00B507F2" w:rsidP="002E5761">
      <w:pPr>
        <w:pStyle w:val="ListParagraph"/>
        <w:numPr>
          <w:ilvl w:val="0"/>
          <w:numId w:val="12"/>
        </w:numPr>
        <w:spacing w:line="360" w:lineRule="auto"/>
        <w:jc w:val="both"/>
        <w:rPr>
          <w:rFonts w:ascii="Arial" w:hAnsi="Arial" w:cs="Arial"/>
        </w:rPr>
      </w:pPr>
      <m:oMath>
        <m:r>
          <w:rPr>
            <w:rFonts w:ascii="Cambria Math" w:hAnsi="Cambria Math" w:cs="Arial"/>
          </w:rPr>
          <m:t>λ</m:t>
        </m:r>
      </m:oMath>
      <w:r>
        <w:rPr>
          <w:rFonts w:ascii="Arial" w:hAnsi="Arial" w:cs="Arial"/>
        </w:rPr>
        <w:t xml:space="preserve"> is a regularization coefficient.</w:t>
      </w:r>
    </w:p>
    <w:p w14:paraId="479C4267" w14:textId="77777777" w:rsidR="00B507F2" w:rsidRDefault="00B507F2" w:rsidP="002E5761">
      <w:pPr>
        <w:spacing w:line="360" w:lineRule="auto"/>
        <w:jc w:val="both"/>
        <w:rPr>
          <w:rFonts w:ascii="Arial" w:hAnsi="Arial" w:cs="Arial"/>
        </w:rPr>
      </w:pPr>
    </w:p>
    <w:p w14:paraId="6C26E4FD" w14:textId="77777777" w:rsidR="00154FE6" w:rsidRPr="00154FE6" w:rsidRDefault="00154FE6" w:rsidP="002E5761">
      <w:pPr>
        <w:spacing w:line="360" w:lineRule="auto"/>
        <w:jc w:val="both"/>
        <w:rPr>
          <w:rFonts w:ascii="Arial" w:hAnsi="Arial" w:cs="Arial"/>
        </w:rPr>
      </w:pPr>
      <w:r w:rsidRPr="00154FE6">
        <w:rPr>
          <w:rFonts w:ascii="Arial" w:hAnsi="Arial" w:cs="Arial"/>
        </w:rPr>
        <w:t xml:space="preserve">One of </w:t>
      </w:r>
      <w:proofErr w:type="spellStart"/>
      <w:r w:rsidRPr="00154FE6">
        <w:rPr>
          <w:rFonts w:ascii="Arial" w:hAnsi="Arial" w:cs="Arial"/>
        </w:rPr>
        <w:t>CatBoost's</w:t>
      </w:r>
      <w:proofErr w:type="spellEnd"/>
      <w:r w:rsidRPr="00154FE6">
        <w:rPr>
          <w:rFonts w:ascii="Arial" w:hAnsi="Arial" w:cs="Arial"/>
        </w:rPr>
        <w:t xml:space="preserve"> standout features is its treatment of categorical variables. It employs a technique known as "ordered boosting", wherein it uses statistics from previously seen data in the learning process and avoids potential target leakage.</w:t>
      </w:r>
    </w:p>
    <w:p w14:paraId="18CEB04A" w14:textId="77777777" w:rsidR="003E1D36" w:rsidRDefault="003E1D36" w:rsidP="002E5761">
      <w:pPr>
        <w:spacing w:line="360" w:lineRule="auto"/>
        <w:jc w:val="both"/>
        <w:rPr>
          <w:rFonts w:ascii="Arial" w:hAnsi="Arial" w:cs="Arial"/>
        </w:rPr>
      </w:pPr>
    </w:p>
    <w:p w14:paraId="6B9FCCFE" w14:textId="79B4A8CF" w:rsidR="003E1D36" w:rsidRPr="00F8172E" w:rsidRDefault="003E1D36" w:rsidP="005F6FD4">
      <w:pPr>
        <w:pStyle w:val="Heading3"/>
      </w:pPr>
      <w:bookmarkStart w:id="191" w:name="_Toc144459409"/>
      <w:r w:rsidRPr="00F8172E">
        <w:t>8.</w:t>
      </w:r>
      <w:r w:rsidR="004C7CEE">
        <w:t>5</w:t>
      </w:r>
      <w:r w:rsidRPr="00F8172E">
        <w:t>.2</w:t>
      </w:r>
      <w:r w:rsidR="00523F62" w:rsidRPr="00F8172E">
        <w:t xml:space="preserve"> Methodology</w:t>
      </w:r>
      <w:bookmarkEnd w:id="191"/>
    </w:p>
    <w:p w14:paraId="3E843FCA"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For the </w:t>
      </w:r>
      <w:proofErr w:type="spellStart"/>
      <w:r w:rsidRPr="00523F62">
        <w:rPr>
          <w:rFonts w:ascii="Arial" w:hAnsi="Arial" w:cs="Arial"/>
        </w:rPr>
        <w:t>CatBoost</w:t>
      </w:r>
      <w:proofErr w:type="spellEnd"/>
      <w:r w:rsidRPr="00523F62">
        <w:rPr>
          <w:rFonts w:ascii="Arial" w:hAnsi="Arial" w:cs="Arial"/>
        </w:rPr>
        <w:t xml:space="preserve"> model:</w:t>
      </w:r>
    </w:p>
    <w:p w14:paraId="728FFB7A" w14:textId="77777777" w:rsidR="00523F62" w:rsidRPr="00523F62" w:rsidRDefault="00523F62" w:rsidP="002E5761">
      <w:pPr>
        <w:spacing w:line="360" w:lineRule="auto"/>
        <w:jc w:val="both"/>
        <w:rPr>
          <w:rFonts w:ascii="Arial" w:hAnsi="Arial" w:cs="Arial"/>
        </w:rPr>
      </w:pPr>
    </w:p>
    <w:p w14:paraId="18AF6205"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Features: All columns excluding 'Date', '</w:t>
      </w:r>
      <w:proofErr w:type="spellStart"/>
      <w:r w:rsidRPr="00523F62">
        <w:rPr>
          <w:rFonts w:ascii="Arial" w:hAnsi="Arial" w:cs="Arial"/>
        </w:rPr>
        <w:t>PositiveReturn</w:t>
      </w:r>
      <w:proofErr w:type="spellEnd"/>
      <w:r w:rsidRPr="00523F62">
        <w:rPr>
          <w:rFonts w:ascii="Arial" w:hAnsi="Arial" w:cs="Arial"/>
        </w:rPr>
        <w:t>', and 'Ticker'.</w:t>
      </w:r>
    </w:p>
    <w:p w14:paraId="1B502678"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Target Variable: '</w:t>
      </w:r>
      <w:proofErr w:type="spellStart"/>
      <w:r w:rsidRPr="00523F62">
        <w:rPr>
          <w:rFonts w:ascii="Arial" w:hAnsi="Arial" w:cs="Arial"/>
        </w:rPr>
        <w:t>PositiveReturn</w:t>
      </w:r>
      <w:proofErr w:type="spellEnd"/>
      <w:r w:rsidRPr="00523F62">
        <w:rPr>
          <w:rFonts w:ascii="Arial" w:hAnsi="Arial" w:cs="Arial"/>
        </w:rPr>
        <w:t>'.</w:t>
      </w:r>
    </w:p>
    <w:p w14:paraId="6CE09C76"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Data Split: 80% for training and 20% for testing.</w:t>
      </w:r>
    </w:p>
    <w:p w14:paraId="248552E2" w14:textId="7FDF5705"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Hyperparameters: Iterations set to 1000, learning rate at 0.01, and verbose mode turned off for cleaner output.</w:t>
      </w:r>
    </w:p>
    <w:p w14:paraId="30998299" w14:textId="77777777" w:rsidR="00523F62" w:rsidRDefault="00523F62" w:rsidP="002E5761">
      <w:pPr>
        <w:spacing w:line="360" w:lineRule="auto"/>
        <w:jc w:val="both"/>
        <w:rPr>
          <w:rFonts w:ascii="Arial" w:hAnsi="Arial" w:cs="Arial"/>
        </w:rPr>
      </w:pPr>
    </w:p>
    <w:p w14:paraId="6C88255B" w14:textId="4798B288" w:rsidR="003E1D36" w:rsidRPr="00F8172E" w:rsidRDefault="003E1D36" w:rsidP="005F6FD4">
      <w:pPr>
        <w:pStyle w:val="Heading3"/>
      </w:pPr>
      <w:bookmarkStart w:id="192" w:name="_Toc144459410"/>
      <w:r w:rsidRPr="00F8172E">
        <w:t>8.</w:t>
      </w:r>
      <w:r w:rsidR="004C7CEE">
        <w:t>5</w:t>
      </w:r>
      <w:r w:rsidRPr="00F8172E">
        <w:t>.3</w:t>
      </w:r>
      <w:r w:rsidR="00523F62" w:rsidRPr="00F8172E">
        <w:t xml:space="preserve"> Results</w:t>
      </w:r>
      <w:bookmarkEnd w:id="192"/>
    </w:p>
    <w:p w14:paraId="36E347A8"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The performance of the </w:t>
      </w:r>
      <w:proofErr w:type="spellStart"/>
      <w:r w:rsidRPr="00523F62">
        <w:rPr>
          <w:rFonts w:ascii="Arial" w:hAnsi="Arial" w:cs="Arial"/>
        </w:rPr>
        <w:t>CatBoost</w:t>
      </w:r>
      <w:proofErr w:type="spellEnd"/>
      <w:r w:rsidRPr="00523F62">
        <w:rPr>
          <w:rFonts w:ascii="Arial" w:hAnsi="Arial" w:cs="Arial"/>
        </w:rPr>
        <w:t xml:space="preserve"> model was gauged using the AUC score, consistent with the evaluation of previous models.</w:t>
      </w:r>
    </w:p>
    <w:p w14:paraId="223715B8" w14:textId="77777777" w:rsidR="00E130CD" w:rsidRDefault="00E130CD" w:rsidP="002E5761">
      <w:pPr>
        <w:keepNext/>
        <w:tabs>
          <w:tab w:val="left" w:pos="1363"/>
        </w:tabs>
        <w:spacing w:line="360" w:lineRule="auto"/>
        <w:jc w:val="both"/>
      </w:pPr>
      <w:r>
        <w:rPr>
          <w:rFonts w:ascii="Arial" w:hAnsi="Arial" w:cs="Arial"/>
          <w:noProof/>
        </w:rPr>
        <w:lastRenderedPageBreak/>
        <w:drawing>
          <wp:inline distT="0" distB="0" distL="0" distR="0" wp14:anchorId="5EEDE13C" wp14:editId="3A3F734D">
            <wp:extent cx="5142368" cy="8570409"/>
            <wp:effectExtent l="0" t="0" r="0" b="0"/>
            <wp:docPr id="127508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9352" name="Picture 1275089352"/>
                    <pic:cNvPicPr/>
                  </pic:nvPicPr>
                  <pic:blipFill>
                    <a:blip r:embed="rId32">
                      <a:extLst>
                        <a:ext uri="{28A0092B-C50C-407E-A947-70E740481C1C}">
                          <a14:useLocalDpi xmlns:a14="http://schemas.microsoft.com/office/drawing/2010/main" val="0"/>
                        </a:ext>
                      </a:extLst>
                    </a:blip>
                    <a:stretch>
                      <a:fillRect/>
                    </a:stretch>
                  </pic:blipFill>
                  <pic:spPr>
                    <a:xfrm>
                      <a:off x="0" y="0"/>
                      <a:ext cx="5154033" cy="8589850"/>
                    </a:xfrm>
                    <a:prstGeom prst="rect">
                      <a:avLst/>
                    </a:prstGeom>
                  </pic:spPr>
                </pic:pic>
              </a:graphicData>
            </a:graphic>
          </wp:inline>
        </w:drawing>
      </w:r>
    </w:p>
    <w:p w14:paraId="0CB839BF" w14:textId="6857898F" w:rsidR="00523F62" w:rsidRDefault="00E130CD" w:rsidP="003654AD">
      <w:pPr>
        <w:pStyle w:val="Caption"/>
        <w:rPr>
          <w:rFonts w:cs="Arial"/>
        </w:rPr>
      </w:pPr>
      <w:bookmarkStart w:id="193" w:name="_Toc144459583"/>
      <w:r>
        <w:t xml:space="preserve">Figure </w:t>
      </w:r>
      <w:r>
        <w:fldChar w:fldCharType="begin"/>
      </w:r>
      <w:r>
        <w:instrText xml:space="preserve"> SEQ Figure \* ARABIC </w:instrText>
      </w:r>
      <w:r>
        <w:fldChar w:fldCharType="separate"/>
      </w:r>
      <w:r w:rsidR="00450A0E">
        <w:rPr>
          <w:noProof/>
        </w:rPr>
        <w:t>14</w:t>
      </w:r>
      <w:r>
        <w:rPr>
          <w:noProof/>
        </w:rPr>
        <w:fldChar w:fldCharType="end"/>
      </w:r>
      <w:r>
        <w:t xml:space="preserve"> </w:t>
      </w:r>
      <w:r w:rsidRPr="00C17062">
        <w:t xml:space="preserve">AUC scores for </w:t>
      </w:r>
      <w:proofErr w:type="spellStart"/>
      <w:r>
        <w:t>CatBoost</w:t>
      </w:r>
      <w:proofErr w:type="spellEnd"/>
      <w:r w:rsidRPr="00C17062">
        <w:t xml:space="preserve"> by ticker</w:t>
      </w:r>
      <w:bookmarkEnd w:id="193"/>
    </w:p>
    <w:p w14:paraId="7A496DC7" w14:textId="77777777" w:rsidR="00A322BA" w:rsidRPr="00B6654E" w:rsidRDefault="00A322BA" w:rsidP="00A322BA">
      <w:pPr>
        <w:pStyle w:val="ListParagraph"/>
        <w:spacing w:line="360" w:lineRule="auto"/>
        <w:ind w:left="426"/>
        <w:jc w:val="right"/>
        <w:rPr>
          <w:rFonts w:ascii="Arial" w:hAnsi="Arial" w:cs="Arial"/>
          <w:sz w:val="21"/>
          <w:szCs w:val="21"/>
        </w:rPr>
      </w:pPr>
      <w:r w:rsidRPr="004313CE">
        <w:rPr>
          <w:rFonts w:ascii="Arial" w:hAnsi="Arial" w:cs="Arial"/>
          <w:sz w:val="21"/>
          <w:szCs w:val="21"/>
        </w:rPr>
        <w:lastRenderedPageBreak/>
        <w:t>(author’s own work)</w:t>
      </w:r>
    </w:p>
    <w:p w14:paraId="592ADA25"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The results indicate that </w:t>
      </w:r>
      <w:proofErr w:type="spellStart"/>
      <w:r w:rsidRPr="00523F62">
        <w:rPr>
          <w:rFonts w:ascii="Arial" w:hAnsi="Arial" w:cs="Arial"/>
        </w:rPr>
        <w:t>CatBoost</w:t>
      </w:r>
      <w:proofErr w:type="spellEnd"/>
      <w:r w:rsidRPr="00523F62">
        <w:rPr>
          <w:rFonts w:ascii="Arial" w:hAnsi="Arial" w:cs="Arial"/>
        </w:rPr>
        <w:t xml:space="preserve"> displayed strong proficiency with tickers like 'GILD', 'BIIB', and 'SIRI'. On the contrary, it didn't achieve high scores for tickers such as 'PANW', 'GEHC', and 'DDOG'.</w:t>
      </w:r>
    </w:p>
    <w:p w14:paraId="1E09064E" w14:textId="77777777" w:rsidR="00523F62" w:rsidRDefault="00523F62" w:rsidP="002E5761">
      <w:pPr>
        <w:spacing w:line="360" w:lineRule="auto"/>
        <w:jc w:val="both"/>
        <w:rPr>
          <w:rFonts w:ascii="Arial" w:hAnsi="Arial" w:cs="Arial"/>
        </w:rPr>
      </w:pPr>
    </w:p>
    <w:p w14:paraId="3E0E0247" w14:textId="26E4C04A" w:rsidR="003E1D36" w:rsidRPr="00F8172E" w:rsidRDefault="003E1D36" w:rsidP="005F6FD4">
      <w:pPr>
        <w:pStyle w:val="Heading3"/>
      </w:pPr>
      <w:bookmarkStart w:id="194" w:name="_Toc144459411"/>
      <w:r w:rsidRPr="00F8172E">
        <w:t>8.</w:t>
      </w:r>
      <w:r w:rsidR="004C7CEE">
        <w:t>5</w:t>
      </w:r>
      <w:r w:rsidRPr="00F8172E">
        <w:t>.4</w:t>
      </w:r>
      <w:r w:rsidR="00523F62" w:rsidRPr="00F8172E">
        <w:t xml:space="preserve"> Discussion</w:t>
      </w:r>
      <w:bookmarkEnd w:id="194"/>
    </w:p>
    <w:p w14:paraId="7E6B5456" w14:textId="77777777" w:rsidR="00523F62" w:rsidRPr="00523F62" w:rsidRDefault="00523F62" w:rsidP="002E5761">
      <w:pPr>
        <w:spacing w:line="360" w:lineRule="auto"/>
        <w:jc w:val="both"/>
        <w:rPr>
          <w:rFonts w:ascii="Arial" w:hAnsi="Arial" w:cs="Arial"/>
        </w:rPr>
      </w:pPr>
      <w:proofErr w:type="spellStart"/>
      <w:r w:rsidRPr="00523F62">
        <w:rPr>
          <w:rFonts w:ascii="Arial" w:hAnsi="Arial" w:cs="Arial"/>
        </w:rPr>
        <w:t>CatBoost's</w:t>
      </w:r>
      <w:proofErr w:type="spellEnd"/>
      <w:r w:rsidRPr="00523F62">
        <w:rPr>
          <w:rFonts w:ascii="Arial" w:hAnsi="Arial" w:cs="Arial"/>
        </w:rPr>
        <w:t xml:space="preserve"> unique approach to handling categorical data allows it to often outperform other gradient boosting models, especially when the data contains a significant number of categorical attributes. Its in-built regularization, efficient handling of overfitting, and the ordered boosting technique make it a robust choice for various applications.</w:t>
      </w:r>
    </w:p>
    <w:p w14:paraId="05DF51AB" w14:textId="77777777" w:rsidR="00523F62" w:rsidRDefault="00523F62" w:rsidP="002E5761">
      <w:pPr>
        <w:spacing w:line="360" w:lineRule="auto"/>
        <w:jc w:val="both"/>
        <w:rPr>
          <w:rFonts w:ascii="Arial" w:hAnsi="Arial" w:cs="Arial"/>
        </w:rPr>
      </w:pPr>
    </w:p>
    <w:p w14:paraId="6436C5ED"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In the context of our dataset, </w:t>
      </w:r>
      <w:proofErr w:type="spellStart"/>
      <w:r w:rsidRPr="00523F62">
        <w:rPr>
          <w:rFonts w:ascii="Arial" w:hAnsi="Arial" w:cs="Arial"/>
        </w:rPr>
        <w:t>CatBoost</w:t>
      </w:r>
      <w:proofErr w:type="spellEnd"/>
      <w:r w:rsidRPr="00523F62">
        <w:rPr>
          <w:rFonts w:ascii="Arial" w:hAnsi="Arial" w:cs="Arial"/>
        </w:rPr>
        <w:t xml:space="preserve"> demonstrated promising results. However, its performance varied across tickers. This suggests that while </w:t>
      </w:r>
      <w:proofErr w:type="spellStart"/>
      <w:r w:rsidRPr="00523F62">
        <w:rPr>
          <w:rFonts w:ascii="Arial" w:hAnsi="Arial" w:cs="Arial"/>
        </w:rPr>
        <w:t>CatBoost's</w:t>
      </w:r>
      <w:proofErr w:type="spellEnd"/>
      <w:r w:rsidRPr="00523F62">
        <w:rPr>
          <w:rFonts w:ascii="Arial" w:hAnsi="Arial" w:cs="Arial"/>
        </w:rPr>
        <w:t xml:space="preserve"> unique techniques offer distinct advantages, the intricate interplay between stock returns and news sentiment during the pandemic era might be better grasped by some models over others.</w:t>
      </w:r>
    </w:p>
    <w:p w14:paraId="75E51924" w14:textId="77777777" w:rsidR="00523F62" w:rsidRDefault="00523F62" w:rsidP="002E5761">
      <w:pPr>
        <w:spacing w:line="360" w:lineRule="auto"/>
        <w:jc w:val="both"/>
        <w:rPr>
          <w:rFonts w:ascii="Arial" w:hAnsi="Arial" w:cs="Arial"/>
        </w:rPr>
      </w:pPr>
    </w:p>
    <w:p w14:paraId="38DD6CA8" w14:textId="77777777" w:rsidR="003F7514" w:rsidRDefault="003F7514" w:rsidP="002E5761">
      <w:pPr>
        <w:spacing w:line="360" w:lineRule="auto"/>
        <w:jc w:val="both"/>
        <w:rPr>
          <w:rFonts w:ascii="Arial" w:hAnsi="Arial" w:cs="Arial"/>
        </w:rPr>
      </w:pPr>
    </w:p>
    <w:p w14:paraId="770FDE18" w14:textId="2BBB9C0B" w:rsidR="003E1D36" w:rsidRPr="00945FD2" w:rsidRDefault="009C19BC" w:rsidP="003F7514">
      <w:pPr>
        <w:pStyle w:val="Heading2"/>
        <w:rPr>
          <w:lang w:val="en-US"/>
        </w:rPr>
      </w:pPr>
      <w:bookmarkStart w:id="195" w:name="_Toc144459412"/>
      <w:r w:rsidRPr="00F8172E">
        <w:t>8.</w:t>
      </w:r>
      <w:r w:rsidR="004C7CEE">
        <w:t>6</w:t>
      </w:r>
      <w:r w:rsidRPr="00F8172E">
        <w:t xml:space="preserve"> </w:t>
      </w:r>
      <w:r w:rsidR="003F7514">
        <w:t>AUC score</w:t>
      </w:r>
      <w:r w:rsidR="001741A3">
        <w:t xml:space="preserve"> in Each Model</w:t>
      </w:r>
      <w:bookmarkEnd w:id="195"/>
    </w:p>
    <w:p w14:paraId="55EF0FD4" w14:textId="27A3AB76" w:rsidR="009C19BC" w:rsidRPr="009C19BC" w:rsidRDefault="009C19BC" w:rsidP="002E5761">
      <w:pPr>
        <w:spacing w:line="360" w:lineRule="auto"/>
        <w:jc w:val="both"/>
        <w:rPr>
          <w:rFonts w:ascii="Arial" w:hAnsi="Arial" w:cs="Arial"/>
        </w:rPr>
      </w:pPr>
      <w:r w:rsidRPr="009C19BC">
        <w:rPr>
          <w:rFonts w:ascii="Arial" w:hAnsi="Arial" w:cs="Arial"/>
        </w:rPr>
        <w:t xml:space="preserve">To provide a comprehensive understanding of the relative strengths and weaknesses of the four models in the context of our dataset, </w:t>
      </w:r>
      <w:r w:rsidR="003E4F6C">
        <w:rPr>
          <w:rFonts w:ascii="Arial" w:hAnsi="Arial" w:cs="Arial"/>
        </w:rPr>
        <w:t>I</w:t>
      </w:r>
      <w:r w:rsidRPr="009C19BC">
        <w:rPr>
          <w:rFonts w:ascii="Arial" w:hAnsi="Arial" w:cs="Arial"/>
        </w:rPr>
        <w:t xml:space="preserve"> employed a comparative analysis. This involved juxtaposing the AUC scores of the models across all tickers, thereby offering a bird's-eye view of their performances.</w:t>
      </w:r>
    </w:p>
    <w:p w14:paraId="2888DDE0" w14:textId="7BDF505F" w:rsidR="00DB6F07" w:rsidRDefault="00DB6F07" w:rsidP="002E5761">
      <w:pPr>
        <w:spacing w:line="360" w:lineRule="auto"/>
        <w:jc w:val="both"/>
        <w:rPr>
          <w:rFonts w:ascii="Arial" w:hAnsi="Arial" w:cs="Arial"/>
        </w:rPr>
      </w:pPr>
    </w:p>
    <w:p w14:paraId="16B49ABF" w14:textId="63E78F4F" w:rsidR="00DB6F07" w:rsidRPr="00E41BF1" w:rsidRDefault="0059686C" w:rsidP="003654AD">
      <w:pPr>
        <w:pStyle w:val="Caption"/>
      </w:pPr>
      <w:bookmarkStart w:id="196" w:name="_Toc144459524"/>
      <w:r>
        <w:t xml:space="preserve">Table </w:t>
      </w:r>
      <w:r>
        <w:fldChar w:fldCharType="begin"/>
      </w:r>
      <w:r>
        <w:instrText xml:space="preserve"> SEQ Table \* ARABIC </w:instrText>
      </w:r>
      <w:r>
        <w:fldChar w:fldCharType="separate"/>
      </w:r>
      <w:r w:rsidR="00450A0E">
        <w:rPr>
          <w:noProof/>
        </w:rPr>
        <w:t>4</w:t>
      </w:r>
      <w:r>
        <w:rPr>
          <w:noProof/>
        </w:rPr>
        <w:fldChar w:fldCharType="end"/>
      </w:r>
      <w:r>
        <w:t xml:space="preserve"> Results of AUC scores</w:t>
      </w:r>
      <w:bookmarkEnd w:id="196"/>
    </w:p>
    <w:p w14:paraId="6460FE0F" w14:textId="5C0B7878" w:rsidR="00E41BF1" w:rsidRDefault="00E41BF1" w:rsidP="002E5761">
      <w:pPr>
        <w:spacing w:line="360" w:lineRule="auto"/>
        <w:jc w:val="both"/>
        <w:rPr>
          <w:rFonts w:ascii="Arial" w:hAnsi="Arial" w:cs="Arial"/>
        </w:rPr>
      </w:pPr>
      <w:r w:rsidRPr="00E41BF1">
        <w:rPr>
          <w:rFonts w:ascii="Arial" w:hAnsi="Arial" w:cs="Arial"/>
          <w:noProof/>
        </w:rPr>
        <w:drawing>
          <wp:inline distT="0" distB="0" distL="0" distR="0" wp14:anchorId="3F19772D" wp14:editId="0A2BAD4B">
            <wp:extent cx="5731510" cy="1420495"/>
            <wp:effectExtent l="0" t="0" r="0" b="0"/>
            <wp:docPr id="13685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07285" name=""/>
                    <pic:cNvPicPr/>
                  </pic:nvPicPr>
                  <pic:blipFill>
                    <a:blip r:embed="rId33"/>
                    <a:stretch>
                      <a:fillRect/>
                    </a:stretch>
                  </pic:blipFill>
                  <pic:spPr>
                    <a:xfrm>
                      <a:off x="0" y="0"/>
                      <a:ext cx="5731510" cy="1420495"/>
                    </a:xfrm>
                    <a:prstGeom prst="rect">
                      <a:avLst/>
                    </a:prstGeom>
                  </pic:spPr>
                </pic:pic>
              </a:graphicData>
            </a:graphic>
          </wp:inline>
        </w:drawing>
      </w:r>
    </w:p>
    <w:p w14:paraId="10D85B0F" w14:textId="305C6A26" w:rsidR="009C19BC" w:rsidRPr="009C19BC" w:rsidRDefault="009C19BC" w:rsidP="002E5761">
      <w:pPr>
        <w:spacing w:line="360" w:lineRule="auto"/>
        <w:jc w:val="both"/>
        <w:rPr>
          <w:rFonts w:ascii="Arial" w:hAnsi="Arial" w:cs="Arial"/>
        </w:rPr>
      </w:pPr>
      <w:r w:rsidRPr="009C19BC">
        <w:rPr>
          <w:rFonts w:ascii="Arial" w:hAnsi="Arial" w:cs="Arial"/>
        </w:rPr>
        <w:t>This table presents a succinct comparison of AUC scores obtained from each model for every ticker. Key insights are:</w:t>
      </w:r>
    </w:p>
    <w:p w14:paraId="3ADB05F8" w14:textId="77777777" w:rsidR="00092D62" w:rsidRDefault="00092D62" w:rsidP="002E5761">
      <w:pPr>
        <w:spacing w:line="360" w:lineRule="auto"/>
        <w:jc w:val="both"/>
        <w:rPr>
          <w:rFonts w:ascii="Arial" w:hAnsi="Arial" w:cs="Arial"/>
        </w:rPr>
      </w:pPr>
    </w:p>
    <w:p w14:paraId="6C52F457" w14:textId="77777777" w:rsidR="009C19BC" w:rsidRDefault="009C19BC" w:rsidP="002E5761">
      <w:pPr>
        <w:spacing w:line="360" w:lineRule="auto"/>
        <w:jc w:val="both"/>
        <w:rPr>
          <w:rFonts w:ascii="Arial" w:hAnsi="Arial" w:cs="Arial"/>
        </w:rPr>
      </w:pPr>
      <w:r w:rsidRPr="009C19BC">
        <w:rPr>
          <w:rFonts w:ascii="Arial" w:hAnsi="Arial" w:cs="Arial"/>
        </w:rPr>
        <w:t xml:space="preserve">Overall Performance: </w:t>
      </w:r>
    </w:p>
    <w:p w14:paraId="614A25A2" w14:textId="1F3C6DF4" w:rsidR="009C19BC" w:rsidRPr="009C19BC" w:rsidRDefault="009C19BC" w:rsidP="002E5761">
      <w:pPr>
        <w:spacing w:line="360" w:lineRule="auto"/>
        <w:jc w:val="both"/>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consistently stands out, achieving superior AUC scores for </w:t>
      </w:r>
      <w:proofErr w:type="gramStart"/>
      <w:r w:rsidRPr="009C19BC">
        <w:rPr>
          <w:rFonts w:ascii="Arial" w:hAnsi="Arial" w:cs="Arial"/>
        </w:rPr>
        <w:t>a majority of</w:t>
      </w:r>
      <w:proofErr w:type="gramEnd"/>
      <w:r w:rsidRPr="009C19BC">
        <w:rPr>
          <w:rFonts w:ascii="Arial" w:hAnsi="Arial" w:cs="Arial"/>
        </w:rPr>
        <w:t xml:space="preserve"> the tickers. </w:t>
      </w:r>
      <w:proofErr w:type="spellStart"/>
      <w:r w:rsidRPr="009C19BC">
        <w:rPr>
          <w:rFonts w:ascii="Arial" w:hAnsi="Arial" w:cs="Arial"/>
        </w:rPr>
        <w:t>LightGBM</w:t>
      </w:r>
      <w:proofErr w:type="spellEnd"/>
      <w:r w:rsidRPr="009C19BC">
        <w:rPr>
          <w:rFonts w:ascii="Arial" w:hAnsi="Arial" w:cs="Arial"/>
        </w:rPr>
        <w:t xml:space="preserve"> and Random Forest display a more varied performance, with their efficacy differing noticeably across tickers. </w:t>
      </w:r>
      <w:proofErr w:type="spellStart"/>
      <w:r w:rsidRPr="009C19BC">
        <w:rPr>
          <w:rFonts w:ascii="Arial" w:hAnsi="Arial" w:cs="Arial"/>
        </w:rPr>
        <w:t>CatBoost's</w:t>
      </w:r>
      <w:proofErr w:type="spellEnd"/>
      <w:r w:rsidRPr="009C19BC">
        <w:rPr>
          <w:rFonts w:ascii="Arial" w:hAnsi="Arial" w:cs="Arial"/>
        </w:rPr>
        <w:t xml:space="preserve"> results closely mirror those of Random Forest and </w:t>
      </w:r>
      <w:proofErr w:type="spellStart"/>
      <w:r w:rsidRPr="009C19BC">
        <w:rPr>
          <w:rFonts w:ascii="Arial" w:hAnsi="Arial" w:cs="Arial"/>
        </w:rPr>
        <w:t>LightGBM</w:t>
      </w:r>
      <w:proofErr w:type="spellEnd"/>
      <w:r w:rsidRPr="009C19BC">
        <w:rPr>
          <w:rFonts w:ascii="Arial" w:hAnsi="Arial" w:cs="Arial"/>
        </w:rPr>
        <w:t xml:space="preserve"> but are generally outperformed by </w:t>
      </w:r>
      <w:proofErr w:type="spellStart"/>
      <w:r w:rsidRPr="009C19BC">
        <w:rPr>
          <w:rFonts w:ascii="Arial" w:hAnsi="Arial" w:cs="Arial"/>
        </w:rPr>
        <w:t>XGBoost</w:t>
      </w:r>
      <w:proofErr w:type="spellEnd"/>
      <w:r w:rsidRPr="009C19BC">
        <w:rPr>
          <w:rFonts w:ascii="Arial" w:hAnsi="Arial" w:cs="Arial"/>
        </w:rPr>
        <w:t>.</w:t>
      </w:r>
    </w:p>
    <w:p w14:paraId="7492AA57" w14:textId="77777777" w:rsidR="009C19BC" w:rsidRPr="009C19BC" w:rsidRDefault="009C19BC" w:rsidP="002E5761">
      <w:pPr>
        <w:spacing w:line="360" w:lineRule="auto"/>
        <w:jc w:val="both"/>
        <w:rPr>
          <w:rFonts w:ascii="Arial" w:hAnsi="Arial" w:cs="Arial"/>
        </w:rPr>
      </w:pPr>
    </w:p>
    <w:p w14:paraId="28C98989" w14:textId="77777777" w:rsidR="009C19BC" w:rsidRDefault="009C19BC" w:rsidP="002E5761">
      <w:pPr>
        <w:spacing w:line="360" w:lineRule="auto"/>
        <w:jc w:val="both"/>
        <w:rPr>
          <w:rFonts w:ascii="Arial" w:hAnsi="Arial" w:cs="Arial"/>
        </w:rPr>
      </w:pPr>
      <w:r w:rsidRPr="009C19BC">
        <w:rPr>
          <w:rFonts w:ascii="Arial" w:hAnsi="Arial" w:cs="Arial"/>
        </w:rPr>
        <w:t xml:space="preserve">Consistency: </w:t>
      </w:r>
    </w:p>
    <w:p w14:paraId="399DBA6D" w14:textId="4574B17B" w:rsidR="009C19BC" w:rsidRPr="009C19BC" w:rsidRDefault="009C19BC" w:rsidP="002E5761">
      <w:pPr>
        <w:spacing w:line="360" w:lineRule="auto"/>
        <w:jc w:val="both"/>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showcases a relatively stable performance across various tickers, suggesting its robustness in capturing the nuances of the dataset. In contrast, Random Forest and </w:t>
      </w:r>
      <w:proofErr w:type="spellStart"/>
      <w:r w:rsidRPr="009C19BC">
        <w:rPr>
          <w:rFonts w:ascii="Arial" w:hAnsi="Arial" w:cs="Arial"/>
        </w:rPr>
        <w:t>LightGBM</w:t>
      </w:r>
      <w:proofErr w:type="spellEnd"/>
      <w:r w:rsidRPr="009C19BC">
        <w:rPr>
          <w:rFonts w:ascii="Arial" w:hAnsi="Arial" w:cs="Arial"/>
        </w:rPr>
        <w:t xml:space="preserve"> demonstrate more variability in their results.</w:t>
      </w:r>
    </w:p>
    <w:p w14:paraId="7305B3F2" w14:textId="77777777" w:rsidR="009C19BC" w:rsidRPr="009C19BC" w:rsidRDefault="009C19BC" w:rsidP="002E5761">
      <w:pPr>
        <w:spacing w:line="360" w:lineRule="auto"/>
        <w:jc w:val="both"/>
        <w:rPr>
          <w:rFonts w:ascii="Arial" w:hAnsi="Arial" w:cs="Arial"/>
        </w:rPr>
      </w:pPr>
    </w:p>
    <w:p w14:paraId="7076B293" w14:textId="77777777" w:rsidR="009C19BC" w:rsidRDefault="009C19BC" w:rsidP="002E5761">
      <w:pPr>
        <w:spacing w:line="360" w:lineRule="auto"/>
        <w:jc w:val="both"/>
        <w:rPr>
          <w:rFonts w:ascii="Arial" w:hAnsi="Arial" w:cs="Arial"/>
        </w:rPr>
      </w:pPr>
      <w:r w:rsidRPr="009C19BC">
        <w:rPr>
          <w:rFonts w:ascii="Arial" w:hAnsi="Arial" w:cs="Arial"/>
        </w:rPr>
        <w:t xml:space="preserve">Top-Performing Tickers: </w:t>
      </w:r>
    </w:p>
    <w:p w14:paraId="3CD54EA3" w14:textId="56AE1C0B" w:rsidR="009C19BC" w:rsidRPr="009C19BC" w:rsidRDefault="009C19BC" w:rsidP="002E5761">
      <w:pPr>
        <w:spacing w:line="360" w:lineRule="auto"/>
        <w:jc w:val="both"/>
        <w:rPr>
          <w:rFonts w:ascii="Arial" w:hAnsi="Arial" w:cs="Arial"/>
        </w:rPr>
      </w:pPr>
      <w:r w:rsidRPr="009C19BC">
        <w:rPr>
          <w:rFonts w:ascii="Arial" w:hAnsi="Arial" w:cs="Arial"/>
        </w:rPr>
        <w:t>Certain tickers like 'NFLX', 'GILD', 'BIIB', and 'SIRI' consistently achieve commendable AUC scores across most models. This could indicate that the features related to these tickers are particularly predictive, or the data for them is inherently more distinguishable.</w:t>
      </w:r>
    </w:p>
    <w:p w14:paraId="5E36A97E" w14:textId="77777777" w:rsidR="009C19BC" w:rsidRPr="009C19BC" w:rsidRDefault="009C19BC" w:rsidP="002E5761">
      <w:pPr>
        <w:spacing w:line="360" w:lineRule="auto"/>
        <w:jc w:val="both"/>
        <w:rPr>
          <w:rFonts w:ascii="Arial" w:hAnsi="Arial" w:cs="Arial"/>
        </w:rPr>
      </w:pPr>
    </w:p>
    <w:p w14:paraId="6749B00E" w14:textId="77777777" w:rsidR="009C19BC" w:rsidRDefault="009C19BC" w:rsidP="002E5761">
      <w:pPr>
        <w:spacing w:line="360" w:lineRule="auto"/>
        <w:jc w:val="both"/>
        <w:rPr>
          <w:rFonts w:ascii="Arial" w:hAnsi="Arial" w:cs="Arial"/>
        </w:rPr>
      </w:pPr>
      <w:r w:rsidRPr="009C19BC">
        <w:rPr>
          <w:rFonts w:ascii="Arial" w:hAnsi="Arial" w:cs="Arial"/>
        </w:rPr>
        <w:t xml:space="preserve">Underperforming Tickers: </w:t>
      </w:r>
    </w:p>
    <w:p w14:paraId="03C659AF" w14:textId="14ADB6C7" w:rsidR="009C19BC" w:rsidDel="0025378F" w:rsidRDefault="009C19BC" w:rsidP="002E5761">
      <w:pPr>
        <w:spacing w:line="360" w:lineRule="auto"/>
        <w:jc w:val="both"/>
        <w:rPr>
          <w:del w:id="197" w:author="He He (Staff)" w:date="2023-08-20T15:32:00Z"/>
          <w:rFonts w:ascii="Arial" w:hAnsi="Arial" w:cs="Arial"/>
        </w:rPr>
      </w:pPr>
      <w:r w:rsidRPr="009C19BC">
        <w:rPr>
          <w:rFonts w:ascii="Arial" w:hAnsi="Arial" w:cs="Arial"/>
        </w:rPr>
        <w:t>Some tickers, such as 'META', 'ASML', 'INTU', and 'AZN', regularly register lower AUC scores irrespective of the model employed. This might be indicative of less predictive features or potentially noisy data associated with these tickers.</w:t>
      </w:r>
    </w:p>
    <w:p w14:paraId="0D2ABE5A" w14:textId="77777777" w:rsidR="00092D62" w:rsidRDefault="00092D62" w:rsidP="002E5761">
      <w:pPr>
        <w:spacing w:line="360" w:lineRule="auto"/>
        <w:jc w:val="both"/>
        <w:rPr>
          <w:rFonts w:ascii="Arial" w:hAnsi="Arial" w:cs="Arial"/>
        </w:rPr>
      </w:pPr>
    </w:p>
    <w:p w14:paraId="588CD695" w14:textId="50CBE320" w:rsidR="00092D62" w:rsidRPr="00F8172E" w:rsidDel="0025378F" w:rsidRDefault="00322DAA" w:rsidP="002E5761">
      <w:pPr>
        <w:spacing w:line="360" w:lineRule="auto"/>
        <w:jc w:val="both"/>
        <w:rPr>
          <w:del w:id="198" w:author="He He (Staff)" w:date="2023-08-20T15:31:00Z"/>
          <w:rFonts w:ascii="Arial" w:hAnsi="Arial" w:cs="Arial"/>
          <w:b/>
          <w:bCs/>
        </w:rPr>
      </w:pPr>
      <w:commentRangeStart w:id="199"/>
      <w:del w:id="200" w:author="He He (Staff)" w:date="2023-08-20T15:31:00Z">
        <w:r w:rsidRPr="00F8172E" w:rsidDel="0025378F">
          <w:rPr>
            <w:rFonts w:ascii="Arial" w:hAnsi="Arial" w:cs="Arial"/>
            <w:b/>
            <w:bCs/>
          </w:rPr>
          <w:delText>8.5.3 Discussion</w:delText>
        </w:r>
      </w:del>
      <w:commentRangeEnd w:id="199"/>
      <w:r w:rsidR="0025378F">
        <w:rPr>
          <w:rStyle w:val="CommentReference"/>
        </w:rPr>
        <w:commentReference w:id="199"/>
      </w:r>
    </w:p>
    <w:p w14:paraId="025AF65F" w14:textId="77777777" w:rsidR="00322DAA" w:rsidRDefault="00322DAA" w:rsidP="002E5761">
      <w:pPr>
        <w:spacing w:line="360" w:lineRule="auto"/>
        <w:jc w:val="both"/>
        <w:rPr>
          <w:rFonts w:ascii="Arial" w:hAnsi="Arial" w:cs="Arial"/>
        </w:rPr>
      </w:pPr>
    </w:p>
    <w:p w14:paraId="36987417" w14:textId="77777777" w:rsidR="00322DAA" w:rsidRPr="00322DAA" w:rsidRDefault="00322DAA" w:rsidP="002E5761">
      <w:pPr>
        <w:spacing w:line="360" w:lineRule="auto"/>
        <w:jc w:val="both"/>
        <w:rPr>
          <w:rFonts w:ascii="Arial" w:hAnsi="Arial" w:cs="Arial"/>
        </w:rPr>
      </w:pPr>
      <w:r w:rsidRPr="00322DAA">
        <w:rPr>
          <w:rFonts w:ascii="Arial" w:hAnsi="Arial" w:cs="Arial"/>
        </w:rPr>
        <w:t>The comparative analysis illuminates the intricate dynamics between stock return predictability, news sentiment, and the inherent characteristics of the machine learning models. It is evident that while certain models excel in specific contexts, there isn't a one-size-fits-all solution. The diversity in AUC scores across tickers for all models underscores the notion that stock return predictability could be deeply intertwined with individual tickers. This revelation further bolsters the strategy of devising ticker-specific models.</w:t>
      </w:r>
    </w:p>
    <w:p w14:paraId="11AA6003" w14:textId="77777777" w:rsidR="00322DAA" w:rsidRPr="00322DAA" w:rsidRDefault="00322DAA" w:rsidP="002E5761">
      <w:pPr>
        <w:spacing w:line="360" w:lineRule="auto"/>
        <w:jc w:val="both"/>
        <w:rPr>
          <w:rFonts w:ascii="Arial" w:hAnsi="Arial" w:cs="Arial"/>
        </w:rPr>
      </w:pPr>
    </w:p>
    <w:p w14:paraId="7BD5733B" w14:textId="50321BC5" w:rsidR="00322DAA" w:rsidRDefault="00322DAA" w:rsidP="002E5761">
      <w:pPr>
        <w:spacing w:line="360" w:lineRule="auto"/>
        <w:jc w:val="both"/>
        <w:rPr>
          <w:rFonts w:ascii="Arial" w:hAnsi="Arial" w:cs="Arial"/>
        </w:rPr>
      </w:pPr>
      <w:r w:rsidRPr="00322DAA">
        <w:rPr>
          <w:rFonts w:ascii="Arial" w:hAnsi="Arial" w:cs="Arial"/>
        </w:rPr>
        <w:t xml:space="preserve">From a broader perspective, this comparative study underscores the importance of model selection in financial machine learning tasks. While certain algorithms may be </w:t>
      </w:r>
      <w:r w:rsidRPr="00322DAA">
        <w:rPr>
          <w:rFonts w:ascii="Arial" w:hAnsi="Arial" w:cs="Arial"/>
        </w:rPr>
        <w:lastRenderedPageBreak/>
        <w:t>theoretically sound, their practical application requires careful consideration of the dataset's characteristics and the specific problem context.</w:t>
      </w:r>
    </w:p>
    <w:p w14:paraId="7917B0E3" w14:textId="77777777" w:rsidR="001741A3" w:rsidRDefault="001741A3" w:rsidP="002E5761">
      <w:pPr>
        <w:spacing w:line="360" w:lineRule="auto"/>
        <w:jc w:val="both"/>
        <w:rPr>
          <w:rFonts w:ascii="Arial" w:hAnsi="Arial" w:cs="Arial"/>
        </w:rPr>
      </w:pPr>
    </w:p>
    <w:p w14:paraId="55A8494C" w14:textId="13D99772" w:rsidR="0067455B" w:rsidRPr="00E341EA" w:rsidRDefault="00E341EA" w:rsidP="001A5BE5">
      <w:pPr>
        <w:pStyle w:val="Heading2"/>
        <w:rPr>
          <w:lang w:val="en-US"/>
        </w:rPr>
      </w:pPr>
      <w:bookmarkStart w:id="201" w:name="_Toc144459413"/>
      <w:r w:rsidRPr="00E341EA">
        <w:t>8.7 Comparative Analysis of Top 10 Firms by AUC Scores Across Models</w:t>
      </w:r>
      <w:bookmarkEnd w:id="201"/>
    </w:p>
    <w:p w14:paraId="79A41F43" w14:textId="44C800C2" w:rsidR="00444E1E" w:rsidRDefault="005B1934" w:rsidP="00444E1E">
      <w:pPr>
        <w:keepNext/>
        <w:spacing w:line="360" w:lineRule="auto"/>
        <w:jc w:val="both"/>
      </w:pPr>
      <w:r>
        <w:rPr>
          <w:noProof/>
        </w:rPr>
        <w:lastRenderedPageBreak/>
        <w:drawing>
          <wp:anchor distT="0" distB="0" distL="114300" distR="114300" simplePos="0" relativeHeight="251658240" behindDoc="0" locked="0" layoutInCell="1" allowOverlap="1" wp14:anchorId="28128968" wp14:editId="58CBAEF9">
            <wp:simplePos x="0" y="0"/>
            <wp:positionH relativeFrom="column">
              <wp:posOffset>0</wp:posOffset>
            </wp:positionH>
            <wp:positionV relativeFrom="paragraph">
              <wp:posOffset>223520</wp:posOffset>
            </wp:positionV>
            <wp:extent cx="5731510" cy="7631430"/>
            <wp:effectExtent l="0" t="0" r="0" b="1270"/>
            <wp:wrapTopAndBottom/>
            <wp:docPr id="199767141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1410" name="Picture 5" descr="A screen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63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4E1E">
        <w:fldChar w:fldCharType="begin"/>
      </w:r>
      <w:r w:rsidR="00444E1E">
        <w:instrText xml:space="preserve"> INCLUDEPICTURE "https://i.gyazo.com/2b15af88f3225b9820cac4d8f62d566e.png" \* MERGEFORMATINET </w:instrText>
      </w:r>
      <w:r w:rsidR="00444E1E">
        <w:fldChar w:fldCharType="separate"/>
      </w:r>
      <w:r w:rsidR="00444E1E">
        <w:fldChar w:fldCharType="end"/>
      </w:r>
    </w:p>
    <w:p w14:paraId="2850351E" w14:textId="2839F891" w:rsidR="00444E1E" w:rsidRPr="001A5BE5" w:rsidRDefault="00444E1E" w:rsidP="00444E1E">
      <w:pPr>
        <w:pStyle w:val="Caption"/>
        <w:rPr>
          <w:rFonts w:cs="Arial"/>
          <w:lang w:val="en-US"/>
        </w:rPr>
      </w:pPr>
      <w:bookmarkStart w:id="202" w:name="_Toc144459584"/>
      <w:r>
        <w:t xml:space="preserve">Figure </w:t>
      </w:r>
      <w:r>
        <w:fldChar w:fldCharType="begin"/>
      </w:r>
      <w:r>
        <w:instrText xml:space="preserve"> SEQ Figure \* ARABIC </w:instrText>
      </w:r>
      <w:r>
        <w:fldChar w:fldCharType="separate"/>
      </w:r>
      <w:r w:rsidR="00450A0E">
        <w:rPr>
          <w:noProof/>
        </w:rPr>
        <w:t>15</w:t>
      </w:r>
      <w:r>
        <w:rPr>
          <w:noProof/>
        </w:rPr>
        <w:fldChar w:fldCharType="end"/>
      </w:r>
      <w:r>
        <w:t xml:space="preserve"> Top 10 </w:t>
      </w:r>
      <w:r w:rsidR="005B1934">
        <w:t>firms</w:t>
      </w:r>
      <w:r>
        <w:t xml:space="preserve"> and b</w:t>
      </w:r>
      <w:r w:rsidRPr="00C52A5E">
        <w:t>ottom 10 Firms</w:t>
      </w:r>
      <w:r>
        <w:t xml:space="preserve"> in AUC score across models</w:t>
      </w:r>
      <w:bookmarkEnd w:id="202"/>
    </w:p>
    <w:p w14:paraId="6F836383" w14:textId="77777777" w:rsidR="005B1934" w:rsidRPr="00B6654E" w:rsidRDefault="005B1934" w:rsidP="005B1934">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6A709816" w14:textId="24434C04" w:rsidR="00444E1E" w:rsidRDefault="00444E1E" w:rsidP="00E341EA">
      <w:pPr>
        <w:spacing w:line="360" w:lineRule="auto"/>
        <w:rPr>
          <w:rFonts w:ascii="Arial" w:hAnsi="Arial" w:cs="Arial"/>
          <w:lang w:val="en-US"/>
        </w:rPr>
      </w:pPr>
    </w:p>
    <w:p w14:paraId="699F9709" w14:textId="5B09C966" w:rsidR="00E341EA" w:rsidRPr="00E341EA" w:rsidRDefault="00E341EA" w:rsidP="00E341EA">
      <w:pPr>
        <w:spacing w:line="360" w:lineRule="auto"/>
        <w:rPr>
          <w:rFonts w:ascii="Arial" w:hAnsi="Arial" w:cs="Arial"/>
          <w:lang w:val="en-US"/>
        </w:rPr>
      </w:pPr>
      <w:r w:rsidRPr="00E341EA">
        <w:rPr>
          <w:rFonts w:ascii="Arial" w:hAnsi="Arial" w:cs="Arial"/>
          <w:lang w:val="en-US"/>
        </w:rPr>
        <w:lastRenderedPageBreak/>
        <w:t xml:space="preserve">The in-depth assessment of the top 10 companies, as measured by Area Under the Curve (AUC) scores across Random Forest, </w:t>
      </w:r>
      <w:proofErr w:type="spellStart"/>
      <w:r w:rsidRPr="00E341EA">
        <w:rPr>
          <w:rFonts w:ascii="Arial" w:hAnsi="Arial" w:cs="Arial"/>
          <w:lang w:val="en-US"/>
        </w:rPr>
        <w:t>XGBoost</w:t>
      </w:r>
      <w:proofErr w:type="spellEnd"/>
      <w:r w:rsidRPr="00E341EA">
        <w:rPr>
          <w:rFonts w:ascii="Arial" w:hAnsi="Arial" w:cs="Arial"/>
          <w:lang w:val="en-US"/>
        </w:rPr>
        <w:t xml:space="preserve">, </w:t>
      </w:r>
      <w:proofErr w:type="spellStart"/>
      <w:r w:rsidRPr="00E341EA">
        <w:rPr>
          <w:rFonts w:ascii="Arial" w:hAnsi="Arial" w:cs="Arial"/>
          <w:lang w:val="en-US"/>
        </w:rPr>
        <w:t>LightGBM</w:t>
      </w:r>
      <w:proofErr w:type="spellEnd"/>
      <w:r w:rsidRPr="00E341EA">
        <w:rPr>
          <w:rFonts w:ascii="Arial" w:hAnsi="Arial" w:cs="Arial"/>
          <w:lang w:val="en-US"/>
        </w:rPr>
        <w:t xml:space="preserve">, and </w:t>
      </w:r>
      <w:proofErr w:type="spellStart"/>
      <w:r w:rsidRPr="00E341EA">
        <w:rPr>
          <w:rFonts w:ascii="Arial" w:hAnsi="Arial" w:cs="Arial"/>
          <w:lang w:val="en-US"/>
        </w:rPr>
        <w:t>CatBoost</w:t>
      </w:r>
      <w:proofErr w:type="spellEnd"/>
      <w:r w:rsidRPr="00E341EA">
        <w:rPr>
          <w:rFonts w:ascii="Arial" w:hAnsi="Arial" w:cs="Arial"/>
          <w:lang w:val="en-US"/>
        </w:rPr>
        <w:t xml:space="preserve"> models, offers insightful perspectives into the commonalities and variances between these models in terms of specific companies they rank highly.</w:t>
      </w:r>
    </w:p>
    <w:p w14:paraId="0589FEB7" w14:textId="1E631DCB" w:rsidR="0067455B" w:rsidRDefault="0067455B" w:rsidP="00E341EA">
      <w:pPr>
        <w:spacing w:line="360" w:lineRule="auto"/>
        <w:jc w:val="both"/>
        <w:rPr>
          <w:rFonts w:ascii="Arial" w:hAnsi="Arial" w:cs="Arial"/>
          <w:lang w:val="en-US"/>
        </w:rPr>
      </w:pPr>
    </w:p>
    <w:p w14:paraId="735CB6C5"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Commonalities:</w:t>
      </w:r>
    </w:p>
    <w:p w14:paraId="46DC8965" w14:textId="77777777" w:rsidR="00E341EA" w:rsidRPr="00E341EA" w:rsidRDefault="00E341EA" w:rsidP="00E341EA">
      <w:pPr>
        <w:spacing w:line="360" w:lineRule="auto"/>
        <w:jc w:val="both"/>
        <w:rPr>
          <w:rFonts w:ascii="Arial" w:hAnsi="Arial" w:cs="Arial"/>
          <w:lang w:val="en-US"/>
        </w:rPr>
      </w:pPr>
    </w:p>
    <w:p w14:paraId="158FBBD7" w14:textId="77777777" w:rsidR="00E341EA"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 xml:space="preserve">GLOBALFOUNDRIES Inc consistently ranks high in the Random Forest, </w:t>
      </w:r>
      <w:proofErr w:type="spellStart"/>
      <w:r w:rsidRPr="00E341EA">
        <w:rPr>
          <w:rFonts w:ascii="Arial" w:hAnsi="Arial" w:cs="Arial"/>
          <w:lang w:val="en-US"/>
        </w:rPr>
        <w:t>XGBoost</w:t>
      </w:r>
      <w:proofErr w:type="spellEnd"/>
      <w:r w:rsidRPr="00E341EA">
        <w:rPr>
          <w:rFonts w:ascii="Arial" w:hAnsi="Arial" w:cs="Arial"/>
          <w:lang w:val="en-US"/>
        </w:rPr>
        <w:t xml:space="preserve">, and </w:t>
      </w:r>
      <w:proofErr w:type="spellStart"/>
      <w:r w:rsidRPr="00E341EA">
        <w:rPr>
          <w:rFonts w:ascii="Arial" w:hAnsi="Arial" w:cs="Arial"/>
          <w:lang w:val="en-US"/>
        </w:rPr>
        <w:t>LightGBM</w:t>
      </w:r>
      <w:proofErr w:type="spellEnd"/>
      <w:r w:rsidRPr="00E341EA">
        <w:rPr>
          <w:rFonts w:ascii="Arial" w:hAnsi="Arial" w:cs="Arial"/>
          <w:lang w:val="en-US"/>
        </w:rPr>
        <w:t xml:space="preserve"> models. This suggests that the company's financial or operational dynamics might be inherently stable and discernible.</w:t>
      </w:r>
    </w:p>
    <w:p w14:paraId="4625D9E8" w14:textId="77777777" w:rsidR="00E341EA"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Biogen Inc's consistent high rank across all models suggests that its financial patterns might have aspects that are universally recognized and effectively captured by various modeling techniques.</w:t>
      </w:r>
    </w:p>
    <w:p w14:paraId="7BBAE620" w14:textId="352578F7" w:rsidR="0067455B"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 xml:space="preserve">Sirius XM Holdings Inc, Exelon Corp, Gilead Sciences Inc, Warner Bros Discovery Inc, and </w:t>
      </w:r>
      <w:proofErr w:type="spellStart"/>
      <w:r w:rsidRPr="00E341EA">
        <w:rPr>
          <w:rFonts w:ascii="Arial" w:hAnsi="Arial" w:cs="Arial"/>
          <w:lang w:val="en-US"/>
        </w:rPr>
        <w:t>Seagen</w:t>
      </w:r>
      <w:proofErr w:type="spellEnd"/>
      <w:r w:rsidRPr="00E341EA">
        <w:rPr>
          <w:rFonts w:ascii="Arial" w:hAnsi="Arial" w:cs="Arial"/>
          <w:lang w:val="en-US"/>
        </w:rPr>
        <w:t xml:space="preserve"> Inc are other firms that consistently appear in the top 10 lists of most models, emphasizing their stable representation across modeling techniques.</w:t>
      </w:r>
    </w:p>
    <w:p w14:paraId="06126631" w14:textId="4D6EAA87" w:rsidR="0067455B" w:rsidRDefault="0067455B" w:rsidP="00E341EA">
      <w:pPr>
        <w:spacing w:line="360" w:lineRule="auto"/>
        <w:jc w:val="both"/>
        <w:rPr>
          <w:rFonts w:ascii="Arial" w:hAnsi="Arial" w:cs="Arial"/>
          <w:lang w:val="en-US"/>
        </w:rPr>
      </w:pPr>
    </w:p>
    <w:p w14:paraId="009777A8"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Deep Dive into Commonalities:</w:t>
      </w:r>
    </w:p>
    <w:p w14:paraId="4DD60FAB" w14:textId="77777777" w:rsidR="00E341EA" w:rsidRPr="00E341EA" w:rsidRDefault="00E341EA" w:rsidP="00E341EA">
      <w:pPr>
        <w:spacing w:line="360" w:lineRule="auto"/>
        <w:jc w:val="both"/>
        <w:rPr>
          <w:rFonts w:ascii="Arial" w:hAnsi="Arial" w:cs="Arial"/>
          <w:lang w:val="en-US"/>
        </w:rPr>
      </w:pPr>
    </w:p>
    <w:p w14:paraId="2823F056" w14:textId="67B8C932" w:rsidR="00E341EA" w:rsidRDefault="00E341EA" w:rsidP="00E341EA">
      <w:pPr>
        <w:spacing w:line="360" w:lineRule="auto"/>
        <w:jc w:val="both"/>
        <w:rPr>
          <w:rFonts w:ascii="Arial" w:hAnsi="Arial" w:cs="Arial"/>
          <w:lang w:val="en-US"/>
        </w:rPr>
      </w:pPr>
      <w:r w:rsidRPr="00E341EA">
        <w:rPr>
          <w:rFonts w:ascii="Arial" w:hAnsi="Arial" w:cs="Arial"/>
          <w:lang w:val="en-US"/>
        </w:rPr>
        <w:t>The consistent high ranking of specific companies across various models can be attributed to both industry dynamics and inherent financial stability. For instance, firms such as Biogen Inc and Gilead Sciences Inc operate within the pharmaceutical and biotech industries</w:t>
      </w:r>
      <w:r w:rsidR="008553DC">
        <w:rPr>
          <w:rFonts w:ascii="Arial" w:hAnsi="Arial" w:cs="Arial"/>
          <w:lang w:val="en-US"/>
        </w:rPr>
        <w:t xml:space="preserve"> </w:t>
      </w:r>
      <w:r w:rsidR="00624452">
        <w:rPr>
          <w:rFonts w:ascii="Arial" w:hAnsi="Arial" w:cs="Arial"/>
          <w:lang w:val="en-US"/>
        </w:rPr>
        <w:t>(</w:t>
      </w:r>
      <w:r w:rsidR="00624452" w:rsidRPr="00624452">
        <w:rPr>
          <w:rFonts w:ascii="Arial" w:hAnsi="Arial" w:cs="Arial"/>
          <w:lang w:val="en-US"/>
        </w:rPr>
        <w:t>Schiraldi</w:t>
      </w:r>
      <w:r w:rsidR="00624452">
        <w:rPr>
          <w:rFonts w:ascii="Arial" w:hAnsi="Arial" w:cs="Arial"/>
          <w:lang w:val="en-US"/>
        </w:rPr>
        <w:t>, 2014)</w:t>
      </w:r>
      <w:r w:rsidRPr="00E341EA">
        <w:rPr>
          <w:rFonts w:ascii="Arial" w:hAnsi="Arial" w:cs="Arial"/>
          <w:lang w:val="en-US"/>
        </w:rPr>
        <w:t>. These sectors stand out due to their long and extensive research and development phases, often culminating in several years of work before a product is ready for the market. The predictability in these sectors is further augmented by a rigorous regulatory environment. With stringent protocols for clinical trials and product approvals, there's an inherent stability in their operational dynamics</w:t>
      </w:r>
      <w:r w:rsidR="008553DC">
        <w:rPr>
          <w:rFonts w:ascii="Arial" w:hAnsi="Arial" w:cs="Arial"/>
          <w:lang w:val="en-US"/>
        </w:rPr>
        <w:t xml:space="preserve"> (</w:t>
      </w:r>
      <w:r w:rsidR="008553DC" w:rsidRPr="008553DC">
        <w:rPr>
          <w:rFonts w:ascii="Arial" w:hAnsi="Arial" w:cs="Arial"/>
        </w:rPr>
        <w:t>Choudhury</w:t>
      </w:r>
      <w:r w:rsidR="008553DC">
        <w:rPr>
          <w:rFonts w:ascii="Arial" w:hAnsi="Arial" w:cs="Arial"/>
        </w:rPr>
        <w:t>, 2016</w:t>
      </w:r>
      <w:r w:rsidR="008553DC">
        <w:rPr>
          <w:rFonts w:ascii="Arial" w:hAnsi="Arial" w:cs="Arial"/>
          <w:lang w:val="en-US"/>
        </w:rPr>
        <w:t>)</w:t>
      </w:r>
      <w:r w:rsidRPr="00E341EA">
        <w:rPr>
          <w:rFonts w:ascii="Arial" w:hAnsi="Arial" w:cs="Arial"/>
          <w:lang w:val="en-US"/>
        </w:rPr>
        <w:t>. Once a product gains regulatory approval, it typically enjoys a period of market exclusivity, courtesy of patent protections. Furthermore, the pharmaceutical and biotech sectors are known for their substantial reinvestments into R&amp;D, ensuring a steady flow of innovations. The combination of continuous innovation and the extended lifecycle of their products often translates into stable financial trajectories, making them more amenable to predictive modeling</w:t>
      </w:r>
      <w:r w:rsidR="008553DC">
        <w:rPr>
          <w:rFonts w:ascii="Arial" w:hAnsi="Arial" w:cs="Arial"/>
          <w:lang w:val="en-US"/>
        </w:rPr>
        <w:t xml:space="preserve"> (</w:t>
      </w:r>
      <w:proofErr w:type="spellStart"/>
      <w:r w:rsidR="008553DC" w:rsidRPr="008553DC">
        <w:rPr>
          <w:rFonts w:ascii="Arial" w:hAnsi="Arial" w:cs="Arial"/>
        </w:rPr>
        <w:t>Ottoo</w:t>
      </w:r>
      <w:proofErr w:type="spellEnd"/>
      <w:r w:rsidR="008553DC">
        <w:rPr>
          <w:rFonts w:ascii="Arial" w:hAnsi="Arial" w:cs="Arial"/>
        </w:rPr>
        <w:t>, 2018</w:t>
      </w:r>
      <w:r w:rsidR="008553DC">
        <w:rPr>
          <w:rFonts w:ascii="Arial" w:hAnsi="Arial" w:cs="Arial"/>
          <w:lang w:val="en-US"/>
        </w:rPr>
        <w:t>)</w:t>
      </w:r>
      <w:r w:rsidRPr="00E341EA">
        <w:rPr>
          <w:rFonts w:ascii="Arial" w:hAnsi="Arial" w:cs="Arial"/>
          <w:lang w:val="en-US"/>
        </w:rPr>
        <w:t>.</w:t>
      </w:r>
    </w:p>
    <w:p w14:paraId="43C2ED11" w14:textId="77777777" w:rsidR="00021ADF" w:rsidRPr="00E341EA" w:rsidRDefault="00021ADF" w:rsidP="00E341EA">
      <w:pPr>
        <w:spacing w:line="360" w:lineRule="auto"/>
        <w:jc w:val="both"/>
        <w:rPr>
          <w:rFonts w:ascii="Arial" w:hAnsi="Arial" w:cs="Arial"/>
          <w:lang w:val="en-US"/>
        </w:rPr>
      </w:pPr>
    </w:p>
    <w:p w14:paraId="12C3EE67"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Differences:</w:t>
      </w:r>
    </w:p>
    <w:p w14:paraId="019DA290" w14:textId="77777777" w:rsidR="00E341EA" w:rsidRPr="00E341EA" w:rsidRDefault="00E341EA" w:rsidP="00E341EA">
      <w:pPr>
        <w:spacing w:line="360" w:lineRule="auto"/>
        <w:jc w:val="both"/>
        <w:rPr>
          <w:rFonts w:ascii="Arial" w:hAnsi="Arial" w:cs="Arial"/>
          <w:lang w:val="en-US"/>
        </w:rPr>
      </w:pPr>
    </w:p>
    <w:p w14:paraId="17722A2F" w14:textId="77777777"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 xml:space="preserve">Firms like Xcel Energy Inc and American Electric Power Co Inc are unique to the </w:t>
      </w:r>
      <w:proofErr w:type="spellStart"/>
      <w:r w:rsidRPr="00E341EA">
        <w:rPr>
          <w:rFonts w:ascii="Arial" w:hAnsi="Arial" w:cs="Arial"/>
          <w:lang w:val="en-US"/>
        </w:rPr>
        <w:t>XGBoost</w:t>
      </w:r>
      <w:proofErr w:type="spellEnd"/>
      <w:r w:rsidRPr="00E341EA">
        <w:rPr>
          <w:rFonts w:ascii="Arial" w:hAnsi="Arial" w:cs="Arial"/>
          <w:lang w:val="en-US"/>
        </w:rPr>
        <w:t xml:space="preserve"> model, while Autodesk Inc is exclusive to </w:t>
      </w:r>
      <w:proofErr w:type="spellStart"/>
      <w:r w:rsidRPr="00E341EA">
        <w:rPr>
          <w:rFonts w:ascii="Arial" w:hAnsi="Arial" w:cs="Arial"/>
          <w:lang w:val="en-US"/>
        </w:rPr>
        <w:t>LightGBM's</w:t>
      </w:r>
      <w:proofErr w:type="spellEnd"/>
      <w:r w:rsidRPr="00E341EA">
        <w:rPr>
          <w:rFonts w:ascii="Arial" w:hAnsi="Arial" w:cs="Arial"/>
          <w:lang w:val="en-US"/>
        </w:rPr>
        <w:t xml:space="preserve"> top 10. This suggests potential model-specific sensitivities or feature importance variations.</w:t>
      </w:r>
    </w:p>
    <w:p w14:paraId="11C90593" w14:textId="77777777"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Dollar Tree Inc's presence solely in the Random Forest's top 10 might hint at unique trends or patterns that this specific model captures.</w:t>
      </w:r>
    </w:p>
    <w:p w14:paraId="1DF176FF" w14:textId="67E795BB"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 xml:space="preserve">Booking Holdings Inc and Walgreens Boots Alliance Inc are unique to the </w:t>
      </w:r>
      <w:proofErr w:type="spellStart"/>
      <w:r w:rsidRPr="00E341EA">
        <w:rPr>
          <w:rFonts w:ascii="Arial" w:hAnsi="Arial" w:cs="Arial"/>
          <w:lang w:val="en-US"/>
        </w:rPr>
        <w:t>CatBoost</w:t>
      </w:r>
      <w:proofErr w:type="spellEnd"/>
      <w:r w:rsidRPr="00E341EA">
        <w:rPr>
          <w:rFonts w:ascii="Arial" w:hAnsi="Arial" w:cs="Arial"/>
          <w:lang w:val="en-US"/>
        </w:rPr>
        <w:t xml:space="preserve"> model's top 10, indicating a different feature weighting or recognition pattern inherent to the </w:t>
      </w:r>
      <w:proofErr w:type="spellStart"/>
      <w:r w:rsidRPr="00E341EA">
        <w:rPr>
          <w:rFonts w:ascii="Arial" w:hAnsi="Arial" w:cs="Arial"/>
          <w:lang w:val="en-US"/>
        </w:rPr>
        <w:t>CatBoost</w:t>
      </w:r>
      <w:proofErr w:type="spellEnd"/>
      <w:r w:rsidRPr="00E341EA">
        <w:rPr>
          <w:rFonts w:ascii="Arial" w:hAnsi="Arial" w:cs="Arial"/>
          <w:lang w:val="en-US"/>
        </w:rPr>
        <w:t xml:space="preserve"> algorithm.</w:t>
      </w:r>
    </w:p>
    <w:p w14:paraId="5D9DA150" w14:textId="77777777" w:rsidR="00E341EA" w:rsidRPr="00E341EA" w:rsidRDefault="00E341EA" w:rsidP="00E341EA">
      <w:pPr>
        <w:spacing w:line="360" w:lineRule="auto"/>
        <w:jc w:val="both"/>
        <w:rPr>
          <w:rFonts w:ascii="Arial" w:hAnsi="Arial" w:cs="Arial"/>
          <w:lang w:val="en-US"/>
        </w:rPr>
      </w:pPr>
    </w:p>
    <w:p w14:paraId="6270E2C8" w14:textId="77777777" w:rsidR="00C16FD9" w:rsidRPr="00C16FD9" w:rsidRDefault="00C16FD9" w:rsidP="00C16FD9">
      <w:pPr>
        <w:spacing w:line="360" w:lineRule="auto"/>
        <w:jc w:val="both"/>
        <w:rPr>
          <w:rFonts w:ascii="Arial" w:hAnsi="Arial" w:cs="Arial"/>
          <w:lang w:val="en-US"/>
        </w:rPr>
      </w:pPr>
      <w:r w:rsidRPr="00C16FD9">
        <w:rPr>
          <w:rFonts w:ascii="Arial" w:hAnsi="Arial" w:cs="Arial"/>
          <w:lang w:val="en-US"/>
        </w:rPr>
        <w:t>Deep Dive into Differences:</w:t>
      </w:r>
    </w:p>
    <w:p w14:paraId="1FB9109D" w14:textId="77777777" w:rsidR="00C16FD9" w:rsidRPr="00C16FD9" w:rsidRDefault="00C16FD9" w:rsidP="00C16FD9">
      <w:pPr>
        <w:spacing w:line="360" w:lineRule="auto"/>
        <w:jc w:val="both"/>
        <w:rPr>
          <w:rFonts w:ascii="Arial" w:hAnsi="Arial" w:cs="Arial"/>
          <w:lang w:val="en-US"/>
        </w:rPr>
      </w:pPr>
    </w:p>
    <w:p w14:paraId="5718237B" w14:textId="6B114CC1" w:rsidR="00C16FD9" w:rsidRPr="00C16FD9" w:rsidRDefault="00C16FD9" w:rsidP="00C16FD9">
      <w:pPr>
        <w:spacing w:line="360" w:lineRule="auto"/>
        <w:jc w:val="both"/>
        <w:rPr>
          <w:rFonts w:ascii="Arial" w:hAnsi="Arial" w:cs="Arial"/>
          <w:lang w:val="en-US"/>
        </w:rPr>
      </w:pPr>
      <w:r w:rsidRPr="00C16FD9">
        <w:rPr>
          <w:rFonts w:ascii="Arial" w:hAnsi="Arial" w:cs="Arial"/>
          <w:lang w:val="en-US"/>
        </w:rPr>
        <w:t xml:space="preserve">Autodesk Inc, a leader in software solutions for architecture and construction, is uniquely highlighted in </w:t>
      </w:r>
      <w:proofErr w:type="spellStart"/>
      <w:r w:rsidRPr="00C16FD9">
        <w:rPr>
          <w:rFonts w:ascii="Arial" w:hAnsi="Arial" w:cs="Arial"/>
          <w:lang w:val="en-US"/>
        </w:rPr>
        <w:t>LightGBM's</w:t>
      </w:r>
      <w:proofErr w:type="spellEnd"/>
      <w:r w:rsidRPr="00C16FD9">
        <w:rPr>
          <w:rFonts w:ascii="Arial" w:hAnsi="Arial" w:cs="Arial"/>
          <w:lang w:val="en-US"/>
        </w:rPr>
        <w:t xml:space="preserve"> top ten. The software industry, with its rapid innovation cycles and shifting consumer preferences, might present specific trends that the </w:t>
      </w:r>
      <w:proofErr w:type="spellStart"/>
      <w:r w:rsidRPr="00C16FD9">
        <w:rPr>
          <w:rFonts w:ascii="Arial" w:hAnsi="Arial" w:cs="Arial"/>
          <w:lang w:val="en-US"/>
        </w:rPr>
        <w:t>LightGBM</w:t>
      </w:r>
      <w:proofErr w:type="spellEnd"/>
      <w:r w:rsidRPr="00C16FD9">
        <w:rPr>
          <w:rFonts w:ascii="Arial" w:hAnsi="Arial" w:cs="Arial"/>
          <w:lang w:val="en-US"/>
        </w:rPr>
        <w:t xml:space="preserve"> algorithm identifies more effectively, perhaps due to its focus on leaf-wise tree growth and dealing with categorical features.</w:t>
      </w:r>
    </w:p>
    <w:p w14:paraId="54161B18" w14:textId="77777777" w:rsidR="00C16FD9" w:rsidRPr="00C16FD9" w:rsidRDefault="00C16FD9" w:rsidP="00C16FD9">
      <w:pPr>
        <w:spacing w:line="360" w:lineRule="auto"/>
        <w:jc w:val="both"/>
        <w:rPr>
          <w:rFonts w:ascii="Arial" w:hAnsi="Arial" w:cs="Arial"/>
          <w:lang w:val="en-US"/>
        </w:rPr>
      </w:pPr>
    </w:p>
    <w:p w14:paraId="6F1A59C2" w14:textId="638610CA" w:rsidR="00C16FD9" w:rsidRPr="00C16FD9" w:rsidRDefault="00C16FD9" w:rsidP="00C16FD9">
      <w:pPr>
        <w:spacing w:line="360" w:lineRule="auto"/>
        <w:jc w:val="both"/>
        <w:rPr>
          <w:rFonts w:ascii="Arial" w:hAnsi="Arial" w:cs="Arial"/>
          <w:lang w:val="en-US"/>
        </w:rPr>
      </w:pPr>
      <w:r w:rsidRPr="00C16FD9">
        <w:rPr>
          <w:rFonts w:ascii="Arial" w:hAnsi="Arial" w:cs="Arial"/>
          <w:lang w:val="en-US"/>
        </w:rPr>
        <w:t>Dollar Tree Inc's solitary presence in Random Forest's top ten is intriguing. As a prominent player in the discount store industry, its financial dynamics, influenced by consumer spending patterns, inventory management, and real estate decisions, might have unique patterns that the ensemble nature of Random Forest can capture more effectively</w:t>
      </w:r>
      <w:r w:rsidR="009849CF">
        <w:rPr>
          <w:rFonts w:ascii="Arial" w:hAnsi="Arial" w:cs="Arial"/>
          <w:lang w:val="en-US"/>
        </w:rPr>
        <w:t xml:space="preserve"> (</w:t>
      </w:r>
      <w:proofErr w:type="spellStart"/>
      <w:r w:rsidR="009849CF" w:rsidRPr="009849CF">
        <w:rPr>
          <w:rFonts w:ascii="Arial" w:hAnsi="Arial" w:cs="Arial"/>
        </w:rPr>
        <w:t>Khare</w:t>
      </w:r>
      <w:proofErr w:type="spellEnd"/>
      <w:r w:rsidR="009849CF">
        <w:rPr>
          <w:rFonts w:ascii="Arial" w:hAnsi="Arial" w:cs="Arial"/>
        </w:rPr>
        <w:t xml:space="preserve"> et al.</w:t>
      </w:r>
      <w:r w:rsidR="009849CF">
        <w:rPr>
          <w:rFonts w:ascii="Arial" w:hAnsi="Arial" w:cs="Arial"/>
          <w:lang w:val="en-US"/>
        </w:rPr>
        <w:t>)</w:t>
      </w:r>
      <w:r w:rsidRPr="00C16FD9">
        <w:rPr>
          <w:rFonts w:ascii="Arial" w:hAnsi="Arial" w:cs="Arial"/>
          <w:lang w:val="en-US"/>
        </w:rPr>
        <w:t>.</w:t>
      </w:r>
    </w:p>
    <w:p w14:paraId="60F252D9" w14:textId="77777777" w:rsidR="00C16FD9" w:rsidRPr="00C16FD9" w:rsidRDefault="00C16FD9" w:rsidP="00C16FD9">
      <w:pPr>
        <w:spacing w:line="360" w:lineRule="auto"/>
        <w:jc w:val="both"/>
        <w:rPr>
          <w:rFonts w:ascii="Arial" w:hAnsi="Arial" w:cs="Arial"/>
          <w:lang w:val="en-US"/>
        </w:rPr>
      </w:pPr>
    </w:p>
    <w:p w14:paraId="4B6133E9" w14:textId="77777777" w:rsidR="00C16FD9" w:rsidRDefault="00C16FD9" w:rsidP="00C16FD9">
      <w:pPr>
        <w:spacing w:line="360" w:lineRule="auto"/>
        <w:jc w:val="both"/>
        <w:rPr>
          <w:rFonts w:ascii="Arial" w:hAnsi="Arial" w:cs="Arial"/>
          <w:lang w:val="en-US"/>
        </w:rPr>
      </w:pPr>
      <w:r w:rsidRPr="00C16FD9">
        <w:rPr>
          <w:rFonts w:ascii="Arial" w:hAnsi="Arial" w:cs="Arial"/>
          <w:lang w:val="en-US"/>
        </w:rPr>
        <w:t xml:space="preserve">Lastly, the inclusion of companies like Booking Holdings Inc, a digital travel industry leader, and Walgreens Boots Alliance Inc, a pharmacy and retail giant, solely in </w:t>
      </w:r>
      <w:proofErr w:type="spellStart"/>
      <w:r w:rsidRPr="00C16FD9">
        <w:rPr>
          <w:rFonts w:ascii="Arial" w:hAnsi="Arial" w:cs="Arial"/>
          <w:lang w:val="en-US"/>
        </w:rPr>
        <w:t>CatBoost's</w:t>
      </w:r>
      <w:proofErr w:type="spellEnd"/>
      <w:r w:rsidRPr="00C16FD9">
        <w:rPr>
          <w:rFonts w:ascii="Arial" w:hAnsi="Arial" w:cs="Arial"/>
          <w:lang w:val="en-US"/>
        </w:rPr>
        <w:t xml:space="preserve"> top ten points towards the model's unique handling of categorical data and iterative refinement. These firms, operating in sectors marked by intense competition and rapidly evolving business models, might exhibit data patterns that are more coherently deciphered by the </w:t>
      </w:r>
      <w:proofErr w:type="spellStart"/>
      <w:r w:rsidRPr="00C16FD9">
        <w:rPr>
          <w:rFonts w:ascii="Arial" w:hAnsi="Arial" w:cs="Arial"/>
          <w:lang w:val="en-US"/>
        </w:rPr>
        <w:t>CatBoost</w:t>
      </w:r>
      <w:proofErr w:type="spellEnd"/>
      <w:r w:rsidRPr="00C16FD9">
        <w:rPr>
          <w:rFonts w:ascii="Arial" w:hAnsi="Arial" w:cs="Arial"/>
          <w:lang w:val="en-US"/>
        </w:rPr>
        <w:t xml:space="preserve"> algorithm, given its ability to focus on feature interactions.</w:t>
      </w:r>
    </w:p>
    <w:p w14:paraId="7E6D4520" w14:textId="77777777" w:rsidR="009849CF" w:rsidRDefault="009849CF" w:rsidP="00C16FD9">
      <w:pPr>
        <w:spacing w:line="360" w:lineRule="auto"/>
        <w:jc w:val="both"/>
        <w:rPr>
          <w:rFonts w:ascii="Arial" w:hAnsi="Arial" w:cs="Arial"/>
          <w:lang w:val="en-US"/>
        </w:rPr>
      </w:pPr>
    </w:p>
    <w:p w14:paraId="60853548" w14:textId="2FA8DADD" w:rsidR="001A5BE5" w:rsidRPr="001A5BE5" w:rsidRDefault="001A5BE5" w:rsidP="001A5BE5">
      <w:pPr>
        <w:pStyle w:val="Heading2"/>
        <w:rPr>
          <w:lang w:val="en-US"/>
        </w:rPr>
      </w:pPr>
      <w:bookmarkStart w:id="203" w:name="_Toc144459414"/>
      <w:r w:rsidRPr="001A5BE5">
        <w:rPr>
          <w:lang w:val="en-US"/>
        </w:rPr>
        <w:t>8.</w:t>
      </w:r>
      <w:r>
        <w:rPr>
          <w:lang w:val="en-US"/>
        </w:rPr>
        <w:t>8</w:t>
      </w:r>
      <w:r w:rsidRPr="001A5BE5">
        <w:rPr>
          <w:lang w:val="en-US"/>
        </w:rPr>
        <w:t xml:space="preserve"> Comparative Analysis of Bottom 10 Firms by AUC Scores Across Models</w:t>
      </w:r>
      <w:bookmarkEnd w:id="203"/>
    </w:p>
    <w:p w14:paraId="232B3FDC"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Commonalities:</w:t>
      </w:r>
    </w:p>
    <w:p w14:paraId="4D3D9C09" w14:textId="77777777" w:rsidR="001A5BE5" w:rsidRPr="001A5BE5" w:rsidRDefault="001A5BE5" w:rsidP="001A5BE5">
      <w:pPr>
        <w:spacing w:line="360" w:lineRule="auto"/>
        <w:jc w:val="both"/>
        <w:rPr>
          <w:rFonts w:ascii="Arial" w:hAnsi="Arial" w:cs="Arial"/>
          <w:lang w:val="en-US"/>
        </w:rPr>
      </w:pPr>
    </w:p>
    <w:p w14:paraId="4F97D930" w14:textId="77777777" w:rsidR="001A5BE5" w:rsidRPr="002C57CF" w:rsidRDefault="001A5BE5" w:rsidP="002C57CF">
      <w:pPr>
        <w:pStyle w:val="ListParagraph"/>
        <w:numPr>
          <w:ilvl w:val="0"/>
          <w:numId w:val="389"/>
        </w:numPr>
        <w:spacing w:line="360" w:lineRule="auto"/>
        <w:ind w:left="426"/>
        <w:jc w:val="both"/>
        <w:rPr>
          <w:rFonts w:ascii="Arial" w:hAnsi="Arial" w:cs="Arial"/>
          <w:lang w:val="en-US"/>
        </w:rPr>
      </w:pPr>
      <w:r w:rsidRPr="002C57CF">
        <w:rPr>
          <w:rFonts w:ascii="Arial" w:hAnsi="Arial" w:cs="Arial"/>
          <w:lang w:val="en-US"/>
        </w:rPr>
        <w:t>Firms such as ASML Holding NV and AstraZeneca PLC ADR consistently appear in the bottom 10 across multiple models, suggesting challenges in predicting their financial patterns.</w:t>
      </w:r>
    </w:p>
    <w:p w14:paraId="0F73F110" w14:textId="77777777" w:rsidR="001A5BE5" w:rsidRPr="002C57CF" w:rsidRDefault="001A5BE5" w:rsidP="002C57CF">
      <w:pPr>
        <w:pStyle w:val="ListParagraph"/>
        <w:numPr>
          <w:ilvl w:val="0"/>
          <w:numId w:val="389"/>
        </w:numPr>
        <w:spacing w:line="360" w:lineRule="auto"/>
        <w:ind w:left="426"/>
        <w:jc w:val="both"/>
        <w:rPr>
          <w:rFonts w:ascii="Arial" w:hAnsi="Arial" w:cs="Arial"/>
          <w:lang w:val="en-US"/>
        </w:rPr>
      </w:pPr>
      <w:r w:rsidRPr="002C57CF">
        <w:rPr>
          <w:rFonts w:ascii="Arial" w:hAnsi="Arial" w:cs="Arial"/>
          <w:lang w:val="en-US"/>
        </w:rPr>
        <w:t xml:space="preserve">Tech and e-commerce companies like PDD Holdings Inc ADR and </w:t>
      </w:r>
      <w:proofErr w:type="spellStart"/>
      <w:r w:rsidRPr="002C57CF">
        <w:rPr>
          <w:rFonts w:ascii="Arial" w:hAnsi="Arial" w:cs="Arial"/>
          <w:lang w:val="en-US"/>
        </w:rPr>
        <w:t>MercadoLibre</w:t>
      </w:r>
      <w:proofErr w:type="spellEnd"/>
      <w:r w:rsidRPr="002C57CF">
        <w:rPr>
          <w:rFonts w:ascii="Arial" w:hAnsi="Arial" w:cs="Arial"/>
          <w:lang w:val="en-US"/>
        </w:rPr>
        <w:t xml:space="preserve"> Inc frequently rank in the bottom across models, indicating potential complexities in their financial dynamics.</w:t>
      </w:r>
    </w:p>
    <w:p w14:paraId="08DD2379" w14:textId="77777777" w:rsidR="002C57CF" w:rsidRDefault="002C57CF" w:rsidP="001A5BE5">
      <w:pPr>
        <w:spacing w:line="360" w:lineRule="auto"/>
        <w:jc w:val="both"/>
        <w:rPr>
          <w:rFonts w:ascii="Arial" w:hAnsi="Arial" w:cs="Arial"/>
          <w:lang w:val="en-US"/>
        </w:rPr>
      </w:pPr>
    </w:p>
    <w:p w14:paraId="6DF3B87E" w14:textId="72F05440"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Deep Dive into Commonalities:</w:t>
      </w:r>
    </w:p>
    <w:p w14:paraId="39F9B721" w14:textId="77777777" w:rsidR="001A5BE5" w:rsidRPr="001A5BE5" w:rsidRDefault="001A5BE5" w:rsidP="001A5BE5">
      <w:pPr>
        <w:spacing w:line="360" w:lineRule="auto"/>
        <w:jc w:val="both"/>
        <w:rPr>
          <w:rFonts w:ascii="Arial" w:hAnsi="Arial" w:cs="Arial"/>
          <w:lang w:val="en-US"/>
        </w:rPr>
      </w:pPr>
    </w:p>
    <w:p w14:paraId="3BF3427B" w14:textId="21D81234"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The repeated appearance of companies like ASML Holding NV and AstraZeneca PLC ADR in the bottom 10 across various models suggests inherent complexities in these firms' financial metrics or operations that make them </w:t>
      </w:r>
      <w:proofErr w:type="gramStart"/>
      <w:r w:rsidRPr="001A5BE5">
        <w:rPr>
          <w:rFonts w:ascii="Arial" w:hAnsi="Arial" w:cs="Arial"/>
          <w:lang w:val="en-US"/>
        </w:rPr>
        <w:t>challenging</w:t>
      </w:r>
      <w:proofErr w:type="gramEnd"/>
      <w:r w:rsidRPr="001A5BE5">
        <w:rPr>
          <w:rFonts w:ascii="Arial" w:hAnsi="Arial" w:cs="Arial"/>
          <w:lang w:val="en-US"/>
        </w:rPr>
        <w:t xml:space="preserve"> to predict. ASML Holding NV, a leader in semiconductor manufacturing, operates in an industry characterized by rapid technological advancements and intense competition, which can introduce unpredictability in financial metrics. Similarly, AstraZeneca, a pharmaceutical giant, might face unpredictability due to the outcome-based nature of drug trials and the shifting regulatory landscape</w:t>
      </w:r>
      <w:r w:rsidR="007C3DF1">
        <w:rPr>
          <w:rFonts w:ascii="Arial" w:hAnsi="Arial" w:cs="Arial"/>
          <w:lang w:val="en-US"/>
        </w:rPr>
        <w:t xml:space="preserve"> (</w:t>
      </w:r>
      <w:proofErr w:type="spellStart"/>
      <w:r w:rsidR="007C3DF1" w:rsidRPr="00FF5992">
        <w:rPr>
          <w:rFonts w:ascii="Arial" w:hAnsi="Arial" w:cs="Arial"/>
          <w:lang w:val="en-US"/>
        </w:rPr>
        <w:t>Lexchin</w:t>
      </w:r>
      <w:proofErr w:type="spellEnd"/>
      <w:r w:rsidR="007C3DF1">
        <w:rPr>
          <w:rFonts w:ascii="Arial" w:hAnsi="Arial" w:cs="Arial"/>
          <w:lang w:val="en-US"/>
        </w:rPr>
        <w:t>, 2012)</w:t>
      </w:r>
      <w:r w:rsidRPr="001A5BE5">
        <w:rPr>
          <w:rFonts w:ascii="Arial" w:hAnsi="Arial" w:cs="Arial"/>
          <w:lang w:val="en-US"/>
        </w:rPr>
        <w:t>.</w:t>
      </w:r>
    </w:p>
    <w:p w14:paraId="7E4A4C2F" w14:textId="77777777" w:rsidR="001A5BE5" w:rsidRPr="001A5BE5" w:rsidRDefault="001A5BE5" w:rsidP="001A5BE5">
      <w:pPr>
        <w:spacing w:line="360" w:lineRule="auto"/>
        <w:jc w:val="both"/>
        <w:rPr>
          <w:rFonts w:ascii="Arial" w:hAnsi="Arial" w:cs="Arial"/>
          <w:lang w:val="en-US"/>
        </w:rPr>
      </w:pPr>
    </w:p>
    <w:p w14:paraId="0359AFAC"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Moreover, the tech and e-commerce sectors, represented by firms like PDD Holdings Inc ADR and </w:t>
      </w:r>
      <w:proofErr w:type="spellStart"/>
      <w:r w:rsidRPr="001A5BE5">
        <w:rPr>
          <w:rFonts w:ascii="Arial" w:hAnsi="Arial" w:cs="Arial"/>
          <w:lang w:val="en-US"/>
        </w:rPr>
        <w:t>MercadoLibre</w:t>
      </w:r>
      <w:proofErr w:type="spellEnd"/>
      <w:r w:rsidRPr="001A5BE5">
        <w:rPr>
          <w:rFonts w:ascii="Arial" w:hAnsi="Arial" w:cs="Arial"/>
          <w:lang w:val="en-US"/>
        </w:rPr>
        <w:t xml:space="preserve"> Inc, are known for their swift pace of innovation and changing market dynamics. The models might struggle to keep up with the rapid changes in these sectors, or the features used might not adequately capture the intricate dynamics of these industries.</w:t>
      </w:r>
    </w:p>
    <w:p w14:paraId="38A887A9" w14:textId="77777777" w:rsidR="00FF5992" w:rsidRPr="001A5BE5" w:rsidRDefault="00FF5992" w:rsidP="001A5BE5">
      <w:pPr>
        <w:spacing w:line="360" w:lineRule="auto"/>
        <w:jc w:val="both"/>
        <w:rPr>
          <w:rFonts w:ascii="Arial" w:hAnsi="Arial" w:cs="Arial"/>
          <w:lang w:val="en-US"/>
        </w:rPr>
      </w:pPr>
    </w:p>
    <w:p w14:paraId="1782823F"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Differences:</w:t>
      </w:r>
    </w:p>
    <w:p w14:paraId="04CB7897" w14:textId="77777777" w:rsidR="001A5BE5" w:rsidRPr="001A5BE5" w:rsidRDefault="001A5BE5" w:rsidP="001A5BE5">
      <w:pPr>
        <w:spacing w:line="360" w:lineRule="auto"/>
        <w:jc w:val="both"/>
        <w:rPr>
          <w:rFonts w:ascii="Arial" w:hAnsi="Arial" w:cs="Arial"/>
          <w:lang w:val="en-US"/>
        </w:rPr>
      </w:pPr>
    </w:p>
    <w:p w14:paraId="0CDDFA32" w14:textId="77777777" w:rsidR="001A5BE5" w:rsidRPr="00876AD9" w:rsidRDefault="001A5BE5" w:rsidP="00876AD9">
      <w:pPr>
        <w:pStyle w:val="ListParagraph"/>
        <w:numPr>
          <w:ilvl w:val="0"/>
          <w:numId w:val="390"/>
        </w:numPr>
        <w:spacing w:line="360" w:lineRule="auto"/>
        <w:ind w:left="426"/>
        <w:jc w:val="both"/>
        <w:rPr>
          <w:rFonts w:ascii="Arial" w:hAnsi="Arial" w:cs="Arial"/>
          <w:lang w:val="en-US"/>
        </w:rPr>
      </w:pPr>
      <w:r w:rsidRPr="00876AD9">
        <w:rPr>
          <w:rFonts w:ascii="Arial" w:hAnsi="Arial" w:cs="Arial"/>
          <w:lang w:val="en-US"/>
        </w:rPr>
        <w:lastRenderedPageBreak/>
        <w:t xml:space="preserve">Companies like Datadog Inc and Palo Alto Networks Inc are uniquely positioned in the bottom 10 of the </w:t>
      </w:r>
      <w:proofErr w:type="spellStart"/>
      <w:r w:rsidRPr="00876AD9">
        <w:rPr>
          <w:rFonts w:ascii="Arial" w:hAnsi="Arial" w:cs="Arial"/>
          <w:lang w:val="en-US"/>
        </w:rPr>
        <w:t>CatBoost</w:t>
      </w:r>
      <w:proofErr w:type="spellEnd"/>
      <w:r w:rsidRPr="00876AD9">
        <w:rPr>
          <w:rFonts w:ascii="Arial" w:hAnsi="Arial" w:cs="Arial"/>
          <w:lang w:val="en-US"/>
        </w:rPr>
        <w:t xml:space="preserve"> model, whereas they don't appear in the other models' lists.</w:t>
      </w:r>
    </w:p>
    <w:p w14:paraId="3AD412A0" w14:textId="77777777" w:rsidR="001A5BE5" w:rsidRDefault="001A5BE5" w:rsidP="00876AD9">
      <w:pPr>
        <w:pStyle w:val="ListParagraph"/>
        <w:numPr>
          <w:ilvl w:val="0"/>
          <w:numId w:val="390"/>
        </w:numPr>
        <w:spacing w:line="360" w:lineRule="auto"/>
        <w:ind w:left="426"/>
        <w:jc w:val="both"/>
        <w:rPr>
          <w:rFonts w:ascii="Arial" w:hAnsi="Arial" w:cs="Arial"/>
          <w:lang w:val="en-US"/>
        </w:rPr>
      </w:pPr>
      <w:r w:rsidRPr="00876AD9">
        <w:rPr>
          <w:rFonts w:ascii="Arial" w:hAnsi="Arial" w:cs="Arial"/>
          <w:lang w:val="en-US"/>
        </w:rPr>
        <w:t xml:space="preserve">Some firms, like GE HealthCare Technologies Inc, are specific to the bottom rankings of one model, in this case, </w:t>
      </w:r>
      <w:proofErr w:type="spellStart"/>
      <w:r w:rsidRPr="00876AD9">
        <w:rPr>
          <w:rFonts w:ascii="Arial" w:hAnsi="Arial" w:cs="Arial"/>
          <w:lang w:val="en-US"/>
        </w:rPr>
        <w:t>LightGBM</w:t>
      </w:r>
      <w:proofErr w:type="spellEnd"/>
      <w:r w:rsidRPr="00876AD9">
        <w:rPr>
          <w:rFonts w:ascii="Arial" w:hAnsi="Arial" w:cs="Arial"/>
          <w:lang w:val="en-US"/>
        </w:rPr>
        <w:t>, suggesting model-specific sensitivities.</w:t>
      </w:r>
    </w:p>
    <w:p w14:paraId="3C19BBA3" w14:textId="77777777" w:rsidR="00876AD9" w:rsidRPr="00876AD9" w:rsidRDefault="00876AD9" w:rsidP="00876AD9">
      <w:pPr>
        <w:pStyle w:val="ListParagraph"/>
        <w:spacing w:line="360" w:lineRule="auto"/>
        <w:ind w:left="426"/>
        <w:jc w:val="both"/>
        <w:rPr>
          <w:rFonts w:ascii="Arial" w:hAnsi="Arial" w:cs="Arial"/>
          <w:lang w:val="en-US"/>
        </w:rPr>
      </w:pPr>
    </w:p>
    <w:p w14:paraId="74DB6262"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Deep Dive into Differences:</w:t>
      </w:r>
    </w:p>
    <w:p w14:paraId="1F5A36C6" w14:textId="77777777" w:rsidR="001A5BE5" w:rsidRPr="001A5BE5" w:rsidRDefault="001A5BE5" w:rsidP="001A5BE5">
      <w:pPr>
        <w:spacing w:line="360" w:lineRule="auto"/>
        <w:jc w:val="both"/>
        <w:rPr>
          <w:rFonts w:ascii="Arial" w:hAnsi="Arial" w:cs="Arial"/>
          <w:lang w:val="en-US"/>
        </w:rPr>
      </w:pPr>
    </w:p>
    <w:p w14:paraId="62F4166E"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The unique positioning of Datadog Inc, a cloud monitoring service, and Palo Alto Networks Inc, a cybersecurity solution provider, in </w:t>
      </w:r>
      <w:proofErr w:type="spellStart"/>
      <w:r w:rsidRPr="001A5BE5">
        <w:rPr>
          <w:rFonts w:ascii="Arial" w:hAnsi="Arial" w:cs="Arial"/>
          <w:lang w:val="en-US"/>
        </w:rPr>
        <w:t>CatBoost's</w:t>
      </w:r>
      <w:proofErr w:type="spellEnd"/>
      <w:r w:rsidRPr="001A5BE5">
        <w:rPr>
          <w:rFonts w:ascii="Arial" w:hAnsi="Arial" w:cs="Arial"/>
          <w:lang w:val="en-US"/>
        </w:rPr>
        <w:t xml:space="preserve"> bottom 10, indicates potential sensitivities or feature weightings specific to the </w:t>
      </w:r>
      <w:proofErr w:type="spellStart"/>
      <w:r w:rsidRPr="001A5BE5">
        <w:rPr>
          <w:rFonts w:ascii="Arial" w:hAnsi="Arial" w:cs="Arial"/>
          <w:lang w:val="en-US"/>
        </w:rPr>
        <w:t>CatBoost</w:t>
      </w:r>
      <w:proofErr w:type="spellEnd"/>
      <w:r w:rsidRPr="001A5BE5">
        <w:rPr>
          <w:rFonts w:ascii="Arial" w:hAnsi="Arial" w:cs="Arial"/>
          <w:lang w:val="en-US"/>
        </w:rPr>
        <w:t xml:space="preserve"> algorithm. The intricate dynamics of cloud services and cybersecurity, which evolve rapidly with technological advancements, might be challenging for </w:t>
      </w:r>
      <w:proofErr w:type="spellStart"/>
      <w:r w:rsidRPr="001A5BE5">
        <w:rPr>
          <w:rFonts w:ascii="Arial" w:hAnsi="Arial" w:cs="Arial"/>
          <w:lang w:val="en-US"/>
        </w:rPr>
        <w:t>CatBoost</w:t>
      </w:r>
      <w:proofErr w:type="spellEnd"/>
      <w:r w:rsidRPr="001A5BE5">
        <w:rPr>
          <w:rFonts w:ascii="Arial" w:hAnsi="Arial" w:cs="Arial"/>
          <w:lang w:val="en-US"/>
        </w:rPr>
        <w:t xml:space="preserve"> to decipher, given its approach to handling categorical data and iterative refinement.</w:t>
      </w:r>
    </w:p>
    <w:p w14:paraId="490D6542" w14:textId="77777777" w:rsidR="001A5BE5" w:rsidRPr="001A5BE5" w:rsidRDefault="001A5BE5" w:rsidP="001A5BE5">
      <w:pPr>
        <w:spacing w:line="360" w:lineRule="auto"/>
        <w:jc w:val="both"/>
        <w:rPr>
          <w:rFonts w:ascii="Arial" w:hAnsi="Arial" w:cs="Arial"/>
          <w:lang w:val="en-US"/>
        </w:rPr>
      </w:pPr>
    </w:p>
    <w:p w14:paraId="6ED1623D" w14:textId="77777777" w:rsidR="002153B0" w:rsidRDefault="002153B0" w:rsidP="001A5BE5">
      <w:pPr>
        <w:spacing w:line="360" w:lineRule="auto"/>
        <w:jc w:val="both"/>
        <w:rPr>
          <w:rFonts w:ascii="Arial" w:hAnsi="Arial" w:cs="Arial"/>
          <w:lang w:val="en-US"/>
        </w:rPr>
      </w:pPr>
      <w:r w:rsidRPr="002153B0">
        <w:rPr>
          <w:rFonts w:ascii="Arial" w:hAnsi="Arial" w:cs="Arial"/>
          <w:lang w:val="en-US"/>
        </w:rPr>
        <w:t xml:space="preserve">On the other hand, the exclusive appearance of GE HealthCare Technologies Inc in </w:t>
      </w:r>
      <w:proofErr w:type="spellStart"/>
      <w:r w:rsidRPr="002153B0">
        <w:rPr>
          <w:rFonts w:ascii="Arial" w:hAnsi="Arial" w:cs="Arial"/>
          <w:lang w:val="en-US"/>
        </w:rPr>
        <w:t>LightGBM's</w:t>
      </w:r>
      <w:proofErr w:type="spellEnd"/>
      <w:r w:rsidRPr="002153B0">
        <w:rPr>
          <w:rFonts w:ascii="Arial" w:hAnsi="Arial" w:cs="Arial"/>
          <w:lang w:val="en-US"/>
        </w:rPr>
        <w:t xml:space="preserve"> bottom 10 suggests that this model might have specific challenges in capturing the dynamics of the healthcare tech sector. There could be nuances in the data of this company that don't resonate well with </w:t>
      </w:r>
      <w:proofErr w:type="spellStart"/>
      <w:r w:rsidRPr="002153B0">
        <w:rPr>
          <w:rFonts w:ascii="Arial" w:hAnsi="Arial" w:cs="Arial"/>
          <w:lang w:val="en-US"/>
        </w:rPr>
        <w:t>LightGBM's</w:t>
      </w:r>
      <w:proofErr w:type="spellEnd"/>
      <w:r w:rsidRPr="002153B0">
        <w:rPr>
          <w:rFonts w:ascii="Arial" w:hAnsi="Arial" w:cs="Arial"/>
          <w:lang w:val="en-US"/>
        </w:rPr>
        <w:t xml:space="preserve"> algorithm. This is consistent with findings by </w:t>
      </w:r>
      <w:proofErr w:type="spellStart"/>
      <w:r w:rsidRPr="002153B0">
        <w:rPr>
          <w:rFonts w:ascii="Arial" w:hAnsi="Arial" w:cs="Arial"/>
          <w:lang w:val="en-US"/>
        </w:rPr>
        <w:t>Mahussin</w:t>
      </w:r>
      <w:proofErr w:type="spellEnd"/>
      <w:r w:rsidRPr="002153B0">
        <w:rPr>
          <w:rFonts w:ascii="Arial" w:hAnsi="Arial" w:cs="Arial"/>
          <w:lang w:val="en-US"/>
        </w:rPr>
        <w:t xml:space="preserve"> et al.</w:t>
      </w:r>
      <w:r>
        <w:rPr>
          <w:rFonts w:ascii="Arial" w:hAnsi="Arial" w:cs="Arial"/>
          <w:lang w:val="en-US"/>
        </w:rPr>
        <w:t xml:space="preserve"> (2021)</w:t>
      </w:r>
      <w:r w:rsidRPr="002153B0">
        <w:rPr>
          <w:rFonts w:ascii="Arial" w:hAnsi="Arial" w:cs="Arial"/>
          <w:lang w:val="en-US"/>
        </w:rPr>
        <w:t xml:space="preserve"> who confirmed significant differences in the volatility of healthcare and technology sectors before and during the Covid-19 outbreak. Their study suggests that the healthcare sector might be particularly challenging to predict in terms of stock market return, especially when considering the period influenced by COVID-19.</w:t>
      </w:r>
    </w:p>
    <w:p w14:paraId="2CB1478B" w14:textId="77777777" w:rsidR="00106BF3" w:rsidRDefault="00106BF3" w:rsidP="001A5BE5">
      <w:pPr>
        <w:spacing w:line="360" w:lineRule="auto"/>
        <w:jc w:val="both"/>
        <w:rPr>
          <w:rFonts w:ascii="Arial" w:hAnsi="Arial" w:cs="Arial"/>
          <w:lang w:val="en-US"/>
        </w:rPr>
      </w:pPr>
    </w:p>
    <w:p w14:paraId="6DA2B752" w14:textId="7CAE3CC9" w:rsidR="000B60C0" w:rsidRDefault="000B60C0" w:rsidP="00306232">
      <w:pPr>
        <w:pStyle w:val="Heading2"/>
        <w:rPr>
          <w:lang w:val="en-US"/>
        </w:rPr>
      </w:pPr>
      <w:bookmarkStart w:id="204" w:name="_Toc144459415"/>
      <w:r>
        <w:rPr>
          <w:lang w:val="en-US"/>
        </w:rPr>
        <w:t xml:space="preserve">8.9 Feature Importance Across </w:t>
      </w:r>
      <w:r w:rsidR="00AA0E1E">
        <w:rPr>
          <w:lang w:val="en-US"/>
        </w:rPr>
        <w:t>Models</w:t>
      </w:r>
      <w:bookmarkEnd w:id="204"/>
    </w:p>
    <w:p w14:paraId="665A4A4B" w14:textId="3AB5B6AC" w:rsidR="00306232" w:rsidRDefault="00306232" w:rsidP="00306232">
      <w:pPr>
        <w:spacing w:line="360" w:lineRule="auto"/>
        <w:rPr>
          <w:rFonts w:ascii="Arial" w:hAnsi="Arial" w:cs="Arial"/>
          <w:lang w:val="en-US"/>
        </w:rPr>
      </w:pPr>
      <w:r w:rsidRPr="00306232">
        <w:rPr>
          <w:rFonts w:ascii="Arial" w:hAnsi="Arial" w:cs="Arial"/>
          <w:lang w:val="en-US"/>
        </w:rPr>
        <w:t xml:space="preserve">The predictive ability of machine learning models is significantly governed by the importance of features used in the model. The study, leveraging models like Random Forest, </w:t>
      </w:r>
      <w:proofErr w:type="spellStart"/>
      <w:r w:rsidRPr="00306232">
        <w:rPr>
          <w:rFonts w:ascii="Arial" w:hAnsi="Arial" w:cs="Arial"/>
          <w:lang w:val="en-US"/>
        </w:rPr>
        <w:t>XGBoost</w:t>
      </w:r>
      <w:proofErr w:type="spellEnd"/>
      <w:r w:rsidRPr="00306232">
        <w:rPr>
          <w:rFonts w:ascii="Arial" w:hAnsi="Arial" w:cs="Arial"/>
          <w:lang w:val="en-US"/>
        </w:rPr>
        <w:t xml:space="preserve">, </w:t>
      </w:r>
      <w:proofErr w:type="spellStart"/>
      <w:r w:rsidRPr="00306232">
        <w:rPr>
          <w:rFonts w:ascii="Arial" w:hAnsi="Arial" w:cs="Arial"/>
          <w:lang w:val="en-US"/>
        </w:rPr>
        <w:t>LightGBM</w:t>
      </w:r>
      <w:proofErr w:type="spellEnd"/>
      <w:r w:rsidRPr="00306232">
        <w:rPr>
          <w:rFonts w:ascii="Arial" w:hAnsi="Arial" w:cs="Arial"/>
          <w:lang w:val="en-US"/>
        </w:rPr>
        <w:t xml:space="preserve">, and </w:t>
      </w:r>
      <w:proofErr w:type="spellStart"/>
      <w:r w:rsidRPr="00306232">
        <w:rPr>
          <w:rFonts w:ascii="Arial" w:hAnsi="Arial" w:cs="Arial"/>
          <w:lang w:val="en-US"/>
        </w:rPr>
        <w:t>CatBoost</w:t>
      </w:r>
      <w:proofErr w:type="spellEnd"/>
      <w:r w:rsidRPr="00306232">
        <w:rPr>
          <w:rFonts w:ascii="Arial" w:hAnsi="Arial" w:cs="Arial"/>
          <w:lang w:val="en-US"/>
        </w:rPr>
        <w:t>, seeks to understand the salience of features like stock indicators, sentiment scores, and COVID-19 data in forecasting positive stock returns.</w:t>
      </w:r>
      <w:r w:rsidR="00964BA2">
        <w:rPr>
          <w:rFonts w:ascii="Arial" w:hAnsi="Arial" w:cs="Arial"/>
          <w:lang w:val="en-US"/>
        </w:rPr>
        <w:t xml:space="preserve"> </w:t>
      </w:r>
    </w:p>
    <w:p w14:paraId="3F021B48" w14:textId="77777777" w:rsidR="00964BA2" w:rsidRDefault="00964BA2" w:rsidP="00306232">
      <w:pPr>
        <w:spacing w:line="360" w:lineRule="auto"/>
        <w:rPr>
          <w:rFonts w:ascii="Arial" w:hAnsi="Arial" w:cs="Arial"/>
          <w:lang w:val="en-US"/>
        </w:rPr>
      </w:pPr>
    </w:p>
    <w:p w14:paraId="1E162EE4" w14:textId="7CAF60BA" w:rsidR="00964BA2" w:rsidRDefault="00964BA2" w:rsidP="00964BA2">
      <w:pPr>
        <w:pStyle w:val="Heading3"/>
        <w:rPr>
          <w:lang w:val="en-US"/>
        </w:rPr>
      </w:pPr>
      <w:bookmarkStart w:id="205" w:name="_Toc144459416"/>
      <w:r>
        <w:rPr>
          <w:lang w:val="en-US"/>
        </w:rPr>
        <w:lastRenderedPageBreak/>
        <w:t xml:space="preserve">8.9.1 How Feature Importance is </w:t>
      </w:r>
      <w:proofErr w:type="gramStart"/>
      <w:r>
        <w:rPr>
          <w:lang w:val="en-US"/>
        </w:rPr>
        <w:t>computed</w:t>
      </w:r>
      <w:bookmarkEnd w:id="205"/>
      <w:proofErr w:type="gramEnd"/>
    </w:p>
    <w:p w14:paraId="33C76826" w14:textId="7DAC32F2" w:rsidR="00964BA2" w:rsidRPr="00964BA2" w:rsidRDefault="00964BA2" w:rsidP="00964BA2">
      <w:pPr>
        <w:spacing w:line="360" w:lineRule="auto"/>
        <w:rPr>
          <w:rFonts w:ascii="Arial" w:hAnsi="Arial" w:cs="Arial"/>
          <w:lang w:val="en-US"/>
        </w:rPr>
      </w:pPr>
      <w:r>
        <w:rPr>
          <w:rFonts w:ascii="Arial" w:hAnsi="Arial" w:cs="Arial"/>
          <w:lang w:val="en-US"/>
        </w:rPr>
        <w:t>T</w:t>
      </w:r>
      <w:r w:rsidRPr="00964BA2">
        <w:rPr>
          <w:rFonts w:ascii="Arial" w:hAnsi="Arial" w:cs="Arial"/>
          <w:lang w:val="en-US"/>
        </w:rPr>
        <w:t>he importance of a feature is typically computed based on the frequency, depth, or improvement it brings when used in trees.</w:t>
      </w:r>
      <w:r w:rsidR="00E3740E">
        <w:rPr>
          <w:rFonts w:ascii="Arial" w:hAnsi="Arial" w:cs="Arial"/>
          <w:lang w:val="en-US"/>
        </w:rPr>
        <w:t xml:space="preserve"> </w:t>
      </w:r>
      <w:r w:rsidRPr="00964BA2">
        <w:rPr>
          <w:rFonts w:ascii="Arial" w:hAnsi="Arial" w:cs="Arial"/>
          <w:lang w:val="en-US"/>
        </w:rPr>
        <w:t xml:space="preserve">In the context of tree-based models, such as Random Forest, </w:t>
      </w:r>
      <w:proofErr w:type="spellStart"/>
      <w:r w:rsidRPr="00964BA2">
        <w:rPr>
          <w:rFonts w:ascii="Arial" w:hAnsi="Arial" w:cs="Arial"/>
          <w:lang w:val="en-US"/>
        </w:rPr>
        <w:t>XGBoost</w:t>
      </w:r>
      <w:proofErr w:type="spellEnd"/>
      <w:r w:rsidRPr="00964BA2">
        <w:rPr>
          <w:rFonts w:ascii="Arial" w:hAnsi="Arial" w:cs="Arial"/>
          <w:lang w:val="en-US"/>
        </w:rPr>
        <w:t xml:space="preserve">, </w:t>
      </w:r>
      <w:proofErr w:type="spellStart"/>
      <w:r w:rsidRPr="00964BA2">
        <w:rPr>
          <w:rFonts w:ascii="Arial" w:hAnsi="Arial" w:cs="Arial"/>
          <w:lang w:val="en-US"/>
        </w:rPr>
        <w:t>LightGBM</w:t>
      </w:r>
      <w:proofErr w:type="spellEnd"/>
      <w:r w:rsidRPr="00964BA2">
        <w:rPr>
          <w:rFonts w:ascii="Arial" w:hAnsi="Arial" w:cs="Arial"/>
          <w:lang w:val="en-US"/>
        </w:rPr>
        <w:t xml:space="preserve">, and </w:t>
      </w:r>
      <w:proofErr w:type="spellStart"/>
      <w:r w:rsidRPr="00964BA2">
        <w:rPr>
          <w:rFonts w:ascii="Arial" w:hAnsi="Arial" w:cs="Arial"/>
          <w:lang w:val="en-US"/>
        </w:rPr>
        <w:t>CatBoost</w:t>
      </w:r>
      <w:proofErr w:type="spellEnd"/>
      <w:r w:rsidRPr="00964BA2">
        <w:rPr>
          <w:rFonts w:ascii="Arial" w:hAnsi="Arial" w:cs="Arial"/>
          <w:lang w:val="en-US"/>
        </w:rPr>
        <w:t>, feature importance is often gauged by how frequently a feature is used to split the data, the depth at which the feature is used, or the improvement in purity it brings about.</w:t>
      </w:r>
      <w:r w:rsidR="00E3740E">
        <w:rPr>
          <w:rFonts w:ascii="Arial" w:hAnsi="Arial" w:cs="Arial"/>
          <w:lang w:val="en-US"/>
        </w:rPr>
        <w:t xml:space="preserve"> In this study, </w:t>
      </w:r>
      <w:proofErr w:type="spellStart"/>
      <w:r w:rsidRPr="00E3740E">
        <w:rPr>
          <w:rFonts w:ascii="Arial" w:hAnsi="Arial" w:cs="Arial"/>
          <w:i/>
          <w:iCs/>
          <w:lang w:val="en-US"/>
        </w:rPr>
        <w:t>feature_importances</w:t>
      </w:r>
      <w:proofErr w:type="spellEnd"/>
      <w:r w:rsidRPr="00E3740E">
        <w:rPr>
          <w:rFonts w:ascii="Arial" w:hAnsi="Arial" w:cs="Arial"/>
          <w:i/>
          <w:iCs/>
          <w:lang w:val="en-US"/>
        </w:rPr>
        <w:t>_</w:t>
      </w:r>
      <w:r w:rsidRPr="00964BA2">
        <w:rPr>
          <w:rFonts w:ascii="Arial" w:hAnsi="Arial" w:cs="Arial"/>
          <w:lang w:val="en-US"/>
        </w:rPr>
        <w:t xml:space="preserve"> attribute</w:t>
      </w:r>
      <w:r w:rsidR="00E3740E">
        <w:rPr>
          <w:rFonts w:ascii="Arial" w:hAnsi="Arial" w:cs="Arial"/>
          <w:lang w:val="en-US"/>
        </w:rPr>
        <w:t xml:space="preserve"> of </w:t>
      </w:r>
      <w:r w:rsidR="001E289C">
        <w:rPr>
          <w:rFonts w:ascii="Arial" w:hAnsi="Arial" w:cs="Arial"/>
          <w:lang w:val="en-US"/>
        </w:rPr>
        <w:t>P</w:t>
      </w:r>
      <w:r w:rsidR="00E3740E">
        <w:rPr>
          <w:rFonts w:ascii="Arial" w:hAnsi="Arial" w:cs="Arial"/>
          <w:lang w:val="en-US"/>
        </w:rPr>
        <w:t>ython</w:t>
      </w:r>
      <w:r w:rsidRPr="00964BA2">
        <w:rPr>
          <w:rFonts w:ascii="Arial" w:hAnsi="Arial" w:cs="Arial"/>
          <w:lang w:val="en-US"/>
        </w:rPr>
        <w:t>, common to these models, provides a normalized value indicating the relative importance of each feature when making a prediction.</w:t>
      </w:r>
    </w:p>
    <w:p w14:paraId="03F33C92" w14:textId="77777777" w:rsidR="00964BA2" w:rsidRPr="00964BA2" w:rsidRDefault="00964BA2" w:rsidP="00964BA2">
      <w:pPr>
        <w:spacing w:line="360" w:lineRule="auto"/>
        <w:rPr>
          <w:rFonts w:ascii="Arial" w:hAnsi="Arial" w:cs="Arial"/>
          <w:lang w:val="en-US"/>
        </w:rPr>
      </w:pPr>
    </w:p>
    <w:p w14:paraId="25675A73"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r w:rsidRPr="0014663C">
        <w:rPr>
          <w:rFonts w:ascii="Arial" w:hAnsi="Arial" w:cs="Arial"/>
          <w:lang w:val="en-US"/>
        </w:rPr>
        <w:t>Random Forest: This model computes feature importance by looking at how much each feature decreases the impurity. The more an attribute is used to make key decisions with decision trees, the higher its relative importance.</w:t>
      </w:r>
    </w:p>
    <w:p w14:paraId="0905A41B" w14:textId="77777777" w:rsidR="00964BA2" w:rsidRPr="00964BA2" w:rsidRDefault="00964BA2" w:rsidP="0014663C">
      <w:pPr>
        <w:spacing w:line="360" w:lineRule="auto"/>
        <w:ind w:left="426"/>
        <w:jc w:val="both"/>
        <w:rPr>
          <w:rFonts w:ascii="Arial" w:hAnsi="Arial" w:cs="Arial"/>
          <w:lang w:val="en-US"/>
        </w:rPr>
      </w:pPr>
    </w:p>
    <w:p w14:paraId="3875475F"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XGBoost</w:t>
      </w:r>
      <w:proofErr w:type="spellEnd"/>
      <w:r w:rsidRPr="0014663C">
        <w:rPr>
          <w:rFonts w:ascii="Arial" w:hAnsi="Arial" w:cs="Arial"/>
          <w:lang w:val="en-US"/>
        </w:rPr>
        <w:t>: The importance is computed as the average gain of the feature when it is used in trees.</w:t>
      </w:r>
    </w:p>
    <w:p w14:paraId="063FDDC2" w14:textId="77777777" w:rsidR="00964BA2" w:rsidRPr="00964BA2" w:rsidRDefault="00964BA2" w:rsidP="0014663C">
      <w:pPr>
        <w:spacing w:line="360" w:lineRule="auto"/>
        <w:ind w:left="426"/>
        <w:jc w:val="both"/>
        <w:rPr>
          <w:rFonts w:ascii="Arial" w:hAnsi="Arial" w:cs="Arial"/>
          <w:lang w:val="en-US"/>
        </w:rPr>
      </w:pPr>
    </w:p>
    <w:p w14:paraId="5B2B1193"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LightGBM</w:t>
      </w:r>
      <w:proofErr w:type="spellEnd"/>
      <w:r w:rsidRPr="0014663C">
        <w:rPr>
          <w:rFonts w:ascii="Arial" w:hAnsi="Arial" w:cs="Arial"/>
          <w:lang w:val="en-US"/>
        </w:rPr>
        <w:t>: This gradient-boosting framework computes importance as the number of times a feature is used to split the data across all trees.</w:t>
      </w:r>
    </w:p>
    <w:p w14:paraId="1E4E13CA" w14:textId="77777777" w:rsidR="00964BA2" w:rsidRPr="00964BA2" w:rsidRDefault="00964BA2" w:rsidP="0014663C">
      <w:pPr>
        <w:spacing w:line="360" w:lineRule="auto"/>
        <w:ind w:left="426"/>
        <w:jc w:val="both"/>
        <w:rPr>
          <w:rFonts w:ascii="Arial" w:hAnsi="Arial" w:cs="Arial"/>
          <w:lang w:val="en-US"/>
        </w:rPr>
      </w:pPr>
    </w:p>
    <w:p w14:paraId="3459E8A0" w14:textId="77777777" w:rsidR="00964BA2"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CatBoost</w:t>
      </w:r>
      <w:proofErr w:type="spellEnd"/>
      <w:r w:rsidRPr="0014663C">
        <w:rPr>
          <w:rFonts w:ascii="Arial" w:hAnsi="Arial" w:cs="Arial"/>
          <w:lang w:val="en-US"/>
        </w:rPr>
        <w:t xml:space="preserve">: Importance in </w:t>
      </w:r>
      <w:proofErr w:type="spellStart"/>
      <w:r w:rsidRPr="0014663C">
        <w:rPr>
          <w:rFonts w:ascii="Arial" w:hAnsi="Arial" w:cs="Arial"/>
          <w:lang w:val="en-US"/>
        </w:rPr>
        <w:t>CatBoost</w:t>
      </w:r>
      <w:proofErr w:type="spellEnd"/>
      <w:r w:rsidRPr="0014663C">
        <w:rPr>
          <w:rFonts w:ascii="Arial" w:hAnsi="Arial" w:cs="Arial"/>
          <w:lang w:val="en-US"/>
        </w:rPr>
        <w:t xml:space="preserve"> is calculated as the average difference between the prediction values with and without the feature.</w:t>
      </w:r>
    </w:p>
    <w:p w14:paraId="03E92155" w14:textId="77777777" w:rsidR="00C8021C" w:rsidRPr="00C8021C" w:rsidRDefault="00C8021C" w:rsidP="00C8021C">
      <w:pPr>
        <w:pStyle w:val="ListParagraph"/>
        <w:rPr>
          <w:rFonts w:ascii="Arial" w:hAnsi="Arial" w:cs="Arial"/>
          <w:lang w:val="en-US"/>
        </w:rPr>
      </w:pPr>
    </w:p>
    <w:p w14:paraId="49CACB61" w14:textId="77777777" w:rsidR="00C8021C" w:rsidRPr="0014663C" w:rsidRDefault="00C8021C" w:rsidP="00C8021C">
      <w:pPr>
        <w:pStyle w:val="ListParagraph"/>
        <w:spacing w:line="360" w:lineRule="auto"/>
        <w:ind w:left="426"/>
        <w:jc w:val="both"/>
        <w:rPr>
          <w:rFonts w:ascii="Arial" w:hAnsi="Arial" w:cs="Arial"/>
          <w:lang w:val="en-US"/>
        </w:rPr>
      </w:pPr>
    </w:p>
    <w:p w14:paraId="4D98E9B1" w14:textId="266B69A1" w:rsidR="00306232" w:rsidRDefault="003D07F8" w:rsidP="00306232">
      <w:pPr>
        <w:spacing w:line="360" w:lineRule="auto"/>
        <w:rPr>
          <w:rFonts w:ascii="Arial" w:hAnsi="Arial" w:cs="Arial"/>
          <w:lang w:val="en-US"/>
        </w:rPr>
      </w:pPr>
      <w:r w:rsidRPr="003D07F8">
        <w:rPr>
          <w:rFonts w:ascii="Arial" w:hAnsi="Arial" w:cs="Arial"/>
          <w:lang w:val="en-US"/>
        </w:rPr>
        <w:t xml:space="preserve">In the subsequent sections, </w:t>
      </w:r>
      <w:r w:rsidR="00304B5A">
        <w:rPr>
          <w:rFonts w:ascii="Arial" w:hAnsi="Arial" w:cs="Arial"/>
          <w:lang w:val="en-US"/>
        </w:rPr>
        <w:t>Figure 1</w:t>
      </w:r>
      <w:r w:rsidR="00E171FD">
        <w:rPr>
          <w:rFonts w:ascii="Arial" w:hAnsi="Arial" w:cs="Arial"/>
          <w:lang w:val="en-US"/>
        </w:rPr>
        <w:t>6</w:t>
      </w:r>
      <w:r w:rsidR="00304B5A">
        <w:rPr>
          <w:rFonts w:ascii="Arial" w:hAnsi="Arial" w:cs="Arial"/>
          <w:lang w:val="en-US"/>
        </w:rPr>
        <w:t xml:space="preserve"> shows</w:t>
      </w:r>
      <w:r w:rsidR="00C8021C">
        <w:rPr>
          <w:rFonts w:ascii="Arial" w:hAnsi="Arial" w:cs="Arial"/>
          <w:lang w:val="en-US"/>
        </w:rPr>
        <w:t xml:space="preserve"> the results </w:t>
      </w:r>
      <w:r w:rsidR="00304B5A">
        <w:rPr>
          <w:rFonts w:ascii="Arial" w:hAnsi="Arial" w:cs="Arial"/>
          <w:lang w:val="en-US"/>
        </w:rPr>
        <w:t>to</w:t>
      </w:r>
      <w:r w:rsidR="00C8021C">
        <w:rPr>
          <w:rFonts w:ascii="Arial" w:hAnsi="Arial" w:cs="Arial"/>
          <w:lang w:val="en-US"/>
        </w:rPr>
        <w:t xml:space="preserve"> </w:t>
      </w:r>
      <w:r w:rsidRPr="003D07F8">
        <w:rPr>
          <w:rFonts w:ascii="Arial" w:hAnsi="Arial" w:cs="Arial"/>
          <w:lang w:val="en-US"/>
        </w:rPr>
        <w:t>delve into the specific importance scores of features as derived from each of these models.</w:t>
      </w:r>
    </w:p>
    <w:p w14:paraId="3E2DE5A2" w14:textId="77777777" w:rsidR="00304B5A" w:rsidRDefault="00304B5A" w:rsidP="00304B5A">
      <w:pPr>
        <w:keepNext/>
        <w:spacing w:line="360" w:lineRule="auto"/>
        <w:jc w:val="both"/>
      </w:pPr>
      <w:r>
        <w:lastRenderedPageBreak/>
        <w:fldChar w:fldCharType="begin"/>
      </w:r>
      <w:r>
        <w:instrText xml:space="preserve"> INCLUDEPICTURE "https://i.gyazo.com/bc1372d0ad357c1164fe3234bfabbc1a.png" \* MERGEFORMATINET </w:instrText>
      </w:r>
      <w:r>
        <w:fldChar w:fldCharType="separate"/>
      </w:r>
      <w:r>
        <w:rPr>
          <w:noProof/>
        </w:rPr>
        <w:drawing>
          <wp:inline distT="0" distB="0" distL="0" distR="0" wp14:anchorId="08F0EB50" wp14:editId="1D801935">
            <wp:extent cx="5731510" cy="4547870"/>
            <wp:effectExtent l="0" t="0" r="0" b="0"/>
            <wp:docPr id="1055911907" name="Picture 6"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1907" name="Picture 6" descr="A group of blue and white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47870"/>
                    </a:xfrm>
                    <a:prstGeom prst="rect">
                      <a:avLst/>
                    </a:prstGeom>
                    <a:noFill/>
                    <a:ln>
                      <a:noFill/>
                    </a:ln>
                  </pic:spPr>
                </pic:pic>
              </a:graphicData>
            </a:graphic>
          </wp:inline>
        </w:drawing>
      </w:r>
      <w:r>
        <w:fldChar w:fldCharType="end"/>
      </w:r>
    </w:p>
    <w:p w14:paraId="01CF4E06" w14:textId="7B629917" w:rsidR="00304B5A" w:rsidRDefault="00304B5A" w:rsidP="003654AD">
      <w:pPr>
        <w:pStyle w:val="Caption"/>
        <w:rPr>
          <w:rFonts w:cs="Arial"/>
          <w:lang w:val="en-US"/>
        </w:rPr>
      </w:pPr>
      <w:bookmarkStart w:id="206" w:name="_Toc144459585"/>
      <w:r>
        <w:t xml:space="preserve">Figure </w:t>
      </w:r>
      <w:r>
        <w:fldChar w:fldCharType="begin"/>
      </w:r>
      <w:r>
        <w:instrText xml:space="preserve"> SEQ Figure \* ARABIC </w:instrText>
      </w:r>
      <w:r>
        <w:fldChar w:fldCharType="separate"/>
      </w:r>
      <w:r w:rsidR="00450A0E">
        <w:rPr>
          <w:noProof/>
        </w:rPr>
        <w:t>16</w:t>
      </w:r>
      <w:r>
        <w:rPr>
          <w:noProof/>
        </w:rPr>
        <w:fldChar w:fldCharType="end"/>
      </w:r>
      <w:r>
        <w:t xml:space="preserve"> Feature importance across models</w:t>
      </w:r>
      <w:bookmarkEnd w:id="206"/>
    </w:p>
    <w:p w14:paraId="28C9DE9B" w14:textId="6B98DD2D" w:rsidR="003D07F8" w:rsidRPr="00F1374C" w:rsidRDefault="00F1374C" w:rsidP="00F1374C">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6AA29302" w14:textId="761C9128" w:rsidR="00306232" w:rsidRPr="00306232" w:rsidRDefault="00306232" w:rsidP="00CF59CD">
      <w:pPr>
        <w:pStyle w:val="Heading3"/>
        <w:rPr>
          <w:lang w:val="en-US"/>
        </w:rPr>
      </w:pPr>
      <w:bookmarkStart w:id="207" w:name="_Toc144459417"/>
      <w:commentRangeStart w:id="208"/>
      <w:commentRangeStart w:id="209"/>
      <w:r>
        <w:rPr>
          <w:lang w:val="en-US"/>
        </w:rPr>
        <w:t>8.9.2</w:t>
      </w:r>
      <w:r w:rsidRPr="00306232">
        <w:rPr>
          <w:lang w:val="en-US"/>
        </w:rPr>
        <w:t xml:space="preserve"> Feature Importance Across Models</w:t>
      </w:r>
      <w:commentRangeEnd w:id="208"/>
      <w:r w:rsidR="004366D4">
        <w:rPr>
          <w:rStyle w:val="CommentReference"/>
          <w:rFonts w:asciiTheme="minorHAnsi" w:hAnsiTheme="minorHAnsi" w:cstheme="minorBidi"/>
          <w:b w:val="0"/>
          <w:bCs w:val="0"/>
        </w:rPr>
        <w:commentReference w:id="208"/>
      </w:r>
      <w:commentRangeEnd w:id="209"/>
      <w:r w:rsidR="000A3A72">
        <w:rPr>
          <w:rStyle w:val="CommentReference"/>
          <w:rFonts w:asciiTheme="minorHAnsi" w:hAnsiTheme="minorHAnsi" w:cstheme="minorBidi"/>
          <w:b w:val="0"/>
          <w:bCs w:val="0"/>
        </w:rPr>
        <w:commentReference w:id="209"/>
      </w:r>
      <w:bookmarkEnd w:id="207"/>
    </w:p>
    <w:p w14:paraId="234C8450" w14:textId="4ECB31B4" w:rsidR="0056463D" w:rsidRDefault="0056463D" w:rsidP="00306232">
      <w:pPr>
        <w:spacing w:line="360" w:lineRule="auto"/>
        <w:jc w:val="both"/>
        <w:rPr>
          <w:rFonts w:ascii="Arial" w:hAnsi="Arial" w:cs="Arial"/>
          <w:lang w:val="en-US"/>
        </w:rPr>
      </w:pPr>
      <w:r>
        <w:rPr>
          <w:rFonts w:ascii="Arial" w:hAnsi="Arial" w:cs="Arial"/>
          <w:lang w:val="en-US"/>
        </w:rPr>
        <w:t>This section is about</w:t>
      </w:r>
      <w:r w:rsidRPr="003D07F8">
        <w:rPr>
          <w:rFonts w:ascii="Arial" w:hAnsi="Arial" w:cs="Arial"/>
          <w:lang w:val="en-US"/>
        </w:rPr>
        <w:t xml:space="preserve"> the specific importance scores of features </w:t>
      </w:r>
      <w:r>
        <w:rPr>
          <w:rFonts w:ascii="Arial" w:hAnsi="Arial" w:cs="Arial"/>
          <w:lang w:val="en-US"/>
        </w:rPr>
        <w:t>across models</w:t>
      </w:r>
      <w:r w:rsidR="009B163D">
        <w:rPr>
          <w:rFonts w:ascii="Arial" w:hAnsi="Arial" w:cs="Arial"/>
          <w:lang w:val="en-US"/>
        </w:rPr>
        <w:t xml:space="preserve"> based on the Figure 1</w:t>
      </w:r>
      <w:r w:rsidR="00F425AA">
        <w:rPr>
          <w:rFonts w:ascii="Arial" w:hAnsi="Arial" w:cs="Arial"/>
          <w:lang w:val="en-US"/>
        </w:rPr>
        <w:t>6</w:t>
      </w:r>
      <w:r w:rsidR="009B163D">
        <w:rPr>
          <w:rFonts w:ascii="Arial" w:hAnsi="Arial" w:cs="Arial"/>
          <w:lang w:val="en-US"/>
        </w:rPr>
        <w:t>.</w:t>
      </w:r>
    </w:p>
    <w:p w14:paraId="3DFEF729" w14:textId="77777777" w:rsidR="009B163D" w:rsidRDefault="009B163D" w:rsidP="00306232">
      <w:pPr>
        <w:spacing w:line="360" w:lineRule="auto"/>
        <w:jc w:val="both"/>
        <w:rPr>
          <w:rFonts w:ascii="Arial" w:hAnsi="Arial" w:cs="Arial"/>
          <w:lang w:val="en-US"/>
        </w:rPr>
      </w:pPr>
    </w:p>
    <w:p w14:paraId="79EEAFE1" w14:textId="60F49D89" w:rsidR="00306232" w:rsidRPr="00306232" w:rsidRDefault="00306232" w:rsidP="00306232">
      <w:pPr>
        <w:spacing w:line="360" w:lineRule="auto"/>
        <w:jc w:val="both"/>
        <w:rPr>
          <w:rFonts w:ascii="Arial" w:hAnsi="Arial" w:cs="Arial"/>
          <w:lang w:val="en-US"/>
        </w:rPr>
      </w:pPr>
      <w:r w:rsidRPr="00306232">
        <w:rPr>
          <w:rFonts w:ascii="Arial" w:hAnsi="Arial" w:cs="Arial"/>
          <w:lang w:val="en-US"/>
        </w:rPr>
        <w:t>Random Forest:</w:t>
      </w:r>
    </w:p>
    <w:p w14:paraId="54DE4A1E" w14:textId="46B9A948"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Random Forest, being an ensemble of decision trees, offers insights into the importance of features based on their frequency and position in the trees. The model attributes significant importance to stock indicators such as </w:t>
      </w:r>
      <w:r w:rsidRPr="004366D4">
        <w:rPr>
          <w:rFonts w:ascii="Arial" w:hAnsi="Arial" w:cs="Arial"/>
          <w:i/>
          <w:iCs/>
          <w:lang w:val="en-US"/>
        </w:rPr>
        <w:t>Open</w:t>
      </w:r>
      <w:r w:rsidRPr="00306232">
        <w:rPr>
          <w:rFonts w:ascii="Arial" w:hAnsi="Arial" w:cs="Arial"/>
          <w:lang w:val="en-US"/>
        </w:rPr>
        <w:t xml:space="preserve">, </w:t>
      </w:r>
      <w:r w:rsidRPr="004366D4">
        <w:rPr>
          <w:rFonts w:ascii="Arial" w:hAnsi="Arial" w:cs="Arial"/>
          <w:i/>
          <w:iCs/>
          <w:lang w:val="en-US"/>
        </w:rPr>
        <w:t>Close</w:t>
      </w:r>
      <w:r w:rsidRPr="00306232">
        <w:rPr>
          <w:rFonts w:ascii="Arial" w:hAnsi="Arial" w:cs="Arial"/>
          <w:lang w:val="en-US"/>
        </w:rPr>
        <w:t xml:space="preserve">, </w:t>
      </w:r>
      <w:r w:rsidRPr="004366D4">
        <w:rPr>
          <w:rFonts w:ascii="Arial" w:hAnsi="Arial" w:cs="Arial"/>
          <w:i/>
          <w:iCs/>
          <w:lang w:val="en-US"/>
        </w:rPr>
        <w:t>Adj</w:t>
      </w:r>
      <w:r w:rsidRPr="00306232">
        <w:rPr>
          <w:rFonts w:ascii="Arial" w:hAnsi="Arial" w:cs="Arial"/>
          <w:lang w:val="en-US"/>
        </w:rPr>
        <w:t xml:space="preserve"> </w:t>
      </w:r>
      <w:r w:rsidRPr="004366D4">
        <w:rPr>
          <w:rFonts w:ascii="Arial" w:hAnsi="Arial" w:cs="Arial"/>
          <w:i/>
          <w:iCs/>
          <w:lang w:val="en-US"/>
        </w:rPr>
        <w:t>Close</w:t>
      </w:r>
      <w:r w:rsidRPr="00306232">
        <w:rPr>
          <w:rFonts w:ascii="Arial" w:hAnsi="Arial" w:cs="Arial"/>
          <w:lang w:val="en-US"/>
        </w:rPr>
        <w:t xml:space="preserve">, and </w:t>
      </w:r>
      <w:r w:rsidRPr="004366D4">
        <w:rPr>
          <w:rFonts w:ascii="Arial" w:hAnsi="Arial" w:cs="Arial"/>
          <w:i/>
          <w:iCs/>
          <w:lang w:val="en-US"/>
        </w:rPr>
        <w:t>Volume</w:t>
      </w:r>
      <w:r w:rsidRPr="00306232">
        <w:rPr>
          <w:rFonts w:ascii="Arial" w:hAnsi="Arial" w:cs="Arial"/>
          <w:lang w:val="en-US"/>
        </w:rPr>
        <w:t xml:space="preserve">, with importance scores of approximately 0.120, 0.104, 0.110, and 0.108, respectively. The sentiment score, a reflection of daily news sentiment, holds a significance of 0.071. </w:t>
      </w:r>
      <w:proofErr w:type="spellStart"/>
      <w:r w:rsidRPr="004366D4">
        <w:rPr>
          <w:rFonts w:ascii="Arial" w:hAnsi="Arial" w:cs="Arial"/>
          <w:i/>
          <w:iCs/>
          <w:lang w:val="en-US"/>
        </w:rPr>
        <w:t>New</w:t>
      </w:r>
      <w:r w:rsidR="008D3908">
        <w:rPr>
          <w:rFonts w:ascii="Arial" w:hAnsi="Arial" w:cs="Arial"/>
          <w:i/>
          <w:iCs/>
          <w:lang w:val="en-US"/>
        </w:rPr>
        <w:t>_</w:t>
      </w:r>
      <w:r w:rsidRPr="004366D4">
        <w:rPr>
          <w:rFonts w:ascii="Arial" w:hAnsi="Arial" w:cs="Arial"/>
          <w:i/>
          <w:iCs/>
          <w:lang w:val="en-US"/>
        </w:rPr>
        <w:t>C</w:t>
      </w:r>
      <w:r w:rsidR="00117EFC">
        <w:rPr>
          <w:rFonts w:ascii="Arial" w:hAnsi="Arial" w:cs="Arial"/>
          <w:i/>
          <w:iCs/>
          <w:lang w:val="en-US"/>
        </w:rPr>
        <w:t>ovid</w:t>
      </w:r>
      <w:r w:rsidR="008D3908">
        <w:rPr>
          <w:rFonts w:ascii="Arial" w:hAnsi="Arial" w:cs="Arial"/>
          <w:i/>
          <w:iCs/>
          <w:lang w:val="en-US"/>
        </w:rPr>
        <w:t>_</w:t>
      </w:r>
      <w:r w:rsidR="004366D4">
        <w:rPr>
          <w:rFonts w:ascii="Arial" w:hAnsi="Arial" w:cs="Arial"/>
          <w:i/>
          <w:iCs/>
          <w:lang w:val="en-US"/>
        </w:rPr>
        <w:t>C</w:t>
      </w:r>
      <w:r w:rsidRPr="004366D4">
        <w:rPr>
          <w:rFonts w:ascii="Arial" w:hAnsi="Arial" w:cs="Arial"/>
          <w:i/>
          <w:iCs/>
          <w:lang w:val="en-US"/>
        </w:rPr>
        <w:t>ases</w:t>
      </w:r>
      <w:proofErr w:type="spellEnd"/>
      <w:r w:rsidRPr="00306232">
        <w:rPr>
          <w:rFonts w:ascii="Arial" w:hAnsi="Arial" w:cs="Arial"/>
          <w:lang w:val="en-US"/>
        </w:rPr>
        <w:t xml:space="preserve">, a representative of pandemic dynamics, has been valued at 0.091. Strikingly, </w:t>
      </w:r>
      <w:proofErr w:type="spellStart"/>
      <w:r w:rsidRPr="004366D4">
        <w:rPr>
          <w:rFonts w:ascii="Arial" w:hAnsi="Arial" w:cs="Arial"/>
          <w:i/>
          <w:iCs/>
          <w:lang w:val="en-US"/>
        </w:rPr>
        <w:t>MarketCap</w:t>
      </w:r>
      <w:proofErr w:type="spellEnd"/>
      <w:r w:rsidRPr="00306232">
        <w:rPr>
          <w:rFonts w:ascii="Arial" w:hAnsi="Arial" w:cs="Arial"/>
          <w:lang w:val="en-US"/>
        </w:rPr>
        <w:t xml:space="preserve"> and </w:t>
      </w:r>
      <w:proofErr w:type="spellStart"/>
      <w:r w:rsidRPr="004366D4">
        <w:rPr>
          <w:rFonts w:ascii="Arial" w:hAnsi="Arial" w:cs="Arial"/>
          <w:i/>
          <w:iCs/>
          <w:lang w:val="en-US"/>
        </w:rPr>
        <w:t>PandemicPhase</w:t>
      </w:r>
      <w:proofErr w:type="spellEnd"/>
      <w:r w:rsidRPr="00306232">
        <w:rPr>
          <w:rFonts w:ascii="Arial" w:hAnsi="Arial" w:cs="Arial"/>
          <w:lang w:val="en-US"/>
        </w:rPr>
        <w:t xml:space="preserve"> are bereft of any importance in this model.</w:t>
      </w:r>
    </w:p>
    <w:p w14:paraId="6ECE32A5" w14:textId="77777777" w:rsidR="00306232" w:rsidRPr="00306232" w:rsidRDefault="00306232" w:rsidP="00306232">
      <w:pPr>
        <w:spacing w:line="360" w:lineRule="auto"/>
        <w:jc w:val="both"/>
        <w:rPr>
          <w:rFonts w:ascii="Arial" w:hAnsi="Arial" w:cs="Arial"/>
          <w:lang w:val="en-US"/>
        </w:rPr>
      </w:pPr>
    </w:p>
    <w:p w14:paraId="7779C44C"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lastRenderedPageBreak/>
        <w:t>XGBoost</w:t>
      </w:r>
      <w:proofErr w:type="spellEnd"/>
      <w:r w:rsidRPr="00306232">
        <w:rPr>
          <w:rFonts w:ascii="Arial" w:hAnsi="Arial" w:cs="Arial"/>
          <w:lang w:val="en-US"/>
        </w:rPr>
        <w:t>:</w:t>
      </w:r>
    </w:p>
    <w:p w14:paraId="156C8814"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XGBoost</w:t>
      </w:r>
      <w:proofErr w:type="spellEnd"/>
      <w:r w:rsidRPr="00306232">
        <w:rPr>
          <w:rFonts w:ascii="Arial" w:hAnsi="Arial" w:cs="Arial"/>
          <w:lang w:val="en-US"/>
        </w:rPr>
        <w:t xml:space="preserve"> operates by assigning and optimizing weights to features, offering a gradient-boosting mechanism. The model prioritizes stock indicators such as </w:t>
      </w:r>
      <w:r w:rsidRPr="003F546E">
        <w:rPr>
          <w:rFonts w:ascii="Arial" w:hAnsi="Arial" w:cs="Arial"/>
          <w:i/>
          <w:iCs/>
          <w:lang w:val="en-US"/>
        </w:rPr>
        <w:t>Open</w:t>
      </w:r>
      <w:r w:rsidRPr="00306232">
        <w:rPr>
          <w:rFonts w:ascii="Arial" w:hAnsi="Arial" w:cs="Arial"/>
          <w:lang w:val="en-US"/>
        </w:rPr>
        <w:t xml:space="preserve">, </w:t>
      </w:r>
      <w:r w:rsidRPr="003F546E">
        <w:rPr>
          <w:rFonts w:ascii="Arial" w:hAnsi="Arial" w:cs="Arial"/>
          <w:i/>
          <w:iCs/>
          <w:lang w:val="en-US"/>
        </w:rPr>
        <w:t>Close</w:t>
      </w:r>
      <w:r w:rsidRPr="00306232">
        <w:rPr>
          <w:rFonts w:ascii="Arial" w:hAnsi="Arial" w:cs="Arial"/>
          <w:lang w:val="en-US"/>
        </w:rPr>
        <w:t xml:space="preserve">, and </w:t>
      </w:r>
      <w:r w:rsidRPr="003F546E">
        <w:rPr>
          <w:rFonts w:ascii="Arial" w:hAnsi="Arial" w:cs="Arial"/>
          <w:i/>
          <w:iCs/>
          <w:lang w:val="en-US"/>
        </w:rPr>
        <w:t>Volume</w:t>
      </w:r>
      <w:r w:rsidRPr="00306232">
        <w:rPr>
          <w:rFonts w:ascii="Arial" w:hAnsi="Arial" w:cs="Arial"/>
          <w:lang w:val="en-US"/>
        </w:rPr>
        <w:t xml:space="preserve"> with importance scores of 0.145, 0.118, and 0.093, respectively. </w:t>
      </w:r>
      <w:proofErr w:type="spellStart"/>
      <w:r w:rsidRPr="003F546E">
        <w:rPr>
          <w:rFonts w:ascii="Arial" w:hAnsi="Arial" w:cs="Arial"/>
          <w:i/>
          <w:iCs/>
          <w:lang w:val="en-US"/>
        </w:rPr>
        <w:t>Sentiment_Score</w:t>
      </w:r>
      <w:proofErr w:type="spellEnd"/>
      <w:r w:rsidRPr="00306232">
        <w:rPr>
          <w:rFonts w:ascii="Arial" w:hAnsi="Arial" w:cs="Arial"/>
          <w:lang w:val="en-US"/>
        </w:rPr>
        <w:t xml:space="preserve"> carries a weight of 0.067, while </w:t>
      </w:r>
      <w:proofErr w:type="spellStart"/>
      <w:r w:rsidRPr="003F546E">
        <w:rPr>
          <w:rFonts w:ascii="Arial" w:hAnsi="Arial" w:cs="Arial"/>
          <w:i/>
          <w:iCs/>
          <w:lang w:val="en-US"/>
        </w:rPr>
        <w:t>New_Covid_Cases</w:t>
      </w:r>
      <w:proofErr w:type="spellEnd"/>
      <w:r w:rsidRPr="00306232">
        <w:rPr>
          <w:rFonts w:ascii="Arial" w:hAnsi="Arial" w:cs="Arial"/>
          <w:lang w:val="en-US"/>
        </w:rPr>
        <w:t xml:space="preserve"> has an importance of 0.076. Once again, </w:t>
      </w:r>
      <w:proofErr w:type="spellStart"/>
      <w:r w:rsidRPr="003F546E">
        <w:rPr>
          <w:rFonts w:ascii="Arial" w:hAnsi="Arial" w:cs="Arial"/>
          <w:i/>
          <w:iCs/>
          <w:lang w:val="en-US"/>
        </w:rPr>
        <w:t>MarketCap</w:t>
      </w:r>
      <w:proofErr w:type="spellEnd"/>
      <w:r w:rsidRPr="00306232">
        <w:rPr>
          <w:rFonts w:ascii="Arial" w:hAnsi="Arial" w:cs="Arial"/>
          <w:lang w:val="en-US"/>
        </w:rPr>
        <w:t xml:space="preserve"> and </w:t>
      </w:r>
      <w:proofErr w:type="spellStart"/>
      <w:r w:rsidRPr="003F546E">
        <w:rPr>
          <w:rFonts w:ascii="Arial" w:hAnsi="Arial" w:cs="Arial"/>
          <w:i/>
          <w:iCs/>
          <w:lang w:val="en-US"/>
        </w:rPr>
        <w:t>PandemicPhase</w:t>
      </w:r>
      <w:proofErr w:type="spellEnd"/>
      <w:r w:rsidRPr="00306232">
        <w:rPr>
          <w:rFonts w:ascii="Arial" w:hAnsi="Arial" w:cs="Arial"/>
          <w:lang w:val="en-US"/>
        </w:rPr>
        <w:t xml:space="preserve"> are rendered inconsequential.</w:t>
      </w:r>
    </w:p>
    <w:p w14:paraId="7FAD3377" w14:textId="77777777" w:rsidR="00306232" w:rsidRPr="00306232" w:rsidRDefault="00306232" w:rsidP="00306232">
      <w:pPr>
        <w:spacing w:line="360" w:lineRule="auto"/>
        <w:jc w:val="both"/>
        <w:rPr>
          <w:rFonts w:ascii="Arial" w:hAnsi="Arial" w:cs="Arial"/>
          <w:lang w:val="en-US"/>
        </w:rPr>
      </w:pPr>
    </w:p>
    <w:p w14:paraId="329C5205"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LightGBM</w:t>
      </w:r>
      <w:proofErr w:type="spellEnd"/>
      <w:r w:rsidRPr="00306232">
        <w:rPr>
          <w:rFonts w:ascii="Arial" w:hAnsi="Arial" w:cs="Arial"/>
          <w:lang w:val="en-US"/>
        </w:rPr>
        <w:t>:</w:t>
      </w:r>
    </w:p>
    <w:p w14:paraId="320351F9"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LightGBM</w:t>
      </w:r>
      <w:proofErr w:type="spellEnd"/>
      <w:r w:rsidRPr="00306232">
        <w:rPr>
          <w:rFonts w:ascii="Arial" w:hAnsi="Arial" w:cs="Arial"/>
          <w:lang w:val="en-US"/>
        </w:rPr>
        <w:t xml:space="preserve">, a gradient boosting framework, returns feature importance as the number of times a feature is used to split the data. </w:t>
      </w:r>
      <w:r w:rsidRPr="00EF074F">
        <w:rPr>
          <w:rFonts w:ascii="Arial" w:hAnsi="Arial" w:cs="Arial"/>
          <w:i/>
          <w:iCs/>
          <w:lang w:val="en-US"/>
        </w:rPr>
        <w:t>Volume</w:t>
      </w:r>
      <w:r w:rsidRPr="00306232">
        <w:rPr>
          <w:rFonts w:ascii="Arial" w:hAnsi="Arial" w:cs="Arial"/>
          <w:lang w:val="en-US"/>
        </w:rPr>
        <w:t xml:space="preserve">, with a score of 101, and </w:t>
      </w:r>
      <w:proofErr w:type="spellStart"/>
      <w:r w:rsidRPr="00EF074F">
        <w:rPr>
          <w:rFonts w:ascii="Arial" w:hAnsi="Arial" w:cs="Arial"/>
          <w:i/>
          <w:iCs/>
          <w:lang w:val="en-US"/>
        </w:rPr>
        <w:t>New_Covid_Cases</w:t>
      </w:r>
      <w:proofErr w:type="spellEnd"/>
      <w:r w:rsidRPr="00306232">
        <w:rPr>
          <w:rFonts w:ascii="Arial" w:hAnsi="Arial" w:cs="Arial"/>
          <w:lang w:val="en-US"/>
        </w:rPr>
        <w:t xml:space="preserve">, with a score of 88, emerge as dominant features. </w:t>
      </w:r>
      <w:proofErr w:type="spellStart"/>
      <w:r w:rsidRPr="00EF074F">
        <w:rPr>
          <w:rFonts w:ascii="Arial" w:hAnsi="Arial" w:cs="Arial"/>
          <w:i/>
          <w:iCs/>
          <w:lang w:val="en-US"/>
        </w:rPr>
        <w:t>Sentiment_Score</w:t>
      </w:r>
      <w:proofErr w:type="spellEnd"/>
      <w:r w:rsidRPr="00306232">
        <w:rPr>
          <w:rFonts w:ascii="Arial" w:hAnsi="Arial" w:cs="Arial"/>
          <w:lang w:val="en-US"/>
        </w:rPr>
        <w:t xml:space="preserve">, with a count of 38, underscores its significance in the model. Consistent with the other models, </w:t>
      </w:r>
      <w:proofErr w:type="spellStart"/>
      <w:r w:rsidRPr="00EF074F">
        <w:rPr>
          <w:rFonts w:ascii="Arial" w:hAnsi="Arial" w:cs="Arial"/>
          <w:i/>
          <w:iCs/>
          <w:lang w:val="en-US"/>
        </w:rPr>
        <w:t>MarketCap</w:t>
      </w:r>
      <w:proofErr w:type="spellEnd"/>
      <w:r w:rsidRPr="00306232">
        <w:rPr>
          <w:rFonts w:ascii="Arial" w:hAnsi="Arial" w:cs="Arial"/>
          <w:lang w:val="en-US"/>
        </w:rPr>
        <w:t xml:space="preserve"> and </w:t>
      </w:r>
      <w:proofErr w:type="spellStart"/>
      <w:r w:rsidRPr="00EF074F">
        <w:rPr>
          <w:rFonts w:ascii="Arial" w:hAnsi="Arial" w:cs="Arial"/>
          <w:i/>
          <w:iCs/>
          <w:lang w:val="en-US"/>
        </w:rPr>
        <w:t>PandemicPhase</w:t>
      </w:r>
      <w:proofErr w:type="spellEnd"/>
      <w:r w:rsidRPr="00306232">
        <w:rPr>
          <w:rFonts w:ascii="Arial" w:hAnsi="Arial" w:cs="Arial"/>
          <w:lang w:val="en-US"/>
        </w:rPr>
        <w:t xml:space="preserve"> fail to influence the model.</w:t>
      </w:r>
    </w:p>
    <w:p w14:paraId="446C9439" w14:textId="77777777" w:rsidR="00306232" w:rsidRPr="00306232" w:rsidRDefault="00306232" w:rsidP="00306232">
      <w:pPr>
        <w:spacing w:line="360" w:lineRule="auto"/>
        <w:jc w:val="both"/>
        <w:rPr>
          <w:rFonts w:ascii="Arial" w:hAnsi="Arial" w:cs="Arial"/>
          <w:lang w:val="en-US"/>
        </w:rPr>
      </w:pPr>
    </w:p>
    <w:p w14:paraId="147F3596" w14:textId="77777777" w:rsidR="00306232" w:rsidRPr="00EF074F" w:rsidRDefault="00306232" w:rsidP="00306232">
      <w:pPr>
        <w:spacing w:line="360" w:lineRule="auto"/>
        <w:jc w:val="both"/>
        <w:rPr>
          <w:rFonts w:ascii="Arial" w:hAnsi="Arial" w:cs="Arial"/>
          <w:i/>
          <w:iCs/>
          <w:lang w:val="en-US"/>
        </w:rPr>
      </w:pPr>
      <w:proofErr w:type="spellStart"/>
      <w:r w:rsidRPr="00306232">
        <w:rPr>
          <w:rFonts w:ascii="Arial" w:hAnsi="Arial" w:cs="Arial"/>
          <w:lang w:val="en-US"/>
        </w:rPr>
        <w:t>CatBoost</w:t>
      </w:r>
      <w:proofErr w:type="spellEnd"/>
      <w:r w:rsidRPr="00306232">
        <w:rPr>
          <w:rFonts w:ascii="Arial" w:hAnsi="Arial" w:cs="Arial"/>
          <w:lang w:val="en-US"/>
        </w:rPr>
        <w:t>:</w:t>
      </w:r>
    </w:p>
    <w:p w14:paraId="37AEB661" w14:textId="6F377E07" w:rsid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CatBoost</w:t>
      </w:r>
      <w:proofErr w:type="spellEnd"/>
      <w:r w:rsidRPr="00306232">
        <w:rPr>
          <w:rFonts w:ascii="Arial" w:hAnsi="Arial" w:cs="Arial"/>
          <w:lang w:val="en-US"/>
        </w:rPr>
        <w:t xml:space="preserve">, designed to handle categorical data efficiently, reveals </w:t>
      </w:r>
      <w:r w:rsidRPr="00EF074F">
        <w:rPr>
          <w:rFonts w:ascii="Arial" w:hAnsi="Arial" w:cs="Arial"/>
          <w:i/>
          <w:iCs/>
          <w:lang w:val="en-US"/>
        </w:rPr>
        <w:t>Volume</w:t>
      </w:r>
      <w:r w:rsidRPr="00306232">
        <w:rPr>
          <w:rFonts w:ascii="Arial" w:hAnsi="Arial" w:cs="Arial"/>
          <w:lang w:val="en-US"/>
        </w:rPr>
        <w:t xml:space="preserve"> and </w:t>
      </w:r>
      <w:r w:rsidRPr="00EF074F">
        <w:rPr>
          <w:rFonts w:ascii="Arial" w:hAnsi="Arial" w:cs="Arial"/>
          <w:i/>
          <w:iCs/>
          <w:lang w:val="en-US"/>
        </w:rPr>
        <w:t>Volatility</w:t>
      </w:r>
      <w:r w:rsidRPr="00306232">
        <w:rPr>
          <w:rFonts w:ascii="Arial" w:hAnsi="Arial" w:cs="Arial"/>
          <w:lang w:val="en-US"/>
        </w:rPr>
        <w:t xml:space="preserve"> as paramount features, with scores of approximately 13.14 and 14.68, respectively. </w:t>
      </w:r>
      <w:proofErr w:type="spellStart"/>
      <w:r w:rsidRPr="00EF074F">
        <w:rPr>
          <w:rFonts w:ascii="Arial" w:hAnsi="Arial" w:cs="Arial"/>
          <w:i/>
          <w:iCs/>
          <w:lang w:val="en-US"/>
        </w:rPr>
        <w:t>Sentiment_Score</w:t>
      </w:r>
      <w:proofErr w:type="spellEnd"/>
      <w:r w:rsidRPr="00306232">
        <w:rPr>
          <w:rFonts w:ascii="Arial" w:hAnsi="Arial" w:cs="Arial"/>
          <w:lang w:val="en-US"/>
        </w:rPr>
        <w:t xml:space="preserve">, too, is substantial, with a weight of 9.07. The pattern of </w:t>
      </w:r>
      <w:proofErr w:type="spellStart"/>
      <w:r w:rsidRPr="00EF074F">
        <w:rPr>
          <w:rFonts w:ascii="Arial" w:hAnsi="Arial" w:cs="Arial"/>
          <w:i/>
          <w:iCs/>
          <w:lang w:val="en-US"/>
        </w:rPr>
        <w:t>MarketCap</w:t>
      </w:r>
      <w:proofErr w:type="spellEnd"/>
      <w:r w:rsidRPr="00306232">
        <w:rPr>
          <w:rFonts w:ascii="Arial" w:hAnsi="Arial" w:cs="Arial"/>
          <w:lang w:val="en-US"/>
        </w:rPr>
        <w:t xml:space="preserve"> and </w:t>
      </w:r>
      <w:proofErr w:type="spellStart"/>
      <w:r w:rsidRPr="00EF074F">
        <w:rPr>
          <w:rFonts w:ascii="Arial" w:hAnsi="Arial" w:cs="Arial"/>
          <w:i/>
          <w:iCs/>
          <w:lang w:val="en-US"/>
        </w:rPr>
        <w:t>PandemicPhase</w:t>
      </w:r>
      <w:proofErr w:type="spellEnd"/>
      <w:r w:rsidRPr="00306232">
        <w:rPr>
          <w:rFonts w:ascii="Arial" w:hAnsi="Arial" w:cs="Arial"/>
          <w:lang w:val="en-US"/>
        </w:rPr>
        <w:t xml:space="preserve"> being non-influential persists.</w:t>
      </w:r>
    </w:p>
    <w:p w14:paraId="44F92026" w14:textId="77777777" w:rsidR="00306232" w:rsidRDefault="00306232" w:rsidP="00306232">
      <w:pPr>
        <w:spacing w:line="360" w:lineRule="auto"/>
        <w:jc w:val="both"/>
        <w:rPr>
          <w:rFonts w:ascii="Arial" w:hAnsi="Arial" w:cs="Arial"/>
          <w:lang w:val="en-US"/>
        </w:rPr>
      </w:pPr>
    </w:p>
    <w:p w14:paraId="3D5C09FF" w14:textId="39147A4C" w:rsidR="00306232" w:rsidRPr="00306232" w:rsidRDefault="00CF59CD" w:rsidP="00CF59CD">
      <w:pPr>
        <w:pStyle w:val="Heading3"/>
        <w:rPr>
          <w:lang w:val="en-US"/>
        </w:rPr>
      </w:pPr>
      <w:bookmarkStart w:id="210" w:name="_Toc144459418"/>
      <w:r>
        <w:rPr>
          <w:lang w:val="en-US"/>
        </w:rPr>
        <w:t>8.9.3</w:t>
      </w:r>
      <w:r w:rsidR="00306232" w:rsidRPr="00306232">
        <w:rPr>
          <w:lang w:val="en-US"/>
        </w:rPr>
        <w:t xml:space="preserve"> Analyzing the Implications</w:t>
      </w:r>
      <w:bookmarkEnd w:id="210"/>
    </w:p>
    <w:p w14:paraId="0EF854E1" w14:textId="579EC5EB" w:rsidR="00306232" w:rsidRPr="004D5CE5" w:rsidRDefault="00306232" w:rsidP="00306232">
      <w:pPr>
        <w:spacing w:line="360" w:lineRule="auto"/>
        <w:jc w:val="both"/>
        <w:rPr>
          <w:rFonts w:ascii="Arial" w:hAnsi="Arial" w:cs="Arial"/>
          <w:b/>
          <w:bCs/>
          <w:lang w:val="en-US"/>
        </w:rPr>
      </w:pPr>
      <w:r w:rsidRPr="00306232">
        <w:rPr>
          <w:rFonts w:ascii="Arial" w:hAnsi="Arial" w:cs="Arial"/>
          <w:lang w:val="en-US"/>
        </w:rPr>
        <w:t xml:space="preserve">Stock indicators consistently emerge as dominant features across all models, emphasizing their foundational role in determining stock dynamics. Features such as </w:t>
      </w:r>
      <w:r w:rsidRPr="00EF074F">
        <w:rPr>
          <w:rFonts w:ascii="Arial" w:hAnsi="Arial" w:cs="Arial"/>
          <w:i/>
          <w:iCs/>
          <w:lang w:val="en-US"/>
        </w:rPr>
        <w:t>Open</w:t>
      </w:r>
      <w:r w:rsidRPr="00306232">
        <w:rPr>
          <w:rFonts w:ascii="Arial" w:hAnsi="Arial" w:cs="Arial"/>
          <w:lang w:val="en-US"/>
        </w:rPr>
        <w:t xml:space="preserve">, </w:t>
      </w:r>
      <w:r w:rsidRPr="00EF074F">
        <w:rPr>
          <w:rFonts w:ascii="Arial" w:hAnsi="Arial" w:cs="Arial"/>
          <w:i/>
          <w:iCs/>
          <w:lang w:val="en-US"/>
        </w:rPr>
        <w:t>Close</w:t>
      </w:r>
      <w:r w:rsidRPr="00306232">
        <w:rPr>
          <w:rFonts w:ascii="Arial" w:hAnsi="Arial" w:cs="Arial"/>
          <w:lang w:val="en-US"/>
        </w:rPr>
        <w:t xml:space="preserve">, and </w:t>
      </w:r>
      <w:r w:rsidRPr="00EF074F">
        <w:rPr>
          <w:rFonts w:ascii="Arial" w:hAnsi="Arial" w:cs="Arial"/>
          <w:i/>
          <w:iCs/>
          <w:lang w:val="en-US"/>
        </w:rPr>
        <w:t>Volume</w:t>
      </w:r>
      <w:r w:rsidRPr="00306232">
        <w:rPr>
          <w:rFonts w:ascii="Arial" w:hAnsi="Arial" w:cs="Arial"/>
          <w:lang w:val="en-US"/>
        </w:rPr>
        <w:t xml:space="preserve"> not only offer insights into daily stock behavior but also provide a snapshot of the stock's financial health, investor sentiment, and market liquidity.</w:t>
      </w:r>
      <w:r w:rsidR="00EF074F">
        <w:rPr>
          <w:rFonts w:ascii="Arial" w:hAnsi="Arial" w:cs="Arial"/>
          <w:lang w:val="en-US"/>
        </w:rPr>
        <w:t xml:space="preserve"> </w:t>
      </w:r>
      <w:r w:rsidR="004D5CE5" w:rsidRPr="004D5CE5">
        <w:rPr>
          <w:rFonts w:ascii="Arial" w:hAnsi="Arial" w:cs="Arial"/>
          <w:lang w:val="en-US"/>
        </w:rPr>
        <w:t xml:space="preserve">This finding aligns with </w:t>
      </w:r>
      <w:proofErr w:type="spellStart"/>
      <w:r w:rsidR="004D5CE5" w:rsidRPr="004D5CE5">
        <w:rPr>
          <w:rFonts w:ascii="Arial" w:hAnsi="Arial" w:cs="Arial"/>
          <w:lang w:val="en-US"/>
        </w:rPr>
        <w:t>Aouadi</w:t>
      </w:r>
      <w:proofErr w:type="spellEnd"/>
      <w:r w:rsidR="004D5CE5" w:rsidRPr="004D5CE5">
        <w:rPr>
          <w:rFonts w:ascii="Arial" w:hAnsi="Arial" w:cs="Arial"/>
          <w:lang w:val="en-US"/>
        </w:rPr>
        <w:t xml:space="preserve"> et al. (2013), who demonstrated that investor attention is strongly correlated with trading volume.</w:t>
      </w:r>
    </w:p>
    <w:p w14:paraId="67DCFC06" w14:textId="77777777" w:rsidR="00306232" w:rsidRPr="00306232" w:rsidRDefault="00306232" w:rsidP="00306232">
      <w:pPr>
        <w:spacing w:line="360" w:lineRule="auto"/>
        <w:jc w:val="both"/>
        <w:rPr>
          <w:rFonts w:ascii="Arial" w:hAnsi="Arial" w:cs="Arial"/>
          <w:lang w:val="en-US"/>
        </w:rPr>
      </w:pPr>
    </w:p>
    <w:p w14:paraId="23BD6C8A" w14:textId="2DD8DE95"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The </w:t>
      </w:r>
      <w:proofErr w:type="spellStart"/>
      <w:r w:rsidRPr="00EF074F">
        <w:rPr>
          <w:rFonts w:ascii="Arial" w:hAnsi="Arial" w:cs="Arial"/>
          <w:i/>
          <w:iCs/>
          <w:lang w:val="en-US"/>
        </w:rPr>
        <w:t>Sentiment_Score</w:t>
      </w:r>
      <w:proofErr w:type="spellEnd"/>
      <w:r w:rsidRPr="00306232">
        <w:rPr>
          <w:rFonts w:ascii="Arial" w:hAnsi="Arial" w:cs="Arial"/>
          <w:lang w:val="en-US"/>
        </w:rPr>
        <w:t>, although capturing the daily sentiment towards a stock, does not exhibit as pronounced an influence as some other features. While it quantifies investor perceptions and market reactions to news and events, its relative importance is overshadowed by the more traditional stock indicators.</w:t>
      </w:r>
      <w:r w:rsidR="00870E7E">
        <w:rPr>
          <w:rFonts w:ascii="Arial" w:hAnsi="Arial" w:cs="Arial"/>
          <w:lang w:val="en-US"/>
        </w:rPr>
        <w:t xml:space="preserve"> </w:t>
      </w:r>
      <w:r w:rsidRPr="00306232">
        <w:rPr>
          <w:rFonts w:ascii="Arial" w:hAnsi="Arial" w:cs="Arial"/>
          <w:lang w:val="en-US"/>
        </w:rPr>
        <w:t xml:space="preserve">However, in the grander </w:t>
      </w:r>
      <w:r w:rsidRPr="00306232">
        <w:rPr>
          <w:rFonts w:ascii="Arial" w:hAnsi="Arial" w:cs="Arial"/>
          <w:lang w:val="en-US"/>
        </w:rPr>
        <w:lastRenderedPageBreak/>
        <w:t xml:space="preserve">scheme of stock return predictions, its impact, albeit present, isn't as substantial as one might anticipate, especially when juxtaposed with attributes like </w:t>
      </w:r>
      <w:r w:rsidRPr="00025C88">
        <w:rPr>
          <w:rFonts w:ascii="Arial" w:hAnsi="Arial" w:cs="Arial"/>
          <w:i/>
          <w:iCs/>
          <w:lang w:val="en-US"/>
        </w:rPr>
        <w:t>Open</w:t>
      </w:r>
      <w:r w:rsidRPr="00306232">
        <w:rPr>
          <w:rFonts w:ascii="Arial" w:hAnsi="Arial" w:cs="Arial"/>
          <w:lang w:val="en-US"/>
        </w:rPr>
        <w:t xml:space="preserve"> or </w:t>
      </w:r>
      <w:r w:rsidRPr="00025C88">
        <w:rPr>
          <w:rFonts w:ascii="Arial" w:hAnsi="Arial" w:cs="Arial"/>
          <w:i/>
          <w:iCs/>
          <w:lang w:val="en-US"/>
        </w:rPr>
        <w:t>Volume</w:t>
      </w:r>
      <w:r w:rsidRPr="00306232">
        <w:rPr>
          <w:rFonts w:ascii="Arial" w:hAnsi="Arial" w:cs="Arial"/>
          <w:lang w:val="en-US"/>
        </w:rPr>
        <w:t>.</w:t>
      </w:r>
      <w:r w:rsidR="00870E7E">
        <w:rPr>
          <w:rFonts w:ascii="Arial" w:hAnsi="Arial" w:cs="Arial"/>
          <w:lang w:val="en-US"/>
        </w:rPr>
        <w:t xml:space="preserve"> </w:t>
      </w:r>
      <w:r w:rsidR="008D3908" w:rsidRPr="008D3908">
        <w:rPr>
          <w:rFonts w:ascii="Arial" w:hAnsi="Arial" w:cs="Arial"/>
          <w:lang w:val="en-US"/>
        </w:rPr>
        <w:t>This finding differs from Shi and Ho (202</w:t>
      </w:r>
      <w:r w:rsidR="00B3265C">
        <w:rPr>
          <w:rFonts w:ascii="Arial" w:hAnsi="Arial" w:cs="Arial"/>
          <w:lang w:val="en-US"/>
        </w:rPr>
        <w:t>1</w:t>
      </w:r>
      <w:r w:rsidR="008D3908" w:rsidRPr="008D3908">
        <w:rPr>
          <w:rFonts w:ascii="Arial" w:hAnsi="Arial" w:cs="Arial"/>
          <w:lang w:val="en-US"/>
        </w:rPr>
        <w:t>) and other academic papers that only measure the impact of news sentiment scores on stock market returns.</w:t>
      </w:r>
    </w:p>
    <w:p w14:paraId="34F9B55D" w14:textId="77777777" w:rsidR="00306232" w:rsidRPr="00306232" w:rsidRDefault="00306232" w:rsidP="00306232">
      <w:pPr>
        <w:spacing w:line="360" w:lineRule="auto"/>
        <w:jc w:val="both"/>
        <w:rPr>
          <w:rFonts w:ascii="Arial" w:hAnsi="Arial" w:cs="Arial"/>
          <w:lang w:val="en-US"/>
        </w:rPr>
      </w:pPr>
    </w:p>
    <w:p w14:paraId="6AAF7258" w14:textId="77777777"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The glaring non-importance of </w:t>
      </w:r>
      <w:proofErr w:type="spellStart"/>
      <w:r w:rsidRPr="00BD1A83">
        <w:rPr>
          <w:rFonts w:ascii="Arial" w:hAnsi="Arial" w:cs="Arial"/>
          <w:i/>
          <w:iCs/>
          <w:lang w:val="en-US"/>
        </w:rPr>
        <w:t>MarketCap</w:t>
      </w:r>
      <w:proofErr w:type="spellEnd"/>
      <w:r w:rsidRPr="00306232">
        <w:rPr>
          <w:rFonts w:ascii="Arial" w:hAnsi="Arial" w:cs="Arial"/>
          <w:lang w:val="en-US"/>
        </w:rPr>
        <w:t xml:space="preserve"> across models suggests that a company's size, often seen as a reflection of its stability and resilience to market shocks, isn't a significant predictor in this context. This could be attributed to the fact that during tumultuous times, especially like those during the pandemic, even large-cap companies faced unprecedented challenges, rendering their market capitalization less indicative of stock return behavior.</w:t>
      </w:r>
    </w:p>
    <w:p w14:paraId="67C297B2" w14:textId="77777777" w:rsidR="00306232" w:rsidRPr="00306232" w:rsidRDefault="00306232" w:rsidP="00306232">
      <w:pPr>
        <w:spacing w:line="360" w:lineRule="auto"/>
        <w:jc w:val="both"/>
        <w:rPr>
          <w:rFonts w:ascii="Arial" w:hAnsi="Arial" w:cs="Arial"/>
          <w:lang w:val="en-US"/>
        </w:rPr>
      </w:pPr>
    </w:p>
    <w:p w14:paraId="2F427FED" w14:textId="77777777"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Similarly, the </w:t>
      </w:r>
      <w:proofErr w:type="spellStart"/>
      <w:r w:rsidRPr="00306232">
        <w:rPr>
          <w:rFonts w:ascii="Arial" w:hAnsi="Arial" w:cs="Arial"/>
          <w:lang w:val="en-US"/>
        </w:rPr>
        <w:t>PandemicPhase</w:t>
      </w:r>
      <w:proofErr w:type="spellEnd"/>
      <w:r w:rsidRPr="00306232">
        <w:rPr>
          <w:rFonts w:ascii="Arial" w:hAnsi="Arial" w:cs="Arial"/>
          <w:lang w:val="en-US"/>
        </w:rPr>
        <w:t xml:space="preserve">, despite its binary delineation of </w:t>
      </w:r>
      <w:proofErr w:type="gramStart"/>
      <w:r w:rsidRPr="00306232">
        <w:rPr>
          <w:rFonts w:ascii="Arial" w:hAnsi="Arial" w:cs="Arial"/>
          <w:lang w:val="en-US"/>
        </w:rPr>
        <w:t>pre</w:t>
      </w:r>
      <w:proofErr w:type="gramEnd"/>
      <w:r w:rsidRPr="00306232">
        <w:rPr>
          <w:rFonts w:ascii="Arial" w:hAnsi="Arial" w:cs="Arial"/>
          <w:lang w:val="en-US"/>
        </w:rPr>
        <w:t xml:space="preserve"> and post-pandemic periods, fails to make a mark in the predictive models. This could be because the granular and continuous data provided by </w:t>
      </w:r>
      <w:proofErr w:type="spellStart"/>
      <w:r w:rsidRPr="00BD1A83">
        <w:rPr>
          <w:rFonts w:ascii="Arial" w:hAnsi="Arial" w:cs="Arial"/>
          <w:i/>
          <w:iCs/>
          <w:lang w:val="en-US"/>
        </w:rPr>
        <w:t>New_Covid_Cases</w:t>
      </w:r>
      <w:proofErr w:type="spellEnd"/>
      <w:r w:rsidRPr="00306232">
        <w:rPr>
          <w:rFonts w:ascii="Arial" w:hAnsi="Arial" w:cs="Arial"/>
          <w:lang w:val="en-US"/>
        </w:rPr>
        <w:t xml:space="preserve"> captures the pandemic's influence on stock returns more effectively. The daily count of fresh COVID-19 cases offers a more dynamic representation of the pandemic's progression and its potential impact on investor sentiment and market dynamics.</w:t>
      </w:r>
    </w:p>
    <w:p w14:paraId="25326F08" w14:textId="77777777" w:rsidR="00306232" w:rsidRPr="00306232" w:rsidRDefault="00306232" w:rsidP="00306232">
      <w:pPr>
        <w:spacing w:line="360" w:lineRule="auto"/>
        <w:jc w:val="both"/>
        <w:rPr>
          <w:rFonts w:ascii="Arial" w:hAnsi="Arial" w:cs="Arial"/>
          <w:lang w:val="en-US"/>
        </w:rPr>
      </w:pPr>
    </w:p>
    <w:p w14:paraId="244B5B4C" w14:textId="1ADA47C5" w:rsidR="00306232" w:rsidRDefault="00306232" w:rsidP="00306232">
      <w:pPr>
        <w:spacing w:line="360" w:lineRule="auto"/>
        <w:jc w:val="both"/>
        <w:rPr>
          <w:rFonts w:ascii="Arial" w:hAnsi="Arial" w:cs="Arial"/>
          <w:lang w:val="en-US"/>
        </w:rPr>
      </w:pPr>
      <w:r w:rsidRPr="00306232">
        <w:rPr>
          <w:rFonts w:ascii="Arial" w:hAnsi="Arial" w:cs="Arial"/>
          <w:lang w:val="en-US"/>
        </w:rPr>
        <w:t xml:space="preserve">In conclusion, while various features play a role in predicting positive stock returns, some emerge more influential than others. The most prominent feature across models is the </w:t>
      </w:r>
      <w:r w:rsidRPr="00BD1A83">
        <w:rPr>
          <w:rFonts w:ascii="Arial" w:hAnsi="Arial" w:cs="Arial"/>
          <w:i/>
          <w:iCs/>
          <w:lang w:val="en-US"/>
        </w:rPr>
        <w:t>Volume</w:t>
      </w:r>
      <w:r w:rsidRPr="00306232">
        <w:rPr>
          <w:rFonts w:ascii="Arial" w:hAnsi="Arial" w:cs="Arial"/>
          <w:lang w:val="en-US"/>
        </w:rPr>
        <w:t xml:space="preserve">, emphasizing the importance of liquidity and trading activity in forecasting stock returns. This is closely followed by stock indicators such as </w:t>
      </w:r>
      <w:r w:rsidRPr="00BD1A83">
        <w:rPr>
          <w:rFonts w:ascii="Arial" w:hAnsi="Arial" w:cs="Arial"/>
          <w:i/>
          <w:iCs/>
          <w:lang w:val="en-US"/>
        </w:rPr>
        <w:t>Open</w:t>
      </w:r>
      <w:r w:rsidRPr="00306232">
        <w:rPr>
          <w:rFonts w:ascii="Arial" w:hAnsi="Arial" w:cs="Arial"/>
          <w:lang w:val="en-US"/>
        </w:rPr>
        <w:t xml:space="preserve"> and </w:t>
      </w:r>
      <w:r w:rsidRPr="00BD1A83">
        <w:rPr>
          <w:rFonts w:ascii="Arial" w:hAnsi="Arial" w:cs="Arial"/>
          <w:i/>
          <w:iCs/>
          <w:lang w:val="en-US"/>
        </w:rPr>
        <w:t>Close</w:t>
      </w:r>
      <w:r w:rsidRPr="00306232">
        <w:rPr>
          <w:rFonts w:ascii="Arial" w:hAnsi="Arial" w:cs="Arial"/>
          <w:lang w:val="en-US"/>
        </w:rPr>
        <w:t xml:space="preserve">. </w:t>
      </w:r>
      <w:proofErr w:type="spellStart"/>
      <w:r w:rsidRPr="00BD1A83">
        <w:rPr>
          <w:rFonts w:ascii="Arial" w:hAnsi="Arial" w:cs="Arial"/>
          <w:i/>
          <w:iCs/>
          <w:lang w:val="en-US"/>
        </w:rPr>
        <w:t>New_Covid_Cases</w:t>
      </w:r>
      <w:proofErr w:type="spellEnd"/>
      <w:r w:rsidRPr="00306232">
        <w:rPr>
          <w:rFonts w:ascii="Arial" w:hAnsi="Arial" w:cs="Arial"/>
          <w:lang w:val="en-US"/>
        </w:rPr>
        <w:t xml:space="preserve">, representing the pandemic's daily dynamics, also stands out as a critical feature. On the other hand, attributes like </w:t>
      </w:r>
      <w:proofErr w:type="spellStart"/>
      <w:r w:rsidRPr="00BD1A83">
        <w:rPr>
          <w:rFonts w:ascii="Arial" w:hAnsi="Arial" w:cs="Arial"/>
          <w:i/>
          <w:iCs/>
          <w:lang w:val="en-US"/>
        </w:rPr>
        <w:t>MarketCap</w:t>
      </w:r>
      <w:proofErr w:type="spellEnd"/>
      <w:r w:rsidRPr="00306232">
        <w:rPr>
          <w:rFonts w:ascii="Arial" w:hAnsi="Arial" w:cs="Arial"/>
          <w:lang w:val="en-US"/>
        </w:rPr>
        <w:t xml:space="preserve"> and </w:t>
      </w:r>
      <w:proofErr w:type="spellStart"/>
      <w:r w:rsidRPr="00BD1A83">
        <w:rPr>
          <w:rFonts w:ascii="Arial" w:hAnsi="Arial" w:cs="Arial"/>
          <w:i/>
          <w:iCs/>
          <w:lang w:val="en-US"/>
        </w:rPr>
        <w:t>PandemicPhase</w:t>
      </w:r>
      <w:proofErr w:type="spellEnd"/>
      <w:r w:rsidRPr="00306232">
        <w:rPr>
          <w:rFonts w:ascii="Arial" w:hAnsi="Arial" w:cs="Arial"/>
          <w:lang w:val="en-US"/>
        </w:rPr>
        <w:t>, despite their conceptual significance, do not wield substantial influence in the models used for this analysis.</w:t>
      </w:r>
    </w:p>
    <w:p w14:paraId="305916E3" w14:textId="77777777" w:rsidR="0067455B" w:rsidRPr="00322DAA" w:rsidRDefault="0067455B" w:rsidP="002E5761">
      <w:pPr>
        <w:spacing w:line="360" w:lineRule="auto"/>
        <w:jc w:val="both"/>
        <w:rPr>
          <w:rFonts w:ascii="Arial" w:hAnsi="Arial" w:cs="Arial"/>
          <w:lang w:val="en-US"/>
        </w:rPr>
      </w:pPr>
    </w:p>
    <w:p w14:paraId="2C6D6193" w14:textId="77777777" w:rsidR="00175D77" w:rsidRDefault="00175D77" w:rsidP="002E5761">
      <w:pPr>
        <w:spacing w:line="360" w:lineRule="auto"/>
        <w:jc w:val="both"/>
        <w:rPr>
          <w:rFonts w:ascii="Arial" w:hAnsi="Arial" w:cs="Arial"/>
        </w:rPr>
      </w:pPr>
    </w:p>
    <w:p w14:paraId="704B70E3" w14:textId="77777777" w:rsidR="00945FD2" w:rsidRDefault="00945FD2" w:rsidP="002E5761">
      <w:pPr>
        <w:spacing w:line="360" w:lineRule="auto"/>
        <w:jc w:val="both"/>
        <w:rPr>
          <w:rFonts w:ascii="Arial" w:hAnsi="Arial" w:cs="Arial"/>
        </w:rPr>
      </w:pPr>
    </w:p>
    <w:p w14:paraId="6039F2D6" w14:textId="6EBE02DF" w:rsidR="00945FD2" w:rsidRDefault="00945FD2" w:rsidP="00945FD2">
      <w:pPr>
        <w:pStyle w:val="Heading1"/>
      </w:pPr>
      <w:bookmarkStart w:id="211" w:name="_Toc144459419"/>
      <w:r>
        <w:t>10. Ethics</w:t>
      </w:r>
      <w:bookmarkEnd w:id="211"/>
    </w:p>
    <w:p w14:paraId="3EF23DF4" w14:textId="62D8ED65" w:rsidR="00597EEB" w:rsidRDefault="00E14F97" w:rsidP="002E5761">
      <w:pPr>
        <w:spacing w:line="360" w:lineRule="auto"/>
        <w:jc w:val="both"/>
        <w:rPr>
          <w:rFonts w:ascii="Arial" w:hAnsi="Arial" w:cs="Arial"/>
        </w:rPr>
      </w:pPr>
      <w:r>
        <w:rPr>
          <w:rFonts w:ascii="Arial" w:hAnsi="Arial" w:cs="Arial"/>
        </w:rPr>
        <w:t>W</w:t>
      </w:r>
      <w:r w:rsidRPr="00E14F97">
        <w:rPr>
          <w:rFonts w:ascii="Arial" w:hAnsi="Arial" w:cs="Arial"/>
        </w:rPr>
        <w:t xml:space="preserve">hen dealing with financial data, the ethical considerations are paramount. As we delve deeper into the intricate tapestry of stock market reactions to news sentiment, </w:t>
      </w:r>
      <w:r w:rsidRPr="00E14F97">
        <w:rPr>
          <w:rFonts w:ascii="Arial" w:hAnsi="Arial" w:cs="Arial"/>
        </w:rPr>
        <w:lastRenderedPageBreak/>
        <w:t>particularly during tumultuous times such as the COVID-19 pandemic, we must critically evaluate the ethical dimensions of our work. This section aims to address these concerns, providing a holistic understanding of the ethical challenges and methodological ramifications, and suggesting pathways for responsible innovation.</w:t>
      </w:r>
    </w:p>
    <w:p w14:paraId="07140000" w14:textId="77777777" w:rsidR="00945FD2" w:rsidRDefault="00945FD2" w:rsidP="002E5761">
      <w:pPr>
        <w:spacing w:line="360" w:lineRule="auto"/>
        <w:jc w:val="both"/>
        <w:rPr>
          <w:rFonts w:ascii="Arial" w:hAnsi="Arial" w:cs="Arial"/>
        </w:rPr>
      </w:pPr>
    </w:p>
    <w:p w14:paraId="7AB59EAA" w14:textId="77777777" w:rsidR="00610F6C" w:rsidRPr="00610F6C" w:rsidRDefault="00610F6C" w:rsidP="00610F6C">
      <w:pPr>
        <w:pStyle w:val="Heading2"/>
      </w:pPr>
      <w:bookmarkStart w:id="212" w:name="_Toc144459420"/>
      <w:r w:rsidRPr="00610F6C">
        <w:t>10.1 Ethical Foundations and Risk Management</w:t>
      </w:r>
      <w:bookmarkEnd w:id="212"/>
    </w:p>
    <w:p w14:paraId="2494EA9A" w14:textId="77777777" w:rsidR="00610F6C" w:rsidRPr="00610F6C" w:rsidRDefault="00610F6C" w:rsidP="00610F6C">
      <w:pPr>
        <w:spacing w:line="360" w:lineRule="auto"/>
        <w:jc w:val="both"/>
        <w:rPr>
          <w:rFonts w:ascii="Arial" w:hAnsi="Arial" w:cs="Arial"/>
        </w:rPr>
      </w:pPr>
      <w:r w:rsidRPr="00610F6C">
        <w:rPr>
          <w:rFonts w:ascii="Arial" w:hAnsi="Arial" w:cs="Arial"/>
        </w:rPr>
        <w:t>An in-depth appreciation of computer ethics is imperative for any computational study. The digital landscape, replete with vast datasets, is rife with potential pitfalls. While the present study aims to provide insights into stock market dynamics, there's an underlying responsibility to ensure that data interpretation doesn't lead to misleading or harmful financial advice. Furthermore, the utilization of sentiment data from news outlets raises concerns about the potential for bias, misrepresentation, or oversimplification. Recognizing these challenges, a comprehensive plan has been laid out to manage and mitigate potential ethical risks. Central to this strategy is the adherence to the AREA (Anticipate, Reflect, Engage, Act) framework, which provides a dynamic approach to navigating ethical considerations (EPSRC, n.d.).</w:t>
      </w:r>
    </w:p>
    <w:p w14:paraId="7FF8DFBF" w14:textId="77777777" w:rsidR="00610F6C" w:rsidRPr="00610F6C" w:rsidRDefault="00610F6C" w:rsidP="00610F6C">
      <w:pPr>
        <w:spacing w:line="360" w:lineRule="auto"/>
        <w:jc w:val="both"/>
        <w:rPr>
          <w:rFonts w:ascii="Arial" w:hAnsi="Arial" w:cs="Arial"/>
        </w:rPr>
      </w:pPr>
    </w:p>
    <w:p w14:paraId="09AC9F5F" w14:textId="77777777" w:rsidR="00610F6C" w:rsidRPr="00610F6C" w:rsidRDefault="00610F6C" w:rsidP="00610F6C">
      <w:pPr>
        <w:pStyle w:val="Heading2"/>
      </w:pPr>
      <w:bookmarkStart w:id="213" w:name="_Toc144459421"/>
      <w:r w:rsidRPr="00610F6C">
        <w:t>10.2 Societal Implications and Ethical Risks</w:t>
      </w:r>
      <w:bookmarkEnd w:id="213"/>
    </w:p>
    <w:p w14:paraId="3E6AB217" w14:textId="77777777" w:rsidR="00610F6C" w:rsidRPr="00610F6C" w:rsidRDefault="00610F6C" w:rsidP="00610F6C">
      <w:pPr>
        <w:spacing w:line="360" w:lineRule="auto"/>
        <w:jc w:val="both"/>
        <w:rPr>
          <w:rFonts w:ascii="Arial" w:hAnsi="Arial" w:cs="Arial"/>
        </w:rPr>
      </w:pPr>
      <w:r w:rsidRPr="00610F6C">
        <w:rPr>
          <w:rFonts w:ascii="Arial" w:hAnsi="Arial" w:cs="Arial"/>
        </w:rPr>
        <w:t>Beyond the immediate realm of financial markets, the study's findings have broader societal implications. In an age where news is rapidly disseminated and consumed, understanding its impact on market sentiments is crucial. However, there's a risk that such analyses might inadvertently prioritize or devalue certain news sources, potentially leading to monopolization or undermining of certain media outlets. Moreover, the ethical dimensions extend to the potential for creating feedback loops, where market reactions to news sentiment might influence subsequent reporting, leading to cyclical biases or self-fulfilling prophecies.</w:t>
      </w:r>
    </w:p>
    <w:p w14:paraId="1E3EE723" w14:textId="77777777" w:rsidR="00610F6C" w:rsidRPr="00610F6C" w:rsidRDefault="00610F6C" w:rsidP="00610F6C">
      <w:pPr>
        <w:spacing w:line="360" w:lineRule="auto"/>
        <w:jc w:val="both"/>
        <w:rPr>
          <w:rFonts w:ascii="Arial" w:hAnsi="Arial" w:cs="Arial"/>
        </w:rPr>
      </w:pPr>
    </w:p>
    <w:p w14:paraId="6E35E7D4" w14:textId="77777777" w:rsidR="00610F6C" w:rsidRPr="00610F6C" w:rsidRDefault="00610F6C" w:rsidP="00610F6C">
      <w:pPr>
        <w:pStyle w:val="Heading2"/>
      </w:pPr>
      <w:bookmarkStart w:id="214" w:name="_Toc144459422"/>
      <w:r w:rsidRPr="00610F6C">
        <w:t>10.3 Methodological Ethical Challenges</w:t>
      </w:r>
      <w:bookmarkEnd w:id="214"/>
    </w:p>
    <w:p w14:paraId="250BA01C" w14:textId="77777777" w:rsidR="00610F6C" w:rsidRDefault="00610F6C" w:rsidP="00610F6C">
      <w:pPr>
        <w:spacing w:line="360" w:lineRule="auto"/>
        <w:jc w:val="both"/>
        <w:rPr>
          <w:rFonts w:ascii="Arial" w:hAnsi="Arial" w:cs="Arial"/>
        </w:rPr>
      </w:pPr>
      <w:r w:rsidRPr="00610F6C">
        <w:rPr>
          <w:rFonts w:ascii="Arial" w:hAnsi="Arial" w:cs="Arial"/>
        </w:rPr>
        <w:t xml:space="preserve">The intricate interplay between news sentiment and stock market reactions presents unique methodological challenges. The potential for confounding variables, especially during unprecedented global events like the COVID-19 pandemic, is high. There's a risk of oversimplifying complex relationships or drawing premature conclusions. Additionally, the reliance on sentiment scores, which are inherently subjective, </w:t>
      </w:r>
      <w:r w:rsidRPr="00610F6C">
        <w:rPr>
          <w:rFonts w:ascii="Arial" w:hAnsi="Arial" w:cs="Arial"/>
        </w:rPr>
        <w:lastRenderedPageBreak/>
        <w:t>introduces potential biases. These methodological concerns not only impact the study's validity but also raise ethical issues regarding the responsible interpretation and presentation of findings.</w:t>
      </w:r>
    </w:p>
    <w:p w14:paraId="1FA5983B" w14:textId="77777777" w:rsidR="00610F6C" w:rsidRDefault="00610F6C" w:rsidP="00610F6C">
      <w:pPr>
        <w:spacing w:line="360" w:lineRule="auto"/>
        <w:jc w:val="both"/>
        <w:rPr>
          <w:rFonts w:ascii="Arial" w:hAnsi="Arial" w:cs="Arial"/>
        </w:rPr>
      </w:pPr>
    </w:p>
    <w:p w14:paraId="7971CF8F" w14:textId="77777777" w:rsidR="00610F6C" w:rsidRPr="00610F6C" w:rsidRDefault="00610F6C" w:rsidP="00610F6C">
      <w:pPr>
        <w:pStyle w:val="Heading2"/>
      </w:pPr>
      <w:bookmarkStart w:id="215" w:name="_Toc144459423"/>
      <w:r w:rsidRPr="00610F6C">
        <w:t>10.4 Responsible Innovation and Future Directions</w:t>
      </w:r>
      <w:bookmarkEnd w:id="215"/>
    </w:p>
    <w:p w14:paraId="0A8DEE9C" w14:textId="1B5CF157" w:rsidR="00610F6C" w:rsidRPr="00610F6C" w:rsidRDefault="00610F6C" w:rsidP="00610F6C">
      <w:pPr>
        <w:spacing w:line="360" w:lineRule="auto"/>
        <w:jc w:val="both"/>
        <w:rPr>
          <w:rFonts w:ascii="Arial" w:hAnsi="Arial" w:cs="Arial"/>
        </w:rPr>
      </w:pPr>
      <w:r w:rsidRPr="00610F6C">
        <w:rPr>
          <w:rFonts w:ascii="Arial" w:hAnsi="Arial" w:cs="Arial"/>
        </w:rPr>
        <w:t xml:space="preserve">Responsible innovation is the cornerstone of any research </w:t>
      </w:r>
      <w:proofErr w:type="spellStart"/>
      <w:r w:rsidRPr="00610F6C">
        <w:rPr>
          <w:rFonts w:ascii="Arial" w:hAnsi="Arial" w:cs="Arial"/>
        </w:rPr>
        <w:t>endeavor</w:t>
      </w:r>
      <w:proofErr w:type="spellEnd"/>
      <w:r w:rsidRPr="00610F6C">
        <w:rPr>
          <w:rFonts w:ascii="Arial" w:hAnsi="Arial" w:cs="Arial"/>
        </w:rPr>
        <w:t xml:space="preserve">, especially in areas with profound societal implications. It emphasizes the need to consider the broader impacts of research and innovation, striving for positive societal and economic benefits while mitigating unintended negative consequences (UK Research and Innovation, n.d.). </w:t>
      </w:r>
      <w:r w:rsidR="000E3E5B">
        <w:rPr>
          <w:rFonts w:ascii="Arial" w:hAnsi="Arial" w:cs="Arial"/>
        </w:rPr>
        <w:t xml:space="preserve">Moreover, </w:t>
      </w:r>
      <w:r w:rsidR="000E3E5B" w:rsidRPr="000E3E5B">
        <w:rPr>
          <w:rFonts w:ascii="Arial" w:hAnsi="Arial" w:cs="Arial"/>
        </w:rPr>
        <w:t>the UK government framework emphasizes the importance of continuous evaluation, transparency in methodologies, and effective public engagement, thereby reinforcing the principles of the AREA framework and ensuring that research remains accountable, transparent, and ethically grounded (UK Government, 2020).</w:t>
      </w:r>
      <w:r w:rsidR="000E3E5B">
        <w:rPr>
          <w:rFonts w:ascii="Arial" w:hAnsi="Arial" w:cs="Arial"/>
        </w:rPr>
        <w:t xml:space="preserve"> </w:t>
      </w:r>
      <w:r>
        <w:rPr>
          <w:rFonts w:ascii="Arial" w:hAnsi="Arial" w:cs="Arial"/>
        </w:rPr>
        <w:t xml:space="preserve">To achieve this responsible innovation, </w:t>
      </w:r>
      <w:r w:rsidRPr="00610F6C">
        <w:rPr>
          <w:rFonts w:ascii="Arial" w:hAnsi="Arial" w:cs="Arial"/>
        </w:rPr>
        <w:t xml:space="preserve">the following </w:t>
      </w:r>
      <w:r>
        <w:rPr>
          <w:rFonts w:ascii="Arial" w:hAnsi="Arial" w:cs="Arial"/>
        </w:rPr>
        <w:t xml:space="preserve">four </w:t>
      </w:r>
      <w:r w:rsidRPr="00610F6C">
        <w:rPr>
          <w:rFonts w:ascii="Arial" w:hAnsi="Arial" w:cs="Arial"/>
        </w:rPr>
        <w:t>ethical recommendations are proposed for future research in this domain</w:t>
      </w:r>
      <w:r>
        <w:rPr>
          <w:rFonts w:ascii="Arial" w:hAnsi="Arial" w:cs="Arial"/>
        </w:rPr>
        <w:t xml:space="preserve"> based on AREA framework</w:t>
      </w:r>
      <w:r w:rsidR="000E3E5B">
        <w:rPr>
          <w:rFonts w:ascii="Arial" w:hAnsi="Arial" w:cs="Arial"/>
        </w:rPr>
        <w:t xml:space="preserve"> and </w:t>
      </w:r>
      <w:r w:rsidR="006E125D">
        <w:rPr>
          <w:rFonts w:ascii="Arial" w:hAnsi="Arial" w:cs="Arial"/>
        </w:rPr>
        <w:t xml:space="preserve">the </w:t>
      </w:r>
      <w:r w:rsidR="000E3E5B">
        <w:rPr>
          <w:rFonts w:ascii="Arial" w:hAnsi="Arial" w:cs="Arial"/>
        </w:rPr>
        <w:t>UK government framework</w:t>
      </w:r>
      <w:r w:rsidRPr="00610F6C">
        <w:rPr>
          <w:rFonts w:ascii="Arial" w:hAnsi="Arial" w:cs="Arial"/>
        </w:rPr>
        <w:t>:</w:t>
      </w:r>
    </w:p>
    <w:p w14:paraId="02079624" w14:textId="77777777" w:rsidR="00610F6C" w:rsidRPr="00610F6C" w:rsidRDefault="00610F6C" w:rsidP="00610F6C">
      <w:pPr>
        <w:spacing w:line="360" w:lineRule="auto"/>
        <w:jc w:val="both"/>
        <w:rPr>
          <w:rFonts w:ascii="Arial" w:hAnsi="Arial" w:cs="Arial"/>
        </w:rPr>
      </w:pPr>
    </w:p>
    <w:p w14:paraId="781790C8"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Transparency: Ensure that methodologies, particularly sentiment analysis algorithms, are transparent and open to scrutiny. This will foster trust and facilitate peer evaluations.</w:t>
      </w:r>
    </w:p>
    <w:p w14:paraId="3B1A4138"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 xml:space="preserve">Engagement: Engage with a diverse array of stakeholders, including financial experts, media representatives, and the </w:t>
      </w:r>
      <w:proofErr w:type="gramStart"/>
      <w:r w:rsidRPr="00610F6C">
        <w:rPr>
          <w:rFonts w:ascii="Arial" w:hAnsi="Arial" w:cs="Arial"/>
        </w:rPr>
        <w:t>general public</w:t>
      </w:r>
      <w:proofErr w:type="gramEnd"/>
      <w:r w:rsidRPr="00610F6C">
        <w:rPr>
          <w:rFonts w:ascii="Arial" w:hAnsi="Arial" w:cs="Arial"/>
        </w:rPr>
        <w:t>, to gather varied perspectives and address potential biases.</w:t>
      </w:r>
    </w:p>
    <w:p w14:paraId="7944D5C9"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Reflection: Continuously reassess the research's ethical dimensions, staying vigilant to emerging challenges and adapting methodologies accordingly.</w:t>
      </w:r>
    </w:p>
    <w:p w14:paraId="60CA750E"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Action: Prioritize responsible dissemination of findings, emphasizing the preliminary nature of insights and potential limitations. Furthermore, collaborate with media outlets and financial institutions to ensure that the research's implications are understood and applied responsibly.</w:t>
      </w:r>
    </w:p>
    <w:p w14:paraId="23C003F8" w14:textId="77777777" w:rsidR="00945FD2" w:rsidRDefault="00945FD2" w:rsidP="002E5761">
      <w:pPr>
        <w:spacing w:line="360" w:lineRule="auto"/>
        <w:jc w:val="both"/>
        <w:rPr>
          <w:rFonts w:ascii="Arial" w:hAnsi="Arial" w:cs="Arial"/>
        </w:rPr>
      </w:pPr>
    </w:p>
    <w:p w14:paraId="10A2AA43" w14:textId="22A627A4" w:rsidR="00597EEB" w:rsidRPr="00597EEB" w:rsidRDefault="00597EEB" w:rsidP="002F5FE5">
      <w:pPr>
        <w:pStyle w:val="Heading1"/>
      </w:pPr>
      <w:bookmarkStart w:id="216" w:name="_Toc144459424"/>
      <w:r w:rsidRPr="00597EEB">
        <w:t>1</w:t>
      </w:r>
      <w:r w:rsidR="00945FD2">
        <w:t>1</w:t>
      </w:r>
      <w:r w:rsidRPr="00597EEB">
        <w:t>. Conclusion</w:t>
      </w:r>
      <w:bookmarkEnd w:id="216"/>
    </w:p>
    <w:p w14:paraId="29C7E982" w14:textId="77777777" w:rsidR="008B2D4C" w:rsidRPr="008B2D4C" w:rsidRDefault="008B2D4C" w:rsidP="008B2D4C">
      <w:pPr>
        <w:spacing w:line="360" w:lineRule="auto"/>
        <w:jc w:val="both"/>
        <w:rPr>
          <w:rFonts w:ascii="Arial" w:hAnsi="Arial" w:cs="Arial"/>
        </w:rPr>
      </w:pPr>
      <w:r w:rsidRPr="008B2D4C">
        <w:rPr>
          <w:rFonts w:ascii="Arial" w:hAnsi="Arial" w:cs="Arial"/>
        </w:rPr>
        <w:t xml:space="preserve">The contemporary financial landscape has witnessed an upsurge in the importance of news sentiment, notably against the backdrop of the COVID-19 pandemic. The </w:t>
      </w:r>
      <w:r w:rsidRPr="008B2D4C">
        <w:rPr>
          <w:rFonts w:ascii="Arial" w:hAnsi="Arial" w:cs="Arial"/>
        </w:rPr>
        <w:lastRenderedPageBreak/>
        <w:t>primary objective of this research was to delve into the predictive power of news sentiment analysis in forecasting stock returns during this tumultuous period. Through an evidence-based approach, this study aimed to bridge existing gaps in the literature, providing clarity and offering valuable insights to stakeholders in the financial sector.</w:t>
      </w:r>
    </w:p>
    <w:p w14:paraId="7555FB09" w14:textId="77777777" w:rsidR="008B2D4C" w:rsidRPr="008B2D4C" w:rsidRDefault="008B2D4C" w:rsidP="008B2D4C">
      <w:pPr>
        <w:spacing w:line="360" w:lineRule="auto"/>
        <w:jc w:val="both"/>
        <w:rPr>
          <w:rFonts w:ascii="Arial" w:hAnsi="Arial" w:cs="Arial"/>
        </w:rPr>
      </w:pPr>
    </w:p>
    <w:p w14:paraId="7E8C8E2A" w14:textId="77777777" w:rsidR="008B2D4C" w:rsidRPr="008B2D4C" w:rsidRDefault="008B2D4C" w:rsidP="008B2D4C">
      <w:pPr>
        <w:spacing w:line="360" w:lineRule="auto"/>
        <w:jc w:val="both"/>
        <w:rPr>
          <w:rFonts w:ascii="Arial" w:hAnsi="Arial" w:cs="Arial"/>
        </w:rPr>
      </w:pPr>
      <w:r w:rsidRPr="008B2D4C">
        <w:rPr>
          <w:rFonts w:ascii="Arial" w:hAnsi="Arial" w:cs="Arial"/>
        </w:rPr>
        <w:t>To achieve the objectives, three pivotal research questions were posed:</w:t>
      </w:r>
    </w:p>
    <w:p w14:paraId="7136D1DF" w14:textId="77777777" w:rsidR="008B2D4C" w:rsidRPr="008B2D4C" w:rsidRDefault="008B2D4C" w:rsidP="008B2D4C">
      <w:pPr>
        <w:spacing w:line="360" w:lineRule="auto"/>
        <w:jc w:val="both"/>
        <w:rPr>
          <w:rFonts w:ascii="Arial" w:hAnsi="Arial" w:cs="Arial"/>
        </w:rPr>
      </w:pPr>
    </w:p>
    <w:p w14:paraId="5F1E5883" w14:textId="1E515F40" w:rsidR="008B2D4C" w:rsidRPr="008B2D4C" w:rsidRDefault="008B2D4C" w:rsidP="008B2D4C">
      <w:pPr>
        <w:pStyle w:val="ListParagraph"/>
        <w:numPr>
          <w:ilvl w:val="0"/>
          <w:numId w:val="464"/>
        </w:numPr>
        <w:spacing w:line="360" w:lineRule="auto"/>
        <w:ind w:left="426"/>
        <w:jc w:val="both"/>
        <w:rPr>
          <w:rFonts w:ascii="Arial" w:hAnsi="Arial" w:cs="Arial"/>
        </w:rPr>
      </w:pPr>
      <w:r w:rsidRPr="008B2D4C">
        <w:rPr>
          <w:rFonts w:ascii="Arial" w:hAnsi="Arial" w:cs="Arial"/>
        </w:rPr>
        <w:t xml:space="preserve">How do contemporary machine learning models, specifically </w:t>
      </w:r>
      <w:proofErr w:type="spellStart"/>
      <w:r w:rsidRPr="008B2D4C">
        <w:rPr>
          <w:rFonts w:ascii="Arial" w:hAnsi="Arial" w:cs="Arial"/>
        </w:rPr>
        <w:t>XGBoost</w:t>
      </w:r>
      <w:proofErr w:type="spellEnd"/>
      <w:r w:rsidRPr="008B2D4C">
        <w:rPr>
          <w:rFonts w:ascii="Arial" w:hAnsi="Arial" w:cs="Arial"/>
        </w:rPr>
        <w:t xml:space="preserve">, Random Forest, </w:t>
      </w:r>
      <w:proofErr w:type="spellStart"/>
      <w:r w:rsidRPr="008B2D4C">
        <w:rPr>
          <w:rFonts w:ascii="Arial" w:hAnsi="Arial" w:cs="Arial"/>
        </w:rPr>
        <w:t>LightGBM</w:t>
      </w:r>
      <w:proofErr w:type="spellEnd"/>
      <w:r w:rsidRPr="008B2D4C">
        <w:rPr>
          <w:rFonts w:ascii="Arial" w:hAnsi="Arial" w:cs="Arial"/>
        </w:rPr>
        <w:t xml:space="preserve">, and </w:t>
      </w:r>
      <w:proofErr w:type="spellStart"/>
      <w:r w:rsidRPr="008B2D4C">
        <w:rPr>
          <w:rFonts w:ascii="Arial" w:hAnsi="Arial" w:cs="Arial"/>
        </w:rPr>
        <w:t>CatBoost</w:t>
      </w:r>
      <w:proofErr w:type="spellEnd"/>
      <w:r w:rsidRPr="008B2D4C">
        <w:rPr>
          <w:rFonts w:ascii="Arial" w:hAnsi="Arial" w:cs="Arial"/>
        </w:rPr>
        <w:t>, compare in their effectiveness at leveraging news sentiment to predict stock returns during the COVID-19 era?</w:t>
      </w:r>
    </w:p>
    <w:p w14:paraId="2A368736" w14:textId="0588D01F" w:rsidR="008B2D4C" w:rsidRPr="008B2D4C" w:rsidRDefault="008B2D4C" w:rsidP="008B2D4C">
      <w:pPr>
        <w:pStyle w:val="ListParagraph"/>
        <w:numPr>
          <w:ilvl w:val="0"/>
          <w:numId w:val="464"/>
        </w:numPr>
        <w:spacing w:line="360" w:lineRule="auto"/>
        <w:ind w:left="426"/>
        <w:jc w:val="both"/>
        <w:rPr>
          <w:rFonts w:ascii="Arial" w:hAnsi="Arial" w:cs="Arial"/>
        </w:rPr>
      </w:pPr>
      <w:r w:rsidRPr="008B2D4C">
        <w:rPr>
          <w:rFonts w:ascii="Arial" w:hAnsi="Arial" w:cs="Arial"/>
        </w:rPr>
        <w:t>Which features emerge as the most crucial for these models in stock predictions?</w:t>
      </w:r>
    </w:p>
    <w:p w14:paraId="08EDF27F" w14:textId="0F2AD932" w:rsidR="008B2D4C" w:rsidRPr="008B2D4C" w:rsidRDefault="008B2D4C" w:rsidP="008B2D4C">
      <w:pPr>
        <w:pStyle w:val="ListParagraph"/>
        <w:numPr>
          <w:ilvl w:val="0"/>
          <w:numId w:val="464"/>
        </w:numPr>
        <w:spacing w:line="360" w:lineRule="auto"/>
        <w:ind w:left="426"/>
        <w:jc w:val="both"/>
        <w:rPr>
          <w:rFonts w:ascii="Arial" w:hAnsi="Arial" w:cs="Arial"/>
        </w:rPr>
      </w:pPr>
      <w:r w:rsidRPr="008B2D4C">
        <w:rPr>
          <w:rFonts w:ascii="Arial" w:hAnsi="Arial" w:cs="Arial"/>
        </w:rPr>
        <w:t>How do sentiment scores differ among companies?</w:t>
      </w:r>
    </w:p>
    <w:p w14:paraId="2B7C9761" w14:textId="77777777" w:rsidR="008B2D4C" w:rsidRPr="008B2D4C" w:rsidRDefault="008B2D4C" w:rsidP="008B2D4C">
      <w:pPr>
        <w:spacing w:line="360" w:lineRule="auto"/>
        <w:jc w:val="both"/>
        <w:rPr>
          <w:rFonts w:ascii="Arial" w:hAnsi="Arial" w:cs="Arial"/>
        </w:rPr>
      </w:pPr>
    </w:p>
    <w:p w14:paraId="4D4E742B" w14:textId="77777777" w:rsidR="00B559CD" w:rsidRPr="00B559CD" w:rsidRDefault="00B559CD" w:rsidP="00B559CD">
      <w:pPr>
        <w:spacing w:line="360" w:lineRule="auto"/>
        <w:rPr>
          <w:rFonts w:ascii="Arial" w:hAnsi="Arial" w:cs="Arial"/>
        </w:rPr>
      </w:pPr>
      <w:r w:rsidRPr="00B559CD">
        <w:rPr>
          <w:rFonts w:ascii="Arial" w:hAnsi="Arial" w:cs="Arial"/>
        </w:rPr>
        <w:t xml:space="preserve">Addressing the first research question, our analysis showcased </w:t>
      </w:r>
      <w:proofErr w:type="spellStart"/>
      <w:r w:rsidRPr="00B559CD">
        <w:rPr>
          <w:rFonts w:ascii="Arial" w:hAnsi="Arial" w:cs="Arial"/>
        </w:rPr>
        <w:t>XGBoost's</w:t>
      </w:r>
      <w:proofErr w:type="spellEnd"/>
      <w:r w:rsidRPr="00B559CD">
        <w:rPr>
          <w:rFonts w:ascii="Arial" w:hAnsi="Arial" w:cs="Arial"/>
        </w:rPr>
        <w:t xml:space="preserve"> consistent superiority in predicting stock returns using news sentiment. Notably, biotech firms such as Biogen Inc and Gilead Sciences Inc achieved higher accuracy across models. These sectors, characterized by extended R&amp;D phases and rigorous regulatory environments, often enjoy market exclusivity once a product gains approval. Their continuous innovation and the durability of their products typically lead to predictable financial patterns, further enhancing their suitability for predictive </w:t>
      </w:r>
      <w:proofErr w:type="spellStart"/>
      <w:r w:rsidRPr="00B559CD">
        <w:rPr>
          <w:rFonts w:ascii="Arial" w:hAnsi="Arial" w:cs="Arial"/>
        </w:rPr>
        <w:t>modeling</w:t>
      </w:r>
      <w:proofErr w:type="spellEnd"/>
      <w:r w:rsidRPr="00B559CD">
        <w:rPr>
          <w:rFonts w:ascii="Arial" w:hAnsi="Arial" w:cs="Arial"/>
        </w:rPr>
        <w:t>. Given these insights, the model's varied results across tickers underscore the importance of customizing models for specific companies or sectors. This emphasizes the need for stakeholders to carefully select models, considering the unique characteristics of the data.</w:t>
      </w:r>
    </w:p>
    <w:p w14:paraId="49D7E6EB" w14:textId="77777777" w:rsidR="008B2D4C" w:rsidRPr="008B2D4C" w:rsidRDefault="008B2D4C" w:rsidP="00BE64FE">
      <w:pPr>
        <w:spacing w:line="360" w:lineRule="auto"/>
        <w:jc w:val="both"/>
        <w:rPr>
          <w:rFonts w:ascii="Arial" w:hAnsi="Arial" w:cs="Arial"/>
        </w:rPr>
      </w:pPr>
    </w:p>
    <w:p w14:paraId="262BCC4C" w14:textId="77777777" w:rsidR="00BE64FE" w:rsidRPr="00BE64FE" w:rsidRDefault="00BE64FE" w:rsidP="00BE64FE">
      <w:pPr>
        <w:spacing w:line="360" w:lineRule="auto"/>
        <w:rPr>
          <w:rFonts w:ascii="Arial" w:hAnsi="Arial" w:cs="Arial"/>
        </w:rPr>
      </w:pPr>
      <w:r w:rsidRPr="00BE64FE">
        <w:rPr>
          <w:rFonts w:ascii="Arial" w:hAnsi="Arial" w:cs="Arial"/>
        </w:rPr>
        <w:t xml:space="preserve">Regarding the second research question on feature importance, our study emphasized the dominance of traditional stock indicators, particularly Volume, in shaping predictions. The </w:t>
      </w:r>
      <w:proofErr w:type="spellStart"/>
      <w:r w:rsidRPr="00BE64FE">
        <w:rPr>
          <w:rFonts w:ascii="Arial" w:hAnsi="Arial" w:cs="Arial"/>
          <w:i/>
          <w:iCs/>
        </w:rPr>
        <w:t>Sentiment_Score</w:t>
      </w:r>
      <w:proofErr w:type="spellEnd"/>
      <w:r w:rsidRPr="00BE64FE">
        <w:rPr>
          <w:rFonts w:ascii="Arial" w:hAnsi="Arial" w:cs="Arial"/>
        </w:rPr>
        <w:t xml:space="preserve">, which captures daily sentiment towards stocks, was found to have a less pronounced influence compared to attributes like Open or Volume. Additionally, the </w:t>
      </w:r>
      <w:proofErr w:type="spellStart"/>
      <w:r w:rsidRPr="00BE64FE">
        <w:rPr>
          <w:rFonts w:ascii="Arial" w:hAnsi="Arial" w:cs="Arial"/>
          <w:i/>
          <w:iCs/>
        </w:rPr>
        <w:t>PandemicPhase</w:t>
      </w:r>
      <w:r w:rsidRPr="00BE64FE">
        <w:rPr>
          <w:rFonts w:ascii="Arial" w:hAnsi="Arial" w:cs="Arial"/>
        </w:rPr>
        <w:t>'s</w:t>
      </w:r>
      <w:proofErr w:type="spellEnd"/>
      <w:r w:rsidRPr="00BE64FE">
        <w:rPr>
          <w:rFonts w:ascii="Arial" w:hAnsi="Arial" w:cs="Arial"/>
        </w:rPr>
        <w:t xml:space="preserve"> binary delineation, representing </w:t>
      </w:r>
      <w:proofErr w:type="gramStart"/>
      <w:r w:rsidRPr="00BE64FE">
        <w:rPr>
          <w:rFonts w:ascii="Arial" w:hAnsi="Arial" w:cs="Arial"/>
        </w:rPr>
        <w:t>pre</w:t>
      </w:r>
      <w:proofErr w:type="gramEnd"/>
      <w:r w:rsidRPr="00BE64FE">
        <w:rPr>
          <w:rFonts w:ascii="Arial" w:hAnsi="Arial" w:cs="Arial"/>
        </w:rPr>
        <w:t xml:space="preserve"> and post-pandemic periods, lacked significant influence in the models. This could be due to the more granular data provided by </w:t>
      </w:r>
      <w:proofErr w:type="spellStart"/>
      <w:r w:rsidRPr="00BE64FE">
        <w:rPr>
          <w:rFonts w:ascii="Arial" w:hAnsi="Arial" w:cs="Arial"/>
          <w:i/>
          <w:iCs/>
        </w:rPr>
        <w:t>New_Covid_Cases</w:t>
      </w:r>
      <w:proofErr w:type="spellEnd"/>
      <w:r w:rsidRPr="00BE64FE">
        <w:rPr>
          <w:rFonts w:ascii="Arial" w:hAnsi="Arial" w:cs="Arial"/>
        </w:rPr>
        <w:t>, which offers a dynamic representation of the pandemic's influence on stock returns.</w:t>
      </w:r>
    </w:p>
    <w:p w14:paraId="1679D6C4" w14:textId="77777777" w:rsidR="008B2D4C" w:rsidRPr="008B2D4C" w:rsidRDefault="008B2D4C" w:rsidP="00BE64FE">
      <w:pPr>
        <w:spacing w:line="360" w:lineRule="auto"/>
        <w:jc w:val="both"/>
        <w:rPr>
          <w:rFonts w:ascii="Arial" w:hAnsi="Arial" w:cs="Arial"/>
        </w:rPr>
      </w:pPr>
    </w:p>
    <w:p w14:paraId="5B30EB34" w14:textId="406B4C29" w:rsidR="008B2D4C" w:rsidRDefault="008B2D4C" w:rsidP="00BE64FE">
      <w:pPr>
        <w:spacing w:line="360" w:lineRule="auto"/>
        <w:jc w:val="both"/>
        <w:rPr>
          <w:rFonts w:ascii="Arial" w:hAnsi="Arial" w:cs="Arial"/>
        </w:rPr>
      </w:pPr>
      <w:r w:rsidRPr="008B2D4C">
        <w:rPr>
          <w:rFonts w:ascii="Arial" w:hAnsi="Arial" w:cs="Arial"/>
        </w:rPr>
        <w:t xml:space="preserve">Lastly, in exploring the third research question on company-specific sentiment variations, we discerned a significant correlation between firm size and news sentiment. While larger firms generally attracted more </w:t>
      </w:r>
      <w:proofErr w:type="spellStart"/>
      <w:r w:rsidRPr="008B2D4C">
        <w:rPr>
          <w:rFonts w:ascii="Arial" w:hAnsi="Arial" w:cs="Arial"/>
        </w:rPr>
        <w:t>favorable</w:t>
      </w:r>
      <w:proofErr w:type="spellEnd"/>
      <w:r w:rsidRPr="008B2D4C">
        <w:rPr>
          <w:rFonts w:ascii="Arial" w:hAnsi="Arial" w:cs="Arial"/>
        </w:rPr>
        <w:t xml:space="preserve"> media sentiment, the cluster analysis identified specific firms that deviated from the general trend. This nuanced understanding underscores the importance of considering individual firm characteristics when leveraging sentiment scores. Financial experts, hedge fund managers, and individual investors must be especially vigilant when </w:t>
      </w:r>
      <w:proofErr w:type="spellStart"/>
      <w:r w:rsidRPr="008B2D4C">
        <w:rPr>
          <w:rFonts w:ascii="Arial" w:hAnsi="Arial" w:cs="Arial"/>
        </w:rPr>
        <w:t>analyzing</w:t>
      </w:r>
      <w:proofErr w:type="spellEnd"/>
      <w:r w:rsidRPr="008B2D4C">
        <w:rPr>
          <w:rFonts w:ascii="Arial" w:hAnsi="Arial" w:cs="Arial"/>
        </w:rPr>
        <w:t xml:space="preserve"> firms belonging to outlier-like clusters, as these present unique sentiment dynamics that may not align with broader market trends.</w:t>
      </w:r>
    </w:p>
    <w:p w14:paraId="75EAD633" w14:textId="77777777" w:rsidR="004D3843" w:rsidRPr="005A3E96" w:rsidRDefault="004D3843" w:rsidP="009444F2">
      <w:pPr>
        <w:pStyle w:val="Heading2"/>
        <w:rPr>
          <w:lang w:val="en-US"/>
        </w:rPr>
      </w:pPr>
    </w:p>
    <w:p w14:paraId="16E9507C" w14:textId="5AFC2BC8" w:rsidR="009444F2" w:rsidRPr="00F8172E" w:rsidRDefault="004D3843" w:rsidP="008E7590">
      <w:pPr>
        <w:pStyle w:val="Heading1"/>
      </w:pPr>
      <w:bookmarkStart w:id="217" w:name="_Toc144459425"/>
      <w:r>
        <w:t>12</w:t>
      </w:r>
      <w:r w:rsidR="008E7590">
        <w:t>.</w:t>
      </w:r>
      <w:r w:rsidR="009444F2" w:rsidRPr="00F8172E">
        <w:t xml:space="preserve"> Limitations and Scope</w:t>
      </w:r>
      <w:ins w:id="218" w:author="He He (Staff)" w:date="2023-08-20T15:36:00Z">
        <w:r w:rsidR="009444F2">
          <w:t xml:space="preserve"> for Future Research</w:t>
        </w:r>
        <w:bookmarkEnd w:id="217"/>
        <w:r w:rsidR="009444F2">
          <w:t xml:space="preserve"> </w:t>
        </w:r>
      </w:ins>
    </w:p>
    <w:p w14:paraId="22994804" w14:textId="77777777" w:rsidR="00477550" w:rsidRDefault="009444F2" w:rsidP="009444F2">
      <w:pPr>
        <w:spacing w:line="360" w:lineRule="auto"/>
        <w:jc w:val="both"/>
        <w:rPr>
          <w:rFonts w:ascii="Arial" w:hAnsi="Arial" w:cs="Arial"/>
        </w:rPr>
      </w:pPr>
      <w:r w:rsidRPr="00175D77">
        <w:rPr>
          <w:rFonts w:ascii="Arial" w:hAnsi="Arial" w:cs="Arial"/>
        </w:rPr>
        <w:t xml:space="preserve">Every analytical </w:t>
      </w:r>
      <w:proofErr w:type="spellStart"/>
      <w:r w:rsidRPr="00175D77">
        <w:rPr>
          <w:rFonts w:ascii="Arial" w:hAnsi="Arial" w:cs="Arial"/>
        </w:rPr>
        <w:t>endeavor</w:t>
      </w:r>
      <w:proofErr w:type="spellEnd"/>
      <w:r w:rsidRPr="00175D77">
        <w:rPr>
          <w:rFonts w:ascii="Arial" w:hAnsi="Arial" w:cs="Arial"/>
        </w:rPr>
        <w:t xml:space="preserve">, while shedding light on certain aspects, also comes with its set of constraints. </w:t>
      </w:r>
      <w:r>
        <w:rPr>
          <w:rFonts w:ascii="Arial" w:hAnsi="Arial" w:cs="Arial"/>
        </w:rPr>
        <w:t>The</w:t>
      </w:r>
      <w:r w:rsidRPr="00175D77">
        <w:rPr>
          <w:rFonts w:ascii="Arial" w:hAnsi="Arial" w:cs="Arial"/>
        </w:rPr>
        <w:t xml:space="preserve"> study, though comprehensive, focuses primarily on NASDAQ-listed companies. This geographical and exchange-centric concentration might not capture the global intricacies of stock </w:t>
      </w:r>
      <w:proofErr w:type="spellStart"/>
      <w:r w:rsidRPr="00175D77">
        <w:rPr>
          <w:rFonts w:ascii="Arial" w:hAnsi="Arial" w:cs="Arial"/>
        </w:rPr>
        <w:t>behaviors</w:t>
      </w:r>
      <w:proofErr w:type="spellEnd"/>
      <w:r w:rsidRPr="00175D77">
        <w:rPr>
          <w:rFonts w:ascii="Arial" w:hAnsi="Arial" w:cs="Arial"/>
        </w:rPr>
        <w:t xml:space="preserve">, especially during a worldwide event like the COVID-19 pandemic. The sentiment scores, albeit aggregated from a range of sources, provide a macro view of sentiment, potentially overlooking more granular sentiment fluctuations on a day-to-day basis. Furthermore, while </w:t>
      </w:r>
      <w:r>
        <w:rPr>
          <w:rFonts w:ascii="Arial" w:hAnsi="Arial" w:cs="Arial"/>
        </w:rPr>
        <w:t>the</w:t>
      </w:r>
      <w:r w:rsidRPr="00175D77">
        <w:rPr>
          <w:rFonts w:ascii="Arial" w:hAnsi="Arial" w:cs="Arial"/>
        </w:rPr>
        <w:t xml:space="preserve"> models are trained on a decade of data, the inherent unpredictability of stock markets means that past performance is not always indicative of future results. This principle is well-embedded in financial literature and serves as a reminder of the tentative nature of stock return predictions.</w:t>
      </w:r>
      <w:r w:rsidR="00477550">
        <w:rPr>
          <w:rFonts w:ascii="Arial" w:hAnsi="Arial" w:cs="Arial"/>
        </w:rPr>
        <w:t xml:space="preserve"> </w:t>
      </w:r>
    </w:p>
    <w:p w14:paraId="19283A01" w14:textId="77777777" w:rsidR="00477550" w:rsidRDefault="00477550" w:rsidP="009444F2">
      <w:pPr>
        <w:spacing w:line="360" w:lineRule="auto"/>
        <w:jc w:val="both"/>
        <w:rPr>
          <w:rFonts w:ascii="Arial" w:hAnsi="Arial" w:cs="Arial"/>
        </w:rPr>
      </w:pPr>
    </w:p>
    <w:p w14:paraId="0FC15168" w14:textId="4595A6AE" w:rsidR="009444F2" w:rsidRDefault="00477550" w:rsidP="009444F2">
      <w:pPr>
        <w:spacing w:line="360" w:lineRule="auto"/>
        <w:jc w:val="both"/>
        <w:rPr>
          <w:rFonts w:ascii="Arial" w:hAnsi="Arial" w:cs="Arial"/>
        </w:rPr>
      </w:pPr>
      <w:r w:rsidRPr="00477550">
        <w:rPr>
          <w:rFonts w:ascii="Arial" w:hAnsi="Arial" w:cs="Arial"/>
        </w:rPr>
        <w:t xml:space="preserve">The realm of sentiment analysis in stock predictions is vast, holding myriad avenues for exploration. Researchers are poised to delve deeper, either by building on this study's foundation or by charting fresh territories. The pronounced accuracy in biotech firms, for instance, begs for further exploration. Additionally, the consistent success of the </w:t>
      </w:r>
      <w:proofErr w:type="spellStart"/>
      <w:r w:rsidRPr="00477550">
        <w:rPr>
          <w:rFonts w:ascii="Arial" w:hAnsi="Arial" w:cs="Arial"/>
        </w:rPr>
        <w:t>XGBoost</w:t>
      </w:r>
      <w:proofErr w:type="spellEnd"/>
      <w:r w:rsidRPr="00477550">
        <w:rPr>
          <w:rFonts w:ascii="Arial" w:hAnsi="Arial" w:cs="Arial"/>
        </w:rPr>
        <w:t xml:space="preserve"> model could be a launchpad for research aiming to refine its application or merge it with other innovative methodologies.</w:t>
      </w:r>
    </w:p>
    <w:p w14:paraId="5D7DCCC6" w14:textId="77777777" w:rsidR="00FC3CFF" w:rsidRDefault="00FC3CFF" w:rsidP="009444F2">
      <w:pPr>
        <w:spacing w:line="360" w:lineRule="auto"/>
        <w:jc w:val="both"/>
        <w:rPr>
          <w:rFonts w:ascii="Arial" w:hAnsi="Arial" w:cs="Arial"/>
        </w:rPr>
      </w:pPr>
    </w:p>
    <w:p w14:paraId="45EC8688" w14:textId="732ABFC2" w:rsidR="00FC3CFF" w:rsidRDefault="00FC3CFF" w:rsidP="00FC3CFF">
      <w:pPr>
        <w:pStyle w:val="Heading1"/>
      </w:pPr>
      <w:bookmarkStart w:id="219" w:name="_Toc144459426"/>
      <w:r>
        <w:t xml:space="preserve">13. </w:t>
      </w:r>
      <w:r w:rsidRPr="00FC3CFF">
        <w:t>Recommendations</w:t>
      </w:r>
      <w:bookmarkEnd w:id="219"/>
    </w:p>
    <w:p w14:paraId="3127CE91" w14:textId="37DA75D7" w:rsidR="00FC3CFF" w:rsidRPr="00FC3CFF" w:rsidRDefault="00FC3CFF" w:rsidP="00FC3CFF">
      <w:pPr>
        <w:spacing w:line="360" w:lineRule="auto"/>
        <w:jc w:val="both"/>
        <w:rPr>
          <w:rFonts w:ascii="Arial" w:hAnsi="Arial" w:cs="Arial"/>
        </w:rPr>
      </w:pPr>
      <w:r w:rsidRPr="00FC3CFF">
        <w:rPr>
          <w:rFonts w:ascii="Arial" w:hAnsi="Arial" w:cs="Arial"/>
        </w:rPr>
        <w:lastRenderedPageBreak/>
        <w:t>This research on leveraging news sentiment to predict stock returns, especially amidst the challenges of the COVID-19 pandemic, has provided significant insights. Based on these findings, we present a set of structured recommendations for various stakeholders:</w:t>
      </w:r>
    </w:p>
    <w:p w14:paraId="6A0EC2C6" w14:textId="77777777" w:rsidR="00FC3CFF" w:rsidRPr="00FC3CFF" w:rsidRDefault="00FC3CFF" w:rsidP="00FC3CFF">
      <w:pPr>
        <w:spacing w:line="360" w:lineRule="auto"/>
        <w:jc w:val="both"/>
        <w:rPr>
          <w:rFonts w:ascii="Arial" w:hAnsi="Arial" w:cs="Arial"/>
        </w:rPr>
      </w:pPr>
    </w:p>
    <w:p w14:paraId="3ABCA5AE" w14:textId="77777777" w:rsidR="00FC3CFF" w:rsidRPr="00FC3CFF" w:rsidRDefault="00FC3CFF" w:rsidP="00FC3CFF">
      <w:pPr>
        <w:pStyle w:val="ListParagraph"/>
        <w:numPr>
          <w:ilvl w:val="0"/>
          <w:numId w:val="466"/>
        </w:numPr>
        <w:spacing w:line="360" w:lineRule="auto"/>
        <w:ind w:left="567"/>
        <w:rPr>
          <w:rFonts w:ascii="Arial" w:hAnsi="Arial" w:cs="Arial"/>
        </w:rPr>
      </w:pPr>
      <w:r w:rsidRPr="00FC3CFF">
        <w:rPr>
          <w:rFonts w:ascii="Arial" w:hAnsi="Arial" w:cs="Arial"/>
        </w:rPr>
        <w:t>Model Selection for Predictive Analysis:</w:t>
      </w:r>
    </w:p>
    <w:p w14:paraId="0A46BAA7" w14:textId="77777777" w:rsidR="00FC3CFF" w:rsidRDefault="00FC3CFF" w:rsidP="00832489">
      <w:pPr>
        <w:pStyle w:val="ListParagraph"/>
        <w:spacing w:line="360" w:lineRule="auto"/>
        <w:ind w:left="567"/>
        <w:rPr>
          <w:rFonts w:ascii="Arial" w:hAnsi="Arial" w:cs="Arial"/>
        </w:rPr>
      </w:pPr>
      <w:r w:rsidRPr="00FC3CFF">
        <w:rPr>
          <w:rFonts w:ascii="Arial" w:hAnsi="Arial" w:cs="Arial"/>
        </w:rPr>
        <w:t>Audience: Financial stakeholders including analysts, hedge fund managers, and individual investors.</w:t>
      </w:r>
    </w:p>
    <w:p w14:paraId="150F0CDA" w14:textId="6529A909" w:rsidR="00FC3CFF" w:rsidRPr="00FC3CFF" w:rsidRDefault="00FC3CFF" w:rsidP="00832489">
      <w:pPr>
        <w:pStyle w:val="ListParagraph"/>
        <w:spacing w:line="360" w:lineRule="auto"/>
        <w:ind w:left="567"/>
        <w:rPr>
          <w:rFonts w:ascii="Arial" w:hAnsi="Arial" w:cs="Arial"/>
        </w:rPr>
      </w:pPr>
      <w:r w:rsidRPr="00FC3CFF">
        <w:rPr>
          <w:rFonts w:ascii="Arial" w:hAnsi="Arial" w:cs="Arial"/>
        </w:rPr>
        <w:t xml:space="preserve">Recommendation: Given that the </w:t>
      </w:r>
      <w:proofErr w:type="spellStart"/>
      <w:r w:rsidRPr="00FC3CFF">
        <w:rPr>
          <w:rFonts w:ascii="Arial" w:hAnsi="Arial" w:cs="Arial"/>
        </w:rPr>
        <w:t>XGBoost</w:t>
      </w:r>
      <w:proofErr w:type="spellEnd"/>
      <w:r w:rsidRPr="00FC3CFF">
        <w:rPr>
          <w:rFonts w:ascii="Arial" w:hAnsi="Arial" w:cs="Arial"/>
        </w:rPr>
        <w:t xml:space="preserve"> model consistently outperformed others in leveraging news sentiment for stock return predictions, it's logical for financial stakeholders to prioritize this model. Its efficacy becomes especially pronounced when </w:t>
      </w:r>
      <w:proofErr w:type="spellStart"/>
      <w:r w:rsidRPr="00FC3CFF">
        <w:rPr>
          <w:rFonts w:ascii="Arial" w:hAnsi="Arial" w:cs="Arial"/>
        </w:rPr>
        <w:t>analyzing</w:t>
      </w:r>
      <w:proofErr w:type="spellEnd"/>
      <w:r w:rsidRPr="00FC3CFF">
        <w:rPr>
          <w:rFonts w:ascii="Arial" w:hAnsi="Arial" w:cs="Arial"/>
        </w:rPr>
        <w:t xml:space="preserve"> biotech firms like Biogen Inc and Gilead Sciences Inc. For a more grounded real-world application, there's potential in shifting towards sector-specific models, like </w:t>
      </w:r>
      <w:proofErr w:type="spellStart"/>
      <w:r w:rsidRPr="00FC3CFF">
        <w:rPr>
          <w:rFonts w:ascii="Arial" w:hAnsi="Arial" w:cs="Arial"/>
        </w:rPr>
        <w:t>XGBoost</w:t>
      </w:r>
      <w:proofErr w:type="spellEnd"/>
      <w:r w:rsidRPr="00FC3CFF">
        <w:rPr>
          <w:rFonts w:ascii="Arial" w:hAnsi="Arial" w:cs="Arial"/>
        </w:rPr>
        <w:t xml:space="preserve"> tailored for biotechnology, to achieve heightened prediction accuracy.</w:t>
      </w:r>
    </w:p>
    <w:p w14:paraId="0DA01D65" w14:textId="77777777" w:rsidR="00FC3CFF" w:rsidRDefault="00FC3CFF" w:rsidP="00FC3CFF">
      <w:pPr>
        <w:spacing w:line="360" w:lineRule="auto"/>
        <w:jc w:val="both"/>
        <w:rPr>
          <w:rFonts w:ascii="Arial" w:hAnsi="Arial" w:cs="Arial"/>
        </w:rPr>
      </w:pPr>
    </w:p>
    <w:p w14:paraId="336A6B35" w14:textId="77777777" w:rsidR="00FC3CFF" w:rsidRDefault="00FC3CFF" w:rsidP="00FC3CFF">
      <w:pPr>
        <w:pStyle w:val="ListParagraph"/>
        <w:numPr>
          <w:ilvl w:val="0"/>
          <w:numId w:val="466"/>
        </w:numPr>
        <w:spacing w:line="360" w:lineRule="auto"/>
        <w:ind w:left="567"/>
        <w:jc w:val="both"/>
        <w:rPr>
          <w:rFonts w:ascii="Arial" w:hAnsi="Arial" w:cs="Arial"/>
        </w:rPr>
      </w:pPr>
      <w:r w:rsidRPr="00FC3CFF">
        <w:rPr>
          <w:rFonts w:ascii="Arial" w:hAnsi="Arial" w:cs="Arial"/>
        </w:rPr>
        <w:t>Feature Importance and Sentiment Analysis:</w:t>
      </w:r>
    </w:p>
    <w:p w14:paraId="1DA588D4" w14:textId="77777777" w:rsidR="00FC3CFF" w:rsidRDefault="00FC3CFF" w:rsidP="00832489">
      <w:pPr>
        <w:pStyle w:val="ListParagraph"/>
        <w:spacing w:line="360" w:lineRule="auto"/>
        <w:ind w:left="567"/>
        <w:jc w:val="both"/>
        <w:rPr>
          <w:rFonts w:ascii="Arial" w:hAnsi="Arial" w:cs="Arial"/>
        </w:rPr>
      </w:pPr>
      <w:r w:rsidRPr="00FC3CFF">
        <w:rPr>
          <w:rFonts w:ascii="Arial" w:hAnsi="Arial" w:cs="Arial"/>
        </w:rPr>
        <w:t>Audience: Financial researchers and investors focusing on feature selection for predictive models.</w:t>
      </w:r>
    </w:p>
    <w:p w14:paraId="42074590" w14:textId="77777777" w:rsidR="00FC3CFF" w:rsidRDefault="00FC3CFF" w:rsidP="00832489">
      <w:pPr>
        <w:pStyle w:val="ListParagraph"/>
        <w:spacing w:line="360" w:lineRule="auto"/>
        <w:ind w:left="567"/>
        <w:jc w:val="both"/>
        <w:rPr>
          <w:rFonts w:ascii="Arial" w:hAnsi="Arial" w:cs="Arial"/>
        </w:rPr>
      </w:pPr>
      <w:r w:rsidRPr="00FC3CFF">
        <w:rPr>
          <w:rFonts w:ascii="Arial" w:hAnsi="Arial" w:cs="Arial"/>
        </w:rPr>
        <w:t>Recommendation: While sentiment scores capture valuable insights, their influence is often overshadowed by traditional stock indicators like Volume. Therefore, it's advisable not to rely excessively on sentiment analysis alone; a hybrid approach, integrating both sentiment scores and traditional stock indicators, is desirable for a comprehensive and accurate stock prediction.</w:t>
      </w:r>
    </w:p>
    <w:p w14:paraId="4127A884" w14:textId="77777777" w:rsidR="00FC3CFF" w:rsidRDefault="00FC3CFF" w:rsidP="00FC3CFF">
      <w:pPr>
        <w:pStyle w:val="ListParagraph"/>
        <w:spacing w:line="360" w:lineRule="auto"/>
        <w:ind w:left="567"/>
        <w:jc w:val="both"/>
        <w:rPr>
          <w:rFonts w:ascii="Arial" w:hAnsi="Arial" w:cs="Arial"/>
        </w:rPr>
      </w:pPr>
    </w:p>
    <w:p w14:paraId="043EA555" w14:textId="77777777" w:rsidR="00FC3CFF" w:rsidRDefault="00FC3CFF" w:rsidP="00FC3CFF">
      <w:pPr>
        <w:pStyle w:val="ListParagraph"/>
        <w:numPr>
          <w:ilvl w:val="0"/>
          <w:numId w:val="466"/>
        </w:numPr>
        <w:spacing w:line="360" w:lineRule="auto"/>
        <w:ind w:left="567"/>
        <w:jc w:val="both"/>
        <w:rPr>
          <w:rFonts w:ascii="Arial" w:hAnsi="Arial" w:cs="Arial"/>
        </w:rPr>
      </w:pPr>
      <w:r w:rsidRPr="00FC3CFF">
        <w:rPr>
          <w:rFonts w:ascii="Arial" w:hAnsi="Arial" w:cs="Arial"/>
        </w:rPr>
        <w:t>Incorporating Pandemic Data:</w:t>
      </w:r>
    </w:p>
    <w:p w14:paraId="4BEBBEF9" w14:textId="77777777" w:rsidR="00FC3CFF" w:rsidRDefault="00FC3CFF" w:rsidP="00832489">
      <w:pPr>
        <w:pStyle w:val="ListParagraph"/>
        <w:spacing w:line="360" w:lineRule="auto"/>
        <w:ind w:left="567"/>
        <w:jc w:val="both"/>
        <w:rPr>
          <w:rFonts w:ascii="Arial" w:hAnsi="Arial" w:cs="Arial"/>
        </w:rPr>
      </w:pPr>
      <w:r w:rsidRPr="00FC3CFF">
        <w:rPr>
          <w:rFonts w:ascii="Arial" w:hAnsi="Arial" w:cs="Arial"/>
        </w:rPr>
        <w:t>Audience: Data scientists and financial modelers.</w:t>
      </w:r>
    </w:p>
    <w:p w14:paraId="5E85EE5D" w14:textId="6877830F" w:rsidR="00FC3CFF" w:rsidRDefault="00FC3CFF" w:rsidP="00832489">
      <w:pPr>
        <w:pStyle w:val="ListParagraph"/>
        <w:spacing w:line="360" w:lineRule="auto"/>
        <w:ind w:left="567"/>
        <w:jc w:val="both"/>
        <w:rPr>
          <w:rFonts w:ascii="Arial" w:hAnsi="Arial" w:cs="Arial"/>
        </w:rPr>
      </w:pPr>
      <w:r w:rsidRPr="00FC3CFF">
        <w:rPr>
          <w:rFonts w:ascii="Arial" w:hAnsi="Arial" w:cs="Arial"/>
        </w:rPr>
        <w:t xml:space="preserve">Recommendation: Models should prioritize the inclusion of granular pandemic data, like </w:t>
      </w:r>
      <w:proofErr w:type="spellStart"/>
      <w:r w:rsidRPr="00FC3CFF">
        <w:rPr>
          <w:rFonts w:ascii="Arial" w:hAnsi="Arial" w:cs="Arial"/>
        </w:rPr>
        <w:t>New_Covid_Cases</w:t>
      </w:r>
      <w:proofErr w:type="spellEnd"/>
      <w:r w:rsidRPr="00FC3CFF">
        <w:rPr>
          <w:rFonts w:ascii="Arial" w:hAnsi="Arial" w:cs="Arial"/>
        </w:rPr>
        <w:t xml:space="preserve">, over binary indicators like </w:t>
      </w:r>
      <w:proofErr w:type="spellStart"/>
      <w:r w:rsidRPr="00FC3CFF">
        <w:rPr>
          <w:rFonts w:ascii="Arial" w:hAnsi="Arial" w:cs="Arial"/>
        </w:rPr>
        <w:t>PandemicPhase</w:t>
      </w:r>
      <w:proofErr w:type="spellEnd"/>
      <w:r w:rsidRPr="00FC3CFF">
        <w:rPr>
          <w:rFonts w:ascii="Arial" w:hAnsi="Arial" w:cs="Arial"/>
        </w:rPr>
        <w:t>. The more detailed and continuous nature of such data offers a dynamic representation of external events like the pandemic's progression, which can be pivotal in capturing the subtleties influencing stock returns during such unprecedented periods.</w:t>
      </w:r>
    </w:p>
    <w:p w14:paraId="2DC4B73C" w14:textId="77777777" w:rsidR="00FC3CFF" w:rsidRPr="00FC3CFF" w:rsidRDefault="00FC3CFF" w:rsidP="00C6239D">
      <w:pPr>
        <w:pStyle w:val="ListParagraph"/>
        <w:spacing w:line="360" w:lineRule="auto"/>
        <w:ind w:left="709"/>
        <w:jc w:val="both"/>
        <w:rPr>
          <w:rFonts w:ascii="Arial" w:hAnsi="Arial" w:cs="Arial"/>
        </w:rPr>
      </w:pPr>
    </w:p>
    <w:p w14:paraId="4DE6946D" w14:textId="77777777" w:rsidR="00C6239D" w:rsidRDefault="00FC3CFF" w:rsidP="00FC3CFF">
      <w:pPr>
        <w:pStyle w:val="ListParagraph"/>
        <w:numPr>
          <w:ilvl w:val="0"/>
          <w:numId w:val="466"/>
        </w:numPr>
        <w:spacing w:line="360" w:lineRule="auto"/>
        <w:ind w:left="567"/>
        <w:jc w:val="both"/>
        <w:rPr>
          <w:rFonts w:ascii="Arial" w:hAnsi="Arial" w:cs="Arial"/>
        </w:rPr>
      </w:pPr>
      <w:r w:rsidRPr="00C6239D">
        <w:rPr>
          <w:rFonts w:ascii="Arial" w:hAnsi="Arial" w:cs="Arial"/>
        </w:rPr>
        <w:lastRenderedPageBreak/>
        <w:t>Future Research Directions:</w:t>
      </w:r>
    </w:p>
    <w:p w14:paraId="2BD231F0" w14:textId="77777777" w:rsidR="00C6239D" w:rsidRDefault="00FC3CFF" w:rsidP="00832489">
      <w:pPr>
        <w:pStyle w:val="ListParagraph"/>
        <w:spacing w:line="360" w:lineRule="auto"/>
        <w:ind w:left="567"/>
        <w:jc w:val="both"/>
        <w:rPr>
          <w:rFonts w:ascii="Arial" w:hAnsi="Arial" w:cs="Arial"/>
        </w:rPr>
      </w:pPr>
      <w:r w:rsidRPr="00C6239D">
        <w:rPr>
          <w:rFonts w:ascii="Arial" w:hAnsi="Arial" w:cs="Arial"/>
        </w:rPr>
        <w:t>Audience: Academic researchers and financial scholars.</w:t>
      </w:r>
    </w:p>
    <w:p w14:paraId="4F3604A3" w14:textId="11FCD709" w:rsidR="00FC3CFF" w:rsidRDefault="00FC3CFF" w:rsidP="00832489">
      <w:pPr>
        <w:pStyle w:val="ListParagraph"/>
        <w:spacing w:line="360" w:lineRule="auto"/>
        <w:ind w:left="567"/>
        <w:jc w:val="both"/>
        <w:rPr>
          <w:rFonts w:ascii="Arial" w:hAnsi="Arial" w:cs="Arial"/>
        </w:rPr>
      </w:pPr>
      <w:r w:rsidRPr="00FC3CFF">
        <w:rPr>
          <w:rFonts w:ascii="Arial" w:hAnsi="Arial" w:cs="Arial"/>
        </w:rPr>
        <w:t xml:space="preserve">Recommendation: The nuances of sentiment analysis in stock return prediction offer vast avenues for future exploration. Researchers are advised to approach this topic by building upon the existing foundation laid by this study. For instance, the sector-specific variations in sentiment analysis, particularly the pronounced accuracy observed in biotech firms, can be further explored to understand the underlying dynamics. Moreover, given the consistent performance of the </w:t>
      </w:r>
      <w:proofErr w:type="spellStart"/>
      <w:r w:rsidRPr="00FC3CFF">
        <w:rPr>
          <w:rFonts w:ascii="Arial" w:hAnsi="Arial" w:cs="Arial"/>
        </w:rPr>
        <w:t>XGBoost</w:t>
      </w:r>
      <w:proofErr w:type="spellEnd"/>
      <w:r w:rsidRPr="00FC3CFF">
        <w:rPr>
          <w:rFonts w:ascii="Arial" w:hAnsi="Arial" w:cs="Arial"/>
        </w:rPr>
        <w:t xml:space="preserve"> model, future research could delve into refining its application, potentially combining it with other methodologies or integrating additional features to optimize its predictive capabilities. The aim would be to either replicate the current findings in different contexts or expand upon them, ensuring that the methodologies remain relevant and adaptive to evolving market dynamics.</w:t>
      </w:r>
    </w:p>
    <w:p w14:paraId="105FFED6" w14:textId="77777777" w:rsidR="00C6239D" w:rsidRPr="00FC3CFF" w:rsidRDefault="00C6239D" w:rsidP="00C6239D">
      <w:pPr>
        <w:pStyle w:val="ListParagraph"/>
        <w:spacing w:line="360" w:lineRule="auto"/>
        <w:ind w:left="709"/>
        <w:jc w:val="both"/>
        <w:rPr>
          <w:rFonts w:ascii="Arial" w:hAnsi="Arial" w:cs="Arial"/>
        </w:rPr>
      </w:pPr>
    </w:p>
    <w:p w14:paraId="20FCC754" w14:textId="665CC072" w:rsidR="00FC3CFF" w:rsidRDefault="00FC3CFF" w:rsidP="00FC3CFF">
      <w:pPr>
        <w:spacing w:line="360" w:lineRule="auto"/>
        <w:jc w:val="both"/>
        <w:rPr>
          <w:rFonts w:ascii="Arial" w:hAnsi="Arial" w:cs="Arial"/>
        </w:rPr>
      </w:pPr>
      <w:r w:rsidRPr="00FC3CFF">
        <w:rPr>
          <w:rFonts w:ascii="Arial" w:hAnsi="Arial" w:cs="Arial"/>
        </w:rPr>
        <w:t>To conclude, these recommendations offer a comprehensive guide to harnessing the potential of news sentiment in stock return predictions, with a focus on the intricacies of model selection, feature integration, and the dynamic influence of external events.</w:t>
      </w:r>
    </w:p>
    <w:p w14:paraId="2240FDE6" w14:textId="77777777" w:rsidR="000626E2" w:rsidRDefault="000626E2" w:rsidP="002E5761">
      <w:pPr>
        <w:spacing w:line="360" w:lineRule="auto"/>
        <w:jc w:val="both"/>
        <w:rPr>
          <w:ins w:id="220" w:author="He He (Staff)" w:date="2023-08-20T09:43:00Z"/>
          <w:rFonts w:ascii="Arial" w:hAnsi="Arial" w:cs="Arial"/>
        </w:rPr>
      </w:pPr>
    </w:p>
    <w:p w14:paraId="3EF47D07" w14:textId="379D63F6" w:rsidR="000626E2" w:rsidRPr="001741A3" w:rsidRDefault="000103EF" w:rsidP="001741A3">
      <w:pPr>
        <w:pStyle w:val="Heading1"/>
        <w:rPr>
          <w:ins w:id="221" w:author="He He (Staff)" w:date="2023-08-20T09:43:00Z"/>
        </w:rPr>
      </w:pPr>
      <w:bookmarkStart w:id="222" w:name="_Toc144459427"/>
      <w:r>
        <w:t xml:space="preserve">14. </w:t>
      </w:r>
      <w:commentRangeStart w:id="223"/>
      <w:commentRangeStart w:id="224"/>
      <w:ins w:id="225" w:author="He He (Staff)" w:date="2023-08-20T09:43:00Z">
        <w:r w:rsidR="000626E2" w:rsidRPr="001741A3">
          <w:t xml:space="preserve">References </w:t>
        </w:r>
      </w:ins>
      <w:commentRangeEnd w:id="223"/>
      <w:ins w:id="226" w:author="He He (Staff)" w:date="2023-08-20T09:45:00Z">
        <w:r w:rsidR="000626E2" w:rsidRPr="001741A3">
          <w:rPr>
            <w:rStyle w:val="CommentReference"/>
            <w:sz w:val="32"/>
            <w:szCs w:val="32"/>
          </w:rPr>
          <w:commentReference w:id="223"/>
        </w:r>
      </w:ins>
      <w:commentRangeEnd w:id="224"/>
      <w:r w:rsidR="00C81053" w:rsidRPr="001741A3">
        <w:rPr>
          <w:rStyle w:val="CommentReference"/>
          <w:sz w:val="32"/>
          <w:szCs w:val="32"/>
        </w:rPr>
        <w:commentReference w:id="224"/>
      </w:r>
      <w:bookmarkEnd w:id="222"/>
    </w:p>
    <w:p w14:paraId="6858228A" w14:textId="6A9E1AB5" w:rsidR="002D76DE" w:rsidRDefault="002D76DE" w:rsidP="00812DF4">
      <w:pPr>
        <w:spacing w:line="360" w:lineRule="auto"/>
        <w:ind w:left="284" w:hanging="284"/>
        <w:jc w:val="both"/>
        <w:rPr>
          <w:rFonts w:ascii="Arial" w:hAnsi="Arial" w:cs="Arial"/>
        </w:rPr>
      </w:pPr>
      <w:proofErr w:type="spellStart"/>
      <w:r>
        <w:rPr>
          <w:rFonts w:ascii="Helvetica" w:hAnsi="Helvetica"/>
          <w:color w:val="303A40"/>
          <w:shd w:val="clear" w:color="auto" w:fill="FFFFFF"/>
        </w:rPr>
        <w:t>Aouadi</w:t>
      </w:r>
      <w:proofErr w:type="spellEnd"/>
      <w:r>
        <w:rPr>
          <w:rFonts w:ascii="Helvetica" w:hAnsi="Helvetica"/>
          <w:color w:val="303A40"/>
          <w:shd w:val="clear" w:color="auto" w:fill="FFFFFF"/>
        </w:rPr>
        <w:t xml:space="preserve">, A., </w:t>
      </w:r>
      <w:proofErr w:type="spellStart"/>
      <w:r>
        <w:rPr>
          <w:rFonts w:ascii="Helvetica" w:hAnsi="Helvetica"/>
          <w:color w:val="303A40"/>
          <w:shd w:val="clear" w:color="auto" w:fill="FFFFFF"/>
        </w:rPr>
        <w:t>Arouri</w:t>
      </w:r>
      <w:proofErr w:type="spellEnd"/>
      <w:r>
        <w:rPr>
          <w:rFonts w:ascii="Helvetica" w:hAnsi="Helvetica"/>
          <w:color w:val="303A40"/>
          <w:shd w:val="clear" w:color="auto" w:fill="FFFFFF"/>
        </w:rPr>
        <w:t xml:space="preserve">, M., &amp; </w:t>
      </w:r>
      <w:proofErr w:type="spellStart"/>
      <w:r>
        <w:rPr>
          <w:rFonts w:ascii="Helvetica" w:hAnsi="Helvetica"/>
          <w:color w:val="303A40"/>
          <w:shd w:val="clear" w:color="auto" w:fill="FFFFFF"/>
        </w:rPr>
        <w:t>Teulon</w:t>
      </w:r>
      <w:proofErr w:type="spellEnd"/>
      <w:r>
        <w:rPr>
          <w:rFonts w:ascii="Helvetica" w:hAnsi="Helvetica"/>
          <w:color w:val="303A40"/>
          <w:shd w:val="clear" w:color="auto" w:fill="FFFFFF"/>
        </w:rPr>
        <w:t>, F. (2013). Investor attention and stock market activity: Evidence from France. </w:t>
      </w:r>
      <w:r>
        <w:rPr>
          <w:rStyle w:val="Emphasis"/>
          <w:rFonts w:ascii="Helvetica" w:hAnsi="Helvetica"/>
          <w:color w:val="303A40"/>
          <w:bdr w:val="single" w:sz="2" w:space="0" w:color="DEE0E3" w:frame="1"/>
          <w:shd w:val="clear" w:color="auto" w:fill="FFFFFF"/>
        </w:rPr>
        <w:t>Economic Modelling</w:t>
      </w:r>
      <w:r>
        <w:rPr>
          <w:rFonts w:ascii="Helvetica" w:hAnsi="Helvetica"/>
          <w:color w:val="303A40"/>
          <w:shd w:val="clear" w:color="auto" w:fill="FFFFFF"/>
        </w:rPr>
        <w:t>, 35, 674-681.</w:t>
      </w:r>
    </w:p>
    <w:p w14:paraId="7445EE08" w14:textId="77777777" w:rsidR="002D76DE" w:rsidRDefault="002D76DE" w:rsidP="00812DF4">
      <w:pPr>
        <w:spacing w:line="360" w:lineRule="auto"/>
        <w:ind w:left="284" w:hanging="284"/>
        <w:jc w:val="both"/>
        <w:rPr>
          <w:rFonts w:ascii="Arial" w:hAnsi="Arial" w:cs="Arial"/>
        </w:rPr>
      </w:pPr>
    </w:p>
    <w:p w14:paraId="61556211" w14:textId="59DC5216" w:rsidR="004006FF" w:rsidRPr="001C2058" w:rsidRDefault="004006FF" w:rsidP="00812DF4">
      <w:pPr>
        <w:spacing w:line="360" w:lineRule="auto"/>
        <w:ind w:left="284" w:hanging="284"/>
        <w:jc w:val="both"/>
        <w:rPr>
          <w:rFonts w:ascii="Arial" w:hAnsi="Arial" w:cs="Arial"/>
        </w:rPr>
      </w:pPr>
      <w:proofErr w:type="spellStart"/>
      <w:r w:rsidRPr="001C2058">
        <w:rPr>
          <w:rFonts w:ascii="Arial" w:hAnsi="Arial" w:cs="Arial"/>
        </w:rPr>
        <w:t>Atsalakis</w:t>
      </w:r>
      <w:proofErr w:type="spellEnd"/>
      <w:r w:rsidRPr="001C2058">
        <w:rPr>
          <w:rFonts w:ascii="Arial" w:hAnsi="Arial" w:cs="Arial"/>
        </w:rPr>
        <w:t xml:space="preserve">, G. S., &amp; </w:t>
      </w:r>
      <w:proofErr w:type="spellStart"/>
      <w:r w:rsidRPr="001C2058">
        <w:rPr>
          <w:rFonts w:ascii="Arial" w:hAnsi="Arial" w:cs="Arial"/>
        </w:rPr>
        <w:t>Valavanis</w:t>
      </w:r>
      <w:proofErr w:type="spellEnd"/>
      <w:r w:rsidRPr="001C2058">
        <w:rPr>
          <w:rFonts w:ascii="Arial" w:hAnsi="Arial" w:cs="Arial"/>
        </w:rPr>
        <w:t>, K. P. (2009). Surveying stock market forecasting techniques – Part II: Soft computing methods. Expert Systems with Applications, 36(3), 5932-5941.</w:t>
      </w:r>
    </w:p>
    <w:p w14:paraId="5775E815" w14:textId="77777777" w:rsidR="004006FF" w:rsidRDefault="004006FF" w:rsidP="00812DF4">
      <w:pPr>
        <w:spacing w:line="360" w:lineRule="auto"/>
        <w:ind w:left="284" w:hanging="284"/>
        <w:jc w:val="both"/>
        <w:rPr>
          <w:rFonts w:ascii="Arial" w:hAnsi="Arial" w:cs="Arial"/>
        </w:rPr>
      </w:pPr>
    </w:p>
    <w:p w14:paraId="742F9933" w14:textId="5C58D87C" w:rsidR="00CE0160" w:rsidRPr="00E527C4" w:rsidRDefault="00CE0160" w:rsidP="00812DF4">
      <w:pPr>
        <w:spacing w:line="360" w:lineRule="auto"/>
        <w:ind w:left="284" w:hanging="284"/>
        <w:jc w:val="both"/>
        <w:rPr>
          <w:rFonts w:ascii="Arial" w:hAnsi="Arial" w:cs="Arial"/>
        </w:rPr>
      </w:pPr>
      <w:r w:rsidRPr="00E527C4">
        <w:rPr>
          <w:rFonts w:ascii="Arial" w:hAnsi="Arial" w:cs="Arial"/>
        </w:rPr>
        <w:t xml:space="preserve">Baker, S. R., Bloom, N., Davis, S. J., &amp; Terry, S. J. (2020). COVID-induced economic uncertainty. </w:t>
      </w:r>
      <w:r w:rsidRPr="00E527C4">
        <w:rPr>
          <w:rFonts w:ascii="Arial" w:hAnsi="Arial" w:cs="Arial"/>
          <w:i/>
          <w:iCs/>
        </w:rPr>
        <w:t>National Bureau of Economic Research.</w:t>
      </w:r>
    </w:p>
    <w:p w14:paraId="43ECF2E8" w14:textId="77777777" w:rsidR="00CE0160" w:rsidRDefault="00CE0160" w:rsidP="00812DF4">
      <w:pPr>
        <w:spacing w:line="360" w:lineRule="auto"/>
        <w:ind w:left="284" w:hanging="284"/>
        <w:jc w:val="both"/>
        <w:rPr>
          <w:rFonts w:ascii="Arial" w:hAnsi="Arial" w:cs="Arial"/>
          <w:lang w:val="en-US"/>
        </w:rPr>
      </w:pPr>
    </w:p>
    <w:p w14:paraId="1FE4DFCE" w14:textId="77777777" w:rsidR="001052D4" w:rsidRDefault="001052D4" w:rsidP="00812DF4">
      <w:pPr>
        <w:spacing w:line="360" w:lineRule="auto"/>
        <w:ind w:left="284" w:hanging="284"/>
        <w:jc w:val="both"/>
        <w:rPr>
          <w:rFonts w:ascii="Arial" w:hAnsi="Arial" w:cs="Arial"/>
        </w:rPr>
      </w:pPr>
      <w:proofErr w:type="spellStart"/>
      <w:r w:rsidRPr="003E2FB2">
        <w:rPr>
          <w:rFonts w:ascii="Arial" w:hAnsi="Arial" w:cs="Arial"/>
        </w:rPr>
        <w:t>Bergstra</w:t>
      </w:r>
      <w:proofErr w:type="spellEnd"/>
      <w:r w:rsidRPr="003E2FB2">
        <w:rPr>
          <w:rFonts w:ascii="Arial" w:hAnsi="Arial" w:cs="Arial"/>
        </w:rPr>
        <w:t xml:space="preserve">, J., &amp; </w:t>
      </w:r>
      <w:proofErr w:type="spellStart"/>
      <w:r w:rsidRPr="003E2FB2">
        <w:rPr>
          <w:rFonts w:ascii="Arial" w:hAnsi="Arial" w:cs="Arial"/>
        </w:rPr>
        <w:t>Bengio</w:t>
      </w:r>
      <w:proofErr w:type="spellEnd"/>
      <w:r w:rsidRPr="003E2FB2">
        <w:rPr>
          <w:rFonts w:ascii="Arial" w:hAnsi="Arial" w:cs="Arial"/>
        </w:rPr>
        <w:t>, Y. (2012). Random search for hyper-parameter optimization. </w:t>
      </w:r>
      <w:r w:rsidRPr="003E2FB2">
        <w:rPr>
          <w:rFonts w:ascii="Arial" w:hAnsi="Arial" w:cs="Arial"/>
          <w:i/>
          <w:iCs/>
        </w:rPr>
        <w:t>Journal of machine learning research</w:t>
      </w:r>
      <w:r w:rsidRPr="003E2FB2">
        <w:rPr>
          <w:rFonts w:ascii="Arial" w:hAnsi="Arial" w:cs="Arial"/>
        </w:rPr>
        <w:t>, </w:t>
      </w:r>
      <w:r w:rsidRPr="003E2FB2">
        <w:rPr>
          <w:rFonts w:ascii="Arial" w:hAnsi="Arial" w:cs="Arial"/>
          <w:i/>
          <w:iCs/>
        </w:rPr>
        <w:t>13</w:t>
      </w:r>
      <w:r w:rsidRPr="003E2FB2">
        <w:rPr>
          <w:rFonts w:ascii="Arial" w:hAnsi="Arial" w:cs="Arial"/>
        </w:rPr>
        <w:t>(2).</w:t>
      </w:r>
    </w:p>
    <w:p w14:paraId="3CC06D3C" w14:textId="77777777" w:rsidR="00BB24E1" w:rsidRDefault="00BB24E1" w:rsidP="00812DF4">
      <w:pPr>
        <w:spacing w:line="360" w:lineRule="auto"/>
        <w:ind w:left="284" w:hanging="284"/>
        <w:jc w:val="both"/>
        <w:rPr>
          <w:rFonts w:ascii="Arial" w:hAnsi="Arial" w:cs="Arial"/>
        </w:rPr>
      </w:pPr>
    </w:p>
    <w:p w14:paraId="48057DF2" w14:textId="42E07EC7" w:rsidR="00BB24E1" w:rsidRDefault="00BB24E1" w:rsidP="00812DF4">
      <w:pPr>
        <w:spacing w:line="360" w:lineRule="auto"/>
        <w:ind w:left="284" w:hanging="284"/>
        <w:jc w:val="both"/>
        <w:rPr>
          <w:rFonts w:ascii="Arial" w:hAnsi="Arial" w:cs="Arial"/>
        </w:rPr>
      </w:pPr>
      <w:proofErr w:type="spellStart"/>
      <w:r w:rsidRPr="00BB24E1">
        <w:rPr>
          <w:rFonts w:ascii="Arial" w:hAnsi="Arial" w:cs="Arial"/>
        </w:rPr>
        <w:lastRenderedPageBreak/>
        <w:t>Biktimirov</w:t>
      </w:r>
      <w:proofErr w:type="spellEnd"/>
      <w:r w:rsidRPr="00BB24E1">
        <w:rPr>
          <w:rFonts w:ascii="Arial" w:hAnsi="Arial" w:cs="Arial"/>
        </w:rPr>
        <w:t xml:space="preserve">, E. N., </w:t>
      </w:r>
      <w:proofErr w:type="spellStart"/>
      <w:r w:rsidRPr="00BB24E1">
        <w:rPr>
          <w:rFonts w:ascii="Arial" w:hAnsi="Arial" w:cs="Arial"/>
        </w:rPr>
        <w:t>Sokolyk</w:t>
      </w:r>
      <w:proofErr w:type="spellEnd"/>
      <w:r w:rsidRPr="00BB24E1">
        <w:rPr>
          <w:rFonts w:ascii="Arial" w:hAnsi="Arial" w:cs="Arial"/>
        </w:rPr>
        <w:t xml:space="preserve">, T., &amp; </w:t>
      </w:r>
      <w:proofErr w:type="spellStart"/>
      <w:r w:rsidRPr="00BB24E1">
        <w:rPr>
          <w:rFonts w:ascii="Arial" w:hAnsi="Arial" w:cs="Arial"/>
        </w:rPr>
        <w:t>Ayanso</w:t>
      </w:r>
      <w:proofErr w:type="spellEnd"/>
      <w:r w:rsidRPr="00BB24E1">
        <w:rPr>
          <w:rFonts w:ascii="Arial" w:hAnsi="Arial" w:cs="Arial"/>
        </w:rPr>
        <w:t>, A. (2021). Sentiment and hype of business media topics and stock market returns during the COVID-19 pandemic. </w:t>
      </w:r>
      <w:r w:rsidRPr="00BB24E1">
        <w:rPr>
          <w:rFonts w:ascii="Arial" w:hAnsi="Arial" w:cs="Arial"/>
          <w:i/>
          <w:iCs/>
        </w:rPr>
        <w:t xml:space="preserve">Journal of </w:t>
      </w:r>
      <w:proofErr w:type="spellStart"/>
      <w:r w:rsidRPr="00BB24E1">
        <w:rPr>
          <w:rFonts w:ascii="Arial" w:hAnsi="Arial" w:cs="Arial"/>
          <w:i/>
          <w:iCs/>
        </w:rPr>
        <w:t>Behavioral</w:t>
      </w:r>
      <w:proofErr w:type="spellEnd"/>
      <w:r w:rsidRPr="00BB24E1">
        <w:rPr>
          <w:rFonts w:ascii="Arial" w:hAnsi="Arial" w:cs="Arial"/>
          <w:i/>
          <w:iCs/>
        </w:rPr>
        <w:t xml:space="preserve"> and Experimental Finance</w:t>
      </w:r>
      <w:r w:rsidRPr="00BB24E1">
        <w:rPr>
          <w:rFonts w:ascii="Arial" w:hAnsi="Arial" w:cs="Arial"/>
        </w:rPr>
        <w:t>, </w:t>
      </w:r>
      <w:r w:rsidRPr="00BB24E1">
        <w:rPr>
          <w:rFonts w:ascii="Arial" w:hAnsi="Arial" w:cs="Arial"/>
          <w:i/>
          <w:iCs/>
        </w:rPr>
        <w:t>31</w:t>
      </w:r>
      <w:r w:rsidRPr="00BB24E1">
        <w:rPr>
          <w:rFonts w:ascii="Arial" w:hAnsi="Arial" w:cs="Arial"/>
        </w:rPr>
        <w:t>, 100542.</w:t>
      </w:r>
    </w:p>
    <w:p w14:paraId="4FF11C81" w14:textId="77777777" w:rsidR="00C13548" w:rsidRDefault="00C13548" w:rsidP="00812DF4">
      <w:pPr>
        <w:spacing w:line="360" w:lineRule="auto"/>
        <w:ind w:left="284" w:hanging="284"/>
        <w:jc w:val="both"/>
        <w:rPr>
          <w:rFonts w:ascii="Arial" w:hAnsi="Arial" w:cs="Arial"/>
        </w:rPr>
      </w:pPr>
    </w:p>
    <w:p w14:paraId="58CE7354" w14:textId="09783C45" w:rsidR="00C13548" w:rsidRDefault="00C13548" w:rsidP="00812DF4">
      <w:pPr>
        <w:spacing w:line="360" w:lineRule="auto"/>
        <w:ind w:left="284" w:hanging="284"/>
        <w:jc w:val="both"/>
        <w:rPr>
          <w:rFonts w:ascii="Arial" w:hAnsi="Arial" w:cs="Arial"/>
        </w:rPr>
      </w:pPr>
      <w:r w:rsidRPr="00C13548">
        <w:rPr>
          <w:rFonts w:ascii="Arial" w:hAnsi="Arial" w:cs="Arial"/>
        </w:rPr>
        <w:t>Biswas, S., Sarkar, I., Das, P., Bose, R., &amp; Roy, S. (2020). Examining the effects of pandemics on stock market trends through sentiment analysis. </w:t>
      </w:r>
      <w:r w:rsidRPr="00C13548">
        <w:rPr>
          <w:rFonts w:ascii="Arial" w:hAnsi="Arial" w:cs="Arial"/>
          <w:i/>
          <w:iCs/>
        </w:rPr>
        <w:t xml:space="preserve">J </w:t>
      </w:r>
      <w:proofErr w:type="spellStart"/>
      <w:r w:rsidRPr="00C13548">
        <w:rPr>
          <w:rFonts w:ascii="Arial" w:hAnsi="Arial" w:cs="Arial"/>
          <w:i/>
          <w:iCs/>
        </w:rPr>
        <w:t>Xidian</w:t>
      </w:r>
      <w:proofErr w:type="spellEnd"/>
      <w:r w:rsidRPr="00C13548">
        <w:rPr>
          <w:rFonts w:ascii="Arial" w:hAnsi="Arial" w:cs="Arial"/>
          <w:i/>
          <w:iCs/>
        </w:rPr>
        <w:t xml:space="preserve"> </w:t>
      </w:r>
      <w:proofErr w:type="spellStart"/>
      <w:r w:rsidRPr="00C13548">
        <w:rPr>
          <w:rFonts w:ascii="Arial" w:hAnsi="Arial" w:cs="Arial"/>
          <w:i/>
          <w:iCs/>
        </w:rPr>
        <w:t>Univ</w:t>
      </w:r>
      <w:proofErr w:type="spellEnd"/>
      <w:r w:rsidRPr="00C13548">
        <w:rPr>
          <w:rFonts w:ascii="Arial" w:hAnsi="Arial" w:cs="Arial"/>
        </w:rPr>
        <w:t>, </w:t>
      </w:r>
      <w:r w:rsidRPr="00C13548">
        <w:rPr>
          <w:rFonts w:ascii="Arial" w:hAnsi="Arial" w:cs="Arial"/>
          <w:i/>
          <w:iCs/>
        </w:rPr>
        <w:t>14</w:t>
      </w:r>
      <w:r w:rsidRPr="00C13548">
        <w:rPr>
          <w:rFonts w:ascii="Arial" w:hAnsi="Arial" w:cs="Arial"/>
        </w:rPr>
        <w:t>(6), 1163-76.</w:t>
      </w:r>
    </w:p>
    <w:p w14:paraId="16824D87" w14:textId="77777777" w:rsidR="001052D4" w:rsidRPr="00751397" w:rsidRDefault="001052D4" w:rsidP="00812DF4">
      <w:pPr>
        <w:spacing w:line="360" w:lineRule="auto"/>
        <w:ind w:left="284" w:hanging="284"/>
        <w:jc w:val="both"/>
        <w:rPr>
          <w:rFonts w:ascii="Arial" w:hAnsi="Arial" w:cs="Arial"/>
          <w:lang w:val="en-US"/>
        </w:rPr>
      </w:pPr>
    </w:p>
    <w:p w14:paraId="1952D815" w14:textId="7D7DEB20" w:rsidR="002007B9" w:rsidRDefault="00E527C4" w:rsidP="00812DF4">
      <w:pPr>
        <w:spacing w:line="360" w:lineRule="auto"/>
        <w:ind w:left="284" w:hanging="284"/>
        <w:jc w:val="both"/>
        <w:rPr>
          <w:rFonts w:ascii="Arial" w:hAnsi="Arial" w:cs="Arial"/>
        </w:rPr>
      </w:pPr>
      <w:proofErr w:type="spellStart"/>
      <w:r w:rsidRPr="00E527C4">
        <w:rPr>
          <w:rFonts w:ascii="Arial" w:hAnsi="Arial" w:cs="Arial"/>
        </w:rPr>
        <w:t>Bollen</w:t>
      </w:r>
      <w:proofErr w:type="spellEnd"/>
      <w:r w:rsidRPr="00E527C4">
        <w:rPr>
          <w:rFonts w:ascii="Arial" w:hAnsi="Arial" w:cs="Arial"/>
        </w:rPr>
        <w:t xml:space="preserve">, J., Mao, H., &amp; Zeng, X. (2011). Twitter mood predicts the stock market. </w:t>
      </w:r>
      <w:r>
        <w:rPr>
          <w:rFonts w:ascii="Arial" w:hAnsi="Arial" w:cs="Arial"/>
        </w:rPr>
        <w:t>J</w:t>
      </w:r>
      <w:r w:rsidRPr="00E527C4">
        <w:rPr>
          <w:rFonts w:ascii="Arial" w:hAnsi="Arial" w:cs="Arial"/>
          <w:i/>
          <w:iCs/>
        </w:rPr>
        <w:t>ournal of Computational Science</w:t>
      </w:r>
      <w:r w:rsidRPr="00E527C4">
        <w:rPr>
          <w:rFonts w:ascii="Arial" w:hAnsi="Arial" w:cs="Arial"/>
        </w:rPr>
        <w:t>, 2(1), 1-8.</w:t>
      </w:r>
    </w:p>
    <w:p w14:paraId="6D6D2A16" w14:textId="77777777" w:rsidR="00A84451" w:rsidRDefault="00A84451" w:rsidP="00812DF4">
      <w:pPr>
        <w:spacing w:line="360" w:lineRule="auto"/>
        <w:ind w:left="284" w:hanging="284"/>
        <w:jc w:val="both"/>
        <w:rPr>
          <w:rFonts w:ascii="Arial" w:hAnsi="Arial" w:cs="Arial"/>
        </w:rPr>
      </w:pPr>
    </w:p>
    <w:p w14:paraId="67B50971" w14:textId="77777777" w:rsidR="00077EFA" w:rsidRDefault="00077EFA" w:rsidP="00812DF4">
      <w:pPr>
        <w:spacing w:line="360" w:lineRule="auto"/>
        <w:ind w:left="284" w:hanging="284"/>
        <w:jc w:val="both"/>
        <w:rPr>
          <w:rFonts w:ascii="Arial" w:hAnsi="Arial" w:cs="Arial"/>
        </w:rPr>
      </w:pPr>
      <w:proofErr w:type="spellStart"/>
      <w:r w:rsidRPr="00171823">
        <w:rPr>
          <w:rFonts w:ascii="Arial" w:hAnsi="Arial" w:cs="Arial"/>
        </w:rPr>
        <w:t>Bordino</w:t>
      </w:r>
      <w:proofErr w:type="spellEnd"/>
      <w:r w:rsidRPr="00171823">
        <w:rPr>
          <w:rFonts w:ascii="Arial" w:hAnsi="Arial" w:cs="Arial"/>
        </w:rPr>
        <w:t xml:space="preserve">, I., </w:t>
      </w:r>
      <w:proofErr w:type="spellStart"/>
      <w:r w:rsidRPr="00171823">
        <w:rPr>
          <w:rFonts w:ascii="Arial" w:hAnsi="Arial" w:cs="Arial"/>
        </w:rPr>
        <w:t>Kourtellis</w:t>
      </w:r>
      <w:proofErr w:type="spellEnd"/>
      <w:r w:rsidRPr="00171823">
        <w:rPr>
          <w:rFonts w:ascii="Arial" w:hAnsi="Arial" w:cs="Arial"/>
        </w:rPr>
        <w:t xml:space="preserve">, N., Laptev, N., &amp; </w:t>
      </w:r>
      <w:proofErr w:type="spellStart"/>
      <w:r w:rsidRPr="00171823">
        <w:rPr>
          <w:rFonts w:ascii="Arial" w:hAnsi="Arial" w:cs="Arial"/>
        </w:rPr>
        <w:t>Billawala</w:t>
      </w:r>
      <w:proofErr w:type="spellEnd"/>
      <w:r w:rsidRPr="00171823">
        <w:rPr>
          <w:rFonts w:ascii="Arial" w:hAnsi="Arial" w:cs="Arial"/>
        </w:rPr>
        <w:t xml:space="preserve">, Y. (2014, March). Stock trade volume prediction with yahoo finance user browsing </w:t>
      </w:r>
      <w:proofErr w:type="spellStart"/>
      <w:r w:rsidRPr="00171823">
        <w:rPr>
          <w:rFonts w:ascii="Arial" w:hAnsi="Arial" w:cs="Arial"/>
        </w:rPr>
        <w:t>behavior</w:t>
      </w:r>
      <w:proofErr w:type="spellEnd"/>
      <w:r w:rsidRPr="00171823">
        <w:rPr>
          <w:rFonts w:ascii="Arial" w:hAnsi="Arial" w:cs="Arial"/>
        </w:rPr>
        <w:t>. In </w:t>
      </w:r>
      <w:r w:rsidRPr="00171823">
        <w:rPr>
          <w:rFonts w:ascii="Arial" w:hAnsi="Arial" w:cs="Arial"/>
          <w:i/>
          <w:iCs/>
        </w:rPr>
        <w:t>2014 IEEE 30th International Conference on Data Engineering</w:t>
      </w:r>
      <w:r w:rsidRPr="00171823">
        <w:rPr>
          <w:rFonts w:ascii="Arial" w:hAnsi="Arial" w:cs="Arial"/>
        </w:rPr>
        <w:t> (pp. 1168-1173). IEEE.</w:t>
      </w:r>
    </w:p>
    <w:p w14:paraId="3E268B26" w14:textId="77777777" w:rsidR="00077EFA" w:rsidRDefault="00077EFA" w:rsidP="00812DF4">
      <w:pPr>
        <w:spacing w:line="360" w:lineRule="auto"/>
        <w:ind w:left="284" w:hanging="284"/>
        <w:jc w:val="both"/>
        <w:rPr>
          <w:rFonts w:ascii="Arial" w:hAnsi="Arial" w:cs="Arial"/>
        </w:rPr>
      </w:pPr>
    </w:p>
    <w:p w14:paraId="50990DE2" w14:textId="77777777" w:rsidR="00C04C65" w:rsidRDefault="00C04C65" w:rsidP="00812DF4">
      <w:pPr>
        <w:spacing w:line="360" w:lineRule="auto"/>
        <w:ind w:left="284" w:hanging="284"/>
        <w:jc w:val="both"/>
        <w:rPr>
          <w:rFonts w:ascii="Arial" w:hAnsi="Arial" w:cs="Arial"/>
        </w:rPr>
      </w:pPr>
      <w:proofErr w:type="spellStart"/>
      <w:r w:rsidRPr="00776CD1">
        <w:rPr>
          <w:rFonts w:ascii="Arial" w:hAnsi="Arial" w:cs="Arial"/>
        </w:rPr>
        <w:t>Breiman</w:t>
      </w:r>
      <w:proofErr w:type="spellEnd"/>
      <w:r w:rsidRPr="00776CD1">
        <w:rPr>
          <w:rFonts w:ascii="Arial" w:hAnsi="Arial" w:cs="Arial"/>
        </w:rPr>
        <w:t xml:space="preserve">, L. (2001). </w:t>
      </w:r>
      <w:r w:rsidRPr="00776CD1">
        <w:rPr>
          <w:rFonts w:ascii="Arial" w:hAnsi="Arial" w:cs="Arial"/>
          <w:i/>
          <w:iCs/>
        </w:rPr>
        <w:t>Random forests. Machine learning, 45</w:t>
      </w:r>
      <w:r w:rsidRPr="00776CD1">
        <w:rPr>
          <w:rFonts w:ascii="Arial" w:hAnsi="Arial" w:cs="Arial"/>
        </w:rPr>
        <w:t>(1), 5-32.</w:t>
      </w:r>
    </w:p>
    <w:p w14:paraId="4083B118" w14:textId="77777777" w:rsidR="0004654A" w:rsidRDefault="0004654A" w:rsidP="00812DF4">
      <w:pPr>
        <w:spacing w:line="360" w:lineRule="auto"/>
        <w:ind w:left="284" w:hanging="284"/>
        <w:jc w:val="both"/>
        <w:rPr>
          <w:rFonts w:ascii="Arial" w:hAnsi="Arial" w:cs="Arial"/>
        </w:rPr>
      </w:pPr>
    </w:p>
    <w:p w14:paraId="7A86C45F" w14:textId="77777777" w:rsidR="00A27248" w:rsidRDefault="00A27248" w:rsidP="00812DF4">
      <w:pPr>
        <w:spacing w:line="360" w:lineRule="auto"/>
        <w:ind w:left="284" w:hanging="284"/>
        <w:jc w:val="both"/>
        <w:rPr>
          <w:rFonts w:ascii="Arial" w:hAnsi="Arial" w:cs="Arial"/>
        </w:rPr>
      </w:pPr>
      <w:r w:rsidRPr="001C2058">
        <w:rPr>
          <w:rFonts w:ascii="Arial" w:hAnsi="Arial" w:cs="Arial"/>
        </w:rPr>
        <w:t>Brooks, C. (2014). Introductory econometrics for finance. Cambridge university press.</w:t>
      </w:r>
    </w:p>
    <w:p w14:paraId="33B2EEFB" w14:textId="77777777" w:rsidR="001E48FF" w:rsidRDefault="001E48FF" w:rsidP="00812DF4">
      <w:pPr>
        <w:spacing w:line="360" w:lineRule="auto"/>
        <w:ind w:left="284" w:hanging="284"/>
        <w:jc w:val="both"/>
        <w:rPr>
          <w:rFonts w:ascii="Arial" w:hAnsi="Arial" w:cs="Arial"/>
        </w:rPr>
      </w:pPr>
    </w:p>
    <w:p w14:paraId="39857BCA" w14:textId="7F4D6C05" w:rsidR="001E48FF" w:rsidRDefault="001E48FF" w:rsidP="00812DF4">
      <w:pPr>
        <w:spacing w:line="360" w:lineRule="auto"/>
        <w:ind w:left="284" w:hanging="284"/>
        <w:jc w:val="both"/>
        <w:rPr>
          <w:rFonts w:ascii="Arial" w:hAnsi="Arial" w:cs="Arial"/>
        </w:rPr>
      </w:pPr>
      <w:r w:rsidRPr="001E48FF">
        <w:rPr>
          <w:rFonts w:ascii="Arial" w:hAnsi="Arial" w:cs="Arial"/>
        </w:rPr>
        <w:t xml:space="preserve">Cakra, Y. E., &amp; </w:t>
      </w:r>
      <w:proofErr w:type="spellStart"/>
      <w:r w:rsidRPr="001E48FF">
        <w:rPr>
          <w:rFonts w:ascii="Arial" w:hAnsi="Arial" w:cs="Arial"/>
        </w:rPr>
        <w:t>Trisedya</w:t>
      </w:r>
      <w:proofErr w:type="spellEnd"/>
      <w:r w:rsidRPr="001E48FF">
        <w:rPr>
          <w:rFonts w:ascii="Arial" w:hAnsi="Arial" w:cs="Arial"/>
        </w:rPr>
        <w:t>, B. D. (2015, October). Stock price prediction using linear regression based on sentiment analysis. In </w:t>
      </w:r>
      <w:r w:rsidRPr="001E48FF">
        <w:rPr>
          <w:rFonts w:ascii="Arial" w:hAnsi="Arial" w:cs="Arial"/>
          <w:i/>
          <w:iCs/>
        </w:rPr>
        <w:t>2015 international conference on advanced computer science and information systems (ICACSIS)</w:t>
      </w:r>
      <w:r w:rsidRPr="001E48FF">
        <w:rPr>
          <w:rFonts w:ascii="Arial" w:hAnsi="Arial" w:cs="Arial"/>
        </w:rPr>
        <w:t> (pp. 147-154). IEEE.</w:t>
      </w:r>
    </w:p>
    <w:p w14:paraId="62B4E3EE" w14:textId="77777777" w:rsidR="00C04C65" w:rsidRDefault="00C04C65" w:rsidP="00812DF4">
      <w:pPr>
        <w:spacing w:line="360" w:lineRule="auto"/>
        <w:ind w:left="284" w:hanging="284"/>
        <w:jc w:val="both"/>
        <w:rPr>
          <w:rFonts w:ascii="Arial" w:hAnsi="Arial" w:cs="Arial"/>
        </w:rPr>
      </w:pPr>
    </w:p>
    <w:p w14:paraId="7C034C97" w14:textId="1F9E3316" w:rsidR="00092D62" w:rsidRDefault="00A84451" w:rsidP="00812DF4">
      <w:pPr>
        <w:spacing w:line="360" w:lineRule="auto"/>
        <w:ind w:left="284" w:hanging="284"/>
        <w:jc w:val="both"/>
        <w:rPr>
          <w:rFonts w:ascii="Arial" w:hAnsi="Arial" w:cs="Arial"/>
        </w:rPr>
      </w:pPr>
      <w:r w:rsidRPr="00A84451">
        <w:rPr>
          <w:rFonts w:ascii="Arial" w:hAnsi="Arial" w:cs="Arial"/>
        </w:rPr>
        <w:t xml:space="preserve">Chen, T., &amp; </w:t>
      </w:r>
      <w:proofErr w:type="spellStart"/>
      <w:r w:rsidRPr="00A84451">
        <w:rPr>
          <w:rFonts w:ascii="Arial" w:hAnsi="Arial" w:cs="Arial"/>
        </w:rPr>
        <w:t>Guestrin</w:t>
      </w:r>
      <w:proofErr w:type="spellEnd"/>
      <w:r w:rsidRPr="00A84451">
        <w:rPr>
          <w:rFonts w:ascii="Arial" w:hAnsi="Arial" w:cs="Arial"/>
        </w:rPr>
        <w:t xml:space="preserve">, C. (2016, August). </w:t>
      </w:r>
      <w:proofErr w:type="spellStart"/>
      <w:r w:rsidRPr="00A84451">
        <w:rPr>
          <w:rFonts w:ascii="Arial" w:hAnsi="Arial" w:cs="Arial"/>
        </w:rPr>
        <w:t>Xgboost</w:t>
      </w:r>
      <w:proofErr w:type="spellEnd"/>
      <w:r w:rsidRPr="00A84451">
        <w:rPr>
          <w:rFonts w:ascii="Arial" w:hAnsi="Arial" w:cs="Arial"/>
        </w:rPr>
        <w:t xml:space="preserve">: A scalable tree boosting system. </w:t>
      </w:r>
      <w:r w:rsidRPr="00A84451">
        <w:rPr>
          <w:rFonts w:ascii="Arial" w:hAnsi="Arial" w:cs="Arial"/>
          <w:i/>
          <w:iCs/>
        </w:rPr>
        <w:t xml:space="preserve">In Proceedings of the 22nd </w:t>
      </w:r>
      <w:proofErr w:type="spellStart"/>
      <w:r w:rsidRPr="00A84451">
        <w:rPr>
          <w:rFonts w:ascii="Arial" w:hAnsi="Arial" w:cs="Arial"/>
          <w:i/>
          <w:iCs/>
        </w:rPr>
        <w:t>acm</w:t>
      </w:r>
      <w:proofErr w:type="spellEnd"/>
      <w:r w:rsidRPr="00A84451">
        <w:rPr>
          <w:rFonts w:ascii="Arial" w:hAnsi="Arial" w:cs="Arial"/>
          <w:i/>
          <w:iCs/>
        </w:rPr>
        <w:t xml:space="preserve"> </w:t>
      </w:r>
      <w:proofErr w:type="spellStart"/>
      <w:r w:rsidRPr="00A84451">
        <w:rPr>
          <w:rFonts w:ascii="Arial" w:hAnsi="Arial" w:cs="Arial"/>
          <w:i/>
          <w:iCs/>
        </w:rPr>
        <w:t>sigkdd</w:t>
      </w:r>
      <w:proofErr w:type="spellEnd"/>
      <w:r w:rsidRPr="00A84451">
        <w:rPr>
          <w:rFonts w:ascii="Arial" w:hAnsi="Arial" w:cs="Arial"/>
          <w:i/>
          <w:iCs/>
        </w:rPr>
        <w:t xml:space="preserve"> international conference on knowledge discovery and data mining</w:t>
      </w:r>
      <w:r w:rsidRPr="00A84451">
        <w:rPr>
          <w:rFonts w:ascii="Arial" w:hAnsi="Arial" w:cs="Arial"/>
        </w:rPr>
        <w:t xml:space="preserve"> (pp. 785-794).</w:t>
      </w:r>
    </w:p>
    <w:p w14:paraId="526C1785" w14:textId="77777777" w:rsidR="00025B14" w:rsidRDefault="00025B14" w:rsidP="00812DF4">
      <w:pPr>
        <w:spacing w:line="360" w:lineRule="auto"/>
        <w:ind w:left="284" w:hanging="284"/>
        <w:jc w:val="both"/>
        <w:rPr>
          <w:rFonts w:ascii="Arial" w:hAnsi="Arial" w:cs="Arial"/>
        </w:rPr>
      </w:pPr>
    </w:p>
    <w:p w14:paraId="696940D2" w14:textId="77777777" w:rsidR="007F4304" w:rsidRDefault="007F4304" w:rsidP="00812DF4">
      <w:pPr>
        <w:spacing w:line="360" w:lineRule="auto"/>
        <w:ind w:left="284" w:hanging="284"/>
        <w:jc w:val="both"/>
        <w:rPr>
          <w:rFonts w:ascii="Arial" w:hAnsi="Arial" w:cs="Arial"/>
        </w:rPr>
      </w:pPr>
      <w:r w:rsidRPr="00031720">
        <w:rPr>
          <w:rFonts w:ascii="Arial" w:hAnsi="Arial" w:cs="Arial"/>
        </w:rPr>
        <w:t>Chen, Y. W., Chou, R. K., &amp; Lin, C. B. (2019). Investor sentiment, SEO market timing, and stock price performance. </w:t>
      </w:r>
      <w:r w:rsidRPr="00031720">
        <w:rPr>
          <w:rFonts w:ascii="Arial" w:hAnsi="Arial" w:cs="Arial"/>
          <w:i/>
          <w:iCs/>
        </w:rPr>
        <w:t>Journal of Empirical Finance</w:t>
      </w:r>
      <w:r w:rsidRPr="00031720">
        <w:rPr>
          <w:rFonts w:ascii="Arial" w:hAnsi="Arial" w:cs="Arial"/>
        </w:rPr>
        <w:t>, </w:t>
      </w:r>
      <w:r w:rsidRPr="00031720">
        <w:rPr>
          <w:rFonts w:ascii="Arial" w:hAnsi="Arial" w:cs="Arial"/>
          <w:i/>
          <w:iCs/>
        </w:rPr>
        <w:t>51</w:t>
      </w:r>
      <w:r w:rsidRPr="00031720">
        <w:rPr>
          <w:rFonts w:ascii="Arial" w:hAnsi="Arial" w:cs="Arial"/>
        </w:rPr>
        <w:t>, 28-43.</w:t>
      </w:r>
    </w:p>
    <w:p w14:paraId="35EB373E" w14:textId="77777777" w:rsidR="00A84451" w:rsidRDefault="00A84451" w:rsidP="00812DF4">
      <w:pPr>
        <w:spacing w:line="360" w:lineRule="auto"/>
        <w:ind w:left="284" w:hanging="284"/>
        <w:jc w:val="both"/>
        <w:rPr>
          <w:rFonts w:ascii="Arial" w:hAnsi="Arial" w:cs="Arial"/>
        </w:rPr>
      </w:pPr>
    </w:p>
    <w:p w14:paraId="7CC58F71" w14:textId="216F63FF" w:rsidR="00E37A4B" w:rsidRDefault="00E37A4B" w:rsidP="00812DF4">
      <w:pPr>
        <w:spacing w:line="360" w:lineRule="auto"/>
        <w:ind w:left="284" w:hanging="284"/>
        <w:jc w:val="both"/>
        <w:rPr>
          <w:rFonts w:ascii="Arial" w:hAnsi="Arial" w:cs="Arial"/>
        </w:rPr>
      </w:pPr>
      <w:r w:rsidRPr="00E37A4B">
        <w:rPr>
          <w:rFonts w:ascii="Arial" w:hAnsi="Arial" w:cs="Arial"/>
        </w:rPr>
        <w:t xml:space="preserve">Choudhury, A. (2016). Architecture of an Integrated Regulatory Information Management Platform for Clinical Trials: A Case Study in Regulatory Information </w:t>
      </w:r>
      <w:r w:rsidRPr="00E37A4B">
        <w:rPr>
          <w:rFonts w:ascii="Arial" w:hAnsi="Arial" w:cs="Arial"/>
        </w:rPr>
        <w:lastRenderedPageBreak/>
        <w:t>Management System Implementation. In </w:t>
      </w:r>
      <w:r w:rsidRPr="00E37A4B">
        <w:rPr>
          <w:rFonts w:ascii="Arial" w:hAnsi="Arial" w:cs="Arial"/>
          <w:i/>
          <w:iCs/>
        </w:rPr>
        <w:t>Software Innovations in Clinical Drug Development and Safety</w:t>
      </w:r>
      <w:r w:rsidRPr="00E37A4B">
        <w:rPr>
          <w:rFonts w:ascii="Arial" w:hAnsi="Arial" w:cs="Arial"/>
        </w:rPr>
        <w:t> (pp. 163-201). IGI Global.</w:t>
      </w:r>
    </w:p>
    <w:p w14:paraId="508F1C50" w14:textId="77777777" w:rsidR="0008471C" w:rsidRDefault="0008471C" w:rsidP="00812DF4">
      <w:pPr>
        <w:spacing w:line="360" w:lineRule="auto"/>
        <w:ind w:left="284" w:hanging="284"/>
        <w:jc w:val="both"/>
        <w:rPr>
          <w:rFonts w:ascii="Arial" w:hAnsi="Arial" w:cs="Arial"/>
        </w:rPr>
      </w:pPr>
    </w:p>
    <w:p w14:paraId="712CF0A1" w14:textId="0F2856EB" w:rsidR="0008471C" w:rsidRDefault="0008471C" w:rsidP="00812DF4">
      <w:pPr>
        <w:spacing w:line="360" w:lineRule="auto"/>
        <w:ind w:left="284" w:hanging="284"/>
        <w:jc w:val="both"/>
        <w:rPr>
          <w:rFonts w:ascii="Arial" w:hAnsi="Arial" w:cs="Arial"/>
        </w:rPr>
      </w:pPr>
      <w:r w:rsidRPr="0008471C">
        <w:rPr>
          <w:rFonts w:ascii="Arial" w:hAnsi="Arial" w:cs="Arial"/>
        </w:rPr>
        <w:t xml:space="preserve">Cortes, C., &amp; </w:t>
      </w:r>
      <w:proofErr w:type="spellStart"/>
      <w:r w:rsidRPr="0008471C">
        <w:rPr>
          <w:rFonts w:ascii="Arial" w:hAnsi="Arial" w:cs="Arial"/>
        </w:rPr>
        <w:t>Vapnik</w:t>
      </w:r>
      <w:proofErr w:type="spellEnd"/>
      <w:r w:rsidRPr="0008471C">
        <w:rPr>
          <w:rFonts w:ascii="Arial" w:hAnsi="Arial" w:cs="Arial"/>
        </w:rPr>
        <w:t>, V. (1995). Support-vector networks. </w:t>
      </w:r>
      <w:r w:rsidRPr="0008471C">
        <w:rPr>
          <w:rFonts w:ascii="Arial" w:hAnsi="Arial" w:cs="Arial"/>
          <w:i/>
          <w:iCs/>
        </w:rPr>
        <w:t>Machine learning</w:t>
      </w:r>
      <w:r w:rsidRPr="0008471C">
        <w:rPr>
          <w:rFonts w:ascii="Arial" w:hAnsi="Arial" w:cs="Arial"/>
        </w:rPr>
        <w:t>, </w:t>
      </w:r>
      <w:r w:rsidRPr="0008471C">
        <w:rPr>
          <w:rFonts w:ascii="Arial" w:hAnsi="Arial" w:cs="Arial"/>
          <w:i/>
          <w:iCs/>
        </w:rPr>
        <w:t>20</w:t>
      </w:r>
      <w:r w:rsidRPr="0008471C">
        <w:rPr>
          <w:rFonts w:ascii="Arial" w:hAnsi="Arial" w:cs="Arial"/>
        </w:rPr>
        <w:t>, 273-297.</w:t>
      </w:r>
    </w:p>
    <w:p w14:paraId="0845C52C" w14:textId="77777777" w:rsidR="002034BA" w:rsidRDefault="002034BA" w:rsidP="00812DF4">
      <w:pPr>
        <w:spacing w:line="360" w:lineRule="auto"/>
        <w:ind w:left="284" w:hanging="284"/>
        <w:jc w:val="both"/>
        <w:rPr>
          <w:rFonts w:ascii="Arial" w:hAnsi="Arial" w:cs="Arial"/>
        </w:rPr>
      </w:pPr>
    </w:p>
    <w:p w14:paraId="47EEE9E5" w14:textId="0256B2B1" w:rsidR="002034BA" w:rsidRDefault="002034BA" w:rsidP="00812DF4">
      <w:pPr>
        <w:spacing w:line="360" w:lineRule="auto"/>
        <w:ind w:left="284" w:hanging="284"/>
        <w:jc w:val="both"/>
        <w:rPr>
          <w:rFonts w:ascii="Arial" w:hAnsi="Arial" w:cs="Arial"/>
        </w:rPr>
      </w:pPr>
      <w:proofErr w:type="spellStart"/>
      <w:r w:rsidRPr="002034BA">
        <w:rPr>
          <w:rFonts w:ascii="Arial" w:hAnsi="Arial" w:cs="Arial"/>
        </w:rPr>
        <w:t>Costola</w:t>
      </w:r>
      <w:proofErr w:type="spellEnd"/>
      <w:r w:rsidRPr="002034BA">
        <w:rPr>
          <w:rFonts w:ascii="Arial" w:hAnsi="Arial" w:cs="Arial"/>
        </w:rPr>
        <w:t xml:space="preserve">, M., </w:t>
      </w:r>
      <w:proofErr w:type="spellStart"/>
      <w:r w:rsidRPr="002034BA">
        <w:rPr>
          <w:rFonts w:ascii="Arial" w:hAnsi="Arial" w:cs="Arial"/>
        </w:rPr>
        <w:t>Hinz</w:t>
      </w:r>
      <w:proofErr w:type="spellEnd"/>
      <w:r w:rsidRPr="002034BA">
        <w:rPr>
          <w:rFonts w:ascii="Arial" w:hAnsi="Arial" w:cs="Arial"/>
        </w:rPr>
        <w:t xml:space="preserve">, O., </w:t>
      </w:r>
      <w:proofErr w:type="spellStart"/>
      <w:r w:rsidRPr="002034BA">
        <w:rPr>
          <w:rFonts w:ascii="Arial" w:hAnsi="Arial" w:cs="Arial"/>
        </w:rPr>
        <w:t>Nofer</w:t>
      </w:r>
      <w:proofErr w:type="spellEnd"/>
      <w:r w:rsidRPr="002034BA">
        <w:rPr>
          <w:rFonts w:ascii="Arial" w:hAnsi="Arial" w:cs="Arial"/>
        </w:rPr>
        <w:t xml:space="preserve">, M., &amp; </w:t>
      </w:r>
      <w:proofErr w:type="spellStart"/>
      <w:r w:rsidRPr="002034BA">
        <w:rPr>
          <w:rFonts w:ascii="Arial" w:hAnsi="Arial" w:cs="Arial"/>
        </w:rPr>
        <w:t>Pelizzon</w:t>
      </w:r>
      <w:proofErr w:type="spellEnd"/>
      <w:r w:rsidRPr="002034BA">
        <w:rPr>
          <w:rFonts w:ascii="Arial" w:hAnsi="Arial" w:cs="Arial"/>
        </w:rPr>
        <w:t xml:space="preserve">, L. (2020). Machine learning sentiment analysis, COVID-19 </w:t>
      </w:r>
      <w:proofErr w:type="gramStart"/>
      <w:r w:rsidRPr="002034BA">
        <w:rPr>
          <w:rFonts w:ascii="Arial" w:hAnsi="Arial" w:cs="Arial"/>
        </w:rPr>
        <w:t>news</w:t>
      </w:r>
      <w:proofErr w:type="gramEnd"/>
      <w:r w:rsidRPr="002034BA">
        <w:rPr>
          <w:rFonts w:ascii="Arial" w:hAnsi="Arial" w:cs="Arial"/>
        </w:rPr>
        <w:t xml:space="preserve"> and stock market reactions. </w:t>
      </w:r>
      <w:r w:rsidRPr="00FD2CCA">
        <w:rPr>
          <w:rFonts w:ascii="Arial" w:hAnsi="Arial" w:cs="Arial"/>
          <w:i/>
          <w:iCs/>
        </w:rPr>
        <w:t>Research in International Business and Finance</w:t>
      </w:r>
      <w:r w:rsidRPr="002034BA">
        <w:rPr>
          <w:rFonts w:ascii="Arial" w:hAnsi="Arial" w:cs="Arial"/>
        </w:rPr>
        <w:t xml:space="preserve">, 64, 101881 - 101881. </w:t>
      </w:r>
    </w:p>
    <w:p w14:paraId="6A0A94D3" w14:textId="77777777" w:rsidR="009169FB" w:rsidRDefault="009169FB" w:rsidP="00812DF4">
      <w:pPr>
        <w:spacing w:line="360" w:lineRule="auto"/>
        <w:ind w:left="284" w:hanging="284"/>
        <w:jc w:val="both"/>
        <w:rPr>
          <w:rFonts w:ascii="Arial" w:hAnsi="Arial" w:cs="Arial"/>
        </w:rPr>
      </w:pPr>
    </w:p>
    <w:p w14:paraId="15BCF081" w14:textId="37AE9619" w:rsidR="009169FB" w:rsidRDefault="009169FB" w:rsidP="00812DF4">
      <w:pPr>
        <w:spacing w:line="360" w:lineRule="auto"/>
        <w:ind w:left="284" w:hanging="284"/>
        <w:jc w:val="both"/>
        <w:rPr>
          <w:rFonts w:ascii="Arial" w:hAnsi="Arial" w:cs="Arial"/>
        </w:rPr>
      </w:pPr>
      <w:r w:rsidRPr="009169FB">
        <w:rPr>
          <w:rFonts w:ascii="Arial" w:hAnsi="Arial" w:cs="Arial"/>
        </w:rPr>
        <w:t>Cui, M. (2020). Introduction to the k-means clustering algorithm based on the elbow method. </w:t>
      </w:r>
      <w:r w:rsidRPr="009169FB">
        <w:rPr>
          <w:rFonts w:ascii="Arial" w:hAnsi="Arial" w:cs="Arial"/>
          <w:i/>
          <w:iCs/>
        </w:rPr>
        <w:t>Accounting, Auditing and Finance</w:t>
      </w:r>
      <w:r w:rsidRPr="009169FB">
        <w:rPr>
          <w:rFonts w:ascii="Arial" w:hAnsi="Arial" w:cs="Arial"/>
        </w:rPr>
        <w:t>, </w:t>
      </w:r>
      <w:r w:rsidRPr="009169FB">
        <w:rPr>
          <w:rFonts w:ascii="Arial" w:hAnsi="Arial" w:cs="Arial"/>
          <w:i/>
          <w:iCs/>
        </w:rPr>
        <w:t>1</w:t>
      </w:r>
      <w:r w:rsidRPr="009169FB">
        <w:rPr>
          <w:rFonts w:ascii="Arial" w:hAnsi="Arial" w:cs="Arial"/>
        </w:rPr>
        <w:t>(1), 5-8.</w:t>
      </w:r>
    </w:p>
    <w:p w14:paraId="6D9BD71B" w14:textId="77777777" w:rsidR="005A26B9" w:rsidRDefault="005A26B9" w:rsidP="00812DF4">
      <w:pPr>
        <w:spacing w:line="360" w:lineRule="auto"/>
        <w:ind w:left="284" w:hanging="284"/>
        <w:jc w:val="both"/>
        <w:rPr>
          <w:rFonts w:ascii="Arial" w:hAnsi="Arial" w:cs="Arial"/>
        </w:rPr>
      </w:pPr>
    </w:p>
    <w:p w14:paraId="1B7BC080" w14:textId="77777777" w:rsidR="005A26B9" w:rsidRDefault="005A26B9" w:rsidP="005A26B9">
      <w:pPr>
        <w:spacing w:line="360" w:lineRule="auto"/>
        <w:ind w:left="284" w:hanging="284"/>
        <w:jc w:val="both"/>
        <w:rPr>
          <w:rFonts w:ascii="Arial" w:hAnsi="Arial" w:cs="Arial"/>
        </w:rPr>
      </w:pPr>
      <w:r w:rsidRPr="00210ABA">
        <w:rPr>
          <w:rFonts w:ascii="Arial" w:hAnsi="Arial" w:cs="Arial"/>
        </w:rPr>
        <w:t>Dickinson, B., &amp; Hu, W. (2015). Sentiment analysis of investor opinions on twitter. </w:t>
      </w:r>
      <w:r w:rsidRPr="00210ABA">
        <w:rPr>
          <w:rFonts w:ascii="Arial" w:hAnsi="Arial" w:cs="Arial"/>
          <w:i/>
          <w:iCs/>
        </w:rPr>
        <w:t>Social Networking</w:t>
      </w:r>
      <w:r w:rsidRPr="00210ABA">
        <w:rPr>
          <w:rFonts w:ascii="Arial" w:hAnsi="Arial" w:cs="Arial"/>
        </w:rPr>
        <w:t>, </w:t>
      </w:r>
      <w:r w:rsidRPr="00210ABA">
        <w:rPr>
          <w:rFonts w:ascii="Arial" w:hAnsi="Arial" w:cs="Arial"/>
          <w:i/>
          <w:iCs/>
        </w:rPr>
        <w:t>4</w:t>
      </w:r>
      <w:r w:rsidRPr="00210ABA">
        <w:rPr>
          <w:rFonts w:ascii="Arial" w:hAnsi="Arial" w:cs="Arial"/>
        </w:rPr>
        <w:t>(03), 62.</w:t>
      </w:r>
    </w:p>
    <w:p w14:paraId="7594B528" w14:textId="77777777" w:rsidR="005A26B9" w:rsidRDefault="005A26B9" w:rsidP="005A26B9">
      <w:pPr>
        <w:spacing w:line="360" w:lineRule="auto"/>
        <w:ind w:left="284" w:hanging="284"/>
        <w:jc w:val="both"/>
        <w:rPr>
          <w:rFonts w:ascii="Arial" w:hAnsi="Arial" w:cs="Arial"/>
        </w:rPr>
      </w:pPr>
    </w:p>
    <w:p w14:paraId="7BB64B82" w14:textId="650D302C" w:rsidR="005A26B9" w:rsidRDefault="005A26B9" w:rsidP="005A26B9">
      <w:pPr>
        <w:spacing w:line="360" w:lineRule="auto"/>
        <w:ind w:left="284" w:hanging="284"/>
        <w:jc w:val="both"/>
        <w:rPr>
          <w:rFonts w:ascii="Arial" w:hAnsi="Arial" w:cs="Arial"/>
        </w:rPr>
      </w:pPr>
      <w:r w:rsidRPr="005059F9">
        <w:rPr>
          <w:rFonts w:ascii="Arial" w:hAnsi="Arial" w:cs="Arial"/>
        </w:rPr>
        <w:t xml:space="preserve">Duan, Y., Liu, L., &amp; Wang, Z. (2020). COVID-19 Sentiment and Chinese Stock Market: Official Media News and </w:t>
      </w:r>
      <w:proofErr w:type="spellStart"/>
      <w:r w:rsidRPr="005059F9">
        <w:rPr>
          <w:rFonts w:ascii="Arial" w:hAnsi="Arial" w:cs="Arial"/>
        </w:rPr>
        <w:t>Sina</w:t>
      </w:r>
      <w:proofErr w:type="spellEnd"/>
      <w:r w:rsidRPr="005059F9">
        <w:rPr>
          <w:rFonts w:ascii="Arial" w:hAnsi="Arial" w:cs="Arial"/>
        </w:rPr>
        <w:t xml:space="preserve"> Weibo. </w:t>
      </w:r>
      <w:r w:rsidRPr="005A26B9">
        <w:rPr>
          <w:rFonts w:ascii="Arial" w:hAnsi="Arial" w:cs="Arial"/>
          <w:i/>
          <w:iCs/>
        </w:rPr>
        <w:t>Social Science Research Network.</w:t>
      </w:r>
      <w:r w:rsidRPr="005059F9">
        <w:rPr>
          <w:rFonts w:ascii="Arial" w:hAnsi="Arial" w:cs="Arial"/>
        </w:rPr>
        <w:t xml:space="preserve"> </w:t>
      </w:r>
    </w:p>
    <w:p w14:paraId="11199914" w14:textId="77777777" w:rsidR="00E37A4B" w:rsidRDefault="00E37A4B" w:rsidP="00812DF4">
      <w:pPr>
        <w:spacing w:line="360" w:lineRule="auto"/>
        <w:ind w:left="284" w:hanging="284"/>
        <w:jc w:val="both"/>
        <w:rPr>
          <w:rFonts w:ascii="Arial" w:hAnsi="Arial" w:cs="Arial"/>
        </w:rPr>
      </w:pPr>
    </w:p>
    <w:p w14:paraId="79B62D3C" w14:textId="77777777" w:rsidR="008E3B15" w:rsidRPr="00031720" w:rsidRDefault="008E3B15" w:rsidP="00812DF4">
      <w:pPr>
        <w:spacing w:line="360" w:lineRule="auto"/>
        <w:ind w:left="284" w:hanging="284"/>
        <w:jc w:val="both"/>
        <w:rPr>
          <w:rFonts w:ascii="Arial" w:hAnsi="Arial" w:cs="Arial"/>
        </w:rPr>
      </w:pPr>
      <w:r w:rsidRPr="00031720">
        <w:rPr>
          <w:rFonts w:ascii="Arial" w:hAnsi="Arial" w:cs="Arial"/>
        </w:rPr>
        <w:t xml:space="preserve">Elliott, W. B., &amp; Warr, R. S. (2003). Price Pressure on the NYSE and Nasdaq: Evidence from S&amp;P 500 Index Changes. </w:t>
      </w:r>
      <w:r w:rsidRPr="00031720">
        <w:rPr>
          <w:rFonts w:ascii="Arial" w:hAnsi="Arial" w:cs="Arial"/>
          <w:i/>
          <w:iCs/>
        </w:rPr>
        <w:t>Financial Management</w:t>
      </w:r>
      <w:r w:rsidRPr="00031720">
        <w:rPr>
          <w:rFonts w:ascii="Arial" w:hAnsi="Arial" w:cs="Arial"/>
        </w:rPr>
        <w:t xml:space="preserve">, </w:t>
      </w:r>
      <w:r w:rsidRPr="00031720">
        <w:rPr>
          <w:rFonts w:ascii="Arial" w:hAnsi="Arial" w:cs="Arial"/>
          <w:i/>
          <w:iCs/>
        </w:rPr>
        <w:t>32</w:t>
      </w:r>
      <w:r w:rsidRPr="00031720">
        <w:rPr>
          <w:rFonts w:ascii="Arial" w:hAnsi="Arial" w:cs="Arial"/>
        </w:rPr>
        <w:t>(3), 85–99.</w:t>
      </w:r>
    </w:p>
    <w:p w14:paraId="3A1CB0C4" w14:textId="77777777" w:rsidR="008E3B15" w:rsidRDefault="008E3B15" w:rsidP="00812DF4">
      <w:pPr>
        <w:spacing w:line="360" w:lineRule="auto"/>
        <w:ind w:left="284" w:hanging="284"/>
        <w:jc w:val="both"/>
        <w:rPr>
          <w:rFonts w:ascii="Arial" w:hAnsi="Arial" w:cs="Arial"/>
        </w:rPr>
      </w:pPr>
    </w:p>
    <w:p w14:paraId="6A9E5A57" w14:textId="77777777" w:rsidR="008E3B15" w:rsidRDefault="008E3B15" w:rsidP="00812DF4">
      <w:pPr>
        <w:spacing w:line="360" w:lineRule="auto"/>
        <w:ind w:left="284" w:hanging="284"/>
        <w:jc w:val="both"/>
        <w:rPr>
          <w:rFonts w:ascii="Arial" w:hAnsi="Arial" w:cs="Arial"/>
        </w:rPr>
      </w:pPr>
      <w:proofErr w:type="spellStart"/>
      <w:r w:rsidRPr="00751397">
        <w:rPr>
          <w:rFonts w:ascii="Arial" w:hAnsi="Arial" w:cs="Arial"/>
        </w:rPr>
        <w:t>Engelberg</w:t>
      </w:r>
      <w:proofErr w:type="spellEnd"/>
      <w:r w:rsidRPr="00751397">
        <w:rPr>
          <w:rFonts w:ascii="Arial" w:hAnsi="Arial" w:cs="Arial"/>
        </w:rPr>
        <w:t xml:space="preserve">, J. E., &amp; Parsons, C. A. (2011). The causal impact of media in financial markets. </w:t>
      </w:r>
      <w:r w:rsidRPr="00751397">
        <w:rPr>
          <w:rFonts w:ascii="Arial" w:hAnsi="Arial" w:cs="Arial"/>
          <w:i/>
          <w:iCs/>
        </w:rPr>
        <w:t>The Journal of Finance</w:t>
      </w:r>
      <w:r w:rsidRPr="00751397">
        <w:rPr>
          <w:rFonts w:ascii="Arial" w:hAnsi="Arial" w:cs="Arial"/>
        </w:rPr>
        <w:t>, 66(1), 67-97.</w:t>
      </w:r>
    </w:p>
    <w:p w14:paraId="1942BC3B" w14:textId="77777777" w:rsidR="003673B3" w:rsidRDefault="003673B3" w:rsidP="00812DF4">
      <w:pPr>
        <w:spacing w:line="360" w:lineRule="auto"/>
        <w:ind w:left="284" w:hanging="284"/>
        <w:jc w:val="both"/>
        <w:rPr>
          <w:rFonts w:ascii="Arial" w:hAnsi="Arial" w:cs="Arial"/>
        </w:rPr>
      </w:pPr>
    </w:p>
    <w:p w14:paraId="0600742B" w14:textId="280CC1CF" w:rsidR="003673B3" w:rsidRDefault="003673B3" w:rsidP="00812DF4">
      <w:pPr>
        <w:spacing w:line="360" w:lineRule="auto"/>
        <w:ind w:left="284" w:hanging="284"/>
        <w:jc w:val="both"/>
        <w:rPr>
          <w:rFonts w:ascii="Arial" w:hAnsi="Arial" w:cs="Arial"/>
        </w:rPr>
      </w:pPr>
      <w:r w:rsidRPr="003673B3">
        <w:rPr>
          <w:rFonts w:ascii="Arial" w:hAnsi="Arial" w:cs="Arial"/>
        </w:rPr>
        <w:t xml:space="preserve">Engineering and Physical Sciences Research Council (EPSRC). (n.d.). Research integrity in healthcare technologies. Health Technologies Impact and Translation Toolkit. Retrieved August 27, 2023, from </w:t>
      </w:r>
      <w:hyperlink r:id="rId35" w:history="1">
        <w:r w:rsidRPr="008E7861">
          <w:rPr>
            <w:rStyle w:val="Hyperlink"/>
            <w:rFonts w:ascii="Arial" w:hAnsi="Arial" w:cs="Arial"/>
          </w:rPr>
          <w:t>https://www.ukri.org/councils/epsrc/guidance-for-applicants/what-to-include-in-your-proposal/health-technologies-impact-and-translation-toolkit/research-integrity-in-healthcare-technologies/responsible-research-and-innovation/</w:t>
        </w:r>
      </w:hyperlink>
      <w:r>
        <w:rPr>
          <w:rFonts w:ascii="Arial" w:hAnsi="Arial" w:cs="Arial"/>
        </w:rPr>
        <w:t xml:space="preserve"> </w:t>
      </w:r>
    </w:p>
    <w:p w14:paraId="67234278" w14:textId="77777777" w:rsidR="00210ABA" w:rsidRDefault="00210ABA" w:rsidP="00812DF4">
      <w:pPr>
        <w:spacing w:line="360" w:lineRule="auto"/>
        <w:ind w:left="284" w:hanging="284"/>
        <w:jc w:val="both"/>
        <w:rPr>
          <w:rFonts w:ascii="Arial" w:hAnsi="Arial" w:cs="Arial"/>
        </w:rPr>
      </w:pPr>
    </w:p>
    <w:p w14:paraId="178F2C2C" w14:textId="77777777" w:rsidR="008E3B15" w:rsidRDefault="008E3B15" w:rsidP="00812DF4">
      <w:pPr>
        <w:spacing w:line="360" w:lineRule="auto"/>
        <w:ind w:left="284" w:hanging="284"/>
        <w:jc w:val="both"/>
        <w:rPr>
          <w:rFonts w:ascii="Arial" w:hAnsi="Arial" w:cs="Arial"/>
        </w:rPr>
      </w:pPr>
    </w:p>
    <w:p w14:paraId="7D546658" w14:textId="77777777" w:rsidR="0048327D" w:rsidRDefault="0048327D" w:rsidP="00812DF4">
      <w:pPr>
        <w:spacing w:line="360" w:lineRule="auto"/>
        <w:ind w:left="284" w:hanging="284"/>
        <w:jc w:val="both"/>
        <w:rPr>
          <w:rFonts w:ascii="Arial" w:hAnsi="Arial" w:cs="Arial"/>
        </w:rPr>
      </w:pPr>
      <w:proofErr w:type="spellStart"/>
      <w:r w:rsidRPr="00751397">
        <w:rPr>
          <w:rFonts w:ascii="Arial" w:hAnsi="Arial" w:cs="Arial"/>
        </w:rPr>
        <w:lastRenderedPageBreak/>
        <w:t>Fahlenbrach</w:t>
      </w:r>
      <w:proofErr w:type="spellEnd"/>
      <w:r w:rsidRPr="00751397">
        <w:rPr>
          <w:rFonts w:ascii="Arial" w:hAnsi="Arial" w:cs="Arial"/>
        </w:rPr>
        <w:t xml:space="preserve">, R., </w:t>
      </w:r>
      <w:proofErr w:type="spellStart"/>
      <w:r w:rsidRPr="00751397">
        <w:rPr>
          <w:rFonts w:ascii="Arial" w:hAnsi="Arial" w:cs="Arial"/>
        </w:rPr>
        <w:t>Rageth</w:t>
      </w:r>
      <w:proofErr w:type="spellEnd"/>
      <w:r w:rsidRPr="00751397">
        <w:rPr>
          <w:rFonts w:ascii="Arial" w:hAnsi="Arial" w:cs="Arial"/>
        </w:rPr>
        <w:t xml:space="preserve">, K., &amp; </w:t>
      </w:r>
      <w:proofErr w:type="spellStart"/>
      <w:r w:rsidRPr="00751397">
        <w:rPr>
          <w:rFonts w:ascii="Arial" w:hAnsi="Arial" w:cs="Arial"/>
        </w:rPr>
        <w:t>Stulz</w:t>
      </w:r>
      <w:proofErr w:type="spellEnd"/>
      <w:r w:rsidRPr="00751397">
        <w:rPr>
          <w:rFonts w:ascii="Arial" w:hAnsi="Arial" w:cs="Arial"/>
        </w:rPr>
        <w:t xml:space="preserve">, R. M. (2020). How valuable is financial flexibility when revenue stops? Evidence from the COVID-19 crisis. </w:t>
      </w:r>
      <w:r w:rsidRPr="00751397">
        <w:rPr>
          <w:rFonts w:ascii="Arial" w:hAnsi="Arial" w:cs="Arial"/>
          <w:i/>
          <w:iCs/>
        </w:rPr>
        <w:t>National Bureau of Economic Research</w:t>
      </w:r>
      <w:r w:rsidRPr="00751397">
        <w:rPr>
          <w:rFonts w:ascii="Arial" w:hAnsi="Arial" w:cs="Arial"/>
        </w:rPr>
        <w:t>.</w:t>
      </w:r>
    </w:p>
    <w:p w14:paraId="120FA5B2" w14:textId="77777777" w:rsidR="0048327D" w:rsidRDefault="0048327D" w:rsidP="00812DF4">
      <w:pPr>
        <w:spacing w:line="360" w:lineRule="auto"/>
        <w:ind w:left="284" w:hanging="284"/>
        <w:jc w:val="both"/>
        <w:rPr>
          <w:rFonts w:ascii="Arial" w:hAnsi="Arial" w:cs="Arial"/>
        </w:rPr>
      </w:pPr>
    </w:p>
    <w:p w14:paraId="1D6CD6BF" w14:textId="77777777" w:rsidR="004B1E31" w:rsidRDefault="004B1E31" w:rsidP="00812DF4">
      <w:pPr>
        <w:spacing w:line="360" w:lineRule="auto"/>
        <w:ind w:left="284" w:hanging="284"/>
        <w:jc w:val="both"/>
        <w:rPr>
          <w:rFonts w:ascii="Arial" w:hAnsi="Arial" w:cs="Arial"/>
        </w:rPr>
      </w:pPr>
      <w:r w:rsidRPr="00AE5985">
        <w:rPr>
          <w:rFonts w:ascii="Arial" w:hAnsi="Arial" w:cs="Arial"/>
        </w:rPr>
        <w:t xml:space="preserve">Gillam, R. A., Guerard Jr, J. B., &amp; </w:t>
      </w:r>
      <w:proofErr w:type="spellStart"/>
      <w:r w:rsidRPr="00AE5985">
        <w:rPr>
          <w:rFonts w:ascii="Arial" w:hAnsi="Arial" w:cs="Arial"/>
        </w:rPr>
        <w:t>Cahan</w:t>
      </w:r>
      <w:proofErr w:type="spellEnd"/>
      <w:r w:rsidRPr="00AE5985">
        <w:rPr>
          <w:rFonts w:ascii="Arial" w:hAnsi="Arial" w:cs="Arial"/>
        </w:rPr>
        <w:t>, R. (2015). News volume information: Beyond earnings forecasting in a global stock selection model</w:t>
      </w:r>
      <w:r w:rsidRPr="00392AB2">
        <w:rPr>
          <w:rFonts w:ascii="Arial" w:hAnsi="Arial" w:cs="Arial"/>
          <w:i/>
          <w:iCs/>
        </w:rPr>
        <w:t>. International Journal of Forecasting, 31</w:t>
      </w:r>
      <w:r w:rsidRPr="00AE5985">
        <w:rPr>
          <w:rFonts w:ascii="Arial" w:hAnsi="Arial" w:cs="Arial"/>
        </w:rPr>
        <w:t>(2), 575-581.</w:t>
      </w:r>
    </w:p>
    <w:p w14:paraId="628EDACD" w14:textId="77777777" w:rsidR="004B1E31" w:rsidRDefault="004B1E31" w:rsidP="00812DF4">
      <w:pPr>
        <w:spacing w:line="360" w:lineRule="auto"/>
        <w:ind w:left="284" w:hanging="284"/>
        <w:jc w:val="both"/>
        <w:rPr>
          <w:rFonts w:ascii="Arial" w:hAnsi="Arial" w:cs="Arial"/>
        </w:rPr>
      </w:pPr>
    </w:p>
    <w:p w14:paraId="46EC4DEA" w14:textId="77777777" w:rsidR="001F39D7" w:rsidRDefault="001F39D7" w:rsidP="00812DF4">
      <w:pPr>
        <w:spacing w:line="360" w:lineRule="auto"/>
        <w:ind w:left="284" w:hanging="284"/>
        <w:jc w:val="both"/>
        <w:rPr>
          <w:rFonts w:ascii="Arial" w:hAnsi="Arial" w:cs="Arial"/>
        </w:rPr>
      </w:pPr>
      <w:r w:rsidRPr="00E14338">
        <w:rPr>
          <w:rFonts w:ascii="Arial" w:hAnsi="Arial" w:cs="Arial"/>
        </w:rPr>
        <w:t xml:space="preserve">Gou, Q., </w:t>
      </w:r>
      <w:proofErr w:type="spellStart"/>
      <w:r w:rsidRPr="00E14338">
        <w:rPr>
          <w:rFonts w:ascii="Arial" w:hAnsi="Arial" w:cs="Arial"/>
        </w:rPr>
        <w:t>Niu</w:t>
      </w:r>
      <w:proofErr w:type="spellEnd"/>
      <w:r w:rsidRPr="00E14338">
        <w:rPr>
          <w:rFonts w:ascii="Arial" w:hAnsi="Arial" w:cs="Arial"/>
        </w:rPr>
        <w:t>, H., Gao, W., Qin, B., &amp; Li, J.Y. (2022). Research on financial loan default risk prediction based on integrated model. </w:t>
      </w:r>
      <w:r w:rsidRPr="00E14338">
        <w:rPr>
          <w:rFonts w:ascii="Arial" w:hAnsi="Arial" w:cs="Arial"/>
          <w:i/>
          <w:iCs/>
        </w:rPr>
        <w:t>International Conference on Cloud Computing, Internet of Things, and Computer Applications</w:t>
      </w:r>
      <w:r w:rsidRPr="00E14338">
        <w:rPr>
          <w:rFonts w:ascii="Arial" w:hAnsi="Arial" w:cs="Arial"/>
        </w:rPr>
        <w:t>.</w:t>
      </w:r>
    </w:p>
    <w:p w14:paraId="5B25998A" w14:textId="77777777" w:rsidR="005315DA" w:rsidRDefault="005315DA" w:rsidP="00812DF4">
      <w:pPr>
        <w:spacing w:line="360" w:lineRule="auto"/>
        <w:ind w:left="284" w:hanging="284"/>
        <w:jc w:val="both"/>
        <w:rPr>
          <w:rFonts w:ascii="Arial" w:hAnsi="Arial" w:cs="Arial"/>
        </w:rPr>
      </w:pPr>
    </w:p>
    <w:p w14:paraId="6DCCAF82" w14:textId="26944A45" w:rsidR="005315DA" w:rsidRDefault="005315DA" w:rsidP="00812DF4">
      <w:pPr>
        <w:spacing w:line="360" w:lineRule="auto"/>
        <w:ind w:left="284" w:hanging="284"/>
        <w:jc w:val="both"/>
        <w:rPr>
          <w:rFonts w:ascii="Arial" w:hAnsi="Arial" w:cs="Arial"/>
        </w:rPr>
      </w:pPr>
      <w:r w:rsidRPr="005315DA">
        <w:rPr>
          <w:rFonts w:ascii="Arial" w:hAnsi="Arial" w:cs="Arial"/>
        </w:rPr>
        <w:t>Ho, K. Y., Shi, Y., &amp; Zhang, Z. (2020). News and return volatility of Chinese bank stocks. </w:t>
      </w:r>
      <w:r w:rsidRPr="005315DA">
        <w:rPr>
          <w:rFonts w:ascii="Arial" w:hAnsi="Arial" w:cs="Arial"/>
          <w:i/>
          <w:iCs/>
        </w:rPr>
        <w:t>International Review of Economics &amp; Finance</w:t>
      </w:r>
      <w:r w:rsidRPr="005315DA">
        <w:rPr>
          <w:rFonts w:ascii="Arial" w:hAnsi="Arial" w:cs="Arial"/>
        </w:rPr>
        <w:t>, </w:t>
      </w:r>
      <w:r w:rsidRPr="005315DA">
        <w:rPr>
          <w:rFonts w:ascii="Arial" w:hAnsi="Arial" w:cs="Arial"/>
          <w:i/>
          <w:iCs/>
        </w:rPr>
        <w:t>69</w:t>
      </w:r>
      <w:r w:rsidRPr="005315DA">
        <w:rPr>
          <w:rFonts w:ascii="Arial" w:hAnsi="Arial" w:cs="Arial"/>
        </w:rPr>
        <w:t>, 1095-1105.</w:t>
      </w:r>
    </w:p>
    <w:p w14:paraId="68E57CA9" w14:textId="77777777" w:rsidR="001F39D7" w:rsidRDefault="001F39D7" w:rsidP="00812DF4">
      <w:pPr>
        <w:spacing w:line="360" w:lineRule="auto"/>
        <w:ind w:left="284" w:hanging="284"/>
        <w:jc w:val="both"/>
        <w:rPr>
          <w:rFonts w:ascii="Arial" w:hAnsi="Arial" w:cs="Arial"/>
        </w:rPr>
      </w:pPr>
    </w:p>
    <w:p w14:paraId="7C18C819" w14:textId="77777777" w:rsidR="0084302B" w:rsidRDefault="0084302B" w:rsidP="00812DF4">
      <w:pPr>
        <w:spacing w:line="360" w:lineRule="auto"/>
        <w:ind w:left="284" w:hanging="284"/>
        <w:jc w:val="both"/>
        <w:rPr>
          <w:rFonts w:ascii="Arial" w:hAnsi="Arial" w:cs="Arial"/>
        </w:rPr>
      </w:pPr>
      <w:r w:rsidRPr="009008AC">
        <w:rPr>
          <w:rFonts w:ascii="Arial" w:hAnsi="Arial" w:cs="Arial"/>
        </w:rPr>
        <w:t xml:space="preserve">Huang, J. (2018). The customer knows best: The investment value of consumer opinions. </w:t>
      </w:r>
      <w:r w:rsidRPr="009008AC">
        <w:rPr>
          <w:rFonts w:ascii="Arial" w:hAnsi="Arial" w:cs="Arial"/>
          <w:i/>
          <w:iCs/>
        </w:rPr>
        <w:t>Journal of Financial Economics, 128</w:t>
      </w:r>
      <w:r w:rsidRPr="009008AC">
        <w:rPr>
          <w:rFonts w:ascii="Arial" w:hAnsi="Arial" w:cs="Arial"/>
        </w:rPr>
        <w:t>(1), 164-182.</w:t>
      </w:r>
    </w:p>
    <w:p w14:paraId="5921D4BA" w14:textId="77777777" w:rsidR="001D76BB" w:rsidRDefault="001D76BB" w:rsidP="00812DF4">
      <w:pPr>
        <w:spacing w:line="360" w:lineRule="auto"/>
        <w:ind w:left="284" w:hanging="284"/>
        <w:jc w:val="both"/>
        <w:rPr>
          <w:rFonts w:ascii="Arial" w:hAnsi="Arial" w:cs="Arial"/>
        </w:rPr>
      </w:pPr>
    </w:p>
    <w:p w14:paraId="2887B341" w14:textId="7D31D2D5" w:rsidR="001D76BB" w:rsidRPr="00751397" w:rsidRDefault="001D76BB" w:rsidP="00812DF4">
      <w:pPr>
        <w:spacing w:line="360" w:lineRule="auto"/>
        <w:ind w:left="284" w:hanging="284"/>
        <w:jc w:val="both"/>
        <w:rPr>
          <w:rFonts w:ascii="Arial" w:hAnsi="Arial" w:cs="Arial"/>
        </w:rPr>
      </w:pPr>
      <w:r w:rsidRPr="001D76BB">
        <w:rPr>
          <w:rFonts w:ascii="Arial" w:hAnsi="Arial" w:cs="Arial"/>
        </w:rPr>
        <w:t xml:space="preserve">Huynh, T., </w:t>
      </w:r>
      <w:proofErr w:type="spellStart"/>
      <w:r w:rsidRPr="001D76BB">
        <w:rPr>
          <w:rFonts w:ascii="Arial" w:hAnsi="Arial" w:cs="Arial"/>
        </w:rPr>
        <w:t>Foglia</w:t>
      </w:r>
      <w:proofErr w:type="spellEnd"/>
      <w:r w:rsidRPr="001D76BB">
        <w:rPr>
          <w:rFonts w:ascii="Arial" w:hAnsi="Arial" w:cs="Arial"/>
        </w:rPr>
        <w:t xml:space="preserve">, M., Nasir, M., &amp; Angelini, E. (2021). Feverish sentiment and global equity markets during the COVID-19 pandemic. </w:t>
      </w:r>
      <w:r w:rsidRPr="006A7B9A">
        <w:rPr>
          <w:rFonts w:ascii="Arial" w:hAnsi="Arial" w:cs="Arial"/>
          <w:i/>
          <w:iCs/>
        </w:rPr>
        <w:t xml:space="preserve">Journal of Economic </w:t>
      </w:r>
      <w:proofErr w:type="spellStart"/>
      <w:r w:rsidRPr="006A7B9A">
        <w:rPr>
          <w:rFonts w:ascii="Arial" w:hAnsi="Arial" w:cs="Arial"/>
          <w:i/>
          <w:iCs/>
        </w:rPr>
        <w:t>Behavior</w:t>
      </w:r>
      <w:proofErr w:type="spellEnd"/>
      <w:r w:rsidRPr="006A7B9A">
        <w:rPr>
          <w:rFonts w:ascii="Arial" w:hAnsi="Arial" w:cs="Arial"/>
          <w:i/>
          <w:iCs/>
        </w:rPr>
        <w:t xml:space="preserve"> &amp; Organization</w:t>
      </w:r>
      <w:r w:rsidRPr="001D76BB">
        <w:rPr>
          <w:rFonts w:ascii="Arial" w:hAnsi="Arial" w:cs="Arial"/>
        </w:rPr>
        <w:t xml:space="preserve">, 188, 1088 - 1108. </w:t>
      </w:r>
    </w:p>
    <w:p w14:paraId="05F3FC0A" w14:textId="77777777" w:rsidR="0084302B" w:rsidRDefault="0084302B" w:rsidP="00812DF4">
      <w:pPr>
        <w:spacing w:line="360" w:lineRule="auto"/>
        <w:ind w:left="284" w:hanging="284"/>
        <w:jc w:val="both"/>
        <w:rPr>
          <w:rFonts w:ascii="Arial" w:hAnsi="Arial" w:cs="Arial"/>
        </w:rPr>
      </w:pPr>
    </w:p>
    <w:p w14:paraId="1A81E184" w14:textId="1AEBC011" w:rsidR="00DE707E" w:rsidRDefault="00DE707E" w:rsidP="00812DF4">
      <w:pPr>
        <w:spacing w:line="360" w:lineRule="auto"/>
        <w:ind w:left="284" w:hanging="284"/>
        <w:jc w:val="both"/>
        <w:rPr>
          <w:rFonts w:ascii="Arial" w:hAnsi="Arial" w:cs="Arial"/>
        </w:rPr>
      </w:pPr>
      <w:proofErr w:type="spellStart"/>
      <w:r w:rsidRPr="00DE707E">
        <w:rPr>
          <w:rFonts w:ascii="Arial" w:hAnsi="Arial" w:cs="Arial"/>
        </w:rPr>
        <w:t>Jagwani</w:t>
      </w:r>
      <w:proofErr w:type="spellEnd"/>
      <w:r w:rsidRPr="00DE707E">
        <w:rPr>
          <w:rFonts w:ascii="Arial" w:hAnsi="Arial" w:cs="Arial"/>
        </w:rPr>
        <w:t>, J., Gupta, M., Sachdeva, H., &amp; Singhal, A. (2018, June). Stock price forecasting using data from Yahoo finance and analysing seasonal and nonseasonal trend. In </w:t>
      </w:r>
      <w:r w:rsidRPr="00DE707E">
        <w:rPr>
          <w:rFonts w:ascii="Arial" w:hAnsi="Arial" w:cs="Arial"/>
          <w:i/>
          <w:iCs/>
        </w:rPr>
        <w:t>2018 Second international conference on intelligent computing and control systems (ICICCS)</w:t>
      </w:r>
      <w:r w:rsidRPr="00DE707E">
        <w:rPr>
          <w:rFonts w:ascii="Arial" w:hAnsi="Arial" w:cs="Arial"/>
        </w:rPr>
        <w:t> (pp. 462-467). IEEE.</w:t>
      </w:r>
    </w:p>
    <w:p w14:paraId="3C0C643A" w14:textId="77777777" w:rsidR="00DE707E" w:rsidRDefault="00DE707E" w:rsidP="00812DF4">
      <w:pPr>
        <w:spacing w:line="360" w:lineRule="auto"/>
        <w:ind w:left="284" w:hanging="284"/>
        <w:jc w:val="both"/>
        <w:rPr>
          <w:rFonts w:ascii="Arial" w:hAnsi="Arial" w:cs="Arial"/>
        </w:rPr>
      </w:pPr>
    </w:p>
    <w:p w14:paraId="795AC004" w14:textId="77777777" w:rsidR="008007A3" w:rsidRDefault="008007A3" w:rsidP="00812DF4">
      <w:pPr>
        <w:spacing w:line="360" w:lineRule="auto"/>
        <w:ind w:left="284" w:hanging="284"/>
        <w:jc w:val="both"/>
        <w:rPr>
          <w:rFonts w:ascii="Arial" w:hAnsi="Arial" w:cs="Arial"/>
        </w:rPr>
      </w:pPr>
      <w:proofErr w:type="spellStart"/>
      <w:r w:rsidRPr="00751397">
        <w:rPr>
          <w:rFonts w:ascii="Arial" w:hAnsi="Arial" w:cs="Arial"/>
        </w:rPr>
        <w:t>Ke</w:t>
      </w:r>
      <w:proofErr w:type="spellEnd"/>
      <w:r w:rsidRPr="00751397">
        <w:rPr>
          <w:rFonts w:ascii="Arial" w:hAnsi="Arial" w:cs="Arial"/>
        </w:rPr>
        <w:t xml:space="preserve">, G., Meng, Q., Finley, T., Wang, T., Chen, W., Ma, W., ... &amp; Liu, T. Y. (2017). </w:t>
      </w:r>
      <w:proofErr w:type="spellStart"/>
      <w:r w:rsidRPr="00751397">
        <w:rPr>
          <w:rFonts w:ascii="Arial" w:hAnsi="Arial" w:cs="Arial"/>
        </w:rPr>
        <w:t>LightGBM</w:t>
      </w:r>
      <w:proofErr w:type="spellEnd"/>
      <w:r w:rsidRPr="00751397">
        <w:rPr>
          <w:rFonts w:ascii="Arial" w:hAnsi="Arial" w:cs="Arial"/>
        </w:rPr>
        <w:t xml:space="preserve">: A highly efficient gradient boosting decision tree. </w:t>
      </w:r>
      <w:r w:rsidRPr="00751397">
        <w:rPr>
          <w:rFonts w:ascii="Arial" w:hAnsi="Arial" w:cs="Arial"/>
          <w:i/>
          <w:iCs/>
        </w:rPr>
        <w:t>Advances in Neural Information Processing Systems</w:t>
      </w:r>
      <w:r w:rsidRPr="00751397">
        <w:rPr>
          <w:rFonts w:ascii="Arial" w:hAnsi="Arial" w:cs="Arial"/>
        </w:rPr>
        <w:t>.</w:t>
      </w:r>
    </w:p>
    <w:p w14:paraId="3F1B0719" w14:textId="77777777" w:rsidR="00703E24" w:rsidRDefault="00703E24" w:rsidP="00812DF4">
      <w:pPr>
        <w:spacing w:line="360" w:lineRule="auto"/>
        <w:ind w:left="284" w:hanging="284"/>
        <w:jc w:val="both"/>
        <w:rPr>
          <w:rFonts w:ascii="Arial" w:hAnsi="Arial" w:cs="Arial"/>
        </w:rPr>
      </w:pPr>
    </w:p>
    <w:p w14:paraId="6D94EEB8" w14:textId="77777777" w:rsidR="00F25071" w:rsidRPr="00C16FD9" w:rsidRDefault="00F25071" w:rsidP="00812DF4">
      <w:pPr>
        <w:spacing w:line="360" w:lineRule="auto"/>
        <w:ind w:left="284" w:hanging="284"/>
        <w:jc w:val="both"/>
        <w:rPr>
          <w:rFonts w:ascii="Arial" w:hAnsi="Arial" w:cs="Arial"/>
          <w:lang w:val="en-US"/>
        </w:rPr>
      </w:pPr>
      <w:proofErr w:type="spellStart"/>
      <w:r w:rsidRPr="009849CF">
        <w:rPr>
          <w:rFonts w:ascii="Arial" w:hAnsi="Arial" w:cs="Arial"/>
        </w:rPr>
        <w:t>Khare</w:t>
      </w:r>
      <w:proofErr w:type="spellEnd"/>
      <w:r w:rsidRPr="009849CF">
        <w:rPr>
          <w:rFonts w:ascii="Arial" w:hAnsi="Arial" w:cs="Arial"/>
        </w:rPr>
        <w:t>, R.R., Khurshid, A.A., Jain, A., &amp; Shukla, S. (2022). Predictive Sensor for Biological Oxygen Demand in water using Active Learning based Random Forest Algorithm. </w:t>
      </w:r>
      <w:proofErr w:type="spellStart"/>
      <w:r w:rsidRPr="009849CF">
        <w:rPr>
          <w:rFonts w:ascii="Arial" w:hAnsi="Arial" w:cs="Arial"/>
          <w:i/>
          <w:iCs/>
        </w:rPr>
        <w:t>NeuroQuantology</w:t>
      </w:r>
      <w:proofErr w:type="spellEnd"/>
      <w:r w:rsidRPr="009849CF">
        <w:rPr>
          <w:rFonts w:ascii="Arial" w:hAnsi="Arial" w:cs="Arial"/>
        </w:rPr>
        <w:t>.</w:t>
      </w:r>
    </w:p>
    <w:p w14:paraId="793E7ED7" w14:textId="77777777" w:rsidR="00F25071" w:rsidRDefault="00F25071" w:rsidP="00812DF4">
      <w:pPr>
        <w:spacing w:line="360" w:lineRule="auto"/>
        <w:ind w:left="284" w:hanging="284"/>
        <w:jc w:val="both"/>
        <w:rPr>
          <w:rFonts w:ascii="Arial" w:hAnsi="Arial" w:cs="Arial"/>
        </w:rPr>
      </w:pPr>
    </w:p>
    <w:p w14:paraId="597C7DC1" w14:textId="77777777" w:rsidR="00CE49B7" w:rsidRDefault="00CE49B7" w:rsidP="00812DF4">
      <w:pPr>
        <w:spacing w:line="360" w:lineRule="auto"/>
        <w:ind w:left="284" w:hanging="284"/>
        <w:jc w:val="both"/>
        <w:rPr>
          <w:rFonts w:ascii="Arial" w:hAnsi="Arial" w:cs="Arial"/>
        </w:rPr>
      </w:pPr>
      <w:r w:rsidRPr="00E14338">
        <w:rPr>
          <w:rFonts w:ascii="Arial" w:hAnsi="Arial" w:cs="Arial"/>
        </w:rPr>
        <w:t xml:space="preserve">Kim, M., </w:t>
      </w:r>
      <w:proofErr w:type="spellStart"/>
      <w:r w:rsidRPr="00E14338">
        <w:rPr>
          <w:rFonts w:ascii="Arial" w:hAnsi="Arial" w:cs="Arial"/>
        </w:rPr>
        <w:t>Ahn</w:t>
      </w:r>
      <w:proofErr w:type="spellEnd"/>
      <w:r w:rsidRPr="00E14338">
        <w:rPr>
          <w:rFonts w:ascii="Arial" w:hAnsi="Arial" w:cs="Arial"/>
        </w:rPr>
        <w:t>, J., &amp; Kim, Y. (2023). Performance optimization-based boosting algorithm for resolving class imbalance problems in finance. </w:t>
      </w:r>
      <w:r w:rsidRPr="00E14338">
        <w:rPr>
          <w:rFonts w:ascii="Arial" w:hAnsi="Arial" w:cs="Arial"/>
          <w:i/>
          <w:iCs/>
        </w:rPr>
        <w:t>The Korean Data Analysis Society</w:t>
      </w:r>
      <w:r w:rsidRPr="00E14338">
        <w:rPr>
          <w:rFonts w:ascii="Arial" w:hAnsi="Arial" w:cs="Arial"/>
        </w:rPr>
        <w:t>.</w:t>
      </w:r>
    </w:p>
    <w:p w14:paraId="342A6549" w14:textId="77777777" w:rsidR="00CE49B7" w:rsidRDefault="00CE49B7" w:rsidP="00812DF4">
      <w:pPr>
        <w:spacing w:line="360" w:lineRule="auto"/>
        <w:ind w:left="284" w:hanging="284"/>
        <w:jc w:val="both"/>
        <w:rPr>
          <w:rFonts w:ascii="Arial" w:hAnsi="Arial" w:cs="Arial"/>
        </w:rPr>
      </w:pPr>
    </w:p>
    <w:p w14:paraId="22A658FD" w14:textId="5894E45A" w:rsidR="0030422D" w:rsidRDefault="0030422D" w:rsidP="00812DF4">
      <w:pPr>
        <w:spacing w:line="360" w:lineRule="auto"/>
        <w:ind w:left="284" w:hanging="284"/>
        <w:jc w:val="both"/>
        <w:rPr>
          <w:rFonts w:ascii="Arial" w:hAnsi="Arial" w:cs="Arial"/>
        </w:rPr>
      </w:pPr>
      <w:r w:rsidRPr="0030422D">
        <w:rPr>
          <w:rFonts w:ascii="Arial" w:hAnsi="Arial" w:cs="Arial"/>
        </w:rPr>
        <w:t xml:space="preserve">Kumar, R. S., Saviour Devaraj, A. F., Rajeswari, M., Julie, E. G., Robinson, Y. H., &amp; </w:t>
      </w:r>
      <w:proofErr w:type="spellStart"/>
      <w:r w:rsidRPr="0030422D">
        <w:rPr>
          <w:rFonts w:ascii="Arial" w:hAnsi="Arial" w:cs="Arial"/>
        </w:rPr>
        <w:t>Shanmuganathan</w:t>
      </w:r>
      <w:proofErr w:type="spellEnd"/>
      <w:r w:rsidRPr="0030422D">
        <w:rPr>
          <w:rFonts w:ascii="Arial" w:hAnsi="Arial" w:cs="Arial"/>
        </w:rPr>
        <w:t>, V. (2021). Exploration of sentiment analysis and legitimate artistry for opinion mining. </w:t>
      </w:r>
      <w:r w:rsidRPr="0030422D">
        <w:rPr>
          <w:rFonts w:ascii="Arial" w:hAnsi="Arial" w:cs="Arial"/>
          <w:i/>
          <w:iCs/>
        </w:rPr>
        <w:t>Multimedia Tools and Applications</w:t>
      </w:r>
      <w:r w:rsidRPr="0030422D">
        <w:rPr>
          <w:rFonts w:ascii="Arial" w:hAnsi="Arial" w:cs="Arial"/>
        </w:rPr>
        <w:t>, 1-16.</w:t>
      </w:r>
    </w:p>
    <w:p w14:paraId="672ED10D" w14:textId="77777777" w:rsidR="00347230" w:rsidRDefault="00347230" w:rsidP="00812DF4">
      <w:pPr>
        <w:spacing w:line="360" w:lineRule="auto"/>
        <w:ind w:left="284" w:hanging="284"/>
        <w:jc w:val="both"/>
        <w:rPr>
          <w:rFonts w:ascii="Arial" w:hAnsi="Arial" w:cs="Arial"/>
        </w:rPr>
      </w:pPr>
    </w:p>
    <w:p w14:paraId="256F1443" w14:textId="70E2B2DB" w:rsidR="00347230" w:rsidRDefault="00347230" w:rsidP="00812DF4">
      <w:pPr>
        <w:spacing w:line="360" w:lineRule="auto"/>
        <w:ind w:left="284" w:hanging="284"/>
        <w:jc w:val="both"/>
        <w:rPr>
          <w:rFonts w:ascii="Arial" w:hAnsi="Arial" w:cs="Arial"/>
        </w:rPr>
      </w:pPr>
      <w:r w:rsidRPr="00347230">
        <w:rPr>
          <w:rFonts w:ascii="Arial" w:hAnsi="Arial" w:cs="Arial"/>
        </w:rPr>
        <w:t>Lee, K. P., &amp; Song, S. (2022). Informational Content of CEO Tweets and Stock Market Predictability. </w:t>
      </w:r>
      <w:r w:rsidRPr="00347230">
        <w:rPr>
          <w:rFonts w:ascii="Arial" w:hAnsi="Arial" w:cs="Arial"/>
          <w:i/>
          <w:iCs/>
        </w:rPr>
        <w:t>Available at SSRN 4228651</w:t>
      </w:r>
      <w:r w:rsidRPr="00347230">
        <w:rPr>
          <w:rFonts w:ascii="Arial" w:hAnsi="Arial" w:cs="Arial"/>
        </w:rPr>
        <w:t>.</w:t>
      </w:r>
    </w:p>
    <w:p w14:paraId="4B3F8D37" w14:textId="77777777" w:rsidR="0030422D" w:rsidRDefault="0030422D" w:rsidP="00812DF4">
      <w:pPr>
        <w:spacing w:line="360" w:lineRule="auto"/>
        <w:ind w:left="284" w:hanging="284"/>
        <w:jc w:val="both"/>
        <w:rPr>
          <w:rFonts w:ascii="Arial" w:hAnsi="Arial" w:cs="Arial"/>
        </w:rPr>
      </w:pPr>
    </w:p>
    <w:p w14:paraId="628C0308" w14:textId="77777777" w:rsidR="00892220" w:rsidRDefault="00892220" w:rsidP="00812DF4">
      <w:pPr>
        <w:spacing w:line="360" w:lineRule="auto"/>
        <w:ind w:left="284" w:hanging="284"/>
        <w:jc w:val="both"/>
        <w:rPr>
          <w:rFonts w:ascii="Arial" w:hAnsi="Arial" w:cs="Arial"/>
          <w:lang w:val="en-US"/>
        </w:rPr>
      </w:pPr>
      <w:proofErr w:type="spellStart"/>
      <w:r w:rsidRPr="00FF5992">
        <w:rPr>
          <w:rFonts w:ascii="Arial" w:hAnsi="Arial" w:cs="Arial"/>
          <w:lang w:val="en-US"/>
        </w:rPr>
        <w:t>Lexchin</w:t>
      </w:r>
      <w:proofErr w:type="spellEnd"/>
      <w:r w:rsidRPr="00FF5992">
        <w:rPr>
          <w:rFonts w:ascii="Arial" w:hAnsi="Arial" w:cs="Arial"/>
          <w:lang w:val="en-US"/>
        </w:rPr>
        <w:t xml:space="preserve">, J. (2012). Those Who Have the Gold Make the Evidence: How the Pharmaceutical Industry Biases the Outcomes of Clinical Trials of Medications. </w:t>
      </w:r>
      <w:r w:rsidRPr="00FF5992">
        <w:rPr>
          <w:rFonts w:ascii="Arial" w:hAnsi="Arial" w:cs="Arial"/>
          <w:i/>
          <w:iCs/>
          <w:lang w:val="en-US"/>
        </w:rPr>
        <w:t>Science and Engineering Ethics</w:t>
      </w:r>
      <w:r w:rsidRPr="00FF5992">
        <w:rPr>
          <w:rFonts w:ascii="Arial" w:hAnsi="Arial" w:cs="Arial"/>
          <w:lang w:val="en-US"/>
        </w:rPr>
        <w:t>, 18, 247-261.</w:t>
      </w:r>
    </w:p>
    <w:p w14:paraId="624B243F" w14:textId="77777777" w:rsidR="00BC627F" w:rsidRPr="00FC74A4" w:rsidRDefault="00BC627F" w:rsidP="00034F84">
      <w:pPr>
        <w:spacing w:line="360" w:lineRule="auto"/>
        <w:jc w:val="both"/>
        <w:rPr>
          <w:rFonts w:ascii="Arial" w:hAnsi="Arial" w:cs="Arial"/>
          <w:lang w:val="en-US"/>
        </w:rPr>
      </w:pPr>
    </w:p>
    <w:p w14:paraId="1194D227" w14:textId="77777777" w:rsidR="00DE7B47" w:rsidRDefault="00DE7B47" w:rsidP="00812DF4">
      <w:pPr>
        <w:spacing w:line="360" w:lineRule="auto"/>
        <w:ind w:left="284" w:hanging="284"/>
        <w:jc w:val="both"/>
        <w:rPr>
          <w:rFonts w:ascii="Arial" w:hAnsi="Arial" w:cs="Arial"/>
        </w:rPr>
      </w:pPr>
      <w:r w:rsidRPr="00A30CFB">
        <w:rPr>
          <w:rFonts w:ascii="Arial" w:hAnsi="Arial" w:cs="Arial"/>
        </w:rPr>
        <w:t>Li, J., &amp; Yang, C. (2017). The cross-section and time-series effects of individual stock sentiment on stock prices. </w:t>
      </w:r>
      <w:r w:rsidRPr="00A30CFB">
        <w:rPr>
          <w:rFonts w:ascii="Arial" w:hAnsi="Arial" w:cs="Arial"/>
          <w:i/>
          <w:iCs/>
        </w:rPr>
        <w:t>Applied Economics</w:t>
      </w:r>
      <w:r w:rsidRPr="00A30CFB">
        <w:rPr>
          <w:rFonts w:ascii="Arial" w:hAnsi="Arial" w:cs="Arial"/>
        </w:rPr>
        <w:t>, </w:t>
      </w:r>
      <w:r w:rsidRPr="00A30CFB">
        <w:rPr>
          <w:rFonts w:ascii="Arial" w:hAnsi="Arial" w:cs="Arial"/>
          <w:i/>
          <w:iCs/>
        </w:rPr>
        <w:t>49</w:t>
      </w:r>
      <w:r w:rsidRPr="00A30CFB">
        <w:rPr>
          <w:rFonts w:ascii="Arial" w:hAnsi="Arial" w:cs="Arial"/>
        </w:rPr>
        <w:t>(47), 4806-4815.</w:t>
      </w:r>
    </w:p>
    <w:p w14:paraId="6AD53D12" w14:textId="77777777" w:rsidR="00DE7B47" w:rsidRDefault="00DE7B47" w:rsidP="00812DF4">
      <w:pPr>
        <w:spacing w:line="360" w:lineRule="auto"/>
        <w:ind w:left="284" w:hanging="284"/>
        <w:jc w:val="both"/>
        <w:rPr>
          <w:rFonts w:ascii="Arial" w:hAnsi="Arial" w:cs="Arial"/>
        </w:rPr>
      </w:pPr>
    </w:p>
    <w:p w14:paraId="3C897327" w14:textId="71B85EDE" w:rsidR="00CE0160" w:rsidRDefault="00CE0160" w:rsidP="00812DF4">
      <w:pPr>
        <w:spacing w:line="360" w:lineRule="auto"/>
        <w:ind w:left="284" w:hanging="284"/>
        <w:jc w:val="both"/>
        <w:rPr>
          <w:rFonts w:ascii="Arial" w:hAnsi="Arial" w:cs="Arial"/>
        </w:rPr>
      </w:pPr>
      <w:r w:rsidRPr="00E527C4">
        <w:rPr>
          <w:rFonts w:ascii="Arial" w:hAnsi="Arial" w:cs="Arial"/>
        </w:rPr>
        <w:t>Loughran, T., &amp; McDonald, B. (2011). When is a liability not a liability? Textual</w:t>
      </w:r>
      <w:r>
        <w:rPr>
          <w:rFonts w:ascii="Arial" w:hAnsi="Arial" w:cs="Arial"/>
        </w:rPr>
        <w:t xml:space="preserve"> </w:t>
      </w:r>
      <w:r w:rsidRPr="00E527C4">
        <w:rPr>
          <w:rFonts w:ascii="Arial" w:hAnsi="Arial" w:cs="Arial"/>
        </w:rPr>
        <w:t>analysis, dictionaries, and 10</w:t>
      </w:r>
      <w:r w:rsidRPr="00E527C4">
        <w:rPr>
          <w:rFonts w:ascii="Cambria Math" w:hAnsi="Cambria Math" w:cs="Cambria Math"/>
        </w:rPr>
        <w:t>‐</w:t>
      </w:r>
      <w:r w:rsidRPr="00E527C4">
        <w:rPr>
          <w:rFonts w:ascii="Arial" w:hAnsi="Arial" w:cs="Arial"/>
        </w:rPr>
        <w:t xml:space="preserve">Ks. </w:t>
      </w:r>
      <w:r w:rsidRPr="00E527C4">
        <w:rPr>
          <w:rFonts w:ascii="Arial" w:hAnsi="Arial" w:cs="Arial"/>
          <w:i/>
          <w:iCs/>
        </w:rPr>
        <w:t>The Journal of Finance</w:t>
      </w:r>
      <w:r w:rsidRPr="00E527C4">
        <w:rPr>
          <w:rFonts w:ascii="Arial" w:hAnsi="Arial" w:cs="Arial"/>
        </w:rPr>
        <w:t>, 66(1), 35-65.</w:t>
      </w:r>
    </w:p>
    <w:p w14:paraId="52DDA5D7" w14:textId="77777777" w:rsidR="00025B14" w:rsidRDefault="00025B14" w:rsidP="00812DF4">
      <w:pPr>
        <w:spacing w:line="360" w:lineRule="auto"/>
        <w:ind w:left="284" w:hanging="284"/>
        <w:jc w:val="both"/>
        <w:rPr>
          <w:rFonts w:ascii="Arial" w:hAnsi="Arial" w:cs="Arial"/>
        </w:rPr>
      </w:pPr>
    </w:p>
    <w:p w14:paraId="5C0FA8CD" w14:textId="38F13364" w:rsidR="00E41944" w:rsidRDefault="00E41944" w:rsidP="00812DF4">
      <w:pPr>
        <w:spacing w:line="360" w:lineRule="auto"/>
        <w:ind w:left="284" w:hanging="284"/>
        <w:jc w:val="both"/>
        <w:rPr>
          <w:rFonts w:ascii="Arial" w:hAnsi="Arial" w:cs="Arial"/>
        </w:rPr>
      </w:pPr>
      <w:proofErr w:type="spellStart"/>
      <w:r w:rsidRPr="00FC4D1A">
        <w:rPr>
          <w:rFonts w:ascii="Arial" w:hAnsi="Arial" w:cs="Arial"/>
        </w:rPr>
        <w:t>Mahussin</w:t>
      </w:r>
      <w:proofErr w:type="spellEnd"/>
      <w:r w:rsidRPr="00FC4D1A">
        <w:rPr>
          <w:rFonts w:ascii="Arial" w:hAnsi="Arial" w:cs="Arial"/>
        </w:rPr>
        <w:t xml:space="preserve">, N., </w:t>
      </w:r>
      <w:proofErr w:type="spellStart"/>
      <w:r w:rsidRPr="00FC4D1A">
        <w:rPr>
          <w:rFonts w:ascii="Arial" w:hAnsi="Arial" w:cs="Arial"/>
        </w:rPr>
        <w:t>Jaapar</w:t>
      </w:r>
      <w:proofErr w:type="spellEnd"/>
      <w:r w:rsidRPr="00FC4D1A">
        <w:rPr>
          <w:rFonts w:ascii="Arial" w:hAnsi="Arial" w:cs="Arial"/>
        </w:rPr>
        <w:t>, A., &amp; Mustafa, L. (2021). Volatility of Technology and Healthcare Sectors Before and During Covid-19 Pandemic. </w:t>
      </w:r>
      <w:r w:rsidRPr="00FC4D1A">
        <w:rPr>
          <w:rFonts w:ascii="Arial" w:hAnsi="Arial" w:cs="Arial"/>
          <w:i/>
          <w:iCs/>
        </w:rPr>
        <w:t>Malaysian Journal of Science Health &amp; Technology</w:t>
      </w:r>
      <w:r w:rsidRPr="00FC4D1A">
        <w:rPr>
          <w:rFonts w:ascii="Arial" w:hAnsi="Arial" w:cs="Arial"/>
        </w:rPr>
        <w:t>.</w:t>
      </w:r>
    </w:p>
    <w:p w14:paraId="0DF32D84" w14:textId="77777777" w:rsidR="00E41944" w:rsidRDefault="00E41944" w:rsidP="00812DF4">
      <w:pPr>
        <w:spacing w:line="360" w:lineRule="auto"/>
        <w:ind w:left="284" w:hanging="284"/>
        <w:jc w:val="both"/>
        <w:rPr>
          <w:rFonts w:ascii="Arial" w:hAnsi="Arial" w:cs="Arial"/>
        </w:rPr>
      </w:pPr>
    </w:p>
    <w:p w14:paraId="547EE4E0" w14:textId="77777777" w:rsidR="0022532B" w:rsidRDefault="0022532B" w:rsidP="00812DF4">
      <w:pPr>
        <w:spacing w:line="360" w:lineRule="auto"/>
        <w:ind w:left="284" w:hanging="284"/>
        <w:jc w:val="both"/>
        <w:rPr>
          <w:rFonts w:ascii="Arial" w:hAnsi="Arial" w:cs="Arial"/>
        </w:rPr>
      </w:pPr>
      <w:proofErr w:type="spellStart"/>
      <w:r w:rsidRPr="008553DC">
        <w:rPr>
          <w:rFonts w:ascii="Arial" w:hAnsi="Arial" w:cs="Arial"/>
        </w:rPr>
        <w:t>Ottoo</w:t>
      </w:r>
      <w:proofErr w:type="spellEnd"/>
      <w:r w:rsidRPr="008553DC">
        <w:rPr>
          <w:rFonts w:ascii="Arial" w:hAnsi="Arial" w:cs="Arial"/>
        </w:rPr>
        <w:t>, R.E. (2018). Valuation of Corporate Innovation and the Pricing of Risk in the Biopharmaceutical Industry: The Case of Gilead. </w:t>
      </w:r>
      <w:r w:rsidRPr="008553DC">
        <w:rPr>
          <w:rFonts w:ascii="Arial" w:hAnsi="Arial" w:cs="Arial"/>
          <w:i/>
          <w:iCs/>
        </w:rPr>
        <w:t xml:space="preserve">Risk Management </w:t>
      </w:r>
      <w:proofErr w:type="spellStart"/>
      <w:r w:rsidRPr="008553DC">
        <w:rPr>
          <w:rFonts w:ascii="Arial" w:hAnsi="Arial" w:cs="Arial"/>
          <w:i/>
          <w:iCs/>
        </w:rPr>
        <w:t>eJournal</w:t>
      </w:r>
      <w:proofErr w:type="spellEnd"/>
      <w:r w:rsidRPr="008553DC">
        <w:rPr>
          <w:rFonts w:ascii="Arial" w:hAnsi="Arial" w:cs="Arial"/>
        </w:rPr>
        <w:t>.</w:t>
      </w:r>
    </w:p>
    <w:p w14:paraId="4215AC47" w14:textId="77777777" w:rsidR="0022532B" w:rsidRDefault="0022532B" w:rsidP="00812DF4">
      <w:pPr>
        <w:spacing w:line="360" w:lineRule="auto"/>
        <w:ind w:left="284" w:hanging="284"/>
        <w:jc w:val="both"/>
        <w:rPr>
          <w:rFonts w:ascii="Arial" w:hAnsi="Arial" w:cs="Arial"/>
        </w:rPr>
      </w:pPr>
    </w:p>
    <w:p w14:paraId="75E715FA" w14:textId="3D431DDE" w:rsidR="00025B14" w:rsidRDefault="00025B14" w:rsidP="00812DF4">
      <w:pPr>
        <w:spacing w:line="360" w:lineRule="auto"/>
        <w:ind w:left="284" w:hanging="284"/>
        <w:jc w:val="both"/>
        <w:rPr>
          <w:rFonts w:ascii="Arial" w:hAnsi="Arial" w:cs="Arial"/>
        </w:rPr>
      </w:pPr>
      <w:r w:rsidRPr="00751397">
        <w:rPr>
          <w:rFonts w:ascii="Arial" w:hAnsi="Arial" w:cs="Arial"/>
        </w:rPr>
        <w:t xml:space="preserve">Pang, B., Lee, L., &amp; </w:t>
      </w:r>
      <w:proofErr w:type="spellStart"/>
      <w:r w:rsidRPr="00751397">
        <w:rPr>
          <w:rFonts w:ascii="Arial" w:hAnsi="Arial" w:cs="Arial"/>
        </w:rPr>
        <w:t>Vaithyanathan</w:t>
      </w:r>
      <w:proofErr w:type="spellEnd"/>
      <w:r w:rsidRPr="00751397">
        <w:rPr>
          <w:rFonts w:ascii="Arial" w:hAnsi="Arial" w:cs="Arial"/>
        </w:rPr>
        <w:t xml:space="preserve">, S. (2002). Thumbs up? Sentiment Classification using Machine Learning Techniques. </w:t>
      </w:r>
      <w:r w:rsidRPr="00751397">
        <w:rPr>
          <w:rFonts w:ascii="Arial" w:hAnsi="Arial" w:cs="Arial"/>
          <w:i/>
          <w:iCs/>
        </w:rPr>
        <w:t>Proceedings of the Conference on Empirical Methods in Natural Language Processing</w:t>
      </w:r>
      <w:r w:rsidRPr="00751397">
        <w:rPr>
          <w:rFonts w:ascii="Arial" w:hAnsi="Arial" w:cs="Arial"/>
        </w:rPr>
        <w:t>.</w:t>
      </w:r>
    </w:p>
    <w:p w14:paraId="045B6752" w14:textId="77777777" w:rsidR="00CE0160" w:rsidRDefault="00CE0160" w:rsidP="00812DF4">
      <w:pPr>
        <w:spacing w:line="360" w:lineRule="auto"/>
        <w:ind w:left="284" w:hanging="284"/>
        <w:jc w:val="both"/>
        <w:rPr>
          <w:rFonts w:ascii="Arial" w:hAnsi="Arial" w:cs="Arial"/>
        </w:rPr>
      </w:pPr>
    </w:p>
    <w:p w14:paraId="6557592E" w14:textId="77777777" w:rsidR="008E7872" w:rsidRDefault="008E7872" w:rsidP="00812DF4">
      <w:pPr>
        <w:spacing w:line="360" w:lineRule="auto"/>
        <w:ind w:left="284" w:hanging="284"/>
        <w:jc w:val="both"/>
        <w:rPr>
          <w:rFonts w:ascii="Arial" w:hAnsi="Arial" w:cs="Arial"/>
        </w:rPr>
      </w:pPr>
      <w:r w:rsidRPr="00392AB2">
        <w:rPr>
          <w:rFonts w:ascii="Arial" w:hAnsi="Arial" w:cs="Arial"/>
        </w:rPr>
        <w:lastRenderedPageBreak/>
        <w:t>Peng, J., Zhang, J., &amp; Gopal, R. (2022). The good, the bad, and the social media: financial implications of social media reactions to firm-related news. </w:t>
      </w:r>
      <w:r w:rsidRPr="00392AB2">
        <w:rPr>
          <w:rFonts w:ascii="Arial" w:hAnsi="Arial" w:cs="Arial"/>
          <w:i/>
          <w:iCs/>
        </w:rPr>
        <w:t>Journal of Management Information Systems</w:t>
      </w:r>
      <w:r w:rsidRPr="00392AB2">
        <w:rPr>
          <w:rFonts w:ascii="Arial" w:hAnsi="Arial" w:cs="Arial"/>
        </w:rPr>
        <w:t>, </w:t>
      </w:r>
      <w:r w:rsidRPr="00392AB2">
        <w:rPr>
          <w:rFonts w:ascii="Arial" w:hAnsi="Arial" w:cs="Arial"/>
          <w:i/>
          <w:iCs/>
        </w:rPr>
        <w:t>39</w:t>
      </w:r>
      <w:r w:rsidRPr="00392AB2">
        <w:rPr>
          <w:rFonts w:ascii="Arial" w:hAnsi="Arial" w:cs="Arial"/>
        </w:rPr>
        <w:t>(3), 706-732.</w:t>
      </w:r>
    </w:p>
    <w:p w14:paraId="4B505EF2" w14:textId="77777777" w:rsidR="008E7872" w:rsidRDefault="008E7872" w:rsidP="00812DF4">
      <w:pPr>
        <w:spacing w:line="360" w:lineRule="auto"/>
        <w:ind w:left="284" w:hanging="284"/>
        <w:jc w:val="both"/>
        <w:rPr>
          <w:rFonts w:ascii="Arial" w:hAnsi="Arial" w:cs="Arial"/>
        </w:rPr>
      </w:pPr>
    </w:p>
    <w:p w14:paraId="1B9CC988" w14:textId="77777777" w:rsidR="001B3906" w:rsidRDefault="001B3906" w:rsidP="00812DF4">
      <w:pPr>
        <w:spacing w:line="360" w:lineRule="auto"/>
        <w:ind w:left="284" w:hanging="284"/>
        <w:jc w:val="both"/>
        <w:rPr>
          <w:rFonts w:ascii="Arial" w:hAnsi="Arial" w:cs="Arial"/>
        </w:rPr>
      </w:pPr>
      <w:r w:rsidRPr="00293CDC">
        <w:rPr>
          <w:rFonts w:ascii="Arial" w:hAnsi="Arial" w:cs="Arial"/>
        </w:rPr>
        <w:t xml:space="preserve">Qu, Z., &amp; Perron, P. (2013). A Stochastic Volatility Model with Random Level Shifts and its Applications to S&amp;P 500 and NASDAQ Return Indices. Capital Markets: Market Efficiency </w:t>
      </w:r>
      <w:proofErr w:type="spellStart"/>
      <w:r w:rsidRPr="00293CDC">
        <w:rPr>
          <w:rFonts w:ascii="Arial" w:hAnsi="Arial" w:cs="Arial"/>
        </w:rPr>
        <w:t>eJournal</w:t>
      </w:r>
      <w:proofErr w:type="spellEnd"/>
      <w:r w:rsidRPr="00293CDC">
        <w:rPr>
          <w:rFonts w:ascii="Arial" w:hAnsi="Arial" w:cs="Arial"/>
        </w:rPr>
        <w:t>.</w:t>
      </w:r>
    </w:p>
    <w:p w14:paraId="41786EB7" w14:textId="77777777" w:rsidR="00D805FD" w:rsidRPr="00BF63CB" w:rsidRDefault="00D805FD" w:rsidP="00B61DA8">
      <w:pPr>
        <w:spacing w:line="360" w:lineRule="auto"/>
        <w:jc w:val="both"/>
        <w:rPr>
          <w:rFonts w:ascii="Arial" w:hAnsi="Arial" w:cs="Arial"/>
          <w:lang w:val="en-US"/>
        </w:rPr>
      </w:pPr>
    </w:p>
    <w:p w14:paraId="31263E29" w14:textId="77777777" w:rsidR="00B61DA8" w:rsidRDefault="00D805FD" w:rsidP="00BF63CB">
      <w:pPr>
        <w:spacing w:line="360" w:lineRule="auto"/>
        <w:ind w:left="284" w:hanging="284"/>
        <w:jc w:val="both"/>
        <w:rPr>
          <w:rFonts w:ascii="Arial" w:hAnsi="Arial" w:cs="Arial"/>
          <w:color w:val="000000" w:themeColor="text1"/>
        </w:rPr>
      </w:pPr>
      <w:r w:rsidRPr="00BF63CB">
        <w:rPr>
          <w:rFonts w:ascii="Arial" w:hAnsi="Arial" w:cs="Arial"/>
          <w:color w:val="000000" w:themeColor="text1"/>
          <w:shd w:val="clear" w:color="auto" w:fill="FFFFFF"/>
        </w:rPr>
        <w:t>Ren, R., Wu, D., &amp; Liu, T. (2019). Forecasting Stock Market Movement Direction Using Sentiment Analysis and Support Vector Machine. </w:t>
      </w:r>
      <w:r w:rsidRPr="00BF63CB">
        <w:rPr>
          <w:rStyle w:val="Emphasis"/>
          <w:rFonts w:ascii="Arial" w:hAnsi="Arial" w:cs="Arial"/>
          <w:color w:val="000000" w:themeColor="text1"/>
          <w:bdr w:val="single" w:sz="2" w:space="0" w:color="DEE0E3" w:frame="1"/>
          <w:shd w:val="clear" w:color="auto" w:fill="FFFFFF"/>
        </w:rPr>
        <w:t>IEEE Systems Journal</w:t>
      </w:r>
      <w:r w:rsidRPr="00BF63CB">
        <w:rPr>
          <w:rFonts w:ascii="Arial" w:hAnsi="Arial" w:cs="Arial"/>
          <w:color w:val="000000" w:themeColor="text1"/>
          <w:shd w:val="clear" w:color="auto" w:fill="FFFFFF"/>
        </w:rPr>
        <w:t>, 13, 760-770. </w:t>
      </w:r>
      <w:r w:rsidRPr="00BF63CB">
        <w:rPr>
          <w:rFonts w:ascii="Arial" w:hAnsi="Arial" w:cs="Arial"/>
          <w:color w:val="000000" w:themeColor="text1"/>
        </w:rPr>
        <w:t xml:space="preserve"> </w:t>
      </w:r>
    </w:p>
    <w:p w14:paraId="55652AED" w14:textId="77777777" w:rsidR="00B61DA8" w:rsidRDefault="00B61DA8" w:rsidP="00BF63CB">
      <w:pPr>
        <w:spacing w:line="360" w:lineRule="auto"/>
        <w:ind w:left="284" w:hanging="284"/>
        <w:jc w:val="both"/>
        <w:rPr>
          <w:rFonts w:ascii="Arial" w:hAnsi="Arial" w:cs="Arial"/>
          <w:color w:val="000000" w:themeColor="text1"/>
        </w:rPr>
      </w:pPr>
    </w:p>
    <w:p w14:paraId="16717D4A" w14:textId="232B7646" w:rsidR="00BF63CB" w:rsidRDefault="00BF63CB" w:rsidP="00BF63CB">
      <w:pPr>
        <w:spacing w:line="360" w:lineRule="auto"/>
        <w:ind w:left="284" w:hanging="284"/>
        <w:jc w:val="both"/>
        <w:rPr>
          <w:rFonts w:ascii="Arial" w:hAnsi="Arial" w:cs="Arial"/>
        </w:rPr>
      </w:pPr>
      <w:r w:rsidRPr="007C039A">
        <w:rPr>
          <w:rFonts w:ascii="Arial" w:hAnsi="Arial" w:cs="Arial"/>
        </w:rPr>
        <w:t>Renault, T. (2020). Sentiment analysis and machine learning in finance: a comparison of methods and models on one million messages. </w:t>
      </w:r>
      <w:r w:rsidRPr="007C039A">
        <w:rPr>
          <w:rFonts w:ascii="Arial" w:hAnsi="Arial" w:cs="Arial"/>
          <w:i/>
          <w:iCs/>
        </w:rPr>
        <w:t>Digital Finance</w:t>
      </w:r>
      <w:r w:rsidRPr="007C039A">
        <w:rPr>
          <w:rFonts w:ascii="Arial" w:hAnsi="Arial" w:cs="Arial"/>
        </w:rPr>
        <w:t>, </w:t>
      </w:r>
      <w:r w:rsidRPr="007C039A">
        <w:rPr>
          <w:rFonts w:ascii="Arial" w:hAnsi="Arial" w:cs="Arial"/>
          <w:i/>
          <w:iCs/>
        </w:rPr>
        <w:t>2</w:t>
      </w:r>
      <w:r w:rsidRPr="007C039A">
        <w:rPr>
          <w:rFonts w:ascii="Arial" w:hAnsi="Arial" w:cs="Arial"/>
        </w:rPr>
        <w:t>(1-2), 1-13.</w:t>
      </w:r>
    </w:p>
    <w:p w14:paraId="1FBFC95D" w14:textId="77777777" w:rsidR="001B3906" w:rsidRPr="00725426" w:rsidRDefault="001B3906" w:rsidP="00812DF4">
      <w:pPr>
        <w:spacing w:line="360" w:lineRule="auto"/>
        <w:ind w:left="284" w:hanging="284"/>
        <w:jc w:val="both"/>
        <w:rPr>
          <w:rFonts w:ascii="Arial" w:hAnsi="Arial" w:cs="Arial"/>
          <w:lang w:val="en-US"/>
        </w:rPr>
      </w:pPr>
    </w:p>
    <w:p w14:paraId="72D948ED" w14:textId="77777777" w:rsidR="001D2C62" w:rsidRDefault="001D2C62" w:rsidP="00812DF4">
      <w:pPr>
        <w:spacing w:line="360" w:lineRule="auto"/>
        <w:ind w:left="284" w:hanging="284"/>
        <w:jc w:val="both"/>
        <w:rPr>
          <w:rFonts w:ascii="Arial" w:hAnsi="Arial" w:cs="Arial"/>
        </w:rPr>
      </w:pPr>
      <w:proofErr w:type="spellStart"/>
      <w:r w:rsidRPr="00E14338">
        <w:rPr>
          <w:rFonts w:ascii="Arial" w:hAnsi="Arial" w:cs="Arial"/>
        </w:rPr>
        <w:t>Phongmekin</w:t>
      </w:r>
      <w:proofErr w:type="spellEnd"/>
      <w:r w:rsidRPr="00E14338">
        <w:rPr>
          <w:rFonts w:ascii="Arial" w:hAnsi="Arial" w:cs="Arial"/>
        </w:rPr>
        <w:t xml:space="preserve">, A., &amp; </w:t>
      </w:r>
      <w:proofErr w:type="spellStart"/>
      <w:r w:rsidRPr="00E14338">
        <w:rPr>
          <w:rFonts w:ascii="Arial" w:hAnsi="Arial" w:cs="Arial"/>
        </w:rPr>
        <w:t>Jarumaneeroj</w:t>
      </w:r>
      <w:proofErr w:type="spellEnd"/>
      <w:r w:rsidRPr="00E14338">
        <w:rPr>
          <w:rFonts w:ascii="Arial" w:hAnsi="Arial" w:cs="Arial"/>
        </w:rPr>
        <w:t>, P. (2018). Classification Models for Stock's Performance Prediction: A Case Study of Finance Sector in the Stock Exchange of Thailand. </w:t>
      </w:r>
      <w:r w:rsidRPr="00E14338">
        <w:rPr>
          <w:rFonts w:ascii="Arial" w:hAnsi="Arial" w:cs="Arial"/>
          <w:i/>
          <w:iCs/>
        </w:rPr>
        <w:t>2018 International Conference on Engineering, Applied Sciences, and Technology (ICEAST)</w:t>
      </w:r>
      <w:r w:rsidRPr="00E14338">
        <w:rPr>
          <w:rFonts w:ascii="Arial" w:hAnsi="Arial" w:cs="Arial"/>
        </w:rPr>
        <w:t>, 1-4.</w:t>
      </w:r>
    </w:p>
    <w:p w14:paraId="1655C0FC" w14:textId="77777777" w:rsidR="001D2C62" w:rsidRDefault="001D2C62" w:rsidP="00812DF4">
      <w:pPr>
        <w:spacing w:line="360" w:lineRule="auto"/>
        <w:ind w:left="284" w:hanging="284"/>
        <w:jc w:val="both"/>
        <w:rPr>
          <w:rFonts w:ascii="Arial" w:hAnsi="Arial" w:cs="Arial"/>
        </w:rPr>
      </w:pPr>
    </w:p>
    <w:p w14:paraId="378C59A4" w14:textId="46C6BCEB" w:rsidR="001661F7" w:rsidRDefault="001C2B9D" w:rsidP="00812DF4">
      <w:pPr>
        <w:spacing w:line="360" w:lineRule="auto"/>
        <w:ind w:left="284" w:hanging="284"/>
        <w:jc w:val="both"/>
        <w:rPr>
          <w:rFonts w:ascii="Arial" w:hAnsi="Arial" w:cs="Arial"/>
        </w:rPr>
      </w:pPr>
      <w:proofErr w:type="spellStart"/>
      <w:r w:rsidRPr="001C2B9D">
        <w:rPr>
          <w:rFonts w:ascii="Arial" w:hAnsi="Arial" w:cs="Arial"/>
        </w:rPr>
        <w:t>Prokhorenkova</w:t>
      </w:r>
      <w:proofErr w:type="spellEnd"/>
      <w:r w:rsidRPr="001C2B9D">
        <w:rPr>
          <w:rFonts w:ascii="Arial" w:hAnsi="Arial" w:cs="Arial"/>
        </w:rPr>
        <w:t xml:space="preserve">, L., Gusev, G., </w:t>
      </w:r>
      <w:proofErr w:type="spellStart"/>
      <w:r w:rsidRPr="001C2B9D">
        <w:rPr>
          <w:rFonts w:ascii="Arial" w:hAnsi="Arial" w:cs="Arial"/>
        </w:rPr>
        <w:t>Vorobev</w:t>
      </w:r>
      <w:proofErr w:type="spellEnd"/>
      <w:r w:rsidRPr="001C2B9D">
        <w:rPr>
          <w:rFonts w:ascii="Arial" w:hAnsi="Arial" w:cs="Arial"/>
        </w:rPr>
        <w:t xml:space="preserve">, A., </w:t>
      </w:r>
      <w:proofErr w:type="spellStart"/>
      <w:r w:rsidRPr="001C2B9D">
        <w:rPr>
          <w:rFonts w:ascii="Arial" w:hAnsi="Arial" w:cs="Arial"/>
        </w:rPr>
        <w:t>Dorogush</w:t>
      </w:r>
      <w:proofErr w:type="spellEnd"/>
      <w:r w:rsidRPr="001C2B9D">
        <w:rPr>
          <w:rFonts w:ascii="Arial" w:hAnsi="Arial" w:cs="Arial"/>
        </w:rPr>
        <w:t xml:space="preserve">, A. V., &amp; </w:t>
      </w:r>
      <w:proofErr w:type="spellStart"/>
      <w:r w:rsidRPr="001C2B9D">
        <w:rPr>
          <w:rFonts w:ascii="Arial" w:hAnsi="Arial" w:cs="Arial"/>
        </w:rPr>
        <w:t>Gulin</w:t>
      </w:r>
      <w:proofErr w:type="spellEnd"/>
      <w:r w:rsidRPr="001C2B9D">
        <w:rPr>
          <w:rFonts w:ascii="Arial" w:hAnsi="Arial" w:cs="Arial"/>
        </w:rPr>
        <w:t xml:space="preserve">, A. (2018). </w:t>
      </w:r>
      <w:proofErr w:type="spellStart"/>
      <w:r w:rsidRPr="001C2B9D">
        <w:rPr>
          <w:rFonts w:ascii="Arial" w:hAnsi="Arial" w:cs="Arial"/>
        </w:rPr>
        <w:t>CatBoost</w:t>
      </w:r>
      <w:proofErr w:type="spellEnd"/>
      <w:r w:rsidRPr="001C2B9D">
        <w:rPr>
          <w:rFonts w:ascii="Arial" w:hAnsi="Arial" w:cs="Arial"/>
        </w:rPr>
        <w:t>: unbiased boosting with categorical features. </w:t>
      </w:r>
      <w:r w:rsidRPr="001C2B9D">
        <w:rPr>
          <w:rFonts w:ascii="Arial" w:hAnsi="Arial" w:cs="Arial"/>
          <w:i/>
          <w:iCs/>
        </w:rPr>
        <w:t>Advances in neural information processing systems</w:t>
      </w:r>
      <w:r w:rsidRPr="001C2B9D">
        <w:rPr>
          <w:rFonts w:ascii="Arial" w:hAnsi="Arial" w:cs="Arial"/>
        </w:rPr>
        <w:t>, </w:t>
      </w:r>
      <w:r w:rsidRPr="001C2B9D">
        <w:rPr>
          <w:rFonts w:ascii="Arial" w:hAnsi="Arial" w:cs="Arial"/>
          <w:i/>
          <w:iCs/>
        </w:rPr>
        <w:t>31</w:t>
      </w:r>
      <w:r w:rsidRPr="001C2B9D">
        <w:rPr>
          <w:rFonts w:ascii="Arial" w:hAnsi="Arial" w:cs="Arial"/>
        </w:rPr>
        <w:t>.</w:t>
      </w:r>
    </w:p>
    <w:p w14:paraId="48E7D76F" w14:textId="77777777" w:rsidR="001C2B9D" w:rsidRDefault="001C2B9D" w:rsidP="00812DF4">
      <w:pPr>
        <w:spacing w:line="360" w:lineRule="auto"/>
        <w:ind w:left="284" w:hanging="284"/>
        <w:jc w:val="both"/>
        <w:rPr>
          <w:rFonts w:ascii="Arial" w:hAnsi="Arial" w:cs="Arial"/>
        </w:rPr>
      </w:pPr>
    </w:p>
    <w:p w14:paraId="5ECFFC9D" w14:textId="77777777" w:rsidR="00944B17" w:rsidRDefault="00944B17" w:rsidP="00812DF4">
      <w:pPr>
        <w:spacing w:line="360" w:lineRule="auto"/>
        <w:ind w:left="284" w:hanging="284"/>
        <w:jc w:val="both"/>
        <w:rPr>
          <w:rFonts w:ascii="Arial" w:hAnsi="Arial" w:cs="Arial"/>
        </w:rPr>
      </w:pPr>
      <w:r w:rsidRPr="00624452">
        <w:rPr>
          <w:rFonts w:ascii="Arial" w:hAnsi="Arial" w:cs="Arial"/>
        </w:rPr>
        <w:t>Schiraldi, M.M. (2014). Innovations in Pharmaceutical Industry Innovations in the Pharmaceutical Industry Guest Editorial.</w:t>
      </w:r>
    </w:p>
    <w:p w14:paraId="4AF95FF3" w14:textId="77777777" w:rsidR="00DF2DB8" w:rsidRDefault="00DF2DB8" w:rsidP="00812DF4">
      <w:pPr>
        <w:spacing w:line="360" w:lineRule="auto"/>
        <w:ind w:left="284" w:hanging="284"/>
        <w:jc w:val="both"/>
        <w:rPr>
          <w:rFonts w:ascii="Arial" w:hAnsi="Arial" w:cs="Arial"/>
        </w:rPr>
      </w:pPr>
    </w:p>
    <w:p w14:paraId="23CA34EC" w14:textId="4C3F336C" w:rsidR="00DF2DB8" w:rsidRDefault="00DF2DB8" w:rsidP="00812DF4">
      <w:pPr>
        <w:spacing w:line="360" w:lineRule="auto"/>
        <w:ind w:left="284" w:hanging="284"/>
        <w:jc w:val="both"/>
        <w:rPr>
          <w:rFonts w:ascii="Arial" w:hAnsi="Arial" w:cs="Arial"/>
        </w:rPr>
      </w:pPr>
      <w:proofErr w:type="spellStart"/>
      <w:r w:rsidRPr="00DF2DB8">
        <w:rPr>
          <w:rFonts w:ascii="Arial" w:hAnsi="Arial" w:cs="Arial"/>
        </w:rPr>
        <w:t>Schmidhuber</w:t>
      </w:r>
      <w:proofErr w:type="spellEnd"/>
      <w:r w:rsidRPr="00DF2DB8">
        <w:rPr>
          <w:rFonts w:ascii="Arial" w:hAnsi="Arial" w:cs="Arial"/>
        </w:rPr>
        <w:t>, J. (2015). Deep learning in neural networks: An overview. </w:t>
      </w:r>
      <w:r w:rsidRPr="00DF2DB8">
        <w:rPr>
          <w:rFonts w:ascii="Arial" w:hAnsi="Arial" w:cs="Arial"/>
          <w:i/>
          <w:iCs/>
        </w:rPr>
        <w:t>Neural networks</w:t>
      </w:r>
      <w:r w:rsidRPr="00DF2DB8">
        <w:rPr>
          <w:rFonts w:ascii="Arial" w:hAnsi="Arial" w:cs="Arial"/>
        </w:rPr>
        <w:t>, </w:t>
      </w:r>
      <w:r w:rsidRPr="00DF2DB8">
        <w:rPr>
          <w:rFonts w:ascii="Arial" w:hAnsi="Arial" w:cs="Arial"/>
          <w:i/>
          <w:iCs/>
        </w:rPr>
        <w:t>61</w:t>
      </w:r>
      <w:r w:rsidRPr="00DF2DB8">
        <w:rPr>
          <w:rFonts w:ascii="Arial" w:hAnsi="Arial" w:cs="Arial"/>
        </w:rPr>
        <w:t>, 85-117.</w:t>
      </w:r>
    </w:p>
    <w:p w14:paraId="073A9AE4" w14:textId="77777777" w:rsidR="00C943A4" w:rsidRDefault="00C943A4" w:rsidP="00812DF4">
      <w:pPr>
        <w:spacing w:line="360" w:lineRule="auto"/>
        <w:ind w:left="284" w:hanging="284"/>
        <w:jc w:val="both"/>
        <w:rPr>
          <w:rFonts w:ascii="Arial" w:hAnsi="Arial" w:cs="Arial"/>
        </w:rPr>
      </w:pPr>
    </w:p>
    <w:p w14:paraId="6E877CEA" w14:textId="6AFFED37" w:rsidR="00944B17" w:rsidRDefault="00C943A4" w:rsidP="00812DF4">
      <w:pPr>
        <w:spacing w:line="360" w:lineRule="auto"/>
        <w:ind w:left="284" w:hanging="284"/>
        <w:jc w:val="both"/>
        <w:rPr>
          <w:rFonts w:ascii="Arial" w:hAnsi="Arial" w:cs="Arial"/>
          <w:i/>
          <w:iCs/>
        </w:rPr>
      </w:pPr>
      <w:r w:rsidRPr="00C943A4">
        <w:rPr>
          <w:rFonts w:ascii="Arial" w:hAnsi="Arial" w:cs="Arial"/>
        </w:rPr>
        <w:t xml:space="preserve">Shi, Y., &amp; Ho, K. (2020). News sentiment and states of stock return volatility: Evidence from long memory and discrete choice models. </w:t>
      </w:r>
      <w:r w:rsidRPr="00C943A4">
        <w:rPr>
          <w:rFonts w:ascii="Arial" w:hAnsi="Arial" w:cs="Arial"/>
          <w:i/>
          <w:iCs/>
        </w:rPr>
        <w:t>Finance Research Letters.</w:t>
      </w:r>
    </w:p>
    <w:p w14:paraId="002AB904" w14:textId="77777777" w:rsidR="005315DA" w:rsidRDefault="005315DA" w:rsidP="00812DF4">
      <w:pPr>
        <w:spacing w:line="360" w:lineRule="auto"/>
        <w:ind w:left="284" w:hanging="284"/>
        <w:jc w:val="both"/>
        <w:rPr>
          <w:rFonts w:ascii="Arial" w:hAnsi="Arial" w:cs="Arial"/>
        </w:rPr>
      </w:pPr>
    </w:p>
    <w:p w14:paraId="18E9761B" w14:textId="1C3BBFBA" w:rsidR="005315DA" w:rsidRPr="005315DA" w:rsidRDefault="005315DA" w:rsidP="00812DF4">
      <w:pPr>
        <w:spacing w:line="360" w:lineRule="auto"/>
        <w:ind w:left="284" w:hanging="284"/>
        <w:jc w:val="both"/>
        <w:rPr>
          <w:rFonts w:ascii="Arial" w:hAnsi="Arial" w:cs="Arial"/>
        </w:rPr>
      </w:pPr>
      <w:r w:rsidRPr="005315DA">
        <w:rPr>
          <w:rFonts w:ascii="Arial" w:hAnsi="Arial" w:cs="Arial"/>
        </w:rPr>
        <w:lastRenderedPageBreak/>
        <w:t>Shi, Y., &amp; Ho, K. Y. (2021). News sentiment and states of stock return volatility: Evidence from long memory and discrete choice models. </w:t>
      </w:r>
      <w:r w:rsidRPr="005315DA">
        <w:rPr>
          <w:rFonts w:ascii="Arial" w:hAnsi="Arial" w:cs="Arial"/>
          <w:i/>
          <w:iCs/>
        </w:rPr>
        <w:t>Finance Research Letters</w:t>
      </w:r>
      <w:r w:rsidRPr="005315DA">
        <w:rPr>
          <w:rFonts w:ascii="Arial" w:hAnsi="Arial" w:cs="Arial"/>
        </w:rPr>
        <w:t>, </w:t>
      </w:r>
      <w:r w:rsidRPr="005315DA">
        <w:rPr>
          <w:rFonts w:ascii="Arial" w:hAnsi="Arial" w:cs="Arial"/>
          <w:i/>
          <w:iCs/>
        </w:rPr>
        <w:t>38</w:t>
      </w:r>
      <w:r w:rsidRPr="005315DA">
        <w:rPr>
          <w:rFonts w:ascii="Arial" w:hAnsi="Arial" w:cs="Arial"/>
        </w:rPr>
        <w:t>, 101446.</w:t>
      </w:r>
    </w:p>
    <w:p w14:paraId="1BE40511" w14:textId="77777777" w:rsidR="00C943A4" w:rsidRDefault="00C943A4" w:rsidP="00812DF4">
      <w:pPr>
        <w:spacing w:line="360" w:lineRule="auto"/>
        <w:ind w:left="284" w:hanging="284"/>
        <w:jc w:val="both"/>
        <w:rPr>
          <w:rFonts w:ascii="Arial" w:hAnsi="Arial" w:cs="Arial"/>
        </w:rPr>
      </w:pPr>
    </w:p>
    <w:p w14:paraId="4A1A6E27" w14:textId="77777777" w:rsidR="004C0037" w:rsidRDefault="004C0037" w:rsidP="00812DF4">
      <w:pPr>
        <w:spacing w:line="360" w:lineRule="auto"/>
        <w:ind w:left="284" w:hanging="284"/>
        <w:jc w:val="both"/>
        <w:rPr>
          <w:rFonts w:ascii="Arial" w:hAnsi="Arial" w:cs="Arial"/>
        </w:rPr>
      </w:pPr>
      <w:r w:rsidRPr="003E2FB2">
        <w:rPr>
          <w:rFonts w:ascii="Arial" w:hAnsi="Arial" w:cs="Arial"/>
        </w:rPr>
        <w:t xml:space="preserve">Snoek, J., Larochelle, H., &amp; Adams, R. P. (2012). Practical </w:t>
      </w:r>
      <w:proofErr w:type="spellStart"/>
      <w:r w:rsidRPr="003E2FB2">
        <w:rPr>
          <w:rFonts w:ascii="Arial" w:hAnsi="Arial" w:cs="Arial"/>
        </w:rPr>
        <w:t>bayesian</w:t>
      </w:r>
      <w:proofErr w:type="spellEnd"/>
      <w:r w:rsidRPr="003E2FB2">
        <w:rPr>
          <w:rFonts w:ascii="Arial" w:hAnsi="Arial" w:cs="Arial"/>
        </w:rPr>
        <w:t xml:space="preserve"> optimization of machine learning algorithms. </w:t>
      </w:r>
      <w:r w:rsidRPr="003E2FB2">
        <w:rPr>
          <w:rFonts w:ascii="Arial" w:hAnsi="Arial" w:cs="Arial"/>
          <w:i/>
          <w:iCs/>
        </w:rPr>
        <w:t>Advances in neural information processing systems</w:t>
      </w:r>
      <w:r w:rsidRPr="003E2FB2">
        <w:rPr>
          <w:rFonts w:ascii="Arial" w:hAnsi="Arial" w:cs="Arial"/>
        </w:rPr>
        <w:t>, </w:t>
      </w:r>
      <w:r w:rsidRPr="003E2FB2">
        <w:rPr>
          <w:rFonts w:ascii="Arial" w:hAnsi="Arial" w:cs="Arial"/>
          <w:i/>
          <w:iCs/>
        </w:rPr>
        <w:t>25</w:t>
      </w:r>
      <w:r w:rsidRPr="003E2FB2">
        <w:rPr>
          <w:rFonts w:ascii="Arial" w:hAnsi="Arial" w:cs="Arial"/>
        </w:rPr>
        <w:t>.</w:t>
      </w:r>
    </w:p>
    <w:p w14:paraId="682E0FA0" w14:textId="77777777" w:rsidR="004C0037" w:rsidRDefault="004C0037" w:rsidP="00812DF4">
      <w:pPr>
        <w:spacing w:line="360" w:lineRule="auto"/>
        <w:ind w:left="284" w:hanging="284"/>
        <w:jc w:val="both"/>
        <w:rPr>
          <w:rFonts w:ascii="Arial" w:hAnsi="Arial" w:cs="Arial"/>
        </w:rPr>
      </w:pPr>
    </w:p>
    <w:p w14:paraId="405D90B3" w14:textId="77777777" w:rsidR="00690250" w:rsidRDefault="00690250" w:rsidP="00812DF4">
      <w:pPr>
        <w:spacing w:line="360" w:lineRule="auto"/>
        <w:ind w:left="284" w:hanging="284"/>
        <w:jc w:val="both"/>
        <w:rPr>
          <w:rFonts w:ascii="Arial" w:hAnsi="Arial" w:cs="Arial"/>
        </w:rPr>
      </w:pPr>
      <w:r w:rsidRPr="00906E7C">
        <w:rPr>
          <w:rFonts w:ascii="Arial" w:hAnsi="Arial" w:cs="Arial"/>
        </w:rPr>
        <w:t xml:space="preserve">Sousa, M. G., </w:t>
      </w:r>
      <w:proofErr w:type="spellStart"/>
      <w:r w:rsidRPr="00906E7C">
        <w:rPr>
          <w:rFonts w:ascii="Arial" w:hAnsi="Arial" w:cs="Arial"/>
        </w:rPr>
        <w:t>Sakiyama</w:t>
      </w:r>
      <w:proofErr w:type="spellEnd"/>
      <w:r w:rsidRPr="00906E7C">
        <w:rPr>
          <w:rFonts w:ascii="Arial" w:hAnsi="Arial" w:cs="Arial"/>
        </w:rPr>
        <w:t xml:space="preserve">, K., de Souza Rodrigues, L., </w:t>
      </w:r>
      <w:proofErr w:type="spellStart"/>
      <w:r w:rsidRPr="00906E7C">
        <w:rPr>
          <w:rFonts w:ascii="Arial" w:hAnsi="Arial" w:cs="Arial"/>
        </w:rPr>
        <w:t>Moraes</w:t>
      </w:r>
      <w:proofErr w:type="spellEnd"/>
      <w:r w:rsidRPr="00906E7C">
        <w:rPr>
          <w:rFonts w:ascii="Arial" w:hAnsi="Arial" w:cs="Arial"/>
        </w:rPr>
        <w:t>, P. H., Fernandes, E. R., &amp; Matsubara, E. T. (2019, November). BERT for stock market sentiment analysis. In 2019 IEEE 31st international conference on tools with artificial intelligence (ICTAI) (pp. 1597-1601). IEEE.</w:t>
      </w:r>
    </w:p>
    <w:p w14:paraId="590C1A66" w14:textId="77777777" w:rsidR="00690250" w:rsidRDefault="00690250" w:rsidP="00812DF4">
      <w:pPr>
        <w:spacing w:line="360" w:lineRule="auto"/>
        <w:ind w:left="284" w:hanging="284"/>
        <w:jc w:val="both"/>
        <w:rPr>
          <w:rFonts w:ascii="Arial" w:hAnsi="Arial" w:cs="Arial"/>
        </w:rPr>
      </w:pPr>
    </w:p>
    <w:p w14:paraId="4345E79D" w14:textId="310E507F" w:rsidR="002017C2" w:rsidRDefault="009152B4" w:rsidP="00812DF4">
      <w:pPr>
        <w:spacing w:line="360" w:lineRule="auto"/>
        <w:ind w:left="284" w:hanging="284"/>
        <w:jc w:val="both"/>
        <w:rPr>
          <w:rFonts w:ascii="Arial" w:hAnsi="Arial" w:cs="Arial"/>
        </w:rPr>
      </w:pPr>
      <w:proofErr w:type="spellStart"/>
      <w:r w:rsidRPr="009152B4">
        <w:rPr>
          <w:rFonts w:ascii="Arial" w:hAnsi="Arial" w:cs="Arial"/>
        </w:rPr>
        <w:t>Tetlock</w:t>
      </w:r>
      <w:proofErr w:type="spellEnd"/>
      <w:r w:rsidRPr="009152B4">
        <w:rPr>
          <w:rFonts w:ascii="Arial" w:hAnsi="Arial" w:cs="Arial"/>
        </w:rPr>
        <w:t xml:space="preserve">, P. C. (2007). Giving content to investor sentiment: The role of media in the stock market. </w:t>
      </w:r>
      <w:r w:rsidRPr="009152B4">
        <w:rPr>
          <w:rFonts w:ascii="Arial" w:hAnsi="Arial" w:cs="Arial"/>
          <w:i/>
          <w:iCs/>
        </w:rPr>
        <w:t>The Journal of finance, 62</w:t>
      </w:r>
      <w:r w:rsidRPr="009152B4">
        <w:rPr>
          <w:rFonts w:ascii="Arial" w:hAnsi="Arial" w:cs="Arial"/>
        </w:rPr>
        <w:t>(3), 1139-1168.</w:t>
      </w:r>
    </w:p>
    <w:p w14:paraId="43288428" w14:textId="77777777" w:rsidR="00906E7C" w:rsidRDefault="00906E7C" w:rsidP="00812DF4">
      <w:pPr>
        <w:spacing w:line="360" w:lineRule="auto"/>
        <w:ind w:left="284" w:hanging="284"/>
        <w:jc w:val="both"/>
        <w:rPr>
          <w:rFonts w:ascii="Arial" w:hAnsi="Arial" w:cs="Arial"/>
        </w:rPr>
      </w:pPr>
    </w:p>
    <w:p w14:paraId="64BDB4EE" w14:textId="4F144512" w:rsidR="00555499" w:rsidRDefault="00555499" w:rsidP="00812DF4">
      <w:pPr>
        <w:spacing w:line="360" w:lineRule="auto"/>
        <w:ind w:left="284" w:hanging="284"/>
        <w:jc w:val="both"/>
        <w:rPr>
          <w:rFonts w:ascii="Arial" w:hAnsi="Arial" w:cs="Arial"/>
        </w:rPr>
      </w:pPr>
      <w:r w:rsidRPr="00555499">
        <w:rPr>
          <w:rFonts w:ascii="Arial" w:hAnsi="Arial" w:cs="Arial"/>
        </w:rPr>
        <w:t xml:space="preserve">UK Government. (2020, September 16). Data Ethics Framework. GOV.UK. </w:t>
      </w:r>
      <w:hyperlink r:id="rId36" w:history="1">
        <w:r w:rsidRPr="008E7861">
          <w:rPr>
            <w:rStyle w:val="Hyperlink"/>
            <w:rFonts w:ascii="Arial" w:hAnsi="Arial" w:cs="Arial"/>
          </w:rPr>
          <w:t>https://www.gov.uk/government/publications/data-ethics-framework/data-ethics-framework-2020</w:t>
        </w:r>
      </w:hyperlink>
      <w:r>
        <w:rPr>
          <w:rFonts w:ascii="Arial" w:hAnsi="Arial" w:cs="Arial"/>
        </w:rPr>
        <w:t xml:space="preserve"> </w:t>
      </w:r>
    </w:p>
    <w:p w14:paraId="2F0DB73D" w14:textId="77777777" w:rsidR="00421B71" w:rsidRDefault="00421B71" w:rsidP="00812DF4">
      <w:pPr>
        <w:spacing w:line="360" w:lineRule="auto"/>
        <w:ind w:left="284" w:hanging="284"/>
        <w:jc w:val="both"/>
        <w:rPr>
          <w:rFonts w:ascii="Arial" w:hAnsi="Arial" w:cs="Arial"/>
        </w:rPr>
      </w:pPr>
    </w:p>
    <w:p w14:paraId="4EDD5AD9" w14:textId="70E0E5F6" w:rsidR="00421B71" w:rsidRDefault="00421B71" w:rsidP="00812DF4">
      <w:pPr>
        <w:spacing w:line="360" w:lineRule="auto"/>
        <w:ind w:left="284" w:hanging="284"/>
        <w:jc w:val="both"/>
        <w:rPr>
          <w:rFonts w:ascii="Arial" w:hAnsi="Arial" w:cs="Arial"/>
        </w:rPr>
      </w:pPr>
      <w:r w:rsidRPr="00421B71">
        <w:rPr>
          <w:rFonts w:ascii="Arial" w:hAnsi="Arial" w:cs="Arial"/>
        </w:rPr>
        <w:t xml:space="preserve">UK Research and Innovation (UKRI). (n.d.). Responsible innovation. Good research resource hub. Retrieved August 27, 2023, from </w:t>
      </w:r>
      <w:hyperlink r:id="rId37" w:history="1">
        <w:r w:rsidRPr="008E7861">
          <w:rPr>
            <w:rStyle w:val="Hyperlink"/>
            <w:rFonts w:ascii="Arial" w:hAnsi="Arial" w:cs="Arial"/>
          </w:rPr>
          <w:t>https://www.ukri.org/manage-your-award/good-research-resource-hub/responsible-innovation/</w:t>
        </w:r>
      </w:hyperlink>
    </w:p>
    <w:p w14:paraId="3C4CC127" w14:textId="77777777" w:rsidR="00421B71" w:rsidRDefault="00421B71" w:rsidP="00812DF4">
      <w:pPr>
        <w:spacing w:line="360" w:lineRule="auto"/>
        <w:ind w:left="284" w:hanging="284"/>
        <w:jc w:val="both"/>
        <w:rPr>
          <w:rFonts w:ascii="Arial" w:hAnsi="Arial" w:cs="Arial"/>
        </w:rPr>
      </w:pPr>
    </w:p>
    <w:p w14:paraId="39D48AF8" w14:textId="77777777" w:rsidR="00AF7AD2" w:rsidRDefault="00F34C1E" w:rsidP="00AF7AD2">
      <w:pPr>
        <w:spacing w:line="360" w:lineRule="auto"/>
        <w:ind w:left="284" w:hanging="284"/>
        <w:jc w:val="both"/>
        <w:rPr>
          <w:rFonts w:ascii="Arial" w:hAnsi="Arial" w:cs="Arial"/>
        </w:rPr>
      </w:pPr>
      <w:r w:rsidRPr="00F34C1E">
        <w:rPr>
          <w:rFonts w:ascii="Arial" w:hAnsi="Arial" w:cs="Arial"/>
        </w:rPr>
        <w:t>Valle-Cruz, D., Fernandez-Cortez, V., López-Chau, A., &amp; Sandoval-</w:t>
      </w:r>
      <w:proofErr w:type="spellStart"/>
      <w:r w:rsidRPr="00F34C1E">
        <w:rPr>
          <w:rFonts w:ascii="Arial" w:hAnsi="Arial" w:cs="Arial"/>
        </w:rPr>
        <w:t>Almazán</w:t>
      </w:r>
      <w:proofErr w:type="spellEnd"/>
      <w:r w:rsidRPr="00F34C1E">
        <w:rPr>
          <w:rFonts w:ascii="Arial" w:hAnsi="Arial" w:cs="Arial"/>
        </w:rPr>
        <w:t>, R. (2022). Does twitter affect stock market decisions? financial sentiment analysis during pandemics: A comparative study of the h1n1 and the covid-19 periods. </w:t>
      </w:r>
      <w:r w:rsidRPr="00F34C1E">
        <w:rPr>
          <w:rFonts w:ascii="Arial" w:hAnsi="Arial" w:cs="Arial"/>
          <w:i/>
          <w:iCs/>
        </w:rPr>
        <w:t>Cognitive computation</w:t>
      </w:r>
      <w:r w:rsidRPr="00F34C1E">
        <w:rPr>
          <w:rFonts w:ascii="Arial" w:hAnsi="Arial" w:cs="Arial"/>
        </w:rPr>
        <w:t>, 1-16.</w:t>
      </w:r>
    </w:p>
    <w:p w14:paraId="2DB3147A" w14:textId="77777777" w:rsidR="00AF7AD2" w:rsidRDefault="00AF7AD2" w:rsidP="00AF7AD2">
      <w:pPr>
        <w:spacing w:line="360" w:lineRule="auto"/>
        <w:ind w:left="284" w:hanging="284"/>
        <w:jc w:val="both"/>
        <w:rPr>
          <w:rFonts w:ascii="Arial" w:hAnsi="Arial" w:cs="Arial"/>
        </w:rPr>
      </w:pPr>
    </w:p>
    <w:p w14:paraId="43A86588" w14:textId="29E412D4" w:rsidR="0071701E" w:rsidRDefault="00AF7AD2" w:rsidP="00AF7AD2">
      <w:pPr>
        <w:spacing w:line="360" w:lineRule="auto"/>
        <w:ind w:left="284" w:hanging="284"/>
        <w:jc w:val="both"/>
        <w:rPr>
          <w:rFonts w:ascii="Arial" w:hAnsi="Arial" w:cs="Arial"/>
        </w:rPr>
      </w:pPr>
      <w:proofErr w:type="spellStart"/>
      <w:r w:rsidRPr="00AF7AD2">
        <w:rPr>
          <w:rFonts w:ascii="Arial" w:hAnsi="Arial" w:cs="Arial"/>
        </w:rPr>
        <w:t>Wankhade</w:t>
      </w:r>
      <w:proofErr w:type="spellEnd"/>
      <w:r w:rsidRPr="00AF7AD2">
        <w:rPr>
          <w:rFonts w:ascii="Arial" w:hAnsi="Arial" w:cs="Arial"/>
        </w:rPr>
        <w:t>, M., Rao, A. C. S., &amp; Kulkarni, C. (2022). A survey on sentiment analysis methods, applications, and challenges. </w:t>
      </w:r>
      <w:r w:rsidRPr="00AF7AD2">
        <w:rPr>
          <w:rFonts w:ascii="Arial" w:hAnsi="Arial" w:cs="Arial"/>
          <w:i/>
          <w:iCs/>
        </w:rPr>
        <w:t>Artificial Intelligence Review</w:t>
      </w:r>
      <w:r w:rsidRPr="00AF7AD2">
        <w:rPr>
          <w:rFonts w:ascii="Arial" w:hAnsi="Arial" w:cs="Arial"/>
        </w:rPr>
        <w:t>, </w:t>
      </w:r>
      <w:r w:rsidRPr="00AF7AD2">
        <w:rPr>
          <w:rFonts w:ascii="Arial" w:hAnsi="Arial" w:cs="Arial"/>
          <w:i/>
          <w:iCs/>
        </w:rPr>
        <w:t>55</w:t>
      </w:r>
      <w:r w:rsidRPr="00AF7AD2">
        <w:rPr>
          <w:rFonts w:ascii="Arial" w:hAnsi="Arial" w:cs="Arial"/>
        </w:rPr>
        <w:t>(7), 5731-5780.</w:t>
      </w:r>
    </w:p>
    <w:p w14:paraId="605C95C9" w14:textId="77777777" w:rsidR="00511764" w:rsidRDefault="00511764" w:rsidP="00AF7AD2">
      <w:pPr>
        <w:spacing w:line="360" w:lineRule="auto"/>
        <w:ind w:left="284" w:hanging="284"/>
        <w:jc w:val="both"/>
        <w:rPr>
          <w:rFonts w:ascii="Arial" w:hAnsi="Arial" w:cs="Arial"/>
        </w:rPr>
      </w:pPr>
    </w:p>
    <w:p w14:paraId="0B9618B4" w14:textId="512DF137" w:rsidR="00511764" w:rsidRPr="00EF78A3" w:rsidRDefault="00511764" w:rsidP="00AF7AD2">
      <w:pPr>
        <w:spacing w:line="360" w:lineRule="auto"/>
        <w:ind w:left="284" w:hanging="284"/>
        <w:jc w:val="both"/>
        <w:rPr>
          <w:rFonts w:ascii="Arial" w:hAnsi="Arial" w:cs="Arial"/>
          <w:lang w:val="en-US"/>
        </w:rPr>
      </w:pPr>
      <w:r w:rsidRPr="00511764">
        <w:rPr>
          <w:rFonts w:ascii="Arial" w:hAnsi="Arial" w:cs="Arial"/>
        </w:rPr>
        <w:lastRenderedPageBreak/>
        <w:t xml:space="preserve">Yeo, J. S. W. (2021). Predicting stock market index with gradient boosting machine ensemble, </w:t>
      </w:r>
      <w:proofErr w:type="spellStart"/>
      <w:r w:rsidRPr="00511764">
        <w:rPr>
          <w:rFonts w:ascii="Arial" w:hAnsi="Arial" w:cs="Arial"/>
        </w:rPr>
        <w:t>bayesian</w:t>
      </w:r>
      <w:proofErr w:type="spellEnd"/>
      <w:r w:rsidRPr="00511764">
        <w:rPr>
          <w:rFonts w:ascii="Arial" w:hAnsi="Arial" w:cs="Arial"/>
        </w:rPr>
        <w:t xml:space="preserve"> optimization, temporal consistency analysis, market sentiment analysis, game theory and novel holdout method.</w:t>
      </w:r>
    </w:p>
    <w:p w14:paraId="143DCD91" w14:textId="77777777" w:rsidR="00AF7AD2" w:rsidRPr="00621C11" w:rsidRDefault="00AF7AD2" w:rsidP="00AF7AD2">
      <w:pPr>
        <w:spacing w:line="360" w:lineRule="auto"/>
        <w:ind w:left="284" w:hanging="284"/>
        <w:jc w:val="both"/>
        <w:rPr>
          <w:rFonts w:ascii="Arial" w:hAnsi="Arial" w:cs="Arial"/>
          <w:lang w:val="en-US"/>
        </w:rPr>
      </w:pPr>
    </w:p>
    <w:p w14:paraId="0EFCE03E" w14:textId="6F0FF00D" w:rsidR="00D15A7B" w:rsidRDefault="00720E98" w:rsidP="00812DF4">
      <w:pPr>
        <w:spacing w:line="360" w:lineRule="auto"/>
        <w:ind w:left="284" w:hanging="284"/>
        <w:jc w:val="both"/>
        <w:rPr>
          <w:rFonts w:ascii="Arial" w:hAnsi="Arial" w:cs="Arial"/>
        </w:rPr>
      </w:pPr>
      <w:r w:rsidRPr="00720E98">
        <w:rPr>
          <w:rFonts w:ascii="Arial" w:hAnsi="Arial" w:cs="Arial"/>
        </w:rPr>
        <w:t xml:space="preserve">Yousaf, I., Youssef, M., &amp; Goodell, J. W. (2022). Quantile connectedness between sentiment and financial markets: Evidence from the S&amp;P 500 twitter sentiment index. </w:t>
      </w:r>
      <w:r w:rsidRPr="00720E98">
        <w:rPr>
          <w:rFonts w:ascii="Arial" w:hAnsi="Arial" w:cs="Arial"/>
          <w:i/>
          <w:iCs/>
        </w:rPr>
        <w:t>International Review of Financial Analysis, 83</w:t>
      </w:r>
      <w:r w:rsidRPr="00720E98">
        <w:rPr>
          <w:rFonts w:ascii="Arial" w:hAnsi="Arial" w:cs="Arial"/>
        </w:rPr>
        <w:t>, 102322.</w:t>
      </w:r>
    </w:p>
    <w:p w14:paraId="51790CF8" w14:textId="77777777" w:rsidR="00D15A7B" w:rsidRDefault="00D15A7B">
      <w:pPr>
        <w:rPr>
          <w:rFonts w:ascii="Arial" w:hAnsi="Arial" w:cs="Arial"/>
        </w:rPr>
      </w:pPr>
      <w:r>
        <w:rPr>
          <w:rFonts w:ascii="Arial" w:hAnsi="Arial" w:cs="Arial"/>
        </w:rPr>
        <w:br w:type="page"/>
      </w:r>
    </w:p>
    <w:p w14:paraId="1DB2525E" w14:textId="118B9EE6" w:rsidR="001D2AFA" w:rsidRPr="001D2AFA" w:rsidRDefault="000103EF" w:rsidP="00617832">
      <w:pPr>
        <w:pStyle w:val="Heading1"/>
        <w:sectPr w:rsidR="001D2AFA" w:rsidRPr="001D2AFA" w:rsidSect="001211EA">
          <w:footerReference w:type="even" r:id="rId38"/>
          <w:footerReference w:type="default" r:id="rId39"/>
          <w:type w:val="continuous"/>
          <w:pgSz w:w="11906" w:h="16838"/>
          <w:pgMar w:top="1440" w:right="1440" w:bottom="1440" w:left="1440" w:header="708" w:footer="708" w:gutter="0"/>
          <w:cols w:space="708"/>
          <w:docGrid w:linePitch="360"/>
        </w:sectPr>
      </w:pPr>
      <w:bookmarkStart w:id="227" w:name="_Toc144459428"/>
      <w:r>
        <w:lastRenderedPageBreak/>
        <w:t xml:space="preserve">15. </w:t>
      </w:r>
      <w:r w:rsidR="001D2AFA">
        <w:t>A</w:t>
      </w:r>
      <w:r w:rsidR="001D2AFA" w:rsidRPr="001D2AFA">
        <w:t>ppendix</w:t>
      </w:r>
      <w:bookmarkEnd w:id="227"/>
    </w:p>
    <w:p w14:paraId="22981DBD" w14:textId="6A81CA6E" w:rsidR="00617832" w:rsidRPr="00617832" w:rsidRDefault="00617832" w:rsidP="00590585">
      <w:pPr>
        <w:spacing w:line="360" w:lineRule="auto"/>
        <w:rPr>
          <w:rFonts w:ascii="Arial" w:hAnsi="Arial" w:cs="Arial"/>
          <w:b/>
          <w:bCs/>
          <w:sz w:val="22"/>
          <w:szCs w:val="22"/>
        </w:rPr>
        <w:sectPr w:rsidR="00617832" w:rsidRPr="00617832" w:rsidSect="00617832">
          <w:type w:val="continuous"/>
          <w:pgSz w:w="11906" w:h="16838"/>
          <w:pgMar w:top="1440" w:right="1440" w:bottom="1440" w:left="1440" w:header="708" w:footer="708" w:gutter="0"/>
          <w:cols w:space="261"/>
          <w:docGrid w:linePitch="360"/>
        </w:sectPr>
      </w:pPr>
      <w:bookmarkStart w:id="228" w:name="_Toc144459525"/>
      <w:r w:rsidRPr="00617832">
        <w:rPr>
          <w:sz w:val="22"/>
          <w:szCs w:val="22"/>
        </w:rPr>
        <w:t xml:space="preserve">Table </w:t>
      </w:r>
      <w:r w:rsidRPr="00617832">
        <w:rPr>
          <w:sz w:val="22"/>
          <w:szCs w:val="22"/>
        </w:rPr>
        <w:fldChar w:fldCharType="begin"/>
      </w:r>
      <w:r w:rsidRPr="00617832">
        <w:rPr>
          <w:sz w:val="22"/>
          <w:szCs w:val="22"/>
        </w:rPr>
        <w:instrText xml:space="preserve"> SEQ Table \* ARABIC </w:instrText>
      </w:r>
      <w:r w:rsidRPr="00617832">
        <w:rPr>
          <w:sz w:val="22"/>
          <w:szCs w:val="22"/>
        </w:rPr>
        <w:fldChar w:fldCharType="separate"/>
      </w:r>
      <w:r w:rsidR="00450A0E">
        <w:rPr>
          <w:noProof/>
          <w:sz w:val="22"/>
          <w:szCs w:val="22"/>
        </w:rPr>
        <w:t>5</w:t>
      </w:r>
      <w:r w:rsidRPr="00617832">
        <w:rPr>
          <w:sz w:val="22"/>
          <w:szCs w:val="22"/>
        </w:rPr>
        <w:fldChar w:fldCharType="end"/>
      </w:r>
      <w:r w:rsidRPr="00617832">
        <w:rPr>
          <w:sz w:val="22"/>
          <w:szCs w:val="22"/>
        </w:rPr>
        <w:t xml:space="preserve"> Companies with Their Tickers</w:t>
      </w:r>
      <w:bookmarkEnd w:id="228"/>
    </w:p>
    <w:tbl>
      <w:tblPr>
        <w:tblW w:w="0" w:type="auto"/>
        <w:tblCellMar>
          <w:left w:w="0" w:type="dxa"/>
          <w:right w:w="0" w:type="dxa"/>
        </w:tblCellMar>
        <w:tblLook w:val="04A0" w:firstRow="1" w:lastRow="0" w:firstColumn="1" w:lastColumn="0" w:noHBand="0" w:noVBand="1"/>
      </w:tblPr>
      <w:tblGrid>
        <w:gridCol w:w="2023"/>
        <w:gridCol w:w="811"/>
      </w:tblGrid>
      <w:tr w:rsidR="00EE25D2" w:rsidRPr="00590585" w14:paraId="46997890" w14:textId="77777777" w:rsidTr="00590585">
        <w:trPr>
          <w:trHeight w:val="165"/>
        </w:trPr>
        <w:tc>
          <w:tcPr>
            <w:tcW w:w="2023" w:type="dxa"/>
            <w:tcBorders>
              <w:top w:val="single" w:sz="4" w:space="0" w:color="auto"/>
              <w:bottom w:val="single" w:sz="4" w:space="0" w:color="auto"/>
            </w:tcBorders>
            <w:shd w:val="clear" w:color="auto" w:fill="auto"/>
            <w:tcMar>
              <w:top w:w="60" w:type="dxa"/>
              <w:left w:w="60" w:type="dxa"/>
              <w:bottom w:w="60" w:type="dxa"/>
              <w:right w:w="60" w:type="dxa"/>
            </w:tcMar>
            <w:hideMark/>
          </w:tcPr>
          <w:p w14:paraId="04398AD1" w14:textId="77777777" w:rsidR="00F176B0" w:rsidRPr="00590585" w:rsidRDefault="00F176B0" w:rsidP="00590585">
            <w:pPr>
              <w:spacing w:line="360" w:lineRule="auto"/>
              <w:rPr>
                <w:rFonts w:ascii="Arial" w:hAnsi="Arial" w:cs="Arial"/>
                <w:sz w:val="18"/>
                <w:szCs w:val="18"/>
              </w:rPr>
            </w:pPr>
            <w:commentRangeStart w:id="229"/>
            <w:commentRangeStart w:id="230"/>
            <w:r w:rsidRPr="00590585">
              <w:rPr>
                <w:rFonts w:ascii="Arial" w:hAnsi="Arial" w:cs="Arial"/>
                <w:b/>
                <w:bCs/>
                <w:sz w:val="18"/>
                <w:szCs w:val="18"/>
              </w:rPr>
              <w:t>Company</w:t>
            </w:r>
            <w:commentRangeEnd w:id="229"/>
            <w:r w:rsidR="006959F1" w:rsidRPr="00590585">
              <w:rPr>
                <w:rStyle w:val="CommentReference"/>
                <w:sz w:val="18"/>
                <w:szCs w:val="18"/>
              </w:rPr>
              <w:commentReference w:id="229"/>
            </w:r>
            <w:commentRangeEnd w:id="230"/>
            <w:r w:rsidR="000A3A72">
              <w:rPr>
                <w:rStyle w:val="CommentReference"/>
              </w:rPr>
              <w:commentReference w:id="230"/>
            </w:r>
            <w:r w:rsidRPr="00590585">
              <w:rPr>
                <w:rFonts w:ascii="Arial" w:hAnsi="Arial" w:cs="Arial"/>
                <w:b/>
                <w:bCs/>
                <w:sz w:val="18"/>
                <w:szCs w:val="18"/>
              </w:rPr>
              <w:t xml:space="preserve"> name</w:t>
            </w:r>
          </w:p>
        </w:tc>
        <w:tc>
          <w:tcPr>
            <w:tcW w:w="811" w:type="dxa"/>
            <w:tcBorders>
              <w:top w:val="single" w:sz="4" w:space="0" w:color="auto"/>
              <w:bottom w:val="single" w:sz="4" w:space="0" w:color="auto"/>
            </w:tcBorders>
            <w:shd w:val="clear" w:color="auto" w:fill="auto"/>
            <w:tcMar>
              <w:top w:w="60" w:type="dxa"/>
              <w:left w:w="60" w:type="dxa"/>
              <w:bottom w:w="60" w:type="dxa"/>
              <w:right w:w="60" w:type="dxa"/>
            </w:tcMar>
            <w:hideMark/>
          </w:tcPr>
          <w:p w14:paraId="2E8F32B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Ticker</w:t>
            </w:r>
          </w:p>
        </w:tc>
      </w:tr>
      <w:tr w:rsidR="00EE25D2" w:rsidRPr="00590585" w14:paraId="6D4CF381" w14:textId="77777777" w:rsidTr="00590585">
        <w:trPr>
          <w:trHeight w:val="180"/>
        </w:trPr>
        <w:tc>
          <w:tcPr>
            <w:tcW w:w="2023" w:type="dxa"/>
            <w:tcBorders>
              <w:top w:val="single" w:sz="4" w:space="0" w:color="auto"/>
            </w:tcBorders>
            <w:shd w:val="clear" w:color="auto" w:fill="auto"/>
            <w:tcMar>
              <w:top w:w="60" w:type="dxa"/>
              <w:left w:w="60" w:type="dxa"/>
              <w:bottom w:w="60" w:type="dxa"/>
              <w:right w:w="60" w:type="dxa"/>
            </w:tcMar>
            <w:hideMark/>
          </w:tcPr>
          <w:p w14:paraId="08B2FD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Microsoft Corp</w:t>
            </w:r>
          </w:p>
        </w:tc>
        <w:tc>
          <w:tcPr>
            <w:tcW w:w="811" w:type="dxa"/>
            <w:tcBorders>
              <w:top w:val="single" w:sz="4" w:space="0" w:color="auto"/>
            </w:tcBorders>
            <w:shd w:val="clear" w:color="auto" w:fill="auto"/>
            <w:tcMar>
              <w:top w:w="60" w:type="dxa"/>
              <w:left w:w="60" w:type="dxa"/>
              <w:bottom w:w="60" w:type="dxa"/>
              <w:right w:w="60" w:type="dxa"/>
            </w:tcMar>
            <w:hideMark/>
          </w:tcPr>
          <w:p w14:paraId="55A9C73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MSFT</w:t>
            </w:r>
          </w:p>
        </w:tc>
      </w:tr>
      <w:tr w:rsidR="00EE25D2" w:rsidRPr="00590585" w14:paraId="5199111D" w14:textId="77777777" w:rsidTr="00590585">
        <w:trPr>
          <w:trHeight w:val="165"/>
        </w:trPr>
        <w:tc>
          <w:tcPr>
            <w:tcW w:w="2023" w:type="dxa"/>
            <w:shd w:val="clear" w:color="auto" w:fill="auto"/>
            <w:tcMar>
              <w:top w:w="60" w:type="dxa"/>
              <w:left w:w="60" w:type="dxa"/>
              <w:bottom w:w="60" w:type="dxa"/>
              <w:right w:w="60" w:type="dxa"/>
            </w:tcMar>
            <w:hideMark/>
          </w:tcPr>
          <w:p w14:paraId="3C268A3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Apple Inc</w:t>
            </w:r>
          </w:p>
        </w:tc>
        <w:tc>
          <w:tcPr>
            <w:tcW w:w="811" w:type="dxa"/>
            <w:shd w:val="clear" w:color="auto" w:fill="auto"/>
            <w:tcMar>
              <w:top w:w="60" w:type="dxa"/>
              <w:left w:w="60" w:type="dxa"/>
              <w:bottom w:w="60" w:type="dxa"/>
              <w:right w:w="60" w:type="dxa"/>
            </w:tcMar>
            <w:hideMark/>
          </w:tcPr>
          <w:p w14:paraId="2D91E8B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AAPL</w:t>
            </w:r>
          </w:p>
        </w:tc>
      </w:tr>
      <w:tr w:rsidR="00EE25D2" w:rsidRPr="00590585" w14:paraId="03D39062" w14:textId="77777777" w:rsidTr="00590585">
        <w:trPr>
          <w:trHeight w:val="165"/>
        </w:trPr>
        <w:tc>
          <w:tcPr>
            <w:tcW w:w="2023" w:type="dxa"/>
            <w:shd w:val="clear" w:color="auto" w:fill="auto"/>
            <w:tcMar>
              <w:top w:w="60" w:type="dxa"/>
              <w:left w:w="60" w:type="dxa"/>
              <w:bottom w:w="60" w:type="dxa"/>
              <w:right w:w="60" w:type="dxa"/>
            </w:tcMar>
            <w:hideMark/>
          </w:tcPr>
          <w:p w14:paraId="7832699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NVIDIA Corp</w:t>
            </w:r>
          </w:p>
        </w:tc>
        <w:tc>
          <w:tcPr>
            <w:tcW w:w="811" w:type="dxa"/>
            <w:shd w:val="clear" w:color="auto" w:fill="auto"/>
            <w:tcMar>
              <w:top w:w="60" w:type="dxa"/>
              <w:left w:w="60" w:type="dxa"/>
              <w:bottom w:w="60" w:type="dxa"/>
              <w:right w:w="60" w:type="dxa"/>
            </w:tcMar>
            <w:hideMark/>
          </w:tcPr>
          <w:p w14:paraId="4108A5F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NVDA</w:t>
            </w:r>
          </w:p>
        </w:tc>
      </w:tr>
      <w:tr w:rsidR="00EE25D2" w:rsidRPr="00590585" w14:paraId="4B9C4C28" w14:textId="77777777" w:rsidTr="00590585">
        <w:trPr>
          <w:trHeight w:val="165"/>
        </w:trPr>
        <w:tc>
          <w:tcPr>
            <w:tcW w:w="2023" w:type="dxa"/>
            <w:shd w:val="clear" w:color="auto" w:fill="auto"/>
            <w:tcMar>
              <w:top w:w="60" w:type="dxa"/>
              <w:left w:w="60" w:type="dxa"/>
              <w:bottom w:w="60" w:type="dxa"/>
              <w:right w:w="60" w:type="dxa"/>
            </w:tcMar>
            <w:hideMark/>
          </w:tcPr>
          <w:p w14:paraId="6656B40D" w14:textId="77777777" w:rsidR="00F176B0" w:rsidRPr="00590585" w:rsidRDefault="00000000" w:rsidP="00590585">
            <w:pPr>
              <w:spacing w:line="360" w:lineRule="auto"/>
              <w:rPr>
                <w:rFonts w:ascii="Arial" w:hAnsi="Arial" w:cs="Arial"/>
                <w:sz w:val="18"/>
                <w:szCs w:val="18"/>
              </w:rPr>
            </w:pPr>
            <w:hyperlink r:id="rId40" w:history="1">
              <w:r w:rsidR="00F176B0" w:rsidRPr="00590585">
                <w:rPr>
                  <w:rStyle w:val="Hyperlink"/>
                  <w:rFonts w:ascii="Arial" w:hAnsi="Arial" w:cs="Arial"/>
                  <w:b/>
                  <w:bCs/>
                  <w:sz w:val="18"/>
                  <w:szCs w:val="18"/>
                </w:rPr>
                <w:t>Amazon.com</w:t>
              </w:r>
            </w:hyperlink>
            <w:r w:rsidR="00F176B0"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2746364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AMZN</w:t>
            </w:r>
          </w:p>
        </w:tc>
      </w:tr>
      <w:tr w:rsidR="00EE25D2" w:rsidRPr="00590585" w14:paraId="3FEBD44E" w14:textId="77777777" w:rsidTr="00590585">
        <w:trPr>
          <w:trHeight w:val="165"/>
        </w:trPr>
        <w:tc>
          <w:tcPr>
            <w:tcW w:w="2023" w:type="dxa"/>
            <w:shd w:val="clear" w:color="auto" w:fill="auto"/>
            <w:tcMar>
              <w:top w:w="60" w:type="dxa"/>
              <w:left w:w="60" w:type="dxa"/>
              <w:bottom w:w="60" w:type="dxa"/>
              <w:right w:w="60" w:type="dxa"/>
            </w:tcMar>
            <w:hideMark/>
          </w:tcPr>
          <w:p w14:paraId="46226DA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Meta Platforms Inc</w:t>
            </w:r>
          </w:p>
        </w:tc>
        <w:tc>
          <w:tcPr>
            <w:tcW w:w="811" w:type="dxa"/>
            <w:shd w:val="clear" w:color="auto" w:fill="auto"/>
            <w:tcMar>
              <w:top w:w="60" w:type="dxa"/>
              <w:left w:w="60" w:type="dxa"/>
              <w:bottom w:w="60" w:type="dxa"/>
              <w:right w:w="60" w:type="dxa"/>
            </w:tcMar>
            <w:hideMark/>
          </w:tcPr>
          <w:p w14:paraId="31D47DD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META</w:t>
            </w:r>
          </w:p>
        </w:tc>
      </w:tr>
      <w:tr w:rsidR="00EE25D2" w:rsidRPr="00590585" w14:paraId="5C55EF5F" w14:textId="77777777" w:rsidTr="00590585">
        <w:trPr>
          <w:trHeight w:val="165"/>
        </w:trPr>
        <w:tc>
          <w:tcPr>
            <w:tcW w:w="2023" w:type="dxa"/>
            <w:shd w:val="clear" w:color="auto" w:fill="auto"/>
            <w:tcMar>
              <w:top w:w="60" w:type="dxa"/>
              <w:left w:w="60" w:type="dxa"/>
              <w:bottom w:w="60" w:type="dxa"/>
              <w:right w:w="60" w:type="dxa"/>
            </w:tcMar>
            <w:hideMark/>
          </w:tcPr>
          <w:p w14:paraId="553C873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Tesla Inc</w:t>
            </w:r>
          </w:p>
        </w:tc>
        <w:tc>
          <w:tcPr>
            <w:tcW w:w="811" w:type="dxa"/>
            <w:shd w:val="clear" w:color="auto" w:fill="auto"/>
            <w:tcMar>
              <w:top w:w="60" w:type="dxa"/>
              <w:left w:w="60" w:type="dxa"/>
              <w:bottom w:w="60" w:type="dxa"/>
              <w:right w:w="60" w:type="dxa"/>
            </w:tcMar>
            <w:hideMark/>
          </w:tcPr>
          <w:p w14:paraId="0E1BD20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TSLA</w:t>
            </w:r>
          </w:p>
        </w:tc>
      </w:tr>
      <w:tr w:rsidR="00EE25D2" w:rsidRPr="00590585" w14:paraId="0144525F" w14:textId="77777777" w:rsidTr="00590585">
        <w:trPr>
          <w:trHeight w:val="165"/>
        </w:trPr>
        <w:tc>
          <w:tcPr>
            <w:tcW w:w="2023" w:type="dxa"/>
            <w:shd w:val="clear" w:color="auto" w:fill="auto"/>
            <w:tcMar>
              <w:top w:w="60" w:type="dxa"/>
              <w:left w:w="60" w:type="dxa"/>
              <w:bottom w:w="60" w:type="dxa"/>
              <w:right w:w="60" w:type="dxa"/>
            </w:tcMar>
            <w:hideMark/>
          </w:tcPr>
          <w:p w14:paraId="67CD079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Alphabet Inc</w:t>
            </w:r>
          </w:p>
        </w:tc>
        <w:tc>
          <w:tcPr>
            <w:tcW w:w="811" w:type="dxa"/>
            <w:shd w:val="clear" w:color="auto" w:fill="auto"/>
            <w:tcMar>
              <w:top w:w="60" w:type="dxa"/>
              <w:left w:w="60" w:type="dxa"/>
              <w:bottom w:w="60" w:type="dxa"/>
              <w:right w:w="60" w:type="dxa"/>
            </w:tcMar>
            <w:hideMark/>
          </w:tcPr>
          <w:p w14:paraId="3FAA3F1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GOOGL</w:t>
            </w:r>
          </w:p>
        </w:tc>
      </w:tr>
      <w:tr w:rsidR="00EE25D2" w:rsidRPr="00590585" w14:paraId="27FBB708" w14:textId="77777777" w:rsidTr="00590585">
        <w:trPr>
          <w:trHeight w:val="165"/>
        </w:trPr>
        <w:tc>
          <w:tcPr>
            <w:tcW w:w="2023" w:type="dxa"/>
            <w:shd w:val="clear" w:color="auto" w:fill="auto"/>
            <w:tcMar>
              <w:top w:w="60" w:type="dxa"/>
              <w:left w:w="60" w:type="dxa"/>
              <w:bottom w:w="60" w:type="dxa"/>
              <w:right w:w="60" w:type="dxa"/>
            </w:tcMar>
            <w:hideMark/>
          </w:tcPr>
          <w:p w14:paraId="3518AC4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Alphabet Inc</w:t>
            </w:r>
          </w:p>
        </w:tc>
        <w:tc>
          <w:tcPr>
            <w:tcW w:w="811" w:type="dxa"/>
            <w:shd w:val="clear" w:color="auto" w:fill="auto"/>
            <w:tcMar>
              <w:top w:w="60" w:type="dxa"/>
              <w:left w:w="60" w:type="dxa"/>
              <w:bottom w:w="60" w:type="dxa"/>
              <w:right w:w="60" w:type="dxa"/>
            </w:tcMar>
            <w:hideMark/>
          </w:tcPr>
          <w:p w14:paraId="0E95E84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GOOG</w:t>
            </w:r>
          </w:p>
        </w:tc>
      </w:tr>
      <w:tr w:rsidR="00EE25D2" w:rsidRPr="00590585" w14:paraId="4DF43383" w14:textId="77777777" w:rsidTr="00590585">
        <w:trPr>
          <w:trHeight w:val="165"/>
        </w:trPr>
        <w:tc>
          <w:tcPr>
            <w:tcW w:w="2023" w:type="dxa"/>
            <w:shd w:val="clear" w:color="auto" w:fill="auto"/>
            <w:tcMar>
              <w:top w:w="60" w:type="dxa"/>
              <w:left w:w="60" w:type="dxa"/>
              <w:bottom w:w="60" w:type="dxa"/>
              <w:right w:w="60" w:type="dxa"/>
            </w:tcMar>
            <w:hideMark/>
          </w:tcPr>
          <w:p w14:paraId="7EA96C9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Broadcom Inc</w:t>
            </w:r>
          </w:p>
        </w:tc>
        <w:tc>
          <w:tcPr>
            <w:tcW w:w="811" w:type="dxa"/>
            <w:shd w:val="clear" w:color="auto" w:fill="auto"/>
            <w:tcMar>
              <w:top w:w="60" w:type="dxa"/>
              <w:left w:w="60" w:type="dxa"/>
              <w:bottom w:w="60" w:type="dxa"/>
              <w:right w:w="60" w:type="dxa"/>
            </w:tcMar>
            <w:hideMark/>
          </w:tcPr>
          <w:p w14:paraId="44B77AF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AVGO</w:t>
            </w:r>
          </w:p>
        </w:tc>
      </w:tr>
      <w:tr w:rsidR="00EE25D2" w:rsidRPr="00590585" w14:paraId="1FA94F59" w14:textId="77777777" w:rsidTr="00590585">
        <w:trPr>
          <w:trHeight w:val="165"/>
        </w:trPr>
        <w:tc>
          <w:tcPr>
            <w:tcW w:w="2023" w:type="dxa"/>
            <w:shd w:val="clear" w:color="auto" w:fill="auto"/>
            <w:tcMar>
              <w:top w:w="60" w:type="dxa"/>
              <w:left w:w="60" w:type="dxa"/>
              <w:bottom w:w="60" w:type="dxa"/>
              <w:right w:w="60" w:type="dxa"/>
            </w:tcMar>
            <w:hideMark/>
          </w:tcPr>
          <w:p w14:paraId="2C68F8C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PepsiCo Inc</w:t>
            </w:r>
          </w:p>
        </w:tc>
        <w:tc>
          <w:tcPr>
            <w:tcW w:w="811" w:type="dxa"/>
            <w:shd w:val="clear" w:color="auto" w:fill="auto"/>
            <w:tcMar>
              <w:top w:w="60" w:type="dxa"/>
              <w:left w:w="60" w:type="dxa"/>
              <w:bottom w:w="60" w:type="dxa"/>
              <w:right w:w="60" w:type="dxa"/>
            </w:tcMar>
            <w:hideMark/>
          </w:tcPr>
          <w:p w14:paraId="521C385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PEP</w:t>
            </w:r>
          </w:p>
        </w:tc>
      </w:tr>
      <w:tr w:rsidR="00EE25D2" w:rsidRPr="00590585" w14:paraId="319845E9" w14:textId="77777777" w:rsidTr="00590585">
        <w:trPr>
          <w:trHeight w:val="165"/>
        </w:trPr>
        <w:tc>
          <w:tcPr>
            <w:tcW w:w="2023" w:type="dxa"/>
            <w:shd w:val="clear" w:color="auto" w:fill="auto"/>
            <w:tcMar>
              <w:top w:w="60" w:type="dxa"/>
              <w:left w:w="60" w:type="dxa"/>
              <w:bottom w:w="60" w:type="dxa"/>
              <w:right w:w="60" w:type="dxa"/>
            </w:tcMar>
            <w:hideMark/>
          </w:tcPr>
          <w:p w14:paraId="3D55CD9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Costco Wholesale Corp</w:t>
            </w:r>
          </w:p>
        </w:tc>
        <w:tc>
          <w:tcPr>
            <w:tcW w:w="811" w:type="dxa"/>
            <w:shd w:val="clear" w:color="auto" w:fill="auto"/>
            <w:tcMar>
              <w:top w:w="60" w:type="dxa"/>
              <w:left w:w="60" w:type="dxa"/>
              <w:bottom w:w="60" w:type="dxa"/>
              <w:right w:w="60" w:type="dxa"/>
            </w:tcMar>
            <w:hideMark/>
          </w:tcPr>
          <w:p w14:paraId="1FBD05E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COST</w:t>
            </w:r>
          </w:p>
        </w:tc>
      </w:tr>
      <w:tr w:rsidR="00EE25D2" w:rsidRPr="00590585" w14:paraId="59904FAF" w14:textId="77777777" w:rsidTr="00590585">
        <w:trPr>
          <w:trHeight w:val="165"/>
        </w:trPr>
        <w:tc>
          <w:tcPr>
            <w:tcW w:w="2023" w:type="dxa"/>
            <w:shd w:val="clear" w:color="auto" w:fill="auto"/>
            <w:tcMar>
              <w:top w:w="60" w:type="dxa"/>
              <w:left w:w="60" w:type="dxa"/>
              <w:bottom w:w="60" w:type="dxa"/>
              <w:right w:w="60" w:type="dxa"/>
            </w:tcMar>
            <w:hideMark/>
          </w:tcPr>
          <w:p w14:paraId="39BED11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Adobe Inc</w:t>
            </w:r>
          </w:p>
        </w:tc>
        <w:tc>
          <w:tcPr>
            <w:tcW w:w="811" w:type="dxa"/>
            <w:shd w:val="clear" w:color="auto" w:fill="auto"/>
            <w:tcMar>
              <w:top w:w="60" w:type="dxa"/>
              <w:left w:w="60" w:type="dxa"/>
              <w:bottom w:w="60" w:type="dxa"/>
              <w:right w:w="60" w:type="dxa"/>
            </w:tcMar>
            <w:hideMark/>
          </w:tcPr>
          <w:p w14:paraId="68672F5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ADBE</w:t>
            </w:r>
          </w:p>
        </w:tc>
      </w:tr>
      <w:tr w:rsidR="00EE25D2" w:rsidRPr="00590585" w14:paraId="5E853D52" w14:textId="77777777" w:rsidTr="00590585">
        <w:trPr>
          <w:trHeight w:val="165"/>
        </w:trPr>
        <w:tc>
          <w:tcPr>
            <w:tcW w:w="2023" w:type="dxa"/>
            <w:shd w:val="clear" w:color="auto" w:fill="auto"/>
            <w:tcMar>
              <w:top w:w="60" w:type="dxa"/>
              <w:left w:w="60" w:type="dxa"/>
              <w:bottom w:w="60" w:type="dxa"/>
              <w:right w:w="60" w:type="dxa"/>
            </w:tcMar>
            <w:hideMark/>
          </w:tcPr>
          <w:p w14:paraId="104DCB1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Cisco Systems Inc</w:t>
            </w:r>
          </w:p>
        </w:tc>
        <w:tc>
          <w:tcPr>
            <w:tcW w:w="811" w:type="dxa"/>
            <w:shd w:val="clear" w:color="auto" w:fill="auto"/>
            <w:tcMar>
              <w:top w:w="60" w:type="dxa"/>
              <w:left w:w="60" w:type="dxa"/>
              <w:bottom w:w="60" w:type="dxa"/>
              <w:right w:w="60" w:type="dxa"/>
            </w:tcMar>
            <w:hideMark/>
          </w:tcPr>
          <w:p w14:paraId="1373DA2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CSCO</w:t>
            </w:r>
          </w:p>
        </w:tc>
      </w:tr>
      <w:tr w:rsidR="00EE25D2" w:rsidRPr="00590585" w14:paraId="61E2B156" w14:textId="77777777" w:rsidTr="00590585">
        <w:trPr>
          <w:trHeight w:val="165"/>
        </w:trPr>
        <w:tc>
          <w:tcPr>
            <w:tcW w:w="2023" w:type="dxa"/>
            <w:shd w:val="clear" w:color="auto" w:fill="auto"/>
            <w:tcMar>
              <w:top w:w="60" w:type="dxa"/>
              <w:left w:w="60" w:type="dxa"/>
              <w:bottom w:w="60" w:type="dxa"/>
              <w:right w:w="60" w:type="dxa"/>
            </w:tcMar>
            <w:hideMark/>
          </w:tcPr>
          <w:p w14:paraId="388E58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Netflix Inc</w:t>
            </w:r>
          </w:p>
        </w:tc>
        <w:tc>
          <w:tcPr>
            <w:tcW w:w="811" w:type="dxa"/>
            <w:shd w:val="clear" w:color="auto" w:fill="auto"/>
            <w:tcMar>
              <w:top w:w="60" w:type="dxa"/>
              <w:left w:w="60" w:type="dxa"/>
              <w:bottom w:w="60" w:type="dxa"/>
              <w:right w:w="60" w:type="dxa"/>
            </w:tcMar>
            <w:hideMark/>
          </w:tcPr>
          <w:p w14:paraId="47DC1A1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NFLX</w:t>
            </w:r>
          </w:p>
        </w:tc>
      </w:tr>
      <w:tr w:rsidR="00EE25D2" w:rsidRPr="00590585" w14:paraId="05B7A48F" w14:textId="77777777" w:rsidTr="00590585">
        <w:trPr>
          <w:trHeight w:val="180"/>
        </w:trPr>
        <w:tc>
          <w:tcPr>
            <w:tcW w:w="2023" w:type="dxa"/>
            <w:shd w:val="clear" w:color="auto" w:fill="auto"/>
            <w:tcMar>
              <w:top w:w="60" w:type="dxa"/>
              <w:left w:w="60" w:type="dxa"/>
              <w:bottom w:w="60" w:type="dxa"/>
              <w:right w:w="60" w:type="dxa"/>
            </w:tcMar>
            <w:hideMark/>
          </w:tcPr>
          <w:p w14:paraId="50BA122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Advanced Micro Devices Inc</w:t>
            </w:r>
          </w:p>
        </w:tc>
        <w:tc>
          <w:tcPr>
            <w:tcW w:w="811" w:type="dxa"/>
            <w:shd w:val="clear" w:color="auto" w:fill="auto"/>
            <w:tcMar>
              <w:top w:w="60" w:type="dxa"/>
              <w:left w:w="60" w:type="dxa"/>
              <w:bottom w:w="60" w:type="dxa"/>
              <w:right w:w="60" w:type="dxa"/>
            </w:tcMar>
            <w:hideMark/>
          </w:tcPr>
          <w:p w14:paraId="0D580B5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AMD</w:t>
            </w:r>
          </w:p>
        </w:tc>
      </w:tr>
      <w:tr w:rsidR="00EE25D2" w:rsidRPr="00590585" w14:paraId="7368F06A" w14:textId="77777777" w:rsidTr="00590585">
        <w:trPr>
          <w:trHeight w:val="165"/>
        </w:trPr>
        <w:tc>
          <w:tcPr>
            <w:tcW w:w="2023" w:type="dxa"/>
            <w:shd w:val="clear" w:color="auto" w:fill="auto"/>
            <w:tcMar>
              <w:top w:w="60" w:type="dxa"/>
              <w:left w:w="60" w:type="dxa"/>
              <w:bottom w:w="60" w:type="dxa"/>
              <w:right w:w="60" w:type="dxa"/>
            </w:tcMar>
            <w:hideMark/>
          </w:tcPr>
          <w:p w14:paraId="7130ABE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Comcast Corp</w:t>
            </w:r>
          </w:p>
        </w:tc>
        <w:tc>
          <w:tcPr>
            <w:tcW w:w="811" w:type="dxa"/>
            <w:shd w:val="clear" w:color="auto" w:fill="auto"/>
            <w:tcMar>
              <w:top w:w="60" w:type="dxa"/>
              <w:left w:w="60" w:type="dxa"/>
              <w:bottom w:w="60" w:type="dxa"/>
              <w:right w:w="60" w:type="dxa"/>
            </w:tcMar>
            <w:hideMark/>
          </w:tcPr>
          <w:p w14:paraId="733FD8B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CMCSA</w:t>
            </w:r>
          </w:p>
        </w:tc>
      </w:tr>
      <w:tr w:rsidR="00EE25D2" w:rsidRPr="00590585" w14:paraId="70A05FC2" w14:textId="77777777" w:rsidTr="00590585">
        <w:trPr>
          <w:trHeight w:val="165"/>
        </w:trPr>
        <w:tc>
          <w:tcPr>
            <w:tcW w:w="2023" w:type="dxa"/>
            <w:shd w:val="clear" w:color="auto" w:fill="auto"/>
            <w:tcMar>
              <w:top w:w="60" w:type="dxa"/>
              <w:left w:w="60" w:type="dxa"/>
              <w:bottom w:w="60" w:type="dxa"/>
              <w:right w:w="60" w:type="dxa"/>
            </w:tcMar>
            <w:hideMark/>
          </w:tcPr>
          <w:p w14:paraId="1BDC04E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T-Mobile US Inc</w:t>
            </w:r>
          </w:p>
        </w:tc>
        <w:tc>
          <w:tcPr>
            <w:tcW w:w="811" w:type="dxa"/>
            <w:shd w:val="clear" w:color="auto" w:fill="auto"/>
            <w:tcMar>
              <w:top w:w="60" w:type="dxa"/>
              <w:left w:w="60" w:type="dxa"/>
              <w:bottom w:w="60" w:type="dxa"/>
              <w:right w:w="60" w:type="dxa"/>
            </w:tcMar>
            <w:hideMark/>
          </w:tcPr>
          <w:p w14:paraId="62B5B9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TMUS</w:t>
            </w:r>
          </w:p>
        </w:tc>
      </w:tr>
      <w:tr w:rsidR="00EE25D2" w:rsidRPr="00590585" w14:paraId="30AE8FF4" w14:textId="77777777" w:rsidTr="00590585">
        <w:trPr>
          <w:trHeight w:val="165"/>
        </w:trPr>
        <w:tc>
          <w:tcPr>
            <w:tcW w:w="2023" w:type="dxa"/>
            <w:shd w:val="clear" w:color="auto" w:fill="auto"/>
            <w:tcMar>
              <w:top w:w="60" w:type="dxa"/>
              <w:left w:w="60" w:type="dxa"/>
              <w:bottom w:w="60" w:type="dxa"/>
              <w:right w:w="60" w:type="dxa"/>
            </w:tcMar>
            <w:hideMark/>
          </w:tcPr>
          <w:p w14:paraId="53868DB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Texas Instruments Inc</w:t>
            </w:r>
          </w:p>
        </w:tc>
        <w:tc>
          <w:tcPr>
            <w:tcW w:w="811" w:type="dxa"/>
            <w:shd w:val="clear" w:color="auto" w:fill="auto"/>
            <w:tcMar>
              <w:top w:w="60" w:type="dxa"/>
              <w:left w:w="60" w:type="dxa"/>
              <w:bottom w:w="60" w:type="dxa"/>
              <w:right w:w="60" w:type="dxa"/>
            </w:tcMar>
            <w:hideMark/>
          </w:tcPr>
          <w:p w14:paraId="6BF853A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TXN</w:t>
            </w:r>
          </w:p>
        </w:tc>
      </w:tr>
      <w:tr w:rsidR="00EE25D2" w:rsidRPr="00590585" w14:paraId="7D6D7260" w14:textId="77777777" w:rsidTr="00590585">
        <w:trPr>
          <w:trHeight w:val="165"/>
        </w:trPr>
        <w:tc>
          <w:tcPr>
            <w:tcW w:w="2023" w:type="dxa"/>
            <w:shd w:val="clear" w:color="auto" w:fill="auto"/>
            <w:tcMar>
              <w:top w:w="60" w:type="dxa"/>
              <w:left w:w="60" w:type="dxa"/>
              <w:bottom w:w="60" w:type="dxa"/>
              <w:right w:w="60" w:type="dxa"/>
            </w:tcMar>
            <w:hideMark/>
          </w:tcPr>
          <w:p w14:paraId="33D54C6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Intel Corp</w:t>
            </w:r>
          </w:p>
        </w:tc>
        <w:tc>
          <w:tcPr>
            <w:tcW w:w="811" w:type="dxa"/>
            <w:shd w:val="clear" w:color="auto" w:fill="auto"/>
            <w:tcMar>
              <w:top w:w="60" w:type="dxa"/>
              <w:left w:w="60" w:type="dxa"/>
              <w:bottom w:w="60" w:type="dxa"/>
              <w:right w:w="60" w:type="dxa"/>
            </w:tcMar>
            <w:hideMark/>
          </w:tcPr>
          <w:p w14:paraId="18E0A6D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INTC</w:t>
            </w:r>
          </w:p>
        </w:tc>
      </w:tr>
      <w:tr w:rsidR="00EE25D2" w:rsidRPr="00590585" w14:paraId="54103D48" w14:textId="77777777" w:rsidTr="00590585">
        <w:trPr>
          <w:trHeight w:val="165"/>
        </w:trPr>
        <w:tc>
          <w:tcPr>
            <w:tcW w:w="2023" w:type="dxa"/>
            <w:shd w:val="clear" w:color="auto" w:fill="auto"/>
            <w:tcMar>
              <w:top w:w="60" w:type="dxa"/>
              <w:left w:w="60" w:type="dxa"/>
              <w:bottom w:w="60" w:type="dxa"/>
              <w:right w:w="60" w:type="dxa"/>
            </w:tcMar>
            <w:hideMark/>
          </w:tcPr>
          <w:p w14:paraId="6AC9B8C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Honeywell International Inc</w:t>
            </w:r>
          </w:p>
        </w:tc>
        <w:tc>
          <w:tcPr>
            <w:tcW w:w="811" w:type="dxa"/>
            <w:shd w:val="clear" w:color="auto" w:fill="auto"/>
            <w:tcMar>
              <w:top w:w="60" w:type="dxa"/>
              <w:left w:w="60" w:type="dxa"/>
              <w:bottom w:w="60" w:type="dxa"/>
              <w:right w:w="60" w:type="dxa"/>
            </w:tcMar>
            <w:hideMark/>
          </w:tcPr>
          <w:p w14:paraId="57C24CF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HON</w:t>
            </w:r>
          </w:p>
        </w:tc>
      </w:tr>
      <w:tr w:rsidR="00EE25D2" w:rsidRPr="00590585" w14:paraId="436CFD14" w14:textId="77777777" w:rsidTr="00590585">
        <w:trPr>
          <w:trHeight w:val="165"/>
        </w:trPr>
        <w:tc>
          <w:tcPr>
            <w:tcW w:w="2023" w:type="dxa"/>
            <w:shd w:val="clear" w:color="auto" w:fill="auto"/>
            <w:tcMar>
              <w:top w:w="60" w:type="dxa"/>
              <w:left w:w="60" w:type="dxa"/>
              <w:bottom w:w="60" w:type="dxa"/>
              <w:right w:w="60" w:type="dxa"/>
            </w:tcMar>
            <w:hideMark/>
          </w:tcPr>
          <w:p w14:paraId="0E0BD5E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Intuit Inc</w:t>
            </w:r>
          </w:p>
        </w:tc>
        <w:tc>
          <w:tcPr>
            <w:tcW w:w="811" w:type="dxa"/>
            <w:shd w:val="clear" w:color="auto" w:fill="auto"/>
            <w:tcMar>
              <w:top w:w="60" w:type="dxa"/>
              <w:left w:w="60" w:type="dxa"/>
              <w:bottom w:w="60" w:type="dxa"/>
              <w:right w:w="60" w:type="dxa"/>
            </w:tcMar>
            <w:hideMark/>
          </w:tcPr>
          <w:p w14:paraId="771A34E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INTU</w:t>
            </w:r>
          </w:p>
        </w:tc>
      </w:tr>
      <w:tr w:rsidR="00EE25D2" w:rsidRPr="00590585" w14:paraId="44AF1AF2" w14:textId="77777777" w:rsidTr="00590585">
        <w:trPr>
          <w:trHeight w:val="165"/>
        </w:trPr>
        <w:tc>
          <w:tcPr>
            <w:tcW w:w="2023" w:type="dxa"/>
            <w:shd w:val="clear" w:color="auto" w:fill="auto"/>
            <w:tcMar>
              <w:top w:w="60" w:type="dxa"/>
              <w:left w:w="60" w:type="dxa"/>
              <w:bottom w:w="60" w:type="dxa"/>
              <w:right w:w="60" w:type="dxa"/>
            </w:tcMar>
            <w:hideMark/>
          </w:tcPr>
          <w:p w14:paraId="4735BCB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QUALCOMM Inc</w:t>
            </w:r>
          </w:p>
        </w:tc>
        <w:tc>
          <w:tcPr>
            <w:tcW w:w="811" w:type="dxa"/>
            <w:shd w:val="clear" w:color="auto" w:fill="auto"/>
            <w:tcMar>
              <w:top w:w="60" w:type="dxa"/>
              <w:left w:w="60" w:type="dxa"/>
              <w:bottom w:w="60" w:type="dxa"/>
              <w:right w:w="60" w:type="dxa"/>
            </w:tcMar>
            <w:hideMark/>
          </w:tcPr>
          <w:p w14:paraId="739560C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QCOM</w:t>
            </w:r>
          </w:p>
        </w:tc>
      </w:tr>
      <w:tr w:rsidR="00EE25D2" w:rsidRPr="00590585" w14:paraId="1F8A14A1" w14:textId="77777777" w:rsidTr="00590585">
        <w:trPr>
          <w:trHeight w:val="165"/>
        </w:trPr>
        <w:tc>
          <w:tcPr>
            <w:tcW w:w="2023" w:type="dxa"/>
            <w:shd w:val="clear" w:color="auto" w:fill="auto"/>
            <w:tcMar>
              <w:top w:w="60" w:type="dxa"/>
              <w:left w:w="60" w:type="dxa"/>
              <w:bottom w:w="60" w:type="dxa"/>
              <w:right w:w="60" w:type="dxa"/>
            </w:tcMar>
            <w:hideMark/>
          </w:tcPr>
          <w:p w14:paraId="0CA98F9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Intuitive Surgical Inc</w:t>
            </w:r>
          </w:p>
        </w:tc>
        <w:tc>
          <w:tcPr>
            <w:tcW w:w="811" w:type="dxa"/>
            <w:shd w:val="clear" w:color="auto" w:fill="auto"/>
            <w:tcMar>
              <w:top w:w="60" w:type="dxa"/>
              <w:left w:w="60" w:type="dxa"/>
              <w:bottom w:w="60" w:type="dxa"/>
              <w:right w:w="60" w:type="dxa"/>
            </w:tcMar>
            <w:hideMark/>
          </w:tcPr>
          <w:p w14:paraId="5FF6F10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ISRG</w:t>
            </w:r>
          </w:p>
        </w:tc>
      </w:tr>
      <w:tr w:rsidR="00EE25D2" w:rsidRPr="00590585" w14:paraId="414940DE" w14:textId="77777777" w:rsidTr="00590585">
        <w:trPr>
          <w:trHeight w:val="165"/>
        </w:trPr>
        <w:tc>
          <w:tcPr>
            <w:tcW w:w="2023" w:type="dxa"/>
            <w:shd w:val="clear" w:color="auto" w:fill="auto"/>
            <w:tcMar>
              <w:top w:w="60" w:type="dxa"/>
              <w:left w:w="60" w:type="dxa"/>
              <w:bottom w:w="60" w:type="dxa"/>
              <w:right w:w="60" w:type="dxa"/>
            </w:tcMar>
            <w:hideMark/>
          </w:tcPr>
          <w:p w14:paraId="0F4631F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Amgen Inc</w:t>
            </w:r>
          </w:p>
        </w:tc>
        <w:tc>
          <w:tcPr>
            <w:tcW w:w="811" w:type="dxa"/>
            <w:shd w:val="clear" w:color="auto" w:fill="auto"/>
            <w:tcMar>
              <w:top w:w="60" w:type="dxa"/>
              <w:left w:w="60" w:type="dxa"/>
              <w:bottom w:w="60" w:type="dxa"/>
              <w:right w:w="60" w:type="dxa"/>
            </w:tcMar>
            <w:hideMark/>
          </w:tcPr>
          <w:p w14:paraId="12F7A38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AMGN</w:t>
            </w:r>
          </w:p>
        </w:tc>
      </w:tr>
      <w:tr w:rsidR="00EE25D2" w:rsidRPr="00590585" w14:paraId="1E583936" w14:textId="77777777" w:rsidTr="00590585">
        <w:trPr>
          <w:trHeight w:val="165"/>
        </w:trPr>
        <w:tc>
          <w:tcPr>
            <w:tcW w:w="2023" w:type="dxa"/>
            <w:shd w:val="clear" w:color="auto" w:fill="auto"/>
            <w:tcMar>
              <w:top w:w="60" w:type="dxa"/>
              <w:left w:w="60" w:type="dxa"/>
              <w:bottom w:w="60" w:type="dxa"/>
              <w:right w:w="60" w:type="dxa"/>
            </w:tcMar>
            <w:hideMark/>
          </w:tcPr>
          <w:p w14:paraId="324A61C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Applied Materials Inc</w:t>
            </w:r>
          </w:p>
        </w:tc>
        <w:tc>
          <w:tcPr>
            <w:tcW w:w="811" w:type="dxa"/>
            <w:shd w:val="clear" w:color="auto" w:fill="auto"/>
            <w:tcMar>
              <w:top w:w="60" w:type="dxa"/>
              <w:left w:w="60" w:type="dxa"/>
              <w:bottom w:w="60" w:type="dxa"/>
              <w:right w:w="60" w:type="dxa"/>
            </w:tcMar>
            <w:hideMark/>
          </w:tcPr>
          <w:p w14:paraId="6A962D6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AMAT</w:t>
            </w:r>
          </w:p>
        </w:tc>
      </w:tr>
      <w:tr w:rsidR="00EE25D2" w:rsidRPr="00590585" w14:paraId="7122BA9C" w14:textId="77777777" w:rsidTr="00590585">
        <w:trPr>
          <w:trHeight w:val="165"/>
        </w:trPr>
        <w:tc>
          <w:tcPr>
            <w:tcW w:w="2023" w:type="dxa"/>
            <w:shd w:val="clear" w:color="auto" w:fill="auto"/>
            <w:tcMar>
              <w:top w:w="60" w:type="dxa"/>
              <w:left w:w="60" w:type="dxa"/>
              <w:bottom w:w="60" w:type="dxa"/>
              <w:right w:w="60" w:type="dxa"/>
            </w:tcMar>
            <w:hideMark/>
          </w:tcPr>
          <w:p w14:paraId="399784F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Starbucks Corp</w:t>
            </w:r>
          </w:p>
        </w:tc>
        <w:tc>
          <w:tcPr>
            <w:tcW w:w="811" w:type="dxa"/>
            <w:shd w:val="clear" w:color="auto" w:fill="auto"/>
            <w:tcMar>
              <w:top w:w="60" w:type="dxa"/>
              <w:left w:w="60" w:type="dxa"/>
              <w:bottom w:w="60" w:type="dxa"/>
              <w:right w:w="60" w:type="dxa"/>
            </w:tcMar>
            <w:hideMark/>
          </w:tcPr>
          <w:p w14:paraId="04D4C1F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SBUX</w:t>
            </w:r>
          </w:p>
        </w:tc>
      </w:tr>
      <w:tr w:rsidR="00EE25D2" w:rsidRPr="00590585" w14:paraId="7AF90802" w14:textId="77777777" w:rsidTr="00590585">
        <w:trPr>
          <w:trHeight w:val="165"/>
        </w:trPr>
        <w:tc>
          <w:tcPr>
            <w:tcW w:w="2023" w:type="dxa"/>
            <w:shd w:val="clear" w:color="auto" w:fill="auto"/>
            <w:tcMar>
              <w:top w:w="60" w:type="dxa"/>
              <w:left w:w="60" w:type="dxa"/>
              <w:bottom w:w="60" w:type="dxa"/>
              <w:right w:w="60" w:type="dxa"/>
            </w:tcMar>
            <w:hideMark/>
          </w:tcPr>
          <w:p w14:paraId="5C5DD93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Booking Holdings Inc</w:t>
            </w:r>
          </w:p>
        </w:tc>
        <w:tc>
          <w:tcPr>
            <w:tcW w:w="811" w:type="dxa"/>
            <w:shd w:val="clear" w:color="auto" w:fill="auto"/>
            <w:tcMar>
              <w:top w:w="60" w:type="dxa"/>
              <w:left w:w="60" w:type="dxa"/>
              <w:bottom w:w="60" w:type="dxa"/>
              <w:right w:w="60" w:type="dxa"/>
            </w:tcMar>
            <w:hideMark/>
          </w:tcPr>
          <w:p w14:paraId="1764395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BKNG</w:t>
            </w:r>
          </w:p>
        </w:tc>
      </w:tr>
      <w:tr w:rsidR="00EE25D2" w:rsidRPr="00590585" w14:paraId="20F8A39E" w14:textId="77777777" w:rsidTr="00590585">
        <w:trPr>
          <w:trHeight w:val="165"/>
        </w:trPr>
        <w:tc>
          <w:tcPr>
            <w:tcW w:w="2023" w:type="dxa"/>
            <w:shd w:val="clear" w:color="auto" w:fill="auto"/>
            <w:tcMar>
              <w:top w:w="60" w:type="dxa"/>
              <w:left w:w="60" w:type="dxa"/>
              <w:bottom w:w="60" w:type="dxa"/>
              <w:right w:w="60" w:type="dxa"/>
            </w:tcMar>
            <w:hideMark/>
          </w:tcPr>
          <w:p w14:paraId="3EB53E8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Analog Devices Inc</w:t>
            </w:r>
          </w:p>
        </w:tc>
        <w:tc>
          <w:tcPr>
            <w:tcW w:w="811" w:type="dxa"/>
            <w:shd w:val="clear" w:color="auto" w:fill="auto"/>
            <w:tcMar>
              <w:top w:w="60" w:type="dxa"/>
              <w:left w:w="60" w:type="dxa"/>
              <w:bottom w:w="60" w:type="dxa"/>
              <w:right w:w="60" w:type="dxa"/>
            </w:tcMar>
            <w:hideMark/>
          </w:tcPr>
          <w:p w14:paraId="4A2C4FA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ADI</w:t>
            </w:r>
          </w:p>
        </w:tc>
      </w:tr>
      <w:tr w:rsidR="00EE25D2" w:rsidRPr="00590585" w14:paraId="1F8308BC" w14:textId="77777777" w:rsidTr="00590585">
        <w:trPr>
          <w:trHeight w:val="165"/>
        </w:trPr>
        <w:tc>
          <w:tcPr>
            <w:tcW w:w="2023" w:type="dxa"/>
            <w:shd w:val="clear" w:color="auto" w:fill="auto"/>
            <w:tcMar>
              <w:top w:w="60" w:type="dxa"/>
              <w:left w:w="60" w:type="dxa"/>
              <w:bottom w:w="60" w:type="dxa"/>
              <w:right w:w="60" w:type="dxa"/>
            </w:tcMar>
            <w:hideMark/>
          </w:tcPr>
          <w:p w14:paraId="7DA9B81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Mondelez International Inc</w:t>
            </w:r>
          </w:p>
        </w:tc>
        <w:tc>
          <w:tcPr>
            <w:tcW w:w="811" w:type="dxa"/>
            <w:shd w:val="clear" w:color="auto" w:fill="auto"/>
            <w:tcMar>
              <w:top w:w="60" w:type="dxa"/>
              <w:left w:w="60" w:type="dxa"/>
              <w:bottom w:w="60" w:type="dxa"/>
              <w:right w:w="60" w:type="dxa"/>
            </w:tcMar>
            <w:hideMark/>
          </w:tcPr>
          <w:p w14:paraId="7308466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MDLZ</w:t>
            </w:r>
          </w:p>
        </w:tc>
      </w:tr>
      <w:tr w:rsidR="00EE25D2" w:rsidRPr="00590585" w14:paraId="6330DB0A" w14:textId="77777777" w:rsidTr="00590585">
        <w:trPr>
          <w:trHeight w:val="180"/>
        </w:trPr>
        <w:tc>
          <w:tcPr>
            <w:tcW w:w="2023" w:type="dxa"/>
            <w:shd w:val="clear" w:color="auto" w:fill="auto"/>
            <w:tcMar>
              <w:top w:w="60" w:type="dxa"/>
              <w:left w:w="60" w:type="dxa"/>
              <w:bottom w:w="60" w:type="dxa"/>
              <w:right w:w="60" w:type="dxa"/>
            </w:tcMar>
            <w:hideMark/>
          </w:tcPr>
          <w:p w14:paraId="00F2EA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Gilead Sciences Inc</w:t>
            </w:r>
          </w:p>
        </w:tc>
        <w:tc>
          <w:tcPr>
            <w:tcW w:w="811" w:type="dxa"/>
            <w:shd w:val="clear" w:color="auto" w:fill="auto"/>
            <w:tcMar>
              <w:top w:w="60" w:type="dxa"/>
              <w:left w:w="60" w:type="dxa"/>
              <w:bottom w:w="60" w:type="dxa"/>
              <w:right w:w="60" w:type="dxa"/>
            </w:tcMar>
            <w:hideMark/>
          </w:tcPr>
          <w:p w14:paraId="02110D1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GILD</w:t>
            </w:r>
          </w:p>
        </w:tc>
      </w:tr>
      <w:tr w:rsidR="00EE25D2" w:rsidRPr="00590585" w14:paraId="4AEFFE20" w14:textId="77777777" w:rsidTr="00590585">
        <w:trPr>
          <w:trHeight w:val="165"/>
        </w:trPr>
        <w:tc>
          <w:tcPr>
            <w:tcW w:w="2023" w:type="dxa"/>
            <w:shd w:val="clear" w:color="auto" w:fill="auto"/>
            <w:tcMar>
              <w:top w:w="60" w:type="dxa"/>
              <w:left w:w="60" w:type="dxa"/>
              <w:bottom w:w="60" w:type="dxa"/>
              <w:right w:w="60" w:type="dxa"/>
            </w:tcMar>
            <w:hideMark/>
          </w:tcPr>
          <w:p w14:paraId="644FFB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Automatic Data Processing Inc</w:t>
            </w:r>
          </w:p>
        </w:tc>
        <w:tc>
          <w:tcPr>
            <w:tcW w:w="811" w:type="dxa"/>
            <w:shd w:val="clear" w:color="auto" w:fill="auto"/>
            <w:tcMar>
              <w:top w:w="60" w:type="dxa"/>
              <w:left w:w="60" w:type="dxa"/>
              <w:bottom w:w="60" w:type="dxa"/>
              <w:right w:w="60" w:type="dxa"/>
            </w:tcMar>
            <w:hideMark/>
          </w:tcPr>
          <w:p w14:paraId="6B66344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ADP</w:t>
            </w:r>
          </w:p>
        </w:tc>
      </w:tr>
      <w:tr w:rsidR="00EE25D2" w:rsidRPr="00590585" w14:paraId="7C121061" w14:textId="77777777" w:rsidTr="00590585">
        <w:trPr>
          <w:trHeight w:val="165"/>
        </w:trPr>
        <w:tc>
          <w:tcPr>
            <w:tcW w:w="2023" w:type="dxa"/>
            <w:shd w:val="clear" w:color="auto" w:fill="auto"/>
            <w:tcMar>
              <w:top w:w="60" w:type="dxa"/>
              <w:left w:w="60" w:type="dxa"/>
              <w:bottom w:w="60" w:type="dxa"/>
              <w:right w:w="60" w:type="dxa"/>
            </w:tcMar>
            <w:hideMark/>
          </w:tcPr>
          <w:p w14:paraId="73F5015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Vertex Pharmaceuticals Inc</w:t>
            </w:r>
          </w:p>
        </w:tc>
        <w:tc>
          <w:tcPr>
            <w:tcW w:w="811" w:type="dxa"/>
            <w:shd w:val="clear" w:color="auto" w:fill="auto"/>
            <w:tcMar>
              <w:top w:w="60" w:type="dxa"/>
              <w:left w:w="60" w:type="dxa"/>
              <w:bottom w:w="60" w:type="dxa"/>
              <w:right w:w="60" w:type="dxa"/>
            </w:tcMar>
            <w:hideMark/>
          </w:tcPr>
          <w:p w14:paraId="194160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VRTX</w:t>
            </w:r>
          </w:p>
        </w:tc>
      </w:tr>
      <w:tr w:rsidR="00EE25D2" w:rsidRPr="00590585" w14:paraId="6A8BA6DA" w14:textId="77777777" w:rsidTr="00590585">
        <w:trPr>
          <w:trHeight w:val="165"/>
        </w:trPr>
        <w:tc>
          <w:tcPr>
            <w:tcW w:w="2023" w:type="dxa"/>
            <w:shd w:val="clear" w:color="auto" w:fill="auto"/>
            <w:tcMar>
              <w:top w:w="60" w:type="dxa"/>
              <w:left w:w="60" w:type="dxa"/>
              <w:bottom w:w="60" w:type="dxa"/>
              <w:right w:w="60" w:type="dxa"/>
            </w:tcMar>
            <w:hideMark/>
          </w:tcPr>
          <w:p w14:paraId="5C0B482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Lam Research Corp</w:t>
            </w:r>
          </w:p>
        </w:tc>
        <w:tc>
          <w:tcPr>
            <w:tcW w:w="811" w:type="dxa"/>
            <w:shd w:val="clear" w:color="auto" w:fill="auto"/>
            <w:tcMar>
              <w:top w:w="60" w:type="dxa"/>
              <w:left w:w="60" w:type="dxa"/>
              <w:bottom w:w="60" w:type="dxa"/>
              <w:right w:w="60" w:type="dxa"/>
            </w:tcMar>
            <w:hideMark/>
          </w:tcPr>
          <w:p w14:paraId="37DB139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LRCX</w:t>
            </w:r>
          </w:p>
        </w:tc>
      </w:tr>
      <w:tr w:rsidR="00EE25D2" w:rsidRPr="00590585" w14:paraId="11145F3C" w14:textId="77777777" w:rsidTr="00590585">
        <w:trPr>
          <w:trHeight w:val="165"/>
        </w:trPr>
        <w:tc>
          <w:tcPr>
            <w:tcW w:w="2023" w:type="dxa"/>
            <w:shd w:val="clear" w:color="auto" w:fill="auto"/>
            <w:tcMar>
              <w:top w:w="60" w:type="dxa"/>
              <w:left w:w="60" w:type="dxa"/>
              <w:bottom w:w="60" w:type="dxa"/>
              <w:right w:w="60" w:type="dxa"/>
            </w:tcMar>
            <w:hideMark/>
          </w:tcPr>
          <w:p w14:paraId="0A8CE3F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PayPal Holdings Inc</w:t>
            </w:r>
          </w:p>
        </w:tc>
        <w:tc>
          <w:tcPr>
            <w:tcW w:w="811" w:type="dxa"/>
            <w:shd w:val="clear" w:color="auto" w:fill="auto"/>
            <w:tcMar>
              <w:top w:w="60" w:type="dxa"/>
              <w:left w:w="60" w:type="dxa"/>
              <w:bottom w:w="60" w:type="dxa"/>
              <w:right w:w="60" w:type="dxa"/>
            </w:tcMar>
            <w:hideMark/>
          </w:tcPr>
          <w:p w14:paraId="5A1274B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PYPL</w:t>
            </w:r>
          </w:p>
        </w:tc>
      </w:tr>
      <w:tr w:rsidR="00EE25D2" w:rsidRPr="00590585" w14:paraId="301B0132" w14:textId="77777777" w:rsidTr="00590585">
        <w:trPr>
          <w:trHeight w:val="165"/>
        </w:trPr>
        <w:tc>
          <w:tcPr>
            <w:tcW w:w="2023" w:type="dxa"/>
            <w:shd w:val="clear" w:color="auto" w:fill="auto"/>
            <w:tcMar>
              <w:top w:w="60" w:type="dxa"/>
              <w:left w:w="60" w:type="dxa"/>
              <w:bottom w:w="60" w:type="dxa"/>
              <w:right w:w="60" w:type="dxa"/>
            </w:tcMar>
            <w:hideMark/>
          </w:tcPr>
          <w:p w14:paraId="5596309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Regeneron Pharmaceuticals Inc</w:t>
            </w:r>
          </w:p>
        </w:tc>
        <w:tc>
          <w:tcPr>
            <w:tcW w:w="811" w:type="dxa"/>
            <w:shd w:val="clear" w:color="auto" w:fill="auto"/>
            <w:tcMar>
              <w:top w:w="60" w:type="dxa"/>
              <w:left w:w="60" w:type="dxa"/>
              <w:bottom w:w="60" w:type="dxa"/>
              <w:right w:w="60" w:type="dxa"/>
            </w:tcMar>
            <w:hideMark/>
          </w:tcPr>
          <w:p w14:paraId="7DD3596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REGN</w:t>
            </w:r>
          </w:p>
        </w:tc>
      </w:tr>
      <w:tr w:rsidR="00EE25D2" w:rsidRPr="00590585" w14:paraId="59CEF364" w14:textId="77777777" w:rsidTr="00590585">
        <w:trPr>
          <w:trHeight w:val="165"/>
        </w:trPr>
        <w:tc>
          <w:tcPr>
            <w:tcW w:w="2023" w:type="dxa"/>
            <w:shd w:val="clear" w:color="auto" w:fill="auto"/>
            <w:tcMar>
              <w:top w:w="60" w:type="dxa"/>
              <w:left w:w="60" w:type="dxa"/>
              <w:bottom w:w="60" w:type="dxa"/>
              <w:right w:w="60" w:type="dxa"/>
            </w:tcMar>
            <w:hideMark/>
          </w:tcPr>
          <w:p w14:paraId="1709970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Palo Alto Networks Inc</w:t>
            </w:r>
          </w:p>
        </w:tc>
        <w:tc>
          <w:tcPr>
            <w:tcW w:w="811" w:type="dxa"/>
            <w:shd w:val="clear" w:color="auto" w:fill="auto"/>
            <w:tcMar>
              <w:top w:w="60" w:type="dxa"/>
              <w:left w:w="60" w:type="dxa"/>
              <w:bottom w:w="60" w:type="dxa"/>
              <w:right w:w="60" w:type="dxa"/>
            </w:tcMar>
            <w:hideMark/>
          </w:tcPr>
          <w:p w14:paraId="65F3ECC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PANW</w:t>
            </w:r>
          </w:p>
        </w:tc>
      </w:tr>
      <w:tr w:rsidR="00EE25D2" w:rsidRPr="00590585" w14:paraId="7A2AB86D" w14:textId="77777777" w:rsidTr="00590585">
        <w:trPr>
          <w:trHeight w:val="165"/>
        </w:trPr>
        <w:tc>
          <w:tcPr>
            <w:tcW w:w="2023" w:type="dxa"/>
            <w:shd w:val="clear" w:color="auto" w:fill="auto"/>
            <w:tcMar>
              <w:top w:w="60" w:type="dxa"/>
              <w:left w:w="60" w:type="dxa"/>
              <w:bottom w:w="60" w:type="dxa"/>
              <w:right w:w="60" w:type="dxa"/>
            </w:tcMar>
            <w:hideMark/>
          </w:tcPr>
          <w:p w14:paraId="735C3B8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Activision Blizzard Inc</w:t>
            </w:r>
          </w:p>
        </w:tc>
        <w:tc>
          <w:tcPr>
            <w:tcW w:w="811" w:type="dxa"/>
            <w:shd w:val="clear" w:color="auto" w:fill="auto"/>
            <w:tcMar>
              <w:top w:w="60" w:type="dxa"/>
              <w:left w:w="60" w:type="dxa"/>
              <w:bottom w:w="60" w:type="dxa"/>
              <w:right w:w="60" w:type="dxa"/>
            </w:tcMar>
            <w:hideMark/>
          </w:tcPr>
          <w:p w14:paraId="3463F7E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ATVI</w:t>
            </w:r>
          </w:p>
        </w:tc>
      </w:tr>
      <w:tr w:rsidR="00EE25D2" w:rsidRPr="00590585" w14:paraId="1A5CB321" w14:textId="77777777" w:rsidTr="00590585">
        <w:trPr>
          <w:trHeight w:val="165"/>
        </w:trPr>
        <w:tc>
          <w:tcPr>
            <w:tcW w:w="2023" w:type="dxa"/>
            <w:shd w:val="clear" w:color="auto" w:fill="auto"/>
            <w:tcMar>
              <w:top w:w="60" w:type="dxa"/>
              <w:left w:w="60" w:type="dxa"/>
              <w:bottom w:w="60" w:type="dxa"/>
              <w:right w:w="60" w:type="dxa"/>
            </w:tcMar>
            <w:hideMark/>
          </w:tcPr>
          <w:p w14:paraId="53F2276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Micron Technology Inc</w:t>
            </w:r>
          </w:p>
        </w:tc>
        <w:tc>
          <w:tcPr>
            <w:tcW w:w="811" w:type="dxa"/>
            <w:shd w:val="clear" w:color="auto" w:fill="auto"/>
            <w:tcMar>
              <w:top w:w="60" w:type="dxa"/>
              <w:left w:w="60" w:type="dxa"/>
              <w:bottom w:w="60" w:type="dxa"/>
              <w:right w:w="60" w:type="dxa"/>
            </w:tcMar>
            <w:hideMark/>
          </w:tcPr>
          <w:p w14:paraId="0BDF8E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MU</w:t>
            </w:r>
          </w:p>
        </w:tc>
      </w:tr>
      <w:tr w:rsidR="00EE25D2" w:rsidRPr="00590585" w14:paraId="1294B0BF" w14:textId="77777777" w:rsidTr="00590585">
        <w:trPr>
          <w:trHeight w:val="165"/>
        </w:trPr>
        <w:tc>
          <w:tcPr>
            <w:tcW w:w="2023" w:type="dxa"/>
            <w:shd w:val="clear" w:color="auto" w:fill="auto"/>
            <w:tcMar>
              <w:top w:w="60" w:type="dxa"/>
              <w:left w:w="60" w:type="dxa"/>
              <w:bottom w:w="60" w:type="dxa"/>
              <w:right w:w="60" w:type="dxa"/>
            </w:tcMar>
            <w:hideMark/>
          </w:tcPr>
          <w:p w14:paraId="7150A75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CSX Corp</w:t>
            </w:r>
          </w:p>
        </w:tc>
        <w:tc>
          <w:tcPr>
            <w:tcW w:w="811" w:type="dxa"/>
            <w:shd w:val="clear" w:color="auto" w:fill="auto"/>
            <w:tcMar>
              <w:top w:w="60" w:type="dxa"/>
              <w:left w:w="60" w:type="dxa"/>
              <w:bottom w:w="60" w:type="dxa"/>
              <w:right w:w="60" w:type="dxa"/>
            </w:tcMar>
            <w:hideMark/>
          </w:tcPr>
          <w:p w14:paraId="3E31ABB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CSX</w:t>
            </w:r>
          </w:p>
        </w:tc>
      </w:tr>
      <w:tr w:rsidR="00EE25D2" w:rsidRPr="00590585" w14:paraId="386B3D9C" w14:textId="77777777" w:rsidTr="00590585">
        <w:trPr>
          <w:trHeight w:val="165"/>
        </w:trPr>
        <w:tc>
          <w:tcPr>
            <w:tcW w:w="2023" w:type="dxa"/>
            <w:shd w:val="clear" w:color="auto" w:fill="auto"/>
            <w:tcMar>
              <w:top w:w="60" w:type="dxa"/>
              <w:left w:w="60" w:type="dxa"/>
              <w:bottom w:w="60" w:type="dxa"/>
              <w:right w:w="60" w:type="dxa"/>
            </w:tcMar>
            <w:hideMark/>
          </w:tcPr>
          <w:p w14:paraId="6D4D442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Synopsys Inc</w:t>
            </w:r>
          </w:p>
        </w:tc>
        <w:tc>
          <w:tcPr>
            <w:tcW w:w="811" w:type="dxa"/>
            <w:shd w:val="clear" w:color="auto" w:fill="auto"/>
            <w:tcMar>
              <w:top w:w="60" w:type="dxa"/>
              <w:left w:w="60" w:type="dxa"/>
              <w:bottom w:w="60" w:type="dxa"/>
              <w:right w:w="60" w:type="dxa"/>
            </w:tcMar>
            <w:hideMark/>
          </w:tcPr>
          <w:p w14:paraId="483BC7C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SNPS</w:t>
            </w:r>
          </w:p>
        </w:tc>
      </w:tr>
      <w:tr w:rsidR="00EE25D2" w:rsidRPr="00590585" w14:paraId="2C49E937" w14:textId="77777777" w:rsidTr="00590585">
        <w:trPr>
          <w:trHeight w:val="165"/>
        </w:trPr>
        <w:tc>
          <w:tcPr>
            <w:tcW w:w="2023" w:type="dxa"/>
            <w:shd w:val="clear" w:color="auto" w:fill="auto"/>
            <w:tcMar>
              <w:top w:w="60" w:type="dxa"/>
              <w:left w:w="60" w:type="dxa"/>
              <w:bottom w:w="60" w:type="dxa"/>
              <w:right w:w="60" w:type="dxa"/>
            </w:tcMar>
            <w:hideMark/>
          </w:tcPr>
          <w:p w14:paraId="052765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KLA Corp</w:t>
            </w:r>
          </w:p>
        </w:tc>
        <w:tc>
          <w:tcPr>
            <w:tcW w:w="811" w:type="dxa"/>
            <w:shd w:val="clear" w:color="auto" w:fill="auto"/>
            <w:tcMar>
              <w:top w:w="60" w:type="dxa"/>
              <w:left w:w="60" w:type="dxa"/>
              <w:bottom w:w="60" w:type="dxa"/>
              <w:right w:w="60" w:type="dxa"/>
            </w:tcMar>
            <w:hideMark/>
          </w:tcPr>
          <w:p w14:paraId="5363874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KLAC</w:t>
            </w:r>
          </w:p>
        </w:tc>
      </w:tr>
      <w:tr w:rsidR="00EE25D2" w:rsidRPr="00590585" w14:paraId="77214C21" w14:textId="77777777" w:rsidTr="00590585">
        <w:trPr>
          <w:trHeight w:val="165"/>
        </w:trPr>
        <w:tc>
          <w:tcPr>
            <w:tcW w:w="2023" w:type="dxa"/>
            <w:shd w:val="clear" w:color="auto" w:fill="auto"/>
            <w:tcMar>
              <w:top w:w="60" w:type="dxa"/>
              <w:left w:w="60" w:type="dxa"/>
              <w:bottom w:w="60" w:type="dxa"/>
              <w:right w:w="60" w:type="dxa"/>
            </w:tcMar>
            <w:hideMark/>
          </w:tcPr>
          <w:p w14:paraId="2A84B9D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ASML Holding NV</w:t>
            </w:r>
          </w:p>
        </w:tc>
        <w:tc>
          <w:tcPr>
            <w:tcW w:w="811" w:type="dxa"/>
            <w:shd w:val="clear" w:color="auto" w:fill="auto"/>
            <w:tcMar>
              <w:top w:w="60" w:type="dxa"/>
              <w:left w:w="60" w:type="dxa"/>
              <w:bottom w:w="60" w:type="dxa"/>
              <w:right w:w="60" w:type="dxa"/>
            </w:tcMar>
            <w:hideMark/>
          </w:tcPr>
          <w:p w14:paraId="40D99B2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ASML</w:t>
            </w:r>
          </w:p>
        </w:tc>
      </w:tr>
      <w:tr w:rsidR="00EE25D2" w:rsidRPr="00590585" w14:paraId="0DAA872A" w14:textId="77777777" w:rsidTr="00590585">
        <w:trPr>
          <w:trHeight w:val="165"/>
        </w:trPr>
        <w:tc>
          <w:tcPr>
            <w:tcW w:w="2023" w:type="dxa"/>
            <w:shd w:val="clear" w:color="auto" w:fill="auto"/>
            <w:tcMar>
              <w:top w:w="60" w:type="dxa"/>
              <w:left w:w="60" w:type="dxa"/>
              <w:bottom w:w="60" w:type="dxa"/>
              <w:right w:w="60" w:type="dxa"/>
            </w:tcMar>
            <w:hideMark/>
          </w:tcPr>
          <w:p w14:paraId="5372739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Cadence Design Systems Inc</w:t>
            </w:r>
          </w:p>
        </w:tc>
        <w:tc>
          <w:tcPr>
            <w:tcW w:w="811" w:type="dxa"/>
            <w:shd w:val="clear" w:color="auto" w:fill="auto"/>
            <w:tcMar>
              <w:top w:w="60" w:type="dxa"/>
              <w:left w:w="60" w:type="dxa"/>
              <w:bottom w:w="60" w:type="dxa"/>
              <w:right w:w="60" w:type="dxa"/>
            </w:tcMar>
            <w:hideMark/>
          </w:tcPr>
          <w:p w14:paraId="68C94D6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CDNS</w:t>
            </w:r>
          </w:p>
        </w:tc>
      </w:tr>
      <w:tr w:rsidR="00EE25D2" w:rsidRPr="00590585" w14:paraId="6F54CC94" w14:textId="77777777" w:rsidTr="00590585">
        <w:trPr>
          <w:trHeight w:val="180"/>
        </w:trPr>
        <w:tc>
          <w:tcPr>
            <w:tcW w:w="2023" w:type="dxa"/>
            <w:shd w:val="clear" w:color="auto" w:fill="auto"/>
            <w:tcMar>
              <w:top w:w="60" w:type="dxa"/>
              <w:left w:w="60" w:type="dxa"/>
              <w:bottom w:w="60" w:type="dxa"/>
              <w:right w:w="60" w:type="dxa"/>
            </w:tcMar>
            <w:hideMark/>
          </w:tcPr>
          <w:p w14:paraId="6210129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Fortinet Inc</w:t>
            </w:r>
          </w:p>
        </w:tc>
        <w:tc>
          <w:tcPr>
            <w:tcW w:w="811" w:type="dxa"/>
            <w:shd w:val="clear" w:color="auto" w:fill="auto"/>
            <w:tcMar>
              <w:top w:w="60" w:type="dxa"/>
              <w:left w:w="60" w:type="dxa"/>
              <w:bottom w:w="60" w:type="dxa"/>
              <w:right w:w="60" w:type="dxa"/>
            </w:tcMar>
            <w:hideMark/>
          </w:tcPr>
          <w:p w14:paraId="1DA573B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FTNT</w:t>
            </w:r>
          </w:p>
        </w:tc>
      </w:tr>
      <w:tr w:rsidR="00EE25D2" w:rsidRPr="00590585" w14:paraId="2645DF03" w14:textId="77777777" w:rsidTr="00590585">
        <w:trPr>
          <w:trHeight w:val="165"/>
        </w:trPr>
        <w:tc>
          <w:tcPr>
            <w:tcW w:w="2023" w:type="dxa"/>
            <w:shd w:val="clear" w:color="auto" w:fill="auto"/>
            <w:tcMar>
              <w:top w:w="60" w:type="dxa"/>
              <w:left w:w="60" w:type="dxa"/>
              <w:bottom w:w="60" w:type="dxa"/>
              <w:right w:w="60" w:type="dxa"/>
            </w:tcMar>
            <w:hideMark/>
          </w:tcPr>
          <w:p w14:paraId="2339443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O'Reilly Automotive Inc</w:t>
            </w:r>
          </w:p>
        </w:tc>
        <w:tc>
          <w:tcPr>
            <w:tcW w:w="811" w:type="dxa"/>
            <w:shd w:val="clear" w:color="auto" w:fill="auto"/>
            <w:tcMar>
              <w:top w:w="60" w:type="dxa"/>
              <w:left w:w="60" w:type="dxa"/>
              <w:bottom w:w="60" w:type="dxa"/>
              <w:right w:w="60" w:type="dxa"/>
            </w:tcMar>
            <w:hideMark/>
          </w:tcPr>
          <w:p w14:paraId="66FA2AB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ORLY</w:t>
            </w:r>
          </w:p>
        </w:tc>
      </w:tr>
      <w:tr w:rsidR="00EE25D2" w:rsidRPr="00590585" w14:paraId="03856FCE" w14:textId="77777777" w:rsidTr="00590585">
        <w:trPr>
          <w:trHeight w:val="165"/>
        </w:trPr>
        <w:tc>
          <w:tcPr>
            <w:tcW w:w="2023" w:type="dxa"/>
            <w:shd w:val="clear" w:color="auto" w:fill="auto"/>
            <w:tcMar>
              <w:top w:w="60" w:type="dxa"/>
              <w:left w:w="60" w:type="dxa"/>
              <w:bottom w:w="60" w:type="dxa"/>
              <w:right w:w="60" w:type="dxa"/>
            </w:tcMar>
            <w:hideMark/>
          </w:tcPr>
          <w:p w14:paraId="61894DD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Monster Beverage Corp</w:t>
            </w:r>
          </w:p>
        </w:tc>
        <w:tc>
          <w:tcPr>
            <w:tcW w:w="811" w:type="dxa"/>
            <w:shd w:val="clear" w:color="auto" w:fill="auto"/>
            <w:tcMar>
              <w:top w:w="60" w:type="dxa"/>
              <w:left w:w="60" w:type="dxa"/>
              <w:bottom w:w="60" w:type="dxa"/>
              <w:right w:w="60" w:type="dxa"/>
            </w:tcMar>
            <w:hideMark/>
          </w:tcPr>
          <w:p w14:paraId="6B7BB2C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MNST</w:t>
            </w:r>
          </w:p>
        </w:tc>
      </w:tr>
      <w:tr w:rsidR="00EE25D2" w:rsidRPr="00590585" w14:paraId="4508D4DA" w14:textId="77777777" w:rsidTr="00590585">
        <w:trPr>
          <w:trHeight w:val="165"/>
        </w:trPr>
        <w:tc>
          <w:tcPr>
            <w:tcW w:w="2023" w:type="dxa"/>
            <w:shd w:val="clear" w:color="auto" w:fill="auto"/>
            <w:tcMar>
              <w:top w:w="60" w:type="dxa"/>
              <w:left w:w="60" w:type="dxa"/>
              <w:bottom w:w="60" w:type="dxa"/>
              <w:right w:w="60" w:type="dxa"/>
            </w:tcMar>
            <w:hideMark/>
          </w:tcPr>
          <w:p w14:paraId="311EF5A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Marriott International Inc/MD</w:t>
            </w:r>
          </w:p>
        </w:tc>
        <w:tc>
          <w:tcPr>
            <w:tcW w:w="811" w:type="dxa"/>
            <w:shd w:val="clear" w:color="auto" w:fill="auto"/>
            <w:tcMar>
              <w:top w:w="60" w:type="dxa"/>
              <w:left w:w="60" w:type="dxa"/>
              <w:bottom w:w="60" w:type="dxa"/>
              <w:right w:w="60" w:type="dxa"/>
            </w:tcMar>
            <w:hideMark/>
          </w:tcPr>
          <w:p w14:paraId="0BC2A38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MAR</w:t>
            </w:r>
          </w:p>
        </w:tc>
      </w:tr>
      <w:tr w:rsidR="00EE25D2" w:rsidRPr="00590585" w14:paraId="5AD1F9BF" w14:textId="77777777" w:rsidTr="00590585">
        <w:trPr>
          <w:trHeight w:val="165"/>
        </w:trPr>
        <w:tc>
          <w:tcPr>
            <w:tcW w:w="2023" w:type="dxa"/>
            <w:shd w:val="clear" w:color="auto" w:fill="auto"/>
            <w:tcMar>
              <w:top w:w="60" w:type="dxa"/>
              <w:left w:w="60" w:type="dxa"/>
              <w:bottom w:w="60" w:type="dxa"/>
              <w:right w:w="60" w:type="dxa"/>
            </w:tcMar>
            <w:hideMark/>
          </w:tcPr>
          <w:p w14:paraId="7EDA825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Charter Communications Inc</w:t>
            </w:r>
          </w:p>
        </w:tc>
        <w:tc>
          <w:tcPr>
            <w:tcW w:w="811" w:type="dxa"/>
            <w:shd w:val="clear" w:color="auto" w:fill="auto"/>
            <w:tcMar>
              <w:top w:w="60" w:type="dxa"/>
              <w:left w:w="60" w:type="dxa"/>
              <w:bottom w:w="60" w:type="dxa"/>
              <w:right w:w="60" w:type="dxa"/>
            </w:tcMar>
            <w:hideMark/>
          </w:tcPr>
          <w:p w14:paraId="1FC81B7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CHTR</w:t>
            </w:r>
          </w:p>
        </w:tc>
      </w:tr>
      <w:tr w:rsidR="00EE25D2" w:rsidRPr="00590585" w14:paraId="0F2C7BDF" w14:textId="77777777" w:rsidTr="00590585">
        <w:trPr>
          <w:trHeight w:val="165"/>
        </w:trPr>
        <w:tc>
          <w:tcPr>
            <w:tcW w:w="2023" w:type="dxa"/>
            <w:shd w:val="clear" w:color="auto" w:fill="auto"/>
            <w:tcMar>
              <w:top w:w="60" w:type="dxa"/>
              <w:left w:w="60" w:type="dxa"/>
              <w:bottom w:w="60" w:type="dxa"/>
              <w:right w:w="60" w:type="dxa"/>
            </w:tcMar>
            <w:hideMark/>
          </w:tcPr>
          <w:p w14:paraId="4466EE9A"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MercadoLibre</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3BDC581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MELI</w:t>
            </w:r>
          </w:p>
        </w:tc>
      </w:tr>
      <w:tr w:rsidR="00EE25D2" w:rsidRPr="00590585" w14:paraId="5704673B" w14:textId="77777777" w:rsidTr="00590585">
        <w:trPr>
          <w:trHeight w:val="165"/>
        </w:trPr>
        <w:tc>
          <w:tcPr>
            <w:tcW w:w="2023" w:type="dxa"/>
            <w:shd w:val="clear" w:color="auto" w:fill="auto"/>
            <w:tcMar>
              <w:top w:w="60" w:type="dxa"/>
              <w:left w:w="60" w:type="dxa"/>
              <w:bottom w:w="60" w:type="dxa"/>
              <w:right w:w="60" w:type="dxa"/>
            </w:tcMar>
            <w:hideMark/>
          </w:tcPr>
          <w:p w14:paraId="3898C3B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Airbnb Inc</w:t>
            </w:r>
          </w:p>
        </w:tc>
        <w:tc>
          <w:tcPr>
            <w:tcW w:w="811" w:type="dxa"/>
            <w:shd w:val="clear" w:color="auto" w:fill="auto"/>
            <w:tcMar>
              <w:top w:w="60" w:type="dxa"/>
              <w:left w:w="60" w:type="dxa"/>
              <w:bottom w:w="60" w:type="dxa"/>
              <w:right w:w="60" w:type="dxa"/>
            </w:tcMar>
            <w:hideMark/>
          </w:tcPr>
          <w:p w14:paraId="579A56E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ABNB</w:t>
            </w:r>
          </w:p>
        </w:tc>
      </w:tr>
      <w:tr w:rsidR="00EE25D2" w:rsidRPr="00590585" w14:paraId="1DC203E4" w14:textId="77777777" w:rsidTr="00590585">
        <w:trPr>
          <w:trHeight w:val="165"/>
        </w:trPr>
        <w:tc>
          <w:tcPr>
            <w:tcW w:w="2023" w:type="dxa"/>
            <w:shd w:val="clear" w:color="auto" w:fill="auto"/>
            <w:tcMar>
              <w:top w:w="60" w:type="dxa"/>
              <w:left w:w="60" w:type="dxa"/>
              <w:bottom w:w="60" w:type="dxa"/>
              <w:right w:w="60" w:type="dxa"/>
            </w:tcMar>
            <w:hideMark/>
          </w:tcPr>
          <w:p w14:paraId="5EF92CA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NXP Semiconductors NV</w:t>
            </w:r>
          </w:p>
        </w:tc>
        <w:tc>
          <w:tcPr>
            <w:tcW w:w="811" w:type="dxa"/>
            <w:shd w:val="clear" w:color="auto" w:fill="auto"/>
            <w:tcMar>
              <w:top w:w="60" w:type="dxa"/>
              <w:left w:w="60" w:type="dxa"/>
              <w:bottom w:w="60" w:type="dxa"/>
              <w:right w:w="60" w:type="dxa"/>
            </w:tcMar>
            <w:hideMark/>
          </w:tcPr>
          <w:p w14:paraId="1833FEC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NXPI</w:t>
            </w:r>
          </w:p>
        </w:tc>
      </w:tr>
      <w:tr w:rsidR="00EE25D2" w:rsidRPr="00590585" w14:paraId="27CDC652" w14:textId="77777777" w:rsidTr="00590585">
        <w:trPr>
          <w:trHeight w:val="165"/>
        </w:trPr>
        <w:tc>
          <w:tcPr>
            <w:tcW w:w="2023" w:type="dxa"/>
            <w:shd w:val="clear" w:color="auto" w:fill="auto"/>
            <w:tcMar>
              <w:top w:w="60" w:type="dxa"/>
              <w:left w:w="60" w:type="dxa"/>
              <w:bottom w:w="60" w:type="dxa"/>
              <w:right w:w="60" w:type="dxa"/>
            </w:tcMar>
            <w:hideMark/>
          </w:tcPr>
          <w:p w14:paraId="371C156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Marvell Technology Inc</w:t>
            </w:r>
          </w:p>
        </w:tc>
        <w:tc>
          <w:tcPr>
            <w:tcW w:w="811" w:type="dxa"/>
            <w:shd w:val="clear" w:color="auto" w:fill="auto"/>
            <w:tcMar>
              <w:top w:w="60" w:type="dxa"/>
              <w:left w:w="60" w:type="dxa"/>
              <w:bottom w:w="60" w:type="dxa"/>
              <w:right w:w="60" w:type="dxa"/>
            </w:tcMar>
            <w:hideMark/>
          </w:tcPr>
          <w:p w14:paraId="4B6CCB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MRVL</w:t>
            </w:r>
          </w:p>
        </w:tc>
      </w:tr>
      <w:tr w:rsidR="00EE25D2" w:rsidRPr="00590585" w14:paraId="7E5F322B" w14:textId="77777777" w:rsidTr="00590585">
        <w:trPr>
          <w:trHeight w:val="165"/>
        </w:trPr>
        <w:tc>
          <w:tcPr>
            <w:tcW w:w="2023" w:type="dxa"/>
            <w:shd w:val="clear" w:color="auto" w:fill="auto"/>
            <w:tcMar>
              <w:top w:w="60" w:type="dxa"/>
              <w:left w:w="60" w:type="dxa"/>
              <w:bottom w:w="60" w:type="dxa"/>
              <w:right w:w="60" w:type="dxa"/>
            </w:tcMar>
            <w:hideMark/>
          </w:tcPr>
          <w:p w14:paraId="1C3E0CE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Dexcom Inc</w:t>
            </w:r>
          </w:p>
        </w:tc>
        <w:tc>
          <w:tcPr>
            <w:tcW w:w="811" w:type="dxa"/>
            <w:shd w:val="clear" w:color="auto" w:fill="auto"/>
            <w:tcMar>
              <w:top w:w="60" w:type="dxa"/>
              <w:left w:w="60" w:type="dxa"/>
              <w:bottom w:w="60" w:type="dxa"/>
              <w:right w:w="60" w:type="dxa"/>
            </w:tcMar>
            <w:hideMark/>
          </w:tcPr>
          <w:p w14:paraId="1382075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DXCM</w:t>
            </w:r>
          </w:p>
        </w:tc>
      </w:tr>
      <w:tr w:rsidR="00EE25D2" w:rsidRPr="00590585" w14:paraId="230AEBD3" w14:textId="77777777" w:rsidTr="00590585">
        <w:trPr>
          <w:trHeight w:val="165"/>
        </w:trPr>
        <w:tc>
          <w:tcPr>
            <w:tcW w:w="2023" w:type="dxa"/>
            <w:shd w:val="clear" w:color="auto" w:fill="auto"/>
            <w:tcMar>
              <w:top w:w="60" w:type="dxa"/>
              <w:left w:w="60" w:type="dxa"/>
              <w:bottom w:w="60" w:type="dxa"/>
              <w:right w:w="60" w:type="dxa"/>
            </w:tcMar>
            <w:hideMark/>
          </w:tcPr>
          <w:p w14:paraId="25149EF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Cintas Corp</w:t>
            </w:r>
          </w:p>
        </w:tc>
        <w:tc>
          <w:tcPr>
            <w:tcW w:w="811" w:type="dxa"/>
            <w:shd w:val="clear" w:color="auto" w:fill="auto"/>
            <w:tcMar>
              <w:top w:w="60" w:type="dxa"/>
              <w:left w:w="60" w:type="dxa"/>
              <w:bottom w:w="60" w:type="dxa"/>
              <w:right w:w="60" w:type="dxa"/>
            </w:tcMar>
            <w:hideMark/>
          </w:tcPr>
          <w:p w14:paraId="232379F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CTAS</w:t>
            </w:r>
          </w:p>
        </w:tc>
      </w:tr>
      <w:tr w:rsidR="00EE25D2" w:rsidRPr="00590585" w14:paraId="37B0FCC9" w14:textId="77777777" w:rsidTr="00590585">
        <w:trPr>
          <w:trHeight w:val="165"/>
        </w:trPr>
        <w:tc>
          <w:tcPr>
            <w:tcW w:w="2023" w:type="dxa"/>
            <w:shd w:val="clear" w:color="auto" w:fill="auto"/>
            <w:tcMar>
              <w:top w:w="60" w:type="dxa"/>
              <w:left w:w="60" w:type="dxa"/>
              <w:bottom w:w="60" w:type="dxa"/>
              <w:right w:w="60" w:type="dxa"/>
            </w:tcMar>
            <w:hideMark/>
          </w:tcPr>
          <w:p w14:paraId="7505B12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Microchip Technology Inc</w:t>
            </w:r>
          </w:p>
        </w:tc>
        <w:tc>
          <w:tcPr>
            <w:tcW w:w="811" w:type="dxa"/>
            <w:shd w:val="clear" w:color="auto" w:fill="auto"/>
            <w:tcMar>
              <w:top w:w="60" w:type="dxa"/>
              <w:left w:w="60" w:type="dxa"/>
              <w:bottom w:w="60" w:type="dxa"/>
              <w:right w:w="60" w:type="dxa"/>
            </w:tcMar>
            <w:hideMark/>
          </w:tcPr>
          <w:p w14:paraId="766910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MCHP</w:t>
            </w:r>
          </w:p>
        </w:tc>
      </w:tr>
      <w:tr w:rsidR="00EE25D2" w:rsidRPr="00590585" w14:paraId="15699673" w14:textId="77777777" w:rsidTr="00590585">
        <w:trPr>
          <w:trHeight w:val="165"/>
        </w:trPr>
        <w:tc>
          <w:tcPr>
            <w:tcW w:w="2023" w:type="dxa"/>
            <w:shd w:val="clear" w:color="auto" w:fill="auto"/>
            <w:tcMar>
              <w:top w:w="60" w:type="dxa"/>
              <w:left w:w="60" w:type="dxa"/>
              <w:bottom w:w="60" w:type="dxa"/>
              <w:right w:w="60" w:type="dxa"/>
            </w:tcMar>
            <w:hideMark/>
          </w:tcPr>
          <w:p w14:paraId="1BDE795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Moderna Inc</w:t>
            </w:r>
          </w:p>
        </w:tc>
        <w:tc>
          <w:tcPr>
            <w:tcW w:w="811" w:type="dxa"/>
            <w:shd w:val="clear" w:color="auto" w:fill="auto"/>
            <w:tcMar>
              <w:top w:w="60" w:type="dxa"/>
              <w:left w:w="60" w:type="dxa"/>
              <w:bottom w:w="60" w:type="dxa"/>
              <w:right w:w="60" w:type="dxa"/>
            </w:tcMar>
            <w:hideMark/>
          </w:tcPr>
          <w:p w14:paraId="40E1118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MRNA</w:t>
            </w:r>
          </w:p>
        </w:tc>
      </w:tr>
      <w:tr w:rsidR="00EE25D2" w:rsidRPr="00590585" w14:paraId="2FF24516" w14:textId="77777777" w:rsidTr="00590585">
        <w:trPr>
          <w:trHeight w:val="165"/>
        </w:trPr>
        <w:tc>
          <w:tcPr>
            <w:tcW w:w="2023" w:type="dxa"/>
            <w:shd w:val="clear" w:color="auto" w:fill="auto"/>
            <w:tcMar>
              <w:top w:w="60" w:type="dxa"/>
              <w:left w:w="60" w:type="dxa"/>
              <w:bottom w:w="60" w:type="dxa"/>
              <w:right w:w="60" w:type="dxa"/>
            </w:tcMar>
            <w:hideMark/>
          </w:tcPr>
          <w:p w14:paraId="0EBD74A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Lululemon Athletica Inc</w:t>
            </w:r>
          </w:p>
        </w:tc>
        <w:tc>
          <w:tcPr>
            <w:tcW w:w="811" w:type="dxa"/>
            <w:shd w:val="clear" w:color="auto" w:fill="auto"/>
            <w:tcMar>
              <w:top w:w="60" w:type="dxa"/>
              <w:left w:w="60" w:type="dxa"/>
              <w:bottom w:w="60" w:type="dxa"/>
              <w:right w:w="60" w:type="dxa"/>
            </w:tcMar>
            <w:hideMark/>
          </w:tcPr>
          <w:p w14:paraId="1531BB7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LULU</w:t>
            </w:r>
          </w:p>
        </w:tc>
      </w:tr>
      <w:tr w:rsidR="00EE25D2" w:rsidRPr="00590585" w14:paraId="61AFB5EB" w14:textId="77777777" w:rsidTr="00590585">
        <w:trPr>
          <w:trHeight w:val="180"/>
        </w:trPr>
        <w:tc>
          <w:tcPr>
            <w:tcW w:w="2023" w:type="dxa"/>
            <w:shd w:val="clear" w:color="auto" w:fill="auto"/>
            <w:tcMar>
              <w:top w:w="60" w:type="dxa"/>
              <w:left w:w="60" w:type="dxa"/>
              <w:bottom w:w="60" w:type="dxa"/>
              <w:right w:w="60" w:type="dxa"/>
            </w:tcMar>
            <w:hideMark/>
          </w:tcPr>
          <w:p w14:paraId="7C5129F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Autodesk Inc</w:t>
            </w:r>
          </w:p>
        </w:tc>
        <w:tc>
          <w:tcPr>
            <w:tcW w:w="811" w:type="dxa"/>
            <w:shd w:val="clear" w:color="auto" w:fill="auto"/>
            <w:tcMar>
              <w:top w:w="60" w:type="dxa"/>
              <w:left w:w="60" w:type="dxa"/>
              <w:bottom w:w="60" w:type="dxa"/>
              <w:right w:w="60" w:type="dxa"/>
            </w:tcMar>
            <w:hideMark/>
          </w:tcPr>
          <w:p w14:paraId="50C2F14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ADSK</w:t>
            </w:r>
          </w:p>
        </w:tc>
      </w:tr>
      <w:tr w:rsidR="00EE25D2" w:rsidRPr="00590585" w14:paraId="4DE1304A" w14:textId="77777777" w:rsidTr="00590585">
        <w:trPr>
          <w:trHeight w:val="165"/>
        </w:trPr>
        <w:tc>
          <w:tcPr>
            <w:tcW w:w="2023" w:type="dxa"/>
            <w:shd w:val="clear" w:color="auto" w:fill="auto"/>
            <w:tcMar>
              <w:top w:w="60" w:type="dxa"/>
              <w:left w:w="60" w:type="dxa"/>
              <w:bottom w:w="60" w:type="dxa"/>
              <w:right w:w="60" w:type="dxa"/>
            </w:tcMar>
            <w:hideMark/>
          </w:tcPr>
          <w:p w14:paraId="2CE2D2E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PDD Holdings Inc ADR</w:t>
            </w:r>
          </w:p>
        </w:tc>
        <w:tc>
          <w:tcPr>
            <w:tcW w:w="811" w:type="dxa"/>
            <w:shd w:val="clear" w:color="auto" w:fill="auto"/>
            <w:tcMar>
              <w:top w:w="60" w:type="dxa"/>
              <w:left w:w="60" w:type="dxa"/>
              <w:bottom w:w="60" w:type="dxa"/>
              <w:right w:w="60" w:type="dxa"/>
            </w:tcMar>
            <w:hideMark/>
          </w:tcPr>
          <w:p w14:paraId="14C1122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PDD</w:t>
            </w:r>
          </w:p>
        </w:tc>
      </w:tr>
      <w:tr w:rsidR="00EE25D2" w:rsidRPr="00590585" w14:paraId="20049328" w14:textId="77777777" w:rsidTr="00590585">
        <w:trPr>
          <w:trHeight w:val="165"/>
        </w:trPr>
        <w:tc>
          <w:tcPr>
            <w:tcW w:w="2023" w:type="dxa"/>
            <w:shd w:val="clear" w:color="auto" w:fill="auto"/>
            <w:tcMar>
              <w:top w:w="60" w:type="dxa"/>
              <w:left w:w="60" w:type="dxa"/>
              <w:bottom w:w="60" w:type="dxa"/>
              <w:right w:w="60" w:type="dxa"/>
            </w:tcMar>
            <w:hideMark/>
          </w:tcPr>
          <w:p w14:paraId="5306587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Workday Inc</w:t>
            </w:r>
          </w:p>
        </w:tc>
        <w:tc>
          <w:tcPr>
            <w:tcW w:w="811" w:type="dxa"/>
            <w:shd w:val="clear" w:color="auto" w:fill="auto"/>
            <w:tcMar>
              <w:top w:w="60" w:type="dxa"/>
              <w:left w:w="60" w:type="dxa"/>
              <w:bottom w:w="60" w:type="dxa"/>
              <w:right w:w="60" w:type="dxa"/>
            </w:tcMar>
            <w:hideMark/>
          </w:tcPr>
          <w:p w14:paraId="357D391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WDAY</w:t>
            </w:r>
          </w:p>
        </w:tc>
      </w:tr>
      <w:tr w:rsidR="00EE25D2" w:rsidRPr="00590585" w14:paraId="04189C92" w14:textId="77777777" w:rsidTr="00590585">
        <w:trPr>
          <w:trHeight w:val="165"/>
        </w:trPr>
        <w:tc>
          <w:tcPr>
            <w:tcW w:w="2023" w:type="dxa"/>
            <w:shd w:val="clear" w:color="auto" w:fill="auto"/>
            <w:tcMar>
              <w:top w:w="60" w:type="dxa"/>
              <w:left w:w="60" w:type="dxa"/>
              <w:bottom w:w="60" w:type="dxa"/>
              <w:right w:w="60" w:type="dxa"/>
            </w:tcMar>
            <w:hideMark/>
          </w:tcPr>
          <w:p w14:paraId="6A8E30E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PACCAR Inc</w:t>
            </w:r>
          </w:p>
        </w:tc>
        <w:tc>
          <w:tcPr>
            <w:tcW w:w="811" w:type="dxa"/>
            <w:shd w:val="clear" w:color="auto" w:fill="auto"/>
            <w:tcMar>
              <w:top w:w="60" w:type="dxa"/>
              <w:left w:w="60" w:type="dxa"/>
              <w:bottom w:w="60" w:type="dxa"/>
              <w:right w:w="60" w:type="dxa"/>
            </w:tcMar>
            <w:hideMark/>
          </w:tcPr>
          <w:p w14:paraId="6BF72A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PCAR</w:t>
            </w:r>
          </w:p>
        </w:tc>
      </w:tr>
      <w:tr w:rsidR="00EE25D2" w:rsidRPr="00590585" w14:paraId="160FF304" w14:textId="77777777" w:rsidTr="00590585">
        <w:trPr>
          <w:trHeight w:val="165"/>
        </w:trPr>
        <w:tc>
          <w:tcPr>
            <w:tcW w:w="2023" w:type="dxa"/>
            <w:shd w:val="clear" w:color="auto" w:fill="auto"/>
            <w:tcMar>
              <w:top w:w="60" w:type="dxa"/>
              <w:left w:w="60" w:type="dxa"/>
              <w:bottom w:w="60" w:type="dxa"/>
              <w:right w:w="60" w:type="dxa"/>
            </w:tcMar>
            <w:hideMark/>
          </w:tcPr>
          <w:p w14:paraId="3F3B395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American Electric Power Co Inc</w:t>
            </w:r>
          </w:p>
        </w:tc>
        <w:tc>
          <w:tcPr>
            <w:tcW w:w="811" w:type="dxa"/>
            <w:shd w:val="clear" w:color="auto" w:fill="auto"/>
            <w:tcMar>
              <w:top w:w="60" w:type="dxa"/>
              <w:left w:w="60" w:type="dxa"/>
              <w:bottom w:w="60" w:type="dxa"/>
              <w:right w:w="60" w:type="dxa"/>
            </w:tcMar>
            <w:hideMark/>
          </w:tcPr>
          <w:p w14:paraId="5E12E60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AEP</w:t>
            </w:r>
          </w:p>
        </w:tc>
      </w:tr>
      <w:tr w:rsidR="00EE25D2" w:rsidRPr="00590585" w14:paraId="21F68844" w14:textId="77777777" w:rsidTr="00590585">
        <w:trPr>
          <w:trHeight w:val="165"/>
        </w:trPr>
        <w:tc>
          <w:tcPr>
            <w:tcW w:w="2023" w:type="dxa"/>
            <w:shd w:val="clear" w:color="auto" w:fill="auto"/>
            <w:tcMar>
              <w:top w:w="60" w:type="dxa"/>
              <w:left w:w="60" w:type="dxa"/>
              <w:bottom w:w="60" w:type="dxa"/>
              <w:right w:w="60" w:type="dxa"/>
            </w:tcMar>
            <w:hideMark/>
          </w:tcPr>
          <w:p w14:paraId="7CEA8AB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Keurig Dr Pepper Inc</w:t>
            </w:r>
          </w:p>
        </w:tc>
        <w:tc>
          <w:tcPr>
            <w:tcW w:w="811" w:type="dxa"/>
            <w:shd w:val="clear" w:color="auto" w:fill="auto"/>
            <w:tcMar>
              <w:top w:w="60" w:type="dxa"/>
              <w:left w:w="60" w:type="dxa"/>
              <w:bottom w:w="60" w:type="dxa"/>
              <w:right w:w="60" w:type="dxa"/>
            </w:tcMar>
            <w:hideMark/>
          </w:tcPr>
          <w:p w14:paraId="4CD8530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KDP</w:t>
            </w:r>
          </w:p>
        </w:tc>
      </w:tr>
      <w:tr w:rsidR="00EE25D2" w:rsidRPr="00590585" w14:paraId="7B17DB0C" w14:textId="77777777" w:rsidTr="00590585">
        <w:trPr>
          <w:trHeight w:val="165"/>
        </w:trPr>
        <w:tc>
          <w:tcPr>
            <w:tcW w:w="2023" w:type="dxa"/>
            <w:shd w:val="clear" w:color="auto" w:fill="auto"/>
            <w:tcMar>
              <w:top w:w="60" w:type="dxa"/>
              <w:left w:w="60" w:type="dxa"/>
              <w:bottom w:w="60" w:type="dxa"/>
              <w:right w:w="60" w:type="dxa"/>
            </w:tcMar>
            <w:hideMark/>
          </w:tcPr>
          <w:p w14:paraId="09D6662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Kraft Heinz Co/The</w:t>
            </w:r>
          </w:p>
        </w:tc>
        <w:tc>
          <w:tcPr>
            <w:tcW w:w="811" w:type="dxa"/>
            <w:shd w:val="clear" w:color="auto" w:fill="auto"/>
            <w:tcMar>
              <w:top w:w="60" w:type="dxa"/>
              <w:left w:w="60" w:type="dxa"/>
              <w:bottom w:w="60" w:type="dxa"/>
              <w:right w:w="60" w:type="dxa"/>
            </w:tcMar>
            <w:hideMark/>
          </w:tcPr>
          <w:p w14:paraId="011AC58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KHC</w:t>
            </w:r>
          </w:p>
        </w:tc>
      </w:tr>
      <w:tr w:rsidR="00EE25D2" w:rsidRPr="00590585" w14:paraId="724AC056" w14:textId="77777777" w:rsidTr="00590585">
        <w:trPr>
          <w:trHeight w:val="165"/>
        </w:trPr>
        <w:tc>
          <w:tcPr>
            <w:tcW w:w="2023" w:type="dxa"/>
            <w:shd w:val="clear" w:color="auto" w:fill="auto"/>
            <w:tcMar>
              <w:top w:w="60" w:type="dxa"/>
              <w:left w:w="60" w:type="dxa"/>
              <w:bottom w:w="60" w:type="dxa"/>
              <w:right w:w="60" w:type="dxa"/>
            </w:tcMar>
            <w:hideMark/>
          </w:tcPr>
          <w:p w14:paraId="5D3B5ED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IDEXX Laboratories Inc</w:t>
            </w:r>
          </w:p>
        </w:tc>
        <w:tc>
          <w:tcPr>
            <w:tcW w:w="811" w:type="dxa"/>
            <w:shd w:val="clear" w:color="auto" w:fill="auto"/>
            <w:tcMar>
              <w:top w:w="60" w:type="dxa"/>
              <w:left w:w="60" w:type="dxa"/>
              <w:bottom w:w="60" w:type="dxa"/>
              <w:right w:w="60" w:type="dxa"/>
            </w:tcMar>
            <w:hideMark/>
          </w:tcPr>
          <w:p w14:paraId="49B2FAC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IDXX</w:t>
            </w:r>
          </w:p>
        </w:tc>
      </w:tr>
      <w:tr w:rsidR="00EE25D2" w:rsidRPr="00590585" w14:paraId="78249086" w14:textId="77777777" w:rsidTr="00590585">
        <w:trPr>
          <w:trHeight w:val="165"/>
        </w:trPr>
        <w:tc>
          <w:tcPr>
            <w:tcW w:w="2023" w:type="dxa"/>
            <w:shd w:val="clear" w:color="auto" w:fill="auto"/>
            <w:tcMar>
              <w:top w:w="60" w:type="dxa"/>
              <w:left w:w="60" w:type="dxa"/>
              <w:bottom w:w="60" w:type="dxa"/>
              <w:right w:w="60" w:type="dxa"/>
            </w:tcMar>
            <w:hideMark/>
          </w:tcPr>
          <w:p w14:paraId="38C1979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Copart Inc</w:t>
            </w:r>
          </w:p>
        </w:tc>
        <w:tc>
          <w:tcPr>
            <w:tcW w:w="811" w:type="dxa"/>
            <w:shd w:val="clear" w:color="auto" w:fill="auto"/>
            <w:tcMar>
              <w:top w:w="60" w:type="dxa"/>
              <w:left w:w="60" w:type="dxa"/>
              <w:bottom w:w="60" w:type="dxa"/>
              <w:right w:w="60" w:type="dxa"/>
            </w:tcMar>
            <w:hideMark/>
          </w:tcPr>
          <w:p w14:paraId="75E1F29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CPRT</w:t>
            </w:r>
          </w:p>
        </w:tc>
      </w:tr>
      <w:tr w:rsidR="00EE25D2" w:rsidRPr="00590585" w14:paraId="7DAA6990" w14:textId="77777777" w:rsidTr="00590585">
        <w:trPr>
          <w:trHeight w:val="165"/>
        </w:trPr>
        <w:tc>
          <w:tcPr>
            <w:tcW w:w="2023" w:type="dxa"/>
            <w:shd w:val="clear" w:color="auto" w:fill="auto"/>
            <w:tcMar>
              <w:top w:w="60" w:type="dxa"/>
              <w:left w:w="60" w:type="dxa"/>
              <w:bottom w:w="60" w:type="dxa"/>
              <w:right w:w="60" w:type="dxa"/>
            </w:tcMar>
            <w:hideMark/>
          </w:tcPr>
          <w:p w14:paraId="2DC966A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Paychex Inc</w:t>
            </w:r>
          </w:p>
        </w:tc>
        <w:tc>
          <w:tcPr>
            <w:tcW w:w="811" w:type="dxa"/>
            <w:shd w:val="clear" w:color="auto" w:fill="auto"/>
            <w:tcMar>
              <w:top w:w="60" w:type="dxa"/>
              <w:left w:w="60" w:type="dxa"/>
              <w:bottom w:w="60" w:type="dxa"/>
              <w:right w:w="60" w:type="dxa"/>
            </w:tcMar>
            <w:hideMark/>
          </w:tcPr>
          <w:p w14:paraId="227500B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PAYX</w:t>
            </w:r>
          </w:p>
        </w:tc>
      </w:tr>
      <w:tr w:rsidR="00EE25D2" w:rsidRPr="00590585" w14:paraId="6ABA4F39" w14:textId="77777777" w:rsidTr="00590585">
        <w:trPr>
          <w:trHeight w:val="165"/>
        </w:trPr>
        <w:tc>
          <w:tcPr>
            <w:tcW w:w="2023" w:type="dxa"/>
            <w:shd w:val="clear" w:color="auto" w:fill="auto"/>
            <w:tcMar>
              <w:top w:w="60" w:type="dxa"/>
              <w:left w:w="60" w:type="dxa"/>
              <w:bottom w:w="60" w:type="dxa"/>
              <w:right w:w="60" w:type="dxa"/>
            </w:tcMar>
            <w:hideMark/>
          </w:tcPr>
          <w:p w14:paraId="0DA0B2C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ON Semiconductor Corp</w:t>
            </w:r>
          </w:p>
        </w:tc>
        <w:tc>
          <w:tcPr>
            <w:tcW w:w="811" w:type="dxa"/>
            <w:shd w:val="clear" w:color="auto" w:fill="auto"/>
            <w:tcMar>
              <w:top w:w="60" w:type="dxa"/>
              <w:left w:w="60" w:type="dxa"/>
              <w:bottom w:w="60" w:type="dxa"/>
              <w:right w:w="60" w:type="dxa"/>
            </w:tcMar>
            <w:hideMark/>
          </w:tcPr>
          <w:p w14:paraId="68F71A5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ON</w:t>
            </w:r>
          </w:p>
        </w:tc>
      </w:tr>
      <w:tr w:rsidR="00EE25D2" w:rsidRPr="00590585" w14:paraId="31C9F600" w14:textId="77777777" w:rsidTr="00590585">
        <w:trPr>
          <w:trHeight w:val="165"/>
        </w:trPr>
        <w:tc>
          <w:tcPr>
            <w:tcW w:w="2023" w:type="dxa"/>
            <w:shd w:val="clear" w:color="auto" w:fill="auto"/>
            <w:tcMar>
              <w:top w:w="60" w:type="dxa"/>
              <w:left w:w="60" w:type="dxa"/>
              <w:bottom w:w="60" w:type="dxa"/>
              <w:right w:w="60" w:type="dxa"/>
            </w:tcMar>
            <w:hideMark/>
          </w:tcPr>
          <w:p w14:paraId="087E32D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Exelon Corp</w:t>
            </w:r>
          </w:p>
        </w:tc>
        <w:tc>
          <w:tcPr>
            <w:tcW w:w="811" w:type="dxa"/>
            <w:shd w:val="clear" w:color="auto" w:fill="auto"/>
            <w:tcMar>
              <w:top w:w="60" w:type="dxa"/>
              <w:left w:w="60" w:type="dxa"/>
              <w:bottom w:w="60" w:type="dxa"/>
              <w:right w:w="60" w:type="dxa"/>
            </w:tcMar>
            <w:hideMark/>
          </w:tcPr>
          <w:p w14:paraId="6C70787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EXC</w:t>
            </w:r>
          </w:p>
        </w:tc>
      </w:tr>
      <w:tr w:rsidR="00EE25D2" w:rsidRPr="00590585" w14:paraId="40381D73" w14:textId="77777777" w:rsidTr="00590585">
        <w:trPr>
          <w:trHeight w:val="165"/>
        </w:trPr>
        <w:tc>
          <w:tcPr>
            <w:tcW w:w="2023" w:type="dxa"/>
            <w:shd w:val="clear" w:color="auto" w:fill="auto"/>
            <w:tcMar>
              <w:top w:w="60" w:type="dxa"/>
              <w:left w:w="60" w:type="dxa"/>
              <w:bottom w:w="60" w:type="dxa"/>
              <w:right w:w="60" w:type="dxa"/>
            </w:tcMar>
            <w:hideMark/>
          </w:tcPr>
          <w:p w14:paraId="2BEF1B3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lastRenderedPageBreak/>
              <w:t>Old Dominion Freight Line Inc</w:t>
            </w:r>
          </w:p>
        </w:tc>
        <w:tc>
          <w:tcPr>
            <w:tcW w:w="811" w:type="dxa"/>
            <w:shd w:val="clear" w:color="auto" w:fill="auto"/>
            <w:tcMar>
              <w:top w:w="60" w:type="dxa"/>
              <w:left w:w="60" w:type="dxa"/>
              <w:bottom w:w="60" w:type="dxa"/>
              <w:right w:w="60" w:type="dxa"/>
            </w:tcMar>
            <w:hideMark/>
          </w:tcPr>
          <w:p w14:paraId="0EF3F62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ODFL</w:t>
            </w:r>
          </w:p>
        </w:tc>
      </w:tr>
      <w:tr w:rsidR="00EE25D2" w:rsidRPr="00590585" w14:paraId="395EB4CA" w14:textId="77777777" w:rsidTr="00590585">
        <w:trPr>
          <w:trHeight w:val="165"/>
        </w:trPr>
        <w:tc>
          <w:tcPr>
            <w:tcW w:w="2023" w:type="dxa"/>
            <w:shd w:val="clear" w:color="auto" w:fill="auto"/>
            <w:tcMar>
              <w:top w:w="60" w:type="dxa"/>
              <w:left w:w="60" w:type="dxa"/>
              <w:bottom w:w="60" w:type="dxa"/>
              <w:right w:w="60" w:type="dxa"/>
            </w:tcMar>
            <w:hideMark/>
          </w:tcPr>
          <w:p w14:paraId="43CE9D5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Biogen Inc</w:t>
            </w:r>
          </w:p>
        </w:tc>
        <w:tc>
          <w:tcPr>
            <w:tcW w:w="811" w:type="dxa"/>
            <w:shd w:val="clear" w:color="auto" w:fill="auto"/>
            <w:tcMar>
              <w:top w:w="60" w:type="dxa"/>
              <w:left w:w="60" w:type="dxa"/>
              <w:bottom w:w="60" w:type="dxa"/>
              <w:right w:w="60" w:type="dxa"/>
            </w:tcMar>
            <w:hideMark/>
          </w:tcPr>
          <w:p w14:paraId="6877074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BIIB</w:t>
            </w:r>
          </w:p>
        </w:tc>
      </w:tr>
      <w:tr w:rsidR="00EE25D2" w:rsidRPr="00590585" w14:paraId="7EBA63DE" w14:textId="77777777" w:rsidTr="00590585">
        <w:trPr>
          <w:trHeight w:val="180"/>
        </w:trPr>
        <w:tc>
          <w:tcPr>
            <w:tcW w:w="2023" w:type="dxa"/>
            <w:shd w:val="clear" w:color="auto" w:fill="auto"/>
            <w:tcMar>
              <w:top w:w="60" w:type="dxa"/>
              <w:left w:w="60" w:type="dxa"/>
              <w:bottom w:w="60" w:type="dxa"/>
              <w:right w:w="60" w:type="dxa"/>
            </w:tcMar>
            <w:hideMark/>
          </w:tcPr>
          <w:p w14:paraId="014A71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AstraZeneca PLC ADR</w:t>
            </w:r>
          </w:p>
        </w:tc>
        <w:tc>
          <w:tcPr>
            <w:tcW w:w="811" w:type="dxa"/>
            <w:shd w:val="clear" w:color="auto" w:fill="auto"/>
            <w:tcMar>
              <w:top w:w="60" w:type="dxa"/>
              <w:left w:w="60" w:type="dxa"/>
              <w:bottom w:w="60" w:type="dxa"/>
              <w:right w:w="60" w:type="dxa"/>
            </w:tcMar>
            <w:hideMark/>
          </w:tcPr>
          <w:p w14:paraId="1FE7126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AZN</w:t>
            </w:r>
          </w:p>
        </w:tc>
      </w:tr>
      <w:tr w:rsidR="00EE25D2" w:rsidRPr="00590585" w14:paraId="30CE8162" w14:textId="77777777" w:rsidTr="00590585">
        <w:trPr>
          <w:trHeight w:val="165"/>
        </w:trPr>
        <w:tc>
          <w:tcPr>
            <w:tcW w:w="2023" w:type="dxa"/>
            <w:shd w:val="clear" w:color="auto" w:fill="auto"/>
            <w:tcMar>
              <w:top w:w="60" w:type="dxa"/>
              <w:left w:w="60" w:type="dxa"/>
              <w:bottom w:w="60" w:type="dxa"/>
              <w:right w:w="60" w:type="dxa"/>
            </w:tcMar>
            <w:hideMark/>
          </w:tcPr>
          <w:p w14:paraId="4F962E8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Ross Stores Inc</w:t>
            </w:r>
          </w:p>
        </w:tc>
        <w:tc>
          <w:tcPr>
            <w:tcW w:w="811" w:type="dxa"/>
            <w:shd w:val="clear" w:color="auto" w:fill="auto"/>
            <w:tcMar>
              <w:top w:w="60" w:type="dxa"/>
              <w:left w:w="60" w:type="dxa"/>
              <w:bottom w:w="60" w:type="dxa"/>
              <w:right w:w="60" w:type="dxa"/>
            </w:tcMar>
            <w:hideMark/>
          </w:tcPr>
          <w:p w14:paraId="4F84B2D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ROST</w:t>
            </w:r>
          </w:p>
        </w:tc>
      </w:tr>
      <w:tr w:rsidR="00EE25D2" w:rsidRPr="00590585" w14:paraId="37FA7D9E" w14:textId="77777777" w:rsidTr="00590585">
        <w:trPr>
          <w:trHeight w:val="165"/>
        </w:trPr>
        <w:tc>
          <w:tcPr>
            <w:tcW w:w="2023" w:type="dxa"/>
            <w:shd w:val="clear" w:color="auto" w:fill="auto"/>
            <w:tcMar>
              <w:top w:w="60" w:type="dxa"/>
              <w:left w:w="60" w:type="dxa"/>
              <w:bottom w:w="60" w:type="dxa"/>
              <w:right w:w="60" w:type="dxa"/>
            </w:tcMar>
            <w:hideMark/>
          </w:tcPr>
          <w:p w14:paraId="7D464FC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GE HealthCare Technologies Inc</w:t>
            </w:r>
          </w:p>
        </w:tc>
        <w:tc>
          <w:tcPr>
            <w:tcW w:w="811" w:type="dxa"/>
            <w:shd w:val="clear" w:color="auto" w:fill="auto"/>
            <w:tcMar>
              <w:top w:w="60" w:type="dxa"/>
              <w:left w:w="60" w:type="dxa"/>
              <w:bottom w:w="60" w:type="dxa"/>
              <w:right w:w="60" w:type="dxa"/>
            </w:tcMar>
            <w:hideMark/>
          </w:tcPr>
          <w:p w14:paraId="0D70B5C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GEHC</w:t>
            </w:r>
          </w:p>
        </w:tc>
      </w:tr>
      <w:tr w:rsidR="00EE25D2" w:rsidRPr="00590585" w14:paraId="73EED9DF" w14:textId="77777777" w:rsidTr="00590585">
        <w:trPr>
          <w:trHeight w:val="165"/>
        </w:trPr>
        <w:tc>
          <w:tcPr>
            <w:tcW w:w="2023" w:type="dxa"/>
            <w:shd w:val="clear" w:color="auto" w:fill="auto"/>
            <w:tcMar>
              <w:top w:w="60" w:type="dxa"/>
              <w:left w:w="60" w:type="dxa"/>
              <w:bottom w:w="60" w:type="dxa"/>
              <w:right w:w="60" w:type="dxa"/>
            </w:tcMar>
            <w:hideMark/>
          </w:tcPr>
          <w:p w14:paraId="1FB1E69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Electronic Arts Inc</w:t>
            </w:r>
          </w:p>
        </w:tc>
        <w:tc>
          <w:tcPr>
            <w:tcW w:w="811" w:type="dxa"/>
            <w:shd w:val="clear" w:color="auto" w:fill="auto"/>
            <w:tcMar>
              <w:top w:w="60" w:type="dxa"/>
              <w:left w:w="60" w:type="dxa"/>
              <w:bottom w:w="60" w:type="dxa"/>
              <w:right w:w="60" w:type="dxa"/>
            </w:tcMar>
            <w:hideMark/>
          </w:tcPr>
          <w:p w14:paraId="06E7568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EA</w:t>
            </w:r>
          </w:p>
        </w:tc>
      </w:tr>
      <w:tr w:rsidR="00EE25D2" w:rsidRPr="00590585" w14:paraId="2C75526B" w14:textId="77777777" w:rsidTr="00590585">
        <w:trPr>
          <w:trHeight w:val="165"/>
        </w:trPr>
        <w:tc>
          <w:tcPr>
            <w:tcW w:w="2023" w:type="dxa"/>
            <w:shd w:val="clear" w:color="auto" w:fill="auto"/>
            <w:tcMar>
              <w:top w:w="60" w:type="dxa"/>
              <w:left w:w="60" w:type="dxa"/>
              <w:bottom w:w="60" w:type="dxa"/>
              <w:right w:w="60" w:type="dxa"/>
            </w:tcMar>
            <w:hideMark/>
          </w:tcPr>
          <w:p w14:paraId="2D292AA3"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Seagen</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1F5574F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SGEN</w:t>
            </w:r>
          </w:p>
        </w:tc>
      </w:tr>
      <w:tr w:rsidR="00EE25D2" w:rsidRPr="00590585" w14:paraId="27AC5E3D" w14:textId="77777777" w:rsidTr="00590585">
        <w:trPr>
          <w:trHeight w:val="165"/>
        </w:trPr>
        <w:tc>
          <w:tcPr>
            <w:tcW w:w="2023" w:type="dxa"/>
            <w:shd w:val="clear" w:color="auto" w:fill="auto"/>
            <w:tcMar>
              <w:top w:w="60" w:type="dxa"/>
              <w:left w:w="60" w:type="dxa"/>
              <w:bottom w:w="60" w:type="dxa"/>
              <w:right w:w="60" w:type="dxa"/>
            </w:tcMar>
            <w:hideMark/>
          </w:tcPr>
          <w:p w14:paraId="2BE7A42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CoStar Group Inc</w:t>
            </w:r>
          </w:p>
        </w:tc>
        <w:tc>
          <w:tcPr>
            <w:tcW w:w="811" w:type="dxa"/>
            <w:shd w:val="clear" w:color="auto" w:fill="auto"/>
            <w:tcMar>
              <w:top w:w="60" w:type="dxa"/>
              <w:left w:w="60" w:type="dxa"/>
              <w:bottom w:w="60" w:type="dxa"/>
              <w:right w:w="60" w:type="dxa"/>
            </w:tcMar>
            <w:hideMark/>
          </w:tcPr>
          <w:p w14:paraId="7091E28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CSGP</w:t>
            </w:r>
          </w:p>
        </w:tc>
      </w:tr>
      <w:tr w:rsidR="00EE25D2" w:rsidRPr="00590585" w14:paraId="701D200D" w14:textId="77777777" w:rsidTr="00590585">
        <w:trPr>
          <w:trHeight w:val="165"/>
        </w:trPr>
        <w:tc>
          <w:tcPr>
            <w:tcW w:w="2023" w:type="dxa"/>
            <w:shd w:val="clear" w:color="auto" w:fill="auto"/>
            <w:tcMar>
              <w:top w:w="60" w:type="dxa"/>
              <w:left w:w="60" w:type="dxa"/>
              <w:bottom w:w="60" w:type="dxa"/>
              <w:right w:w="60" w:type="dxa"/>
            </w:tcMar>
            <w:hideMark/>
          </w:tcPr>
          <w:p w14:paraId="1AA8141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GLOBALFOUNDRIES Inc</w:t>
            </w:r>
          </w:p>
        </w:tc>
        <w:tc>
          <w:tcPr>
            <w:tcW w:w="811" w:type="dxa"/>
            <w:shd w:val="clear" w:color="auto" w:fill="auto"/>
            <w:tcMar>
              <w:top w:w="60" w:type="dxa"/>
              <w:left w:w="60" w:type="dxa"/>
              <w:bottom w:w="60" w:type="dxa"/>
              <w:right w:w="60" w:type="dxa"/>
            </w:tcMar>
            <w:hideMark/>
          </w:tcPr>
          <w:p w14:paraId="3D18811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GFS</w:t>
            </w:r>
          </w:p>
        </w:tc>
      </w:tr>
      <w:tr w:rsidR="00EE25D2" w:rsidRPr="00590585" w14:paraId="08C5E0D8" w14:textId="77777777" w:rsidTr="00590585">
        <w:trPr>
          <w:trHeight w:val="165"/>
        </w:trPr>
        <w:tc>
          <w:tcPr>
            <w:tcW w:w="2023" w:type="dxa"/>
            <w:shd w:val="clear" w:color="auto" w:fill="auto"/>
            <w:tcMar>
              <w:top w:w="60" w:type="dxa"/>
              <w:left w:w="60" w:type="dxa"/>
              <w:bottom w:w="60" w:type="dxa"/>
              <w:right w:w="60" w:type="dxa"/>
            </w:tcMar>
            <w:hideMark/>
          </w:tcPr>
          <w:p w14:paraId="2863849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Xcel Energy Inc</w:t>
            </w:r>
          </w:p>
        </w:tc>
        <w:tc>
          <w:tcPr>
            <w:tcW w:w="811" w:type="dxa"/>
            <w:shd w:val="clear" w:color="auto" w:fill="auto"/>
            <w:tcMar>
              <w:top w:w="60" w:type="dxa"/>
              <w:left w:w="60" w:type="dxa"/>
              <w:bottom w:w="60" w:type="dxa"/>
              <w:right w:w="60" w:type="dxa"/>
            </w:tcMar>
            <w:hideMark/>
          </w:tcPr>
          <w:p w14:paraId="0CE3587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XEL</w:t>
            </w:r>
          </w:p>
        </w:tc>
      </w:tr>
      <w:tr w:rsidR="00EE25D2" w:rsidRPr="00590585" w14:paraId="673B1B48" w14:textId="77777777" w:rsidTr="00590585">
        <w:trPr>
          <w:trHeight w:val="165"/>
        </w:trPr>
        <w:tc>
          <w:tcPr>
            <w:tcW w:w="2023" w:type="dxa"/>
            <w:shd w:val="clear" w:color="auto" w:fill="auto"/>
            <w:tcMar>
              <w:top w:w="60" w:type="dxa"/>
              <w:left w:w="60" w:type="dxa"/>
              <w:bottom w:w="60" w:type="dxa"/>
              <w:right w:w="60" w:type="dxa"/>
            </w:tcMar>
            <w:hideMark/>
          </w:tcPr>
          <w:p w14:paraId="2A4F6B8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Baker Hughes Co</w:t>
            </w:r>
          </w:p>
        </w:tc>
        <w:tc>
          <w:tcPr>
            <w:tcW w:w="811" w:type="dxa"/>
            <w:shd w:val="clear" w:color="auto" w:fill="auto"/>
            <w:tcMar>
              <w:top w:w="60" w:type="dxa"/>
              <w:left w:w="60" w:type="dxa"/>
              <w:bottom w:w="60" w:type="dxa"/>
              <w:right w:w="60" w:type="dxa"/>
            </w:tcMar>
            <w:hideMark/>
          </w:tcPr>
          <w:p w14:paraId="43DBEDB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BKR</w:t>
            </w:r>
          </w:p>
        </w:tc>
      </w:tr>
      <w:tr w:rsidR="00EE25D2" w:rsidRPr="00590585" w14:paraId="72B7B016" w14:textId="77777777" w:rsidTr="00590585">
        <w:trPr>
          <w:trHeight w:val="165"/>
        </w:trPr>
        <w:tc>
          <w:tcPr>
            <w:tcW w:w="2023" w:type="dxa"/>
            <w:shd w:val="clear" w:color="auto" w:fill="auto"/>
            <w:tcMar>
              <w:top w:w="60" w:type="dxa"/>
              <w:left w:w="60" w:type="dxa"/>
              <w:bottom w:w="60" w:type="dxa"/>
              <w:right w:w="60" w:type="dxa"/>
            </w:tcMar>
            <w:hideMark/>
          </w:tcPr>
          <w:p w14:paraId="619293E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Cognizant Technology Solutions Corp</w:t>
            </w:r>
          </w:p>
        </w:tc>
        <w:tc>
          <w:tcPr>
            <w:tcW w:w="811" w:type="dxa"/>
            <w:shd w:val="clear" w:color="auto" w:fill="auto"/>
            <w:tcMar>
              <w:top w:w="60" w:type="dxa"/>
              <w:left w:w="60" w:type="dxa"/>
              <w:bottom w:w="60" w:type="dxa"/>
              <w:right w:w="60" w:type="dxa"/>
            </w:tcMar>
            <w:hideMark/>
          </w:tcPr>
          <w:p w14:paraId="4F40598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CTSH</w:t>
            </w:r>
          </w:p>
        </w:tc>
      </w:tr>
      <w:tr w:rsidR="00EE25D2" w:rsidRPr="00590585" w14:paraId="4E154AE0" w14:textId="77777777" w:rsidTr="00590585">
        <w:trPr>
          <w:trHeight w:val="165"/>
        </w:trPr>
        <w:tc>
          <w:tcPr>
            <w:tcW w:w="2023" w:type="dxa"/>
            <w:shd w:val="clear" w:color="auto" w:fill="auto"/>
            <w:tcMar>
              <w:top w:w="60" w:type="dxa"/>
              <w:left w:w="60" w:type="dxa"/>
              <w:bottom w:w="60" w:type="dxa"/>
              <w:right w:w="60" w:type="dxa"/>
            </w:tcMar>
            <w:hideMark/>
          </w:tcPr>
          <w:p w14:paraId="0BEB3B9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Fastenal Co</w:t>
            </w:r>
          </w:p>
        </w:tc>
        <w:tc>
          <w:tcPr>
            <w:tcW w:w="811" w:type="dxa"/>
            <w:shd w:val="clear" w:color="auto" w:fill="auto"/>
            <w:tcMar>
              <w:top w:w="60" w:type="dxa"/>
              <w:left w:w="60" w:type="dxa"/>
              <w:bottom w:w="60" w:type="dxa"/>
              <w:right w:w="60" w:type="dxa"/>
            </w:tcMar>
            <w:hideMark/>
          </w:tcPr>
          <w:p w14:paraId="5A5A1CF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FAST</w:t>
            </w:r>
          </w:p>
        </w:tc>
      </w:tr>
      <w:tr w:rsidR="00EE25D2" w:rsidRPr="00590585" w14:paraId="05C2276A" w14:textId="77777777" w:rsidTr="00590585">
        <w:trPr>
          <w:trHeight w:val="165"/>
        </w:trPr>
        <w:tc>
          <w:tcPr>
            <w:tcW w:w="2023" w:type="dxa"/>
            <w:shd w:val="clear" w:color="auto" w:fill="auto"/>
            <w:tcMar>
              <w:top w:w="60" w:type="dxa"/>
              <w:left w:w="60" w:type="dxa"/>
              <w:bottom w:w="60" w:type="dxa"/>
              <w:right w:w="60" w:type="dxa"/>
            </w:tcMar>
            <w:hideMark/>
          </w:tcPr>
          <w:p w14:paraId="21E660D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Verisk Analytics Inc</w:t>
            </w:r>
          </w:p>
        </w:tc>
        <w:tc>
          <w:tcPr>
            <w:tcW w:w="811" w:type="dxa"/>
            <w:shd w:val="clear" w:color="auto" w:fill="auto"/>
            <w:tcMar>
              <w:top w:w="60" w:type="dxa"/>
              <w:left w:w="60" w:type="dxa"/>
              <w:bottom w:w="60" w:type="dxa"/>
              <w:right w:w="60" w:type="dxa"/>
            </w:tcMar>
            <w:hideMark/>
          </w:tcPr>
          <w:p w14:paraId="1E1E26C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VRSK</w:t>
            </w:r>
          </w:p>
        </w:tc>
      </w:tr>
      <w:tr w:rsidR="00EE25D2" w:rsidRPr="00590585" w14:paraId="6B504E68" w14:textId="77777777" w:rsidTr="00590585">
        <w:trPr>
          <w:trHeight w:val="165"/>
        </w:trPr>
        <w:tc>
          <w:tcPr>
            <w:tcW w:w="2023" w:type="dxa"/>
            <w:shd w:val="clear" w:color="auto" w:fill="auto"/>
            <w:tcMar>
              <w:top w:w="60" w:type="dxa"/>
              <w:left w:w="60" w:type="dxa"/>
              <w:bottom w:w="60" w:type="dxa"/>
              <w:right w:w="60" w:type="dxa"/>
            </w:tcMar>
            <w:hideMark/>
          </w:tcPr>
          <w:p w14:paraId="046ECACE"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Crowdstrike</w:t>
            </w:r>
            <w:proofErr w:type="spellEnd"/>
            <w:r w:rsidRPr="00590585">
              <w:rPr>
                <w:rFonts w:ascii="Arial" w:hAnsi="Arial" w:cs="Arial"/>
                <w:b/>
                <w:bCs/>
                <w:sz w:val="18"/>
                <w:szCs w:val="18"/>
              </w:rPr>
              <w:t xml:space="preserve"> Holdings Inc</w:t>
            </w:r>
          </w:p>
        </w:tc>
        <w:tc>
          <w:tcPr>
            <w:tcW w:w="811" w:type="dxa"/>
            <w:shd w:val="clear" w:color="auto" w:fill="auto"/>
            <w:tcMar>
              <w:top w:w="60" w:type="dxa"/>
              <w:left w:w="60" w:type="dxa"/>
              <w:bottom w:w="60" w:type="dxa"/>
              <w:right w:w="60" w:type="dxa"/>
            </w:tcMar>
            <w:hideMark/>
          </w:tcPr>
          <w:p w14:paraId="2966E44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CRWD</w:t>
            </w:r>
          </w:p>
        </w:tc>
      </w:tr>
      <w:tr w:rsidR="00EE25D2" w:rsidRPr="00590585" w14:paraId="013CCAEC" w14:textId="77777777" w:rsidTr="00590585">
        <w:trPr>
          <w:trHeight w:val="165"/>
        </w:trPr>
        <w:tc>
          <w:tcPr>
            <w:tcW w:w="2023" w:type="dxa"/>
            <w:shd w:val="clear" w:color="auto" w:fill="auto"/>
            <w:tcMar>
              <w:top w:w="60" w:type="dxa"/>
              <w:left w:w="60" w:type="dxa"/>
              <w:bottom w:w="60" w:type="dxa"/>
              <w:right w:w="60" w:type="dxa"/>
            </w:tcMar>
            <w:hideMark/>
          </w:tcPr>
          <w:p w14:paraId="02DCEB1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Dollar Tree Inc</w:t>
            </w:r>
          </w:p>
        </w:tc>
        <w:tc>
          <w:tcPr>
            <w:tcW w:w="811" w:type="dxa"/>
            <w:shd w:val="clear" w:color="auto" w:fill="auto"/>
            <w:tcMar>
              <w:top w:w="60" w:type="dxa"/>
              <w:left w:w="60" w:type="dxa"/>
              <w:bottom w:w="60" w:type="dxa"/>
              <w:right w:w="60" w:type="dxa"/>
            </w:tcMar>
            <w:hideMark/>
          </w:tcPr>
          <w:p w14:paraId="703375D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DLTR</w:t>
            </w:r>
          </w:p>
        </w:tc>
      </w:tr>
      <w:tr w:rsidR="00EE25D2" w:rsidRPr="00590585" w14:paraId="1477CFD7" w14:textId="77777777" w:rsidTr="00590585">
        <w:trPr>
          <w:trHeight w:val="165"/>
        </w:trPr>
        <w:tc>
          <w:tcPr>
            <w:tcW w:w="2023" w:type="dxa"/>
            <w:shd w:val="clear" w:color="auto" w:fill="auto"/>
            <w:tcMar>
              <w:top w:w="60" w:type="dxa"/>
              <w:left w:w="60" w:type="dxa"/>
              <w:bottom w:w="60" w:type="dxa"/>
              <w:right w:w="60" w:type="dxa"/>
            </w:tcMar>
            <w:hideMark/>
          </w:tcPr>
          <w:p w14:paraId="144175E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Warner Bros Discovery Inc</w:t>
            </w:r>
          </w:p>
        </w:tc>
        <w:tc>
          <w:tcPr>
            <w:tcW w:w="811" w:type="dxa"/>
            <w:shd w:val="clear" w:color="auto" w:fill="auto"/>
            <w:tcMar>
              <w:top w:w="60" w:type="dxa"/>
              <w:left w:w="60" w:type="dxa"/>
              <w:bottom w:w="60" w:type="dxa"/>
              <w:right w:w="60" w:type="dxa"/>
            </w:tcMar>
            <w:hideMark/>
          </w:tcPr>
          <w:p w14:paraId="2E552BA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WBD</w:t>
            </w:r>
          </w:p>
        </w:tc>
      </w:tr>
      <w:tr w:rsidR="00EE25D2" w:rsidRPr="00590585" w14:paraId="1BE6C5CB" w14:textId="77777777" w:rsidTr="00590585">
        <w:trPr>
          <w:trHeight w:val="180"/>
        </w:trPr>
        <w:tc>
          <w:tcPr>
            <w:tcW w:w="2023" w:type="dxa"/>
            <w:shd w:val="clear" w:color="auto" w:fill="auto"/>
            <w:tcMar>
              <w:top w:w="60" w:type="dxa"/>
              <w:left w:w="60" w:type="dxa"/>
              <w:bottom w:w="60" w:type="dxa"/>
              <w:right w:w="60" w:type="dxa"/>
            </w:tcMar>
            <w:hideMark/>
          </w:tcPr>
          <w:p w14:paraId="536D2F1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Datadog Inc</w:t>
            </w:r>
          </w:p>
        </w:tc>
        <w:tc>
          <w:tcPr>
            <w:tcW w:w="811" w:type="dxa"/>
            <w:shd w:val="clear" w:color="auto" w:fill="auto"/>
            <w:tcMar>
              <w:top w:w="60" w:type="dxa"/>
              <w:left w:w="60" w:type="dxa"/>
              <w:bottom w:w="60" w:type="dxa"/>
              <w:right w:w="60" w:type="dxa"/>
            </w:tcMar>
            <w:hideMark/>
          </w:tcPr>
          <w:p w14:paraId="1EB4DF4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DDOG</w:t>
            </w:r>
          </w:p>
        </w:tc>
      </w:tr>
      <w:tr w:rsidR="00EE25D2" w:rsidRPr="00590585" w14:paraId="77D779EA" w14:textId="77777777" w:rsidTr="00590585">
        <w:trPr>
          <w:trHeight w:val="165"/>
        </w:trPr>
        <w:tc>
          <w:tcPr>
            <w:tcW w:w="2023" w:type="dxa"/>
            <w:shd w:val="clear" w:color="auto" w:fill="auto"/>
            <w:tcMar>
              <w:top w:w="60" w:type="dxa"/>
              <w:left w:w="60" w:type="dxa"/>
              <w:bottom w:w="60" w:type="dxa"/>
              <w:right w:w="60" w:type="dxa"/>
            </w:tcMar>
            <w:hideMark/>
          </w:tcPr>
          <w:p w14:paraId="7F3EC12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Constellation Energy Corp</w:t>
            </w:r>
          </w:p>
        </w:tc>
        <w:tc>
          <w:tcPr>
            <w:tcW w:w="811" w:type="dxa"/>
            <w:shd w:val="clear" w:color="auto" w:fill="auto"/>
            <w:tcMar>
              <w:top w:w="60" w:type="dxa"/>
              <w:left w:w="60" w:type="dxa"/>
              <w:bottom w:w="60" w:type="dxa"/>
              <w:right w:w="60" w:type="dxa"/>
            </w:tcMar>
            <w:hideMark/>
          </w:tcPr>
          <w:p w14:paraId="2584EF2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CEG</w:t>
            </w:r>
          </w:p>
        </w:tc>
      </w:tr>
      <w:tr w:rsidR="00EE25D2" w:rsidRPr="00590585" w14:paraId="5DD406A1" w14:textId="77777777" w:rsidTr="00590585">
        <w:trPr>
          <w:trHeight w:val="165"/>
        </w:trPr>
        <w:tc>
          <w:tcPr>
            <w:tcW w:w="2023" w:type="dxa"/>
            <w:shd w:val="clear" w:color="auto" w:fill="auto"/>
            <w:tcMar>
              <w:top w:w="60" w:type="dxa"/>
              <w:left w:w="60" w:type="dxa"/>
              <w:bottom w:w="60" w:type="dxa"/>
              <w:right w:w="60" w:type="dxa"/>
            </w:tcMar>
            <w:hideMark/>
          </w:tcPr>
          <w:p w14:paraId="206D028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Illumina Inc</w:t>
            </w:r>
          </w:p>
        </w:tc>
        <w:tc>
          <w:tcPr>
            <w:tcW w:w="811" w:type="dxa"/>
            <w:shd w:val="clear" w:color="auto" w:fill="auto"/>
            <w:tcMar>
              <w:top w:w="60" w:type="dxa"/>
              <w:left w:w="60" w:type="dxa"/>
              <w:bottom w:w="60" w:type="dxa"/>
              <w:right w:w="60" w:type="dxa"/>
            </w:tcMar>
            <w:hideMark/>
          </w:tcPr>
          <w:p w14:paraId="11073DA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ILMN</w:t>
            </w:r>
          </w:p>
        </w:tc>
      </w:tr>
      <w:tr w:rsidR="00EE25D2" w:rsidRPr="00590585" w14:paraId="05FB8E96" w14:textId="77777777" w:rsidTr="00590585">
        <w:trPr>
          <w:trHeight w:val="165"/>
        </w:trPr>
        <w:tc>
          <w:tcPr>
            <w:tcW w:w="2023" w:type="dxa"/>
            <w:shd w:val="clear" w:color="auto" w:fill="auto"/>
            <w:tcMar>
              <w:top w:w="60" w:type="dxa"/>
              <w:left w:w="60" w:type="dxa"/>
              <w:bottom w:w="60" w:type="dxa"/>
              <w:right w:w="60" w:type="dxa"/>
            </w:tcMar>
            <w:hideMark/>
          </w:tcPr>
          <w:p w14:paraId="2A0F30B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ANSYS Inc</w:t>
            </w:r>
          </w:p>
        </w:tc>
        <w:tc>
          <w:tcPr>
            <w:tcW w:w="811" w:type="dxa"/>
            <w:shd w:val="clear" w:color="auto" w:fill="auto"/>
            <w:tcMar>
              <w:top w:w="60" w:type="dxa"/>
              <w:left w:w="60" w:type="dxa"/>
              <w:bottom w:w="60" w:type="dxa"/>
              <w:right w:w="60" w:type="dxa"/>
            </w:tcMar>
            <w:hideMark/>
          </w:tcPr>
          <w:p w14:paraId="23CCE1B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ANSS</w:t>
            </w:r>
          </w:p>
        </w:tc>
      </w:tr>
      <w:tr w:rsidR="00EE25D2" w:rsidRPr="00590585" w14:paraId="58D7404A" w14:textId="77777777" w:rsidTr="00590585">
        <w:trPr>
          <w:trHeight w:val="165"/>
        </w:trPr>
        <w:tc>
          <w:tcPr>
            <w:tcW w:w="2023" w:type="dxa"/>
            <w:shd w:val="clear" w:color="auto" w:fill="auto"/>
            <w:tcMar>
              <w:top w:w="60" w:type="dxa"/>
              <w:left w:w="60" w:type="dxa"/>
              <w:bottom w:w="60" w:type="dxa"/>
              <w:right w:w="60" w:type="dxa"/>
            </w:tcMar>
            <w:hideMark/>
          </w:tcPr>
          <w:p w14:paraId="1E99BBF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Align Technology Inc</w:t>
            </w:r>
          </w:p>
        </w:tc>
        <w:tc>
          <w:tcPr>
            <w:tcW w:w="811" w:type="dxa"/>
            <w:shd w:val="clear" w:color="auto" w:fill="auto"/>
            <w:tcMar>
              <w:top w:w="60" w:type="dxa"/>
              <w:left w:w="60" w:type="dxa"/>
              <w:bottom w:w="60" w:type="dxa"/>
              <w:right w:w="60" w:type="dxa"/>
            </w:tcMar>
            <w:hideMark/>
          </w:tcPr>
          <w:p w14:paraId="0ACC409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ALGN</w:t>
            </w:r>
          </w:p>
        </w:tc>
      </w:tr>
      <w:tr w:rsidR="00EE25D2" w:rsidRPr="00590585" w14:paraId="05728A9D" w14:textId="77777777" w:rsidTr="00590585">
        <w:trPr>
          <w:trHeight w:val="165"/>
        </w:trPr>
        <w:tc>
          <w:tcPr>
            <w:tcW w:w="2023" w:type="dxa"/>
            <w:shd w:val="clear" w:color="auto" w:fill="auto"/>
            <w:tcMar>
              <w:top w:w="60" w:type="dxa"/>
              <w:left w:w="60" w:type="dxa"/>
              <w:bottom w:w="60" w:type="dxa"/>
              <w:right w:w="60" w:type="dxa"/>
            </w:tcMar>
            <w:hideMark/>
          </w:tcPr>
          <w:p w14:paraId="54CA49B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Atlassian Corp</w:t>
            </w:r>
          </w:p>
        </w:tc>
        <w:tc>
          <w:tcPr>
            <w:tcW w:w="811" w:type="dxa"/>
            <w:shd w:val="clear" w:color="auto" w:fill="auto"/>
            <w:tcMar>
              <w:top w:w="60" w:type="dxa"/>
              <w:left w:w="60" w:type="dxa"/>
              <w:bottom w:w="60" w:type="dxa"/>
              <w:right w:w="60" w:type="dxa"/>
            </w:tcMar>
            <w:hideMark/>
          </w:tcPr>
          <w:p w14:paraId="6F7C0FA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TEAM</w:t>
            </w:r>
          </w:p>
        </w:tc>
      </w:tr>
      <w:tr w:rsidR="00EE25D2" w:rsidRPr="00590585" w14:paraId="52C2A0EA" w14:textId="77777777" w:rsidTr="00590585">
        <w:trPr>
          <w:trHeight w:val="165"/>
        </w:trPr>
        <w:tc>
          <w:tcPr>
            <w:tcW w:w="2023" w:type="dxa"/>
            <w:shd w:val="clear" w:color="auto" w:fill="auto"/>
            <w:tcMar>
              <w:top w:w="60" w:type="dxa"/>
              <w:left w:w="60" w:type="dxa"/>
              <w:bottom w:w="60" w:type="dxa"/>
              <w:right w:w="60" w:type="dxa"/>
            </w:tcMar>
            <w:hideMark/>
          </w:tcPr>
          <w:p w14:paraId="163C5B0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Walgreens Boots Alliance Inc</w:t>
            </w:r>
          </w:p>
        </w:tc>
        <w:tc>
          <w:tcPr>
            <w:tcW w:w="811" w:type="dxa"/>
            <w:shd w:val="clear" w:color="auto" w:fill="auto"/>
            <w:tcMar>
              <w:top w:w="60" w:type="dxa"/>
              <w:left w:w="60" w:type="dxa"/>
              <w:bottom w:w="60" w:type="dxa"/>
              <w:right w:w="60" w:type="dxa"/>
            </w:tcMar>
            <w:hideMark/>
          </w:tcPr>
          <w:p w14:paraId="247C61D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WBA</w:t>
            </w:r>
          </w:p>
        </w:tc>
      </w:tr>
      <w:tr w:rsidR="00EE25D2" w:rsidRPr="00590585" w14:paraId="433A9427" w14:textId="77777777" w:rsidTr="00590585">
        <w:trPr>
          <w:trHeight w:val="165"/>
        </w:trPr>
        <w:tc>
          <w:tcPr>
            <w:tcW w:w="2023" w:type="dxa"/>
            <w:shd w:val="clear" w:color="auto" w:fill="auto"/>
            <w:tcMar>
              <w:top w:w="60" w:type="dxa"/>
              <w:left w:w="60" w:type="dxa"/>
              <w:bottom w:w="60" w:type="dxa"/>
              <w:right w:w="60" w:type="dxa"/>
            </w:tcMar>
            <w:hideMark/>
          </w:tcPr>
          <w:p w14:paraId="0FA41E1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Diamondback Energy Inc</w:t>
            </w:r>
          </w:p>
        </w:tc>
        <w:tc>
          <w:tcPr>
            <w:tcW w:w="811" w:type="dxa"/>
            <w:shd w:val="clear" w:color="auto" w:fill="auto"/>
            <w:tcMar>
              <w:top w:w="60" w:type="dxa"/>
              <w:left w:w="60" w:type="dxa"/>
              <w:bottom w:w="60" w:type="dxa"/>
              <w:right w:w="60" w:type="dxa"/>
            </w:tcMar>
            <w:hideMark/>
          </w:tcPr>
          <w:p w14:paraId="2623B74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FANG</w:t>
            </w:r>
          </w:p>
        </w:tc>
      </w:tr>
      <w:tr w:rsidR="00EE25D2" w:rsidRPr="00590585" w14:paraId="775886DA" w14:textId="77777777" w:rsidTr="00590585">
        <w:trPr>
          <w:trHeight w:val="165"/>
        </w:trPr>
        <w:tc>
          <w:tcPr>
            <w:tcW w:w="2023" w:type="dxa"/>
            <w:shd w:val="clear" w:color="auto" w:fill="auto"/>
            <w:tcMar>
              <w:top w:w="60" w:type="dxa"/>
              <w:left w:w="60" w:type="dxa"/>
              <w:bottom w:w="60" w:type="dxa"/>
              <w:right w:w="60" w:type="dxa"/>
            </w:tcMar>
            <w:hideMark/>
          </w:tcPr>
          <w:p w14:paraId="39527DF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Enphase Energy Inc</w:t>
            </w:r>
          </w:p>
        </w:tc>
        <w:tc>
          <w:tcPr>
            <w:tcW w:w="811" w:type="dxa"/>
            <w:shd w:val="clear" w:color="auto" w:fill="auto"/>
            <w:tcMar>
              <w:top w:w="60" w:type="dxa"/>
              <w:left w:w="60" w:type="dxa"/>
              <w:bottom w:w="60" w:type="dxa"/>
              <w:right w:w="60" w:type="dxa"/>
            </w:tcMar>
            <w:hideMark/>
          </w:tcPr>
          <w:p w14:paraId="2CB6AEB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ENPH</w:t>
            </w:r>
          </w:p>
        </w:tc>
      </w:tr>
      <w:tr w:rsidR="00EE25D2" w:rsidRPr="00590585" w14:paraId="2F1060F1" w14:textId="77777777" w:rsidTr="00590585">
        <w:trPr>
          <w:trHeight w:val="165"/>
        </w:trPr>
        <w:tc>
          <w:tcPr>
            <w:tcW w:w="2023" w:type="dxa"/>
            <w:shd w:val="clear" w:color="auto" w:fill="auto"/>
            <w:tcMar>
              <w:top w:w="60" w:type="dxa"/>
              <w:left w:w="60" w:type="dxa"/>
              <w:bottom w:w="60" w:type="dxa"/>
              <w:right w:w="60" w:type="dxa"/>
            </w:tcMar>
            <w:hideMark/>
          </w:tcPr>
          <w:p w14:paraId="1A3A4F2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eBay Inc</w:t>
            </w:r>
          </w:p>
        </w:tc>
        <w:tc>
          <w:tcPr>
            <w:tcW w:w="811" w:type="dxa"/>
            <w:shd w:val="clear" w:color="auto" w:fill="auto"/>
            <w:tcMar>
              <w:top w:w="60" w:type="dxa"/>
              <w:left w:w="60" w:type="dxa"/>
              <w:bottom w:w="60" w:type="dxa"/>
              <w:right w:w="60" w:type="dxa"/>
            </w:tcMar>
            <w:hideMark/>
          </w:tcPr>
          <w:p w14:paraId="49FAA17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EBAY</w:t>
            </w:r>
          </w:p>
        </w:tc>
      </w:tr>
      <w:tr w:rsidR="00EE25D2" w:rsidRPr="00590585" w14:paraId="69A1D240" w14:textId="77777777" w:rsidTr="00590585">
        <w:trPr>
          <w:trHeight w:val="165"/>
        </w:trPr>
        <w:tc>
          <w:tcPr>
            <w:tcW w:w="2023" w:type="dxa"/>
            <w:shd w:val="clear" w:color="auto" w:fill="auto"/>
            <w:tcMar>
              <w:top w:w="60" w:type="dxa"/>
              <w:left w:w="60" w:type="dxa"/>
              <w:bottom w:w="60" w:type="dxa"/>
              <w:right w:w="60" w:type="dxa"/>
            </w:tcMar>
            <w:hideMark/>
          </w:tcPr>
          <w:p w14:paraId="2263BED1"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Zscaler</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679C136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ZS</w:t>
            </w:r>
          </w:p>
        </w:tc>
      </w:tr>
      <w:tr w:rsidR="00EE25D2" w:rsidRPr="00590585" w14:paraId="0CEA1346" w14:textId="77777777" w:rsidTr="00590585">
        <w:trPr>
          <w:trHeight w:val="165"/>
        </w:trPr>
        <w:tc>
          <w:tcPr>
            <w:tcW w:w="2023" w:type="dxa"/>
            <w:shd w:val="clear" w:color="auto" w:fill="auto"/>
            <w:tcMar>
              <w:top w:w="60" w:type="dxa"/>
              <w:left w:w="60" w:type="dxa"/>
              <w:bottom w:w="60" w:type="dxa"/>
              <w:right w:w="60" w:type="dxa"/>
            </w:tcMar>
            <w:hideMark/>
          </w:tcPr>
          <w:p w14:paraId="000BCE0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Sirius XM Holdings Inc</w:t>
            </w:r>
          </w:p>
        </w:tc>
        <w:tc>
          <w:tcPr>
            <w:tcW w:w="811" w:type="dxa"/>
            <w:shd w:val="clear" w:color="auto" w:fill="auto"/>
            <w:tcMar>
              <w:top w:w="60" w:type="dxa"/>
              <w:left w:w="60" w:type="dxa"/>
              <w:bottom w:w="60" w:type="dxa"/>
              <w:right w:w="60" w:type="dxa"/>
            </w:tcMar>
            <w:hideMark/>
          </w:tcPr>
          <w:p w14:paraId="5FEC724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SIRI</w:t>
            </w:r>
          </w:p>
        </w:tc>
      </w:tr>
      <w:tr w:rsidR="00EE25D2" w:rsidRPr="00590585" w14:paraId="795E74BA" w14:textId="77777777" w:rsidTr="00590585">
        <w:trPr>
          <w:trHeight w:val="165"/>
        </w:trPr>
        <w:tc>
          <w:tcPr>
            <w:tcW w:w="2023" w:type="dxa"/>
            <w:shd w:val="clear" w:color="auto" w:fill="auto"/>
            <w:tcMar>
              <w:top w:w="60" w:type="dxa"/>
              <w:left w:w="60" w:type="dxa"/>
              <w:bottom w:w="60" w:type="dxa"/>
              <w:right w:w="60" w:type="dxa"/>
            </w:tcMar>
            <w:hideMark/>
          </w:tcPr>
          <w:p w14:paraId="0AF22BF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Zoom Video Communications Inc</w:t>
            </w:r>
          </w:p>
        </w:tc>
        <w:tc>
          <w:tcPr>
            <w:tcW w:w="811" w:type="dxa"/>
            <w:shd w:val="clear" w:color="auto" w:fill="auto"/>
            <w:tcMar>
              <w:top w:w="60" w:type="dxa"/>
              <w:left w:w="60" w:type="dxa"/>
              <w:bottom w:w="60" w:type="dxa"/>
              <w:right w:w="60" w:type="dxa"/>
            </w:tcMar>
            <w:hideMark/>
          </w:tcPr>
          <w:p w14:paraId="078E4E4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ZM</w:t>
            </w:r>
          </w:p>
        </w:tc>
      </w:tr>
      <w:tr w:rsidR="00EE25D2" w:rsidRPr="00590585" w14:paraId="3BC881B6" w14:textId="77777777" w:rsidTr="00590585">
        <w:trPr>
          <w:trHeight w:val="165"/>
        </w:trPr>
        <w:tc>
          <w:tcPr>
            <w:tcW w:w="2023" w:type="dxa"/>
            <w:shd w:val="clear" w:color="auto" w:fill="auto"/>
            <w:tcMar>
              <w:top w:w="60" w:type="dxa"/>
              <w:left w:w="60" w:type="dxa"/>
              <w:bottom w:w="60" w:type="dxa"/>
              <w:right w:w="60" w:type="dxa"/>
            </w:tcMar>
            <w:hideMark/>
          </w:tcPr>
          <w:p w14:paraId="37B0E979" w14:textId="77777777" w:rsidR="00F176B0" w:rsidRPr="00590585" w:rsidRDefault="00000000" w:rsidP="00590585">
            <w:pPr>
              <w:spacing w:line="360" w:lineRule="auto"/>
              <w:rPr>
                <w:rFonts w:ascii="Arial" w:hAnsi="Arial" w:cs="Arial"/>
                <w:sz w:val="18"/>
                <w:szCs w:val="18"/>
              </w:rPr>
            </w:pPr>
            <w:hyperlink r:id="rId41" w:history="1">
              <w:r w:rsidR="00F176B0" w:rsidRPr="00590585">
                <w:rPr>
                  <w:rStyle w:val="Hyperlink"/>
                  <w:rFonts w:ascii="Arial" w:hAnsi="Arial" w:cs="Arial"/>
                  <w:b/>
                  <w:bCs/>
                  <w:sz w:val="18"/>
                  <w:szCs w:val="18"/>
                </w:rPr>
                <w:t>JD.com</w:t>
              </w:r>
            </w:hyperlink>
            <w:r w:rsidR="00F176B0" w:rsidRPr="00590585">
              <w:rPr>
                <w:rFonts w:ascii="Arial" w:hAnsi="Arial" w:cs="Arial"/>
                <w:b/>
                <w:bCs/>
                <w:sz w:val="18"/>
                <w:szCs w:val="18"/>
              </w:rPr>
              <w:t xml:space="preserve"> Inc ADR</w:t>
            </w:r>
          </w:p>
        </w:tc>
        <w:tc>
          <w:tcPr>
            <w:tcW w:w="811" w:type="dxa"/>
            <w:shd w:val="clear" w:color="auto" w:fill="auto"/>
            <w:tcMar>
              <w:top w:w="60" w:type="dxa"/>
              <w:left w:w="60" w:type="dxa"/>
              <w:bottom w:w="60" w:type="dxa"/>
              <w:right w:w="60" w:type="dxa"/>
            </w:tcMar>
            <w:hideMark/>
          </w:tcPr>
          <w:p w14:paraId="18F9A1F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JD</w:t>
            </w:r>
          </w:p>
        </w:tc>
      </w:tr>
      <w:tr w:rsidR="00EE25D2" w:rsidRPr="00590585" w14:paraId="7D601F25" w14:textId="77777777" w:rsidTr="00590585">
        <w:trPr>
          <w:trHeight w:val="180"/>
        </w:trPr>
        <w:tc>
          <w:tcPr>
            <w:tcW w:w="2023" w:type="dxa"/>
            <w:tcBorders>
              <w:bottom w:val="single" w:sz="4" w:space="0" w:color="auto"/>
            </w:tcBorders>
            <w:shd w:val="clear" w:color="auto" w:fill="auto"/>
            <w:tcMar>
              <w:top w:w="60" w:type="dxa"/>
              <w:left w:w="60" w:type="dxa"/>
              <w:bottom w:w="60" w:type="dxa"/>
              <w:right w:w="60" w:type="dxa"/>
            </w:tcMar>
            <w:hideMark/>
          </w:tcPr>
          <w:p w14:paraId="1625074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Lucid Group Inc</w:t>
            </w:r>
          </w:p>
        </w:tc>
        <w:tc>
          <w:tcPr>
            <w:tcW w:w="811" w:type="dxa"/>
            <w:tcBorders>
              <w:bottom w:val="single" w:sz="4" w:space="0" w:color="auto"/>
            </w:tcBorders>
            <w:shd w:val="clear" w:color="auto" w:fill="auto"/>
            <w:tcMar>
              <w:top w:w="60" w:type="dxa"/>
              <w:left w:w="60" w:type="dxa"/>
              <w:bottom w:w="60" w:type="dxa"/>
              <w:right w:w="60" w:type="dxa"/>
            </w:tcMar>
            <w:hideMark/>
          </w:tcPr>
          <w:p w14:paraId="2595C2D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LCID</w:t>
            </w:r>
          </w:p>
        </w:tc>
      </w:tr>
    </w:tbl>
    <w:p w14:paraId="0422FED5" w14:textId="77777777" w:rsidR="00F176B0" w:rsidRDefault="00F176B0" w:rsidP="002E5761">
      <w:pPr>
        <w:spacing w:line="360" w:lineRule="auto"/>
        <w:jc w:val="both"/>
        <w:rPr>
          <w:rFonts w:ascii="Arial" w:hAnsi="Arial" w:cs="Arial"/>
        </w:rPr>
        <w:sectPr w:rsidR="00F176B0" w:rsidSect="00EE25D2">
          <w:type w:val="continuous"/>
          <w:pgSz w:w="11906" w:h="16838"/>
          <w:pgMar w:top="1440" w:right="1440" w:bottom="1440" w:left="1440" w:header="708" w:footer="708" w:gutter="0"/>
          <w:cols w:num="3" w:space="261"/>
          <w:docGrid w:linePitch="360"/>
        </w:sectPr>
      </w:pPr>
    </w:p>
    <w:p w14:paraId="03DB13C2" w14:textId="77777777" w:rsidR="00F444FF" w:rsidRPr="00F1190B" w:rsidRDefault="00F444FF" w:rsidP="00F444FF">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49450F80" w14:textId="345B85B8" w:rsidR="000103EF" w:rsidRDefault="000103EF">
      <w:pPr>
        <w:rPr>
          <w:rFonts w:ascii="Arial" w:hAnsi="Arial" w:cs="Arial"/>
          <w:iCs/>
          <w:lang w:val="en-US"/>
        </w:rPr>
      </w:pPr>
      <w:r>
        <w:rPr>
          <w:rFonts w:ascii="Arial" w:hAnsi="Arial" w:cs="Arial"/>
          <w:iCs/>
          <w:lang w:val="en-US"/>
        </w:rPr>
        <w:br w:type="page"/>
      </w:r>
    </w:p>
    <w:p w14:paraId="6A1AA3D4" w14:textId="77777777" w:rsidR="000103EF" w:rsidRDefault="000103EF" w:rsidP="000103EF">
      <w:pPr>
        <w:spacing w:line="360" w:lineRule="auto"/>
        <w:jc w:val="center"/>
        <w:rPr>
          <w:rFonts w:ascii="Arial" w:hAnsi="Arial" w:cs="Arial"/>
          <w:iCs/>
          <w:lang w:val="en-US"/>
        </w:rPr>
      </w:pPr>
      <w:r w:rsidRPr="000103EF">
        <w:rPr>
          <w:rFonts w:ascii="Arial" w:hAnsi="Arial" w:cs="Arial"/>
          <w:iCs/>
          <w:lang w:val="en-US"/>
        </w:rPr>
        <w:lastRenderedPageBreak/>
        <w:t>Research Proposal</w:t>
      </w:r>
    </w:p>
    <w:p w14:paraId="6E19D1A3" w14:textId="4D1CEF71" w:rsidR="000103EF" w:rsidRPr="000103EF" w:rsidRDefault="000103EF" w:rsidP="000103EF">
      <w:pPr>
        <w:spacing w:line="360" w:lineRule="auto"/>
        <w:jc w:val="center"/>
        <w:rPr>
          <w:rFonts w:ascii="Arial" w:hAnsi="Arial" w:cs="Arial"/>
          <w:iCs/>
          <w:lang w:val="en-US"/>
        </w:rPr>
      </w:pPr>
      <w:r w:rsidRPr="000103EF">
        <w:rPr>
          <w:rFonts w:ascii="Arial" w:hAnsi="Arial" w:cs="Arial"/>
          <w:iCs/>
          <w:lang w:val="en-US"/>
        </w:rPr>
        <w:t>Predicting Stock Returns Using News Sentiment Analysis during COVID-19</w:t>
      </w:r>
    </w:p>
    <w:p w14:paraId="6F8C3B78" w14:textId="77777777" w:rsidR="000103EF" w:rsidRPr="000103EF" w:rsidRDefault="000103EF" w:rsidP="000103EF">
      <w:pPr>
        <w:spacing w:line="360" w:lineRule="auto"/>
        <w:jc w:val="both"/>
        <w:rPr>
          <w:rFonts w:ascii="Arial" w:hAnsi="Arial" w:cs="Arial"/>
          <w:iCs/>
          <w:lang w:val="en-US"/>
        </w:rPr>
      </w:pPr>
    </w:p>
    <w:p w14:paraId="2F04B51E" w14:textId="21C655A9" w:rsidR="000103EF" w:rsidRPr="00931DA4" w:rsidRDefault="000103EF" w:rsidP="000103EF">
      <w:pPr>
        <w:spacing w:line="360" w:lineRule="auto"/>
        <w:jc w:val="both"/>
        <w:rPr>
          <w:rFonts w:ascii="Arial" w:hAnsi="Arial" w:cs="Arial"/>
          <w:b/>
          <w:bCs/>
          <w:iCs/>
          <w:u w:val="single"/>
          <w:lang w:val="en-US"/>
        </w:rPr>
      </w:pPr>
      <w:r w:rsidRPr="00931DA4">
        <w:rPr>
          <w:rFonts w:ascii="Arial" w:hAnsi="Arial" w:cs="Arial"/>
          <w:b/>
          <w:bCs/>
          <w:iCs/>
          <w:u w:val="single"/>
          <w:lang w:val="en-US"/>
        </w:rPr>
        <w:t>Aims and Objectives:</w:t>
      </w:r>
    </w:p>
    <w:p w14:paraId="62A513E4"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The primary objective of this research is to evaluate the potential of news sentiment analysis as a predictor of stock returns, especially against the tumultuous backdrop of the COVID-19 pandemic. By leveraging advanced machine learning models, the study aims to:</w:t>
      </w:r>
    </w:p>
    <w:p w14:paraId="71F9036B" w14:textId="77777777" w:rsidR="000103EF" w:rsidRPr="000103EF" w:rsidRDefault="000103EF" w:rsidP="000103EF">
      <w:pPr>
        <w:spacing w:line="360" w:lineRule="auto"/>
        <w:jc w:val="both"/>
        <w:rPr>
          <w:rFonts w:ascii="Arial" w:hAnsi="Arial" w:cs="Arial"/>
          <w:iCs/>
          <w:lang w:val="en-US"/>
        </w:rPr>
      </w:pPr>
    </w:p>
    <w:p w14:paraId="790507CB" w14:textId="77777777" w:rsidR="000103EF" w:rsidRPr="00B97D77" w:rsidRDefault="000103EF" w:rsidP="00B97D77">
      <w:pPr>
        <w:pStyle w:val="ListParagraph"/>
        <w:numPr>
          <w:ilvl w:val="0"/>
          <w:numId w:val="471"/>
        </w:numPr>
        <w:spacing w:line="360" w:lineRule="auto"/>
        <w:jc w:val="both"/>
        <w:rPr>
          <w:rFonts w:ascii="Arial" w:hAnsi="Arial" w:cs="Arial"/>
          <w:iCs/>
          <w:lang w:val="en-US"/>
        </w:rPr>
      </w:pPr>
      <w:r w:rsidRPr="00B97D77">
        <w:rPr>
          <w:rFonts w:ascii="Arial" w:hAnsi="Arial" w:cs="Arial"/>
          <w:iCs/>
          <w:lang w:val="en-US"/>
        </w:rPr>
        <w:t xml:space="preserve">Compare the efficacy of contemporary machine learning models, notably </w:t>
      </w:r>
      <w:proofErr w:type="spellStart"/>
      <w:r w:rsidRPr="00B97D77">
        <w:rPr>
          <w:rFonts w:ascii="Arial" w:hAnsi="Arial" w:cs="Arial"/>
          <w:iCs/>
          <w:lang w:val="en-US"/>
        </w:rPr>
        <w:t>XGBoost</w:t>
      </w:r>
      <w:proofErr w:type="spellEnd"/>
      <w:r w:rsidRPr="00B97D77">
        <w:rPr>
          <w:rFonts w:ascii="Arial" w:hAnsi="Arial" w:cs="Arial"/>
          <w:iCs/>
          <w:lang w:val="en-US"/>
        </w:rPr>
        <w:t xml:space="preserve">, Random Forest, </w:t>
      </w:r>
      <w:proofErr w:type="spellStart"/>
      <w:r w:rsidRPr="00B97D77">
        <w:rPr>
          <w:rFonts w:ascii="Arial" w:hAnsi="Arial" w:cs="Arial"/>
          <w:iCs/>
          <w:lang w:val="en-US"/>
        </w:rPr>
        <w:t>LightGBM</w:t>
      </w:r>
      <w:proofErr w:type="spellEnd"/>
      <w:r w:rsidRPr="00B97D77">
        <w:rPr>
          <w:rFonts w:ascii="Arial" w:hAnsi="Arial" w:cs="Arial"/>
          <w:iCs/>
          <w:lang w:val="en-US"/>
        </w:rPr>
        <w:t xml:space="preserve">, and </w:t>
      </w:r>
      <w:proofErr w:type="spellStart"/>
      <w:r w:rsidRPr="00B97D77">
        <w:rPr>
          <w:rFonts w:ascii="Arial" w:hAnsi="Arial" w:cs="Arial"/>
          <w:iCs/>
          <w:lang w:val="en-US"/>
        </w:rPr>
        <w:t>CatBoost</w:t>
      </w:r>
      <w:proofErr w:type="spellEnd"/>
      <w:r w:rsidRPr="00B97D77">
        <w:rPr>
          <w:rFonts w:ascii="Arial" w:hAnsi="Arial" w:cs="Arial"/>
          <w:iCs/>
          <w:lang w:val="en-US"/>
        </w:rPr>
        <w:t>, in utilizing news sentiment for predicting stock returns during the COVID-19 era.</w:t>
      </w:r>
    </w:p>
    <w:p w14:paraId="5108F48D" w14:textId="77777777" w:rsidR="000103EF" w:rsidRPr="00B97D77" w:rsidRDefault="000103EF" w:rsidP="00B97D77">
      <w:pPr>
        <w:pStyle w:val="ListParagraph"/>
        <w:numPr>
          <w:ilvl w:val="0"/>
          <w:numId w:val="471"/>
        </w:numPr>
        <w:spacing w:line="360" w:lineRule="auto"/>
        <w:jc w:val="both"/>
        <w:rPr>
          <w:rFonts w:ascii="Arial" w:hAnsi="Arial" w:cs="Arial"/>
          <w:iCs/>
          <w:lang w:val="en-US"/>
        </w:rPr>
      </w:pPr>
      <w:r w:rsidRPr="00B97D77">
        <w:rPr>
          <w:rFonts w:ascii="Arial" w:hAnsi="Arial" w:cs="Arial"/>
          <w:iCs/>
          <w:lang w:val="en-US"/>
        </w:rPr>
        <w:t>Identify the most influential features within these models for stock predictions.</w:t>
      </w:r>
    </w:p>
    <w:p w14:paraId="5F9A9E29" w14:textId="77777777" w:rsidR="000103EF" w:rsidRPr="00B97D77" w:rsidRDefault="000103EF" w:rsidP="00B97D77">
      <w:pPr>
        <w:pStyle w:val="ListParagraph"/>
        <w:numPr>
          <w:ilvl w:val="0"/>
          <w:numId w:val="471"/>
        </w:numPr>
        <w:spacing w:line="360" w:lineRule="auto"/>
        <w:jc w:val="both"/>
        <w:rPr>
          <w:rFonts w:ascii="Arial" w:hAnsi="Arial" w:cs="Arial"/>
          <w:iCs/>
          <w:lang w:val="en-US"/>
        </w:rPr>
      </w:pPr>
      <w:r w:rsidRPr="00B97D77">
        <w:rPr>
          <w:rFonts w:ascii="Arial" w:hAnsi="Arial" w:cs="Arial"/>
          <w:iCs/>
          <w:lang w:val="en-US"/>
        </w:rPr>
        <w:t>Investigate variations in sentiment scores across different companies.</w:t>
      </w:r>
    </w:p>
    <w:p w14:paraId="20D51EA0" w14:textId="77777777" w:rsidR="00931DA4" w:rsidRPr="000103EF" w:rsidRDefault="00931DA4" w:rsidP="000103EF">
      <w:pPr>
        <w:spacing w:line="360" w:lineRule="auto"/>
        <w:jc w:val="both"/>
        <w:rPr>
          <w:rFonts w:ascii="Arial" w:hAnsi="Arial" w:cs="Arial"/>
          <w:iCs/>
          <w:lang w:val="en-US"/>
        </w:rPr>
      </w:pPr>
    </w:p>
    <w:p w14:paraId="5F4D49BF" w14:textId="2B0496D3" w:rsidR="000103EF" w:rsidRPr="00931DA4" w:rsidRDefault="000103EF" w:rsidP="000103EF">
      <w:pPr>
        <w:spacing w:line="360" w:lineRule="auto"/>
        <w:jc w:val="both"/>
        <w:rPr>
          <w:rFonts w:ascii="Arial" w:hAnsi="Arial" w:cs="Arial"/>
          <w:b/>
          <w:bCs/>
          <w:iCs/>
          <w:u w:val="single"/>
          <w:lang w:val="en-US"/>
        </w:rPr>
      </w:pPr>
      <w:r w:rsidRPr="00931DA4">
        <w:rPr>
          <w:rFonts w:ascii="Arial" w:hAnsi="Arial" w:cs="Arial"/>
          <w:b/>
          <w:bCs/>
          <w:iCs/>
          <w:u w:val="single"/>
          <w:lang w:val="en-US"/>
        </w:rPr>
        <w:t>Problem Statement and Background:</w:t>
      </w:r>
    </w:p>
    <w:p w14:paraId="7CDF28C1" w14:textId="77777777" w:rsidR="005F49E5" w:rsidRPr="005F49E5" w:rsidRDefault="005F49E5" w:rsidP="005F49E5">
      <w:pPr>
        <w:spacing w:line="360" w:lineRule="auto"/>
        <w:jc w:val="both"/>
        <w:rPr>
          <w:rFonts w:ascii="Arial" w:hAnsi="Arial" w:cs="Arial"/>
          <w:iCs/>
          <w:lang w:val="en-US"/>
        </w:rPr>
      </w:pPr>
      <w:r w:rsidRPr="005F49E5">
        <w:rPr>
          <w:rFonts w:ascii="Arial" w:hAnsi="Arial" w:cs="Arial"/>
          <w:iCs/>
          <w:lang w:val="en-US"/>
        </w:rPr>
        <w:t>Problem Statement and Background:</w:t>
      </w:r>
    </w:p>
    <w:p w14:paraId="182B67F5" w14:textId="77777777" w:rsidR="005F49E5" w:rsidRPr="005F49E5" w:rsidRDefault="005F49E5" w:rsidP="005F49E5">
      <w:pPr>
        <w:spacing w:line="360" w:lineRule="auto"/>
        <w:jc w:val="both"/>
        <w:rPr>
          <w:rFonts w:ascii="Arial" w:hAnsi="Arial" w:cs="Arial"/>
          <w:iCs/>
          <w:lang w:val="en-US"/>
        </w:rPr>
      </w:pPr>
    </w:p>
    <w:p w14:paraId="543FCE6F" w14:textId="77777777" w:rsidR="005F49E5" w:rsidRPr="005F49E5" w:rsidRDefault="005F49E5" w:rsidP="005F49E5">
      <w:pPr>
        <w:spacing w:line="360" w:lineRule="auto"/>
        <w:jc w:val="both"/>
        <w:rPr>
          <w:rFonts w:ascii="Arial" w:hAnsi="Arial" w:cs="Arial"/>
          <w:iCs/>
          <w:lang w:val="en-US"/>
        </w:rPr>
      </w:pPr>
      <w:r w:rsidRPr="005F49E5">
        <w:rPr>
          <w:rFonts w:ascii="Arial" w:hAnsi="Arial" w:cs="Arial"/>
          <w:iCs/>
          <w:lang w:val="en-US"/>
        </w:rPr>
        <w:t>The intricate dance between news sentiment and stock market movements has been an area of interest for financial analysts for years. The advent of the COVID-19 pandemic, however, threw a wrench in the works, turning predictable patterns into chaos. With the world gripped by unprecedented events, the traditional reliance on historical data and previous models came under scrutiny. Pre-pandemic studies, though rich in insights, suddenly seemed to lack the dynamism to factor in the pandemic's upheavals.</w:t>
      </w:r>
    </w:p>
    <w:p w14:paraId="2EDF6D83" w14:textId="77777777" w:rsidR="005F49E5" w:rsidRPr="005F49E5" w:rsidRDefault="005F49E5" w:rsidP="005F49E5">
      <w:pPr>
        <w:spacing w:line="360" w:lineRule="auto"/>
        <w:jc w:val="both"/>
        <w:rPr>
          <w:rFonts w:ascii="Arial" w:hAnsi="Arial" w:cs="Arial"/>
          <w:iCs/>
          <w:lang w:val="en-US"/>
        </w:rPr>
      </w:pPr>
    </w:p>
    <w:p w14:paraId="4C7917BA" w14:textId="77777777" w:rsidR="005F49E5" w:rsidRPr="005F49E5" w:rsidRDefault="005F49E5" w:rsidP="005F49E5">
      <w:pPr>
        <w:spacing w:line="360" w:lineRule="auto"/>
        <w:jc w:val="both"/>
        <w:rPr>
          <w:rFonts w:ascii="Arial" w:hAnsi="Arial" w:cs="Arial"/>
          <w:iCs/>
          <w:lang w:val="en-US"/>
        </w:rPr>
      </w:pPr>
      <w:r w:rsidRPr="005F49E5">
        <w:rPr>
          <w:rFonts w:ascii="Arial" w:hAnsi="Arial" w:cs="Arial"/>
          <w:iCs/>
          <w:lang w:val="en-US"/>
        </w:rPr>
        <w:t xml:space="preserve">While researchers like Cakra and </w:t>
      </w:r>
      <w:proofErr w:type="spellStart"/>
      <w:r w:rsidRPr="005F49E5">
        <w:rPr>
          <w:rFonts w:ascii="Arial" w:hAnsi="Arial" w:cs="Arial"/>
          <w:iCs/>
          <w:lang w:val="en-US"/>
        </w:rPr>
        <w:t>Trisedya</w:t>
      </w:r>
      <w:proofErr w:type="spellEnd"/>
      <w:r w:rsidRPr="005F49E5">
        <w:rPr>
          <w:rFonts w:ascii="Arial" w:hAnsi="Arial" w:cs="Arial"/>
          <w:iCs/>
          <w:lang w:val="en-US"/>
        </w:rPr>
        <w:t xml:space="preserve"> (2015) have previously employed regression techniques, the modern world, with its rapid technological advances, has seen the rise of potent machine learning models like </w:t>
      </w:r>
      <w:proofErr w:type="spellStart"/>
      <w:r w:rsidRPr="005F49E5">
        <w:rPr>
          <w:rFonts w:ascii="Arial" w:hAnsi="Arial" w:cs="Arial"/>
          <w:iCs/>
          <w:lang w:val="en-US"/>
        </w:rPr>
        <w:t>CatBoost</w:t>
      </w:r>
      <w:proofErr w:type="spellEnd"/>
      <w:r w:rsidRPr="005F49E5">
        <w:rPr>
          <w:rFonts w:ascii="Arial" w:hAnsi="Arial" w:cs="Arial"/>
          <w:iCs/>
          <w:lang w:val="en-US"/>
        </w:rPr>
        <w:t xml:space="preserve">. Yet, the exploration of such models, especially in the context of sentiment analysis during a global crisis, remains scant. Additionally, the existing literature's focus varies widely—some delve deep into specific sectors, while others cast a broader net, analyzing extensive indices </w:t>
      </w:r>
      <w:r w:rsidRPr="005F49E5">
        <w:rPr>
          <w:rFonts w:ascii="Arial" w:hAnsi="Arial" w:cs="Arial"/>
          <w:iCs/>
          <w:lang w:val="en-US"/>
        </w:rPr>
        <w:lastRenderedPageBreak/>
        <w:t>like the S&amp;P 500. The NASDAQ, despite its significance, has seen limited research focus, further muddying the waters (Lee, 2022).</w:t>
      </w:r>
    </w:p>
    <w:p w14:paraId="5C900BF1" w14:textId="77777777" w:rsidR="005F49E5" w:rsidRPr="005F49E5" w:rsidRDefault="005F49E5" w:rsidP="005F49E5">
      <w:pPr>
        <w:spacing w:line="360" w:lineRule="auto"/>
        <w:jc w:val="both"/>
        <w:rPr>
          <w:rFonts w:ascii="Arial" w:hAnsi="Arial" w:cs="Arial"/>
          <w:iCs/>
          <w:lang w:val="en-US"/>
        </w:rPr>
      </w:pPr>
    </w:p>
    <w:p w14:paraId="1D27006F" w14:textId="77777777" w:rsidR="005F49E5" w:rsidRPr="005F49E5" w:rsidRDefault="005F49E5" w:rsidP="005F49E5">
      <w:pPr>
        <w:spacing w:line="360" w:lineRule="auto"/>
        <w:jc w:val="both"/>
        <w:rPr>
          <w:rFonts w:ascii="Arial" w:hAnsi="Arial" w:cs="Arial"/>
          <w:iCs/>
          <w:lang w:val="en-US"/>
        </w:rPr>
      </w:pPr>
      <w:r w:rsidRPr="005F49E5">
        <w:rPr>
          <w:rFonts w:ascii="Arial" w:hAnsi="Arial" w:cs="Arial"/>
          <w:iCs/>
          <w:lang w:val="en-US"/>
        </w:rPr>
        <w:t>This fragmented approach to research has given rise to multiple challenges. Stakeholders, from hedge fund managers to individual investors, find themselves at crossroads. With no consolidated research guiding them, critical decisions about model adoption, the relevance of features, and the application of sentiment analysis across various sectors remain clouded in uncertainty. This prevailing ambiguity underscores the pressing need for a comprehensive study, one that not only bridges existing gaps but also paves the way for future research endeavors.</w:t>
      </w:r>
    </w:p>
    <w:p w14:paraId="7E058254" w14:textId="77777777" w:rsidR="000103EF" w:rsidRPr="000103EF" w:rsidRDefault="000103EF" w:rsidP="000103EF">
      <w:pPr>
        <w:spacing w:line="360" w:lineRule="auto"/>
        <w:jc w:val="both"/>
        <w:rPr>
          <w:rFonts w:ascii="Arial" w:hAnsi="Arial" w:cs="Arial"/>
          <w:iCs/>
          <w:lang w:val="en-US"/>
        </w:rPr>
      </w:pPr>
    </w:p>
    <w:p w14:paraId="41808EF4" w14:textId="29DE55EB" w:rsidR="000103EF" w:rsidRPr="00E97159" w:rsidRDefault="000103EF" w:rsidP="000103EF">
      <w:pPr>
        <w:spacing w:line="360" w:lineRule="auto"/>
        <w:jc w:val="both"/>
        <w:rPr>
          <w:rFonts w:ascii="Arial" w:hAnsi="Arial" w:cs="Arial"/>
          <w:b/>
          <w:bCs/>
          <w:iCs/>
          <w:u w:val="single"/>
          <w:lang w:val="en-US"/>
        </w:rPr>
      </w:pPr>
      <w:r w:rsidRPr="00E97159">
        <w:rPr>
          <w:rFonts w:ascii="Arial" w:hAnsi="Arial" w:cs="Arial"/>
          <w:b/>
          <w:bCs/>
          <w:iCs/>
          <w:u w:val="single"/>
          <w:lang w:val="en-US"/>
        </w:rPr>
        <w:t>Literature Overview:</w:t>
      </w:r>
    </w:p>
    <w:p w14:paraId="61FB1216" w14:textId="77777777" w:rsidR="00B656CD" w:rsidRPr="00B656CD" w:rsidRDefault="00B656CD" w:rsidP="00B656CD">
      <w:pPr>
        <w:spacing w:line="360" w:lineRule="auto"/>
        <w:jc w:val="both"/>
        <w:rPr>
          <w:rFonts w:ascii="Arial" w:hAnsi="Arial" w:cs="Arial"/>
          <w:iCs/>
          <w:lang w:val="en-US"/>
        </w:rPr>
      </w:pPr>
      <w:r w:rsidRPr="00B656CD">
        <w:rPr>
          <w:rFonts w:ascii="Arial" w:hAnsi="Arial" w:cs="Arial"/>
          <w:iCs/>
          <w:lang w:val="en-US"/>
        </w:rPr>
        <w:t xml:space="preserve">The intricate relationship between news sentiment and stock returns has been a subject of interest for financial researchers for many years. While several studies have shed light on this dynamic, there remains a notable gap in understanding its nuances, especially in the modern digital age. Cakra and </w:t>
      </w:r>
      <w:proofErr w:type="spellStart"/>
      <w:r w:rsidRPr="00B656CD">
        <w:rPr>
          <w:rFonts w:ascii="Arial" w:hAnsi="Arial" w:cs="Arial"/>
          <w:iCs/>
          <w:lang w:val="en-US"/>
        </w:rPr>
        <w:t>Trisedya</w:t>
      </w:r>
      <w:proofErr w:type="spellEnd"/>
      <w:r w:rsidRPr="00B656CD">
        <w:rPr>
          <w:rFonts w:ascii="Arial" w:hAnsi="Arial" w:cs="Arial"/>
          <w:iCs/>
          <w:lang w:val="en-US"/>
        </w:rPr>
        <w:t xml:space="preserve"> (2015), in their pioneering work, employed regression techniques to fathom this relationship. However, as the technological landscape evolved, newer machine learning models such as </w:t>
      </w:r>
      <w:proofErr w:type="spellStart"/>
      <w:r w:rsidRPr="00B656CD">
        <w:rPr>
          <w:rFonts w:ascii="Arial" w:hAnsi="Arial" w:cs="Arial"/>
          <w:iCs/>
          <w:lang w:val="en-US"/>
        </w:rPr>
        <w:t>CatBoost</w:t>
      </w:r>
      <w:proofErr w:type="spellEnd"/>
      <w:r w:rsidRPr="00B656CD">
        <w:rPr>
          <w:rFonts w:ascii="Arial" w:hAnsi="Arial" w:cs="Arial"/>
          <w:iCs/>
          <w:lang w:val="en-US"/>
        </w:rPr>
        <w:t xml:space="preserve"> have emerged, which, despite their potential, have not been extensively explored in the context of news sentiment analysis.</w:t>
      </w:r>
    </w:p>
    <w:p w14:paraId="77F1B7C5" w14:textId="77777777" w:rsidR="00B656CD" w:rsidRPr="00B656CD" w:rsidRDefault="00B656CD" w:rsidP="00B656CD">
      <w:pPr>
        <w:spacing w:line="360" w:lineRule="auto"/>
        <w:jc w:val="both"/>
        <w:rPr>
          <w:rFonts w:ascii="Arial" w:hAnsi="Arial" w:cs="Arial"/>
          <w:iCs/>
          <w:lang w:val="en-US"/>
        </w:rPr>
      </w:pPr>
    </w:p>
    <w:p w14:paraId="0F240258" w14:textId="77777777" w:rsidR="00B656CD" w:rsidRPr="00B656CD" w:rsidRDefault="00B656CD" w:rsidP="00B656CD">
      <w:pPr>
        <w:spacing w:line="360" w:lineRule="auto"/>
        <w:jc w:val="both"/>
        <w:rPr>
          <w:rFonts w:ascii="Arial" w:hAnsi="Arial" w:cs="Arial"/>
          <w:iCs/>
          <w:lang w:val="en-US"/>
        </w:rPr>
      </w:pPr>
      <w:r w:rsidRPr="00B656CD">
        <w:rPr>
          <w:rFonts w:ascii="Arial" w:hAnsi="Arial" w:cs="Arial"/>
          <w:iCs/>
          <w:lang w:val="en-US"/>
        </w:rPr>
        <w:t xml:space="preserve">A review of the literature reveals that </w:t>
      </w:r>
      <w:proofErr w:type="gramStart"/>
      <w:r w:rsidRPr="00B656CD">
        <w:rPr>
          <w:rFonts w:ascii="Arial" w:hAnsi="Arial" w:cs="Arial"/>
          <w:iCs/>
          <w:lang w:val="en-US"/>
        </w:rPr>
        <w:t>the majority of</w:t>
      </w:r>
      <w:proofErr w:type="gramEnd"/>
      <w:r w:rsidRPr="00B656CD">
        <w:rPr>
          <w:rFonts w:ascii="Arial" w:hAnsi="Arial" w:cs="Arial"/>
          <w:iCs/>
          <w:lang w:val="en-US"/>
        </w:rPr>
        <w:t xml:space="preserve"> studies have adopted a rather narrow lens, focusing either on specific sectors, such as big tech firms, or on broad market indices. Lee (2022) is among the few who ventured into the realm of the NASDAQ, yet even such studies are sparse. The contemporary financial landscape, particularly with the advent of algorithmic trading and real-time news dissemination, mandates a deeper exploration. The significance of news sentiment, notably against the backdrop of the COVID-19 pandemic, has been accentuated, with digital news platforms playing a pivotal role in influencing investment decisions.</w:t>
      </w:r>
    </w:p>
    <w:p w14:paraId="737AB485" w14:textId="77777777" w:rsidR="00B656CD" w:rsidRPr="00B656CD" w:rsidRDefault="00B656CD" w:rsidP="00B656CD">
      <w:pPr>
        <w:spacing w:line="360" w:lineRule="auto"/>
        <w:jc w:val="both"/>
        <w:rPr>
          <w:rFonts w:ascii="Arial" w:hAnsi="Arial" w:cs="Arial"/>
          <w:iCs/>
          <w:lang w:val="en-US"/>
        </w:rPr>
      </w:pPr>
    </w:p>
    <w:p w14:paraId="456C4841" w14:textId="77777777" w:rsidR="00B656CD" w:rsidRPr="00B656CD" w:rsidRDefault="00B656CD" w:rsidP="00B656CD">
      <w:pPr>
        <w:spacing w:line="360" w:lineRule="auto"/>
        <w:jc w:val="both"/>
        <w:rPr>
          <w:rFonts w:ascii="Arial" w:hAnsi="Arial" w:cs="Arial"/>
          <w:iCs/>
          <w:lang w:val="en-US"/>
        </w:rPr>
      </w:pPr>
      <w:r w:rsidRPr="00B656CD">
        <w:rPr>
          <w:rFonts w:ascii="Arial" w:hAnsi="Arial" w:cs="Arial"/>
          <w:iCs/>
          <w:lang w:val="en-US"/>
        </w:rPr>
        <w:t xml:space="preserve">Furthermore, the inconsistencies in research methodologies and the lack of a unified approach have further complicated matters. Some studies have emphasized the role of positive news sentiment in driving stock prices up, while others have highlighted the adverse impact of negative news on stock performance. The role of neutral news, </w:t>
      </w:r>
      <w:r w:rsidRPr="00B656CD">
        <w:rPr>
          <w:rFonts w:ascii="Arial" w:hAnsi="Arial" w:cs="Arial"/>
          <w:iCs/>
          <w:lang w:val="en-US"/>
        </w:rPr>
        <w:lastRenderedPageBreak/>
        <w:t>however, remains largely underexplored. Additionally, while large-cap stocks and their sensitivity to news sentiment have been extensively studied, there's a dearth of research focusing on mid-cap or small-cap stocks.</w:t>
      </w:r>
    </w:p>
    <w:p w14:paraId="661CBBB4" w14:textId="77777777" w:rsidR="00B656CD" w:rsidRPr="00B656CD" w:rsidRDefault="00B656CD" w:rsidP="00B656CD">
      <w:pPr>
        <w:spacing w:line="360" w:lineRule="auto"/>
        <w:jc w:val="both"/>
        <w:rPr>
          <w:rFonts w:ascii="Arial" w:hAnsi="Arial" w:cs="Arial"/>
          <w:iCs/>
          <w:lang w:val="en-US"/>
        </w:rPr>
      </w:pPr>
    </w:p>
    <w:p w14:paraId="7759DD47" w14:textId="77777777" w:rsidR="00B656CD" w:rsidRPr="00B656CD" w:rsidRDefault="00B656CD" w:rsidP="00B656CD">
      <w:pPr>
        <w:spacing w:line="360" w:lineRule="auto"/>
        <w:jc w:val="both"/>
        <w:rPr>
          <w:rFonts w:ascii="Arial" w:hAnsi="Arial" w:cs="Arial"/>
          <w:iCs/>
          <w:lang w:val="en-US"/>
        </w:rPr>
      </w:pPr>
      <w:r w:rsidRPr="00B656CD">
        <w:rPr>
          <w:rFonts w:ascii="Arial" w:hAnsi="Arial" w:cs="Arial"/>
          <w:iCs/>
          <w:lang w:val="en-US"/>
        </w:rPr>
        <w:t>This fragmented approach to research, coupled with the rapid advancements in machine learning and data analytics, underscores the pressing need for a comprehensive, comparative study. Such a study would not only bridge the existing gaps in the literature but also provide actionable insights to stakeholders, enabling them to make informed investment decisions in today's volatile financial markets.</w:t>
      </w:r>
    </w:p>
    <w:p w14:paraId="1CB387EA" w14:textId="77777777" w:rsidR="000103EF" w:rsidRPr="000103EF" w:rsidRDefault="000103EF" w:rsidP="000103EF">
      <w:pPr>
        <w:spacing w:line="360" w:lineRule="auto"/>
        <w:jc w:val="both"/>
        <w:rPr>
          <w:rFonts w:ascii="Arial" w:hAnsi="Arial" w:cs="Arial"/>
          <w:iCs/>
          <w:lang w:val="en-US"/>
        </w:rPr>
      </w:pPr>
    </w:p>
    <w:p w14:paraId="63256C32" w14:textId="43FF9C80" w:rsidR="000103EF" w:rsidRPr="00803A3C" w:rsidRDefault="000103EF" w:rsidP="000103EF">
      <w:pPr>
        <w:spacing w:line="360" w:lineRule="auto"/>
        <w:jc w:val="both"/>
        <w:rPr>
          <w:rFonts w:ascii="Arial" w:hAnsi="Arial" w:cs="Arial"/>
          <w:b/>
          <w:bCs/>
          <w:iCs/>
          <w:u w:val="single"/>
          <w:lang w:val="en-US"/>
        </w:rPr>
      </w:pPr>
      <w:r w:rsidRPr="00803A3C">
        <w:rPr>
          <w:rFonts w:ascii="Arial" w:hAnsi="Arial" w:cs="Arial"/>
          <w:b/>
          <w:bCs/>
          <w:iCs/>
          <w:u w:val="single"/>
          <w:lang w:val="en-US"/>
        </w:rPr>
        <w:t>Proposed Methodology:</w:t>
      </w:r>
    </w:p>
    <w:p w14:paraId="224F8CDF"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The methodology for this research is designed to be robust, comprehensive, and adaptable to the intricacies of the modern financial landscape. At its core, it champions a data-driven approach, harnessing the power of state-of-the-art machine learning models to decode the relationship between news sentiment and stock returns.</w:t>
      </w:r>
    </w:p>
    <w:p w14:paraId="60DC111D" w14:textId="77777777" w:rsidR="005D4C9E" w:rsidRPr="005D4C9E" w:rsidRDefault="005D4C9E" w:rsidP="005D4C9E">
      <w:pPr>
        <w:spacing w:line="360" w:lineRule="auto"/>
        <w:jc w:val="both"/>
        <w:rPr>
          <w:rFonts w:ascii="Arial" w:hAnsi="Arial" w:cs="Arial"/>
          <w:iCs/>
          <w:lang w:val="en-US"/>
        </w:rPr>
      </w:pPr>
    </w:p>
    <w:p w14:paraId="75897806"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Data Collection:</w:t>
      </w:r>
    </w:p>
    <w:p w14:paraId="35CE6D00" w14:textId="77777777" w:rsidR="005D4C9E" w:rsidRPr="005D4C9E" w:rsidRDefault="005D4C9E" w:rsidP="005D4C9E">
      <w:pPr>
        <w:spacing w:line="360" w:lineRule="auto"/>
        <w:jc w:val="both"/>
        <w:rPr>
          <w:rFonts w:ascii="Arial" w:hAnsi="Arial" w:cs="Arial"/>
          <w:iCs/>
          <w:lang w:val="en-US"/>
        </w:rPr>
      </w:pPr>
    </w:p>
    <w:p w14:paraId="4B38655A" w14:textId="77777777" w:rsidR="005D4C9E" w:rsidRPr="005D4C9E" w:rsidRDefault="005D4C9E" w:rsidP="005D4C9E">
      <w:pPr>
        <w:pStyle w:val="ListParagraph"/>
        <w:numPr>
          <w:ilvl w:val="0"/>
          <w:numId w:val="475"/>
        </w:numPr>
        <w:spacing w:line="360" w:lineRule="auto"/>
        <w:jc w:val="both"/>
        <w:rPr>
          <w:rFonts w:ascii="Arial" w:hAnsi="Arial" w:cs="Arial"/>
          <w:iCs/>
          <w:lang w:val="en-US"/>
        </w:rPr>
      </w:pPr>
      <w:r w:rsidRPr="005D4C9E">
        <w:rPr>
          <w:rFonts w:ascii="Arial" w:hAnsi="Arial" w:cs="Arial"/>
          <w:iCs/>
          <w:lang w:val="en-US"/>
        </w:rPr>
        <w:t>Primary Data: We will gather real-time news sentiment data from reputed financial news aggregators and media outlets, focusing on articles, editorials, and reports that discuss stock market trends, company-specific news, and broader economic indicators.</w:t>
      </w:r>
    </w:p>
    <w:p w14:paraId="4D950B0E" w14:textId="77777777" w:rsidR="005D4C9E" w:rsidRDefault="005D4C9E" w:rsidP="005D4C9E">
      <w:pPr>
        <w:pStyle w:val="ListParagraph"/>
        <w:numPr>
          <w:ilvl w:val="0"/>
          <w:numId w:val="475"/>
        </w:numPr>
        <w:spacing w:line="360" w:lineRule="auto"/>
        <w:jc w:val="both"/>
        <w:rPr>
          <w:rFonts w:ascii="Arial" w:hAnsi="Arial" w:cs="Arial"/>
          <w:iCs/>
          <w:lang w:val="en-US"/>
        </w:rPr>
      </w:pPr>
      <w:r w:rsidRPr="005D4C9E">
        <w:rPr>
          <w:rFonts w:ascii="Arial" w:hAnsi="Arial" w:cs="Arial"/>
          <w:iCs/>
          <w:lang w:val="en-US"/>
        </w:rPr>
        <w:t>Secondary Data: Historical stock prices, trading volumes, and other relevant financial indicators will be sourced from established financial databases. This will help in understanding the past performance and establishing a baseline for our predictions.</w:t>
      </w:r>
    </w:p>
    <w:p w14:paraId="1411A3FC" w14:textId="77777777" w:rsidR="005D4C9E" w:rsidRPr="005D4C9E" w:rsidRDefault="005D4C9E" w:rsidP="005D4C9E">
      <w:pPr>
        <w:pStyle w:val="ListParagraph"/>
        <w:spacing w:line="360" w:lineRule="auto"/>
        <w:jc w:val="both"/>
        <w:rPr>
          <w:rFonts w:ascii="Arial" w:hAnsi="Arial" w:cs="Arial"/>
          <w:iCs/>
          <w:lang w:val="en-US"/>
        </w:rPr>
      </w:pPr>
    </w:p>
    <w:p w14:paraId="69D5FE5C"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Pre-processing:</w:t>
      </w:r>
    </w:p>
    <w:p w14:paraId="518C0D4D"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Before feeding the data into our machine learning models, it will undergo rigorous preprocessing. This includes:</w:t>
      </w:r>
    </w:p>
    <w:p w14:paraId="04E722CF" w14:textId="77777777" w:rsidR="005D4C9E" w:rsidRPr="005D4C9E" w:rsidRDefault="005D4C9E" w:rsidP="005D4C9E">
      <w:pPr>
        <w:spacing w:line="360" w:lineRule="auto"/>
        <w:jc w:val="both"/>
        <w:rPr>
          <w:rFonts w:ascii="Arial" w:hAnsi="Arial" w:cs="Arial"/>
          <w:iCs/>
          <w:lang w:val="en-US"/>
        </w:rPr>
      </w:pPr>
    </w:p>
    <w:p w14:paraId="322F1EE4" w14:textId="77777777" w:rsidR="005D4C9E" w:rsidRPr="0063300A" w:rsidRDefault="005D4C9E" w:rsidP="0063300A">
      <w:pPr>
        <w:pStyle w:val="ListParagraph"/>
        <w:numPr>
          <w:ilvl w:val="0"/>
          <w:numId w:val="476"/>
        </w:numPr>
        <w:spacing w:line="360" w:lineRule="auto"/>
        <w:jc w:val="both"/>
        <w:rPr>
          <w:rFonts w:ascii="Arial" w:hAnsi="Arial" w:cs="Arial"/>
          <w:iCs/>
          <w:lang w:val="en-US"/>
        </w:rPr>
      </w:pPr>
      <w:r w:rsidRPr="0063300A">
        <w:rPr>
          <w:rFonts w:ascii="Arial" w:hAnsi="Arial" w:cs="Arial"/>
          <w:iCs/>
          <w:lang w:val="en-US"/>
        </w:rPr>
        <w:t>Cleaning: Removing any inconsistencies, missing values, and outliers.</w:t>
      </w:r>
    </w:p>
    <w:p w14:paraId="54C0D370" w14:textId="77777777" w:rsidR="005D4C9E" w:rsidRPr="0063300A" w:rsidRDefault="005D4C9E" w:rsidP="0063300A">
      <w:pPr>
        <w:pStyle w:val="ListParagraph"/>
        <w:numPr>
          <w:ilvl w:val="0"/>
          <w:numId w:val="476"/>
        </w:numPr>
        <w:spacing w:line="360" w:lineRule="auto"/>
        <w:jc w:val="both"/>
        <w:rPr>
          <w:rFonts w:ascii="Arial" w:hAnsi="Arial" w:cs="Arial"/>
          <w:iCs/>
          <w:lang w:val="en-US"/>
        </w:rPr>
      </w:pPr>
      <w:r w:rsidRPr="0063300A">
        <w:rPr>
          <w:rFonts w:ascii="Arial" w:hAnsi="Arial" w:cs="Arial"/>
          <w:iCs/>
          <w:lang w:val="en-US"/>
        </w:rPr>
        <w:lastRenderedPageBreak/>
        <w:t>Transformation: Converting textual news data into quantifiable sentiment scores using natural language processing techniques.</w:t>
      </w:r>
    </w:p>
    <w:p w14:paraId="047C5BE3" w14:textId="77777777" w:rsidR="005D4C9E" w:rsidRDefault="005D4C9E" w:rsidP="0063300A">
      <w:pPr>
        <w:pStyle w:val="ListParagraph"/>
        <w:numPr>
          <w:ilvl w:val="0"/>
          <w:numId w:val="476"/>
        </w:numPr>
        <w:spacing w:line="360" w:lineRule="auto"/>
        <w:jc w:val="both"/>
        <w:rPr>
          <w:rFonts w:ascii="Arial" w:hAnsi="Arial" w:cs="Arial"/>
          <w:iCs/>
          <w:lang w:val="en-US"/>
        </w:rPr>
      </w:pPr>
      <w:r w:rsidRPr="0063300A">
        <w:rPr>
          <w:rFonts w:ascii="Arial" w:hAnsi="Arial" w:cs="Arial"/>
          <w:iCs/>
          <w:lang w:val="en-US"/>
        </w:rPr>
        <w:t>Normalization: Standardizing the data to ensure that all variables are on a similar scale.</w:t>
      </w:r>
    </w:p>
    <w:p w14:paraId="5636BF31" w14:textId="77777777" w:rsidR="0063300A" w:rsidRPr="0063300A" w:rsidRDefault="0063300A" w:rsidP="0063300A">
      <w:pPr>
        <w:pStyle w:val="ListParagraph"/>
        <w:spacing w:line="360" w:lineRule="auto"/>
        <w:jc w:val="both"/>
        <w:rPr>
          <w:rFonts w:ascii="Arial" w:hAnsi="Arial" w:cs="Arial"/>
          <w:iCs/>
          <w:lang w:val="en-US"/>
        </w:rPr>
      </w:pPr>
    </w:p>
    <w:p w14:paraId="31DDD208"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Model Training and Validation:</w:t>
      </w:r>
    </w:p>
    <w:p w14:paraId="25CF4A16"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 xml:space="preserve">Four primary machine learning models – </w:t>
      </w:r>
      <w:proofErr w:type="spellStart"/>
      <w:r w:rsidRPr="005D4C9E">
        <w:rPr>
          <w:rFonts w:ascii="Arial" w:hAnsi="Arial" w:cs="Arial"/>
          <w:iCs/>
          <w:lang w:val="en-US"/>
        </w:rPr>
        <w:t>XGBoost</w:t>
      </w:r>
      <w:proofErr w:type="spellEnd"/>
      <w:r w:rsidRPr="005D4C9E">
        <w:rPr>
          <w:rFonts w:ascii="Arial" w:hAnsi="Arial" w:cs="Arial"/>
          <w:iCs/>
          <w:lang w:val="en-US"/>
        </w:rPr>
        <w:t xml:space="preserve">, Random Forest, </w:t>
      </w:r>
      <w:proofErr w:type="spellStart"/>
      <w:r w:rsidRPr="005D4C9E">
        <w:rPr>
          <w:rFonts w:ascii="Arial" w:hAnsi="Arial" w:cs="Arial"/>
          <w:iCs/>
          <w:lang w:val="en-US"/>
        </w:rPr>
        <w:t>LightGBM</w:t>
      </w:r>
      <w:proofErr w:type="spellEnd"/>
      <w:r w:rsidRPr="005D4C9E">
        <w:rPr>
          <w:rFonts w:ascii="Arial" w:hAnsi="Arial" w:cs="Arial"/>
          <w:iCs/>
          <w:lang w:val="en-US"/>
        </w:rPr>
        <w:t xml:space="preserve">, and </w:t>
      </w:r>
      <w:proofErr w:type="spellStart"/>
      <w:r w:rsidRPr="005D4C9E">
        <w:rPr>
          <w:rFonts w:ascii="Arial" w:hAnsi="Arial" w:cs="Arial"/>
          <w:iCs/>
          <w:lang w:val="en-US"/>
        </w:rPr>
        <w:t>CatBoost</w:t>
      </w:r>
      <w:proofErr w:type="spellEnd"/>
      <w:r w:rsidRPr="005D4C9E">
        <w:rPr>
          <w:rFonts w:ascii="Arial" w:hAnsi="Arial" w:cs="Arial"/>
          <w:iCs/>
          <w:lang w:val="en-US"/>
        </w:rPr>
        <w:t xml:space="preserve"> – have been chosen due to their prominence and proven efficacy in similar research contexts. Each model will be:</w:t>
      </w:r>
    </w:p>
    <w:p w14:paraId="1C59E4EB" w14:textId="77777777" w:rsidR="005D4C9E" w:rsidRPr="005D4C9E" w:rsidRDefault="005D4C9E" w:rsidP="005D4C9E">
      <w:pPr>
        <w:spacing w:line="360" w:lineRule="auto"/>
        <w:jc w:val="both"/>
        <w:rPr>
          <w:rFonts w:ascii="Arial" w:hAnsi="Arial" w:cs="Arial"/>
          <w:iCs/>
          <w:lang w:val="en-US"/>
        </w:rPr>
      </w:pPr>
    </w:p>
    <w:p w14:paraId="3FAFC451" w14:textId="77777777" w:rsidR="005D4C9E" w:rsidRPr="00677DE9" w:rsidRDefault="005D4C9E" w:rsidP="00677DE9">
      <w:pPr>
        <w:pStyle w:val="ListParagraph"/>
        <w:numPr>
          <w:ilvl w:val="0"/>
          <w:numId w:val="477"/>
        </w:numPr>
        <w:spacing w:line="360" w:lineRule="auto"/>
        <w:jc w:val="both"/>
        <w:rPr>
          <w:rFonts w:ascii="Arial" w:hAnsi="Arial" w:cs="Arial"/>
          <w:iCs/>
          <w:lang w:val="en-US"/>
        </w:rPr>
      </w:pPr>
      <w:r w:rsidRPr="00677DE9">
        <w:rPr>
          <w:rFonts w:ascii="Arial" w:hAnsi="Arial" w:cs="Arial"/>
          <w:iCs/>
          <w:lang w:val="en-US"/>
        </w:rPr>
        <w:t>Trained on a subset of the data, wherein the algorithm learns the relationship between news sentiment and stock returns.</w:t>
      </w:r>
    </w:p>
    <w:p w14:paraId="550B3310" w14:textId="77777777" w:rsidR="005D4C9E" w:rsidRDefault="005D4C9E" w:rsidP="00677DE9">
      <w:pPr>
        <w:pStyle w:val="ListParagraph"/>
        <w:numPr>
          <w:ilvl w:val="0"/>
          <w:numId w:val="477"/>
        </w:numPr>
        <w:spacing w:line="360" w:lineRule="auto"/>
        <w:jc w:val="both"/>
        <w:rPr>
          <w:rFonts w:ascii="Arial" w:hAnsi="Arial" w:cs="Arial"/>
          <w:iCs/>
          <w:lang w:val="en-US"/>
        </w:rPr>
      </w:pPr>
      <w:r w:rsidRPr="00677DE9">
        <w:rPr>
          <w:rFonts w:ascii="Arial" w:hAnsi="Arial" w:cs="Arial"/>
          <w:iCs/>
          <w:lang w:val="en-US"/>
        </w:rPr>
        <w:t>Validated on a separate subset, ensuring that the model's predictions are accurate and generalizable.</w:t>
      </w:r>
    </w:p>
    <w:p w14:paraId="57925608" w14:textId="77777777" w:rsidR="00677DE9" w:rsidRPr="00677DE9" w:rsidRDefault="00677DE9" w:rsidP="00677DE9">
      <w:pPr>
        <w:pStyle w:val="ListParagraph"/>
        <w:spacing w:line="360" w:lineRule="auto"/>
        <w:jc w:val="both"/>
        <w:rPr>
          <w:rFonts w:ascii="Arial" w:hAnsi="Arial" w:cs="Arial"/>
          <w:iCs/>
          <w:lang w:val="en-US"/>
        </w:rPr>
      </w:pPr>
    </w:p>
    <w:p w14:paraId="29B2CC46"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Comparative Analysis:</w:t>
      </w:r>
    </w:p>
    <w:p w14:paraId="04A17066" w14:textId="4B535CA4" w:rsidR="000103EF" w:rsidRDefault="005D4C9E" w:rsidP="005D4C9E">
      <w:pPr>
        <w:spacing w:line="360" w:lineRule="auto"/>
        <w:jc w:val="both"/>
        <w:rPr>
          <w:rFonts w:ascii="Arial" w:hAnsi="Arial" w:cs="Arial"/>
          <w:iCs/>
          <w:lang w:val="en-US"/>
        </w:rPr>
      </w:pPr>
      <w:r w:rsidRPr="005D4C9E">
        <w:rPr>
          <w:rFonts w:ascii="Arial" w:hAnsi="Arial" w:cs="Arial"/>
          <w:iCs/>
          <w:lang w:val="en-US"/>
        </w:rPr>
        <w:t>A side-by-side comparison of the models' performance metrics, such as Mean Squared Error (MSE), R-squared values, and prediction accuracy, will be conducted. This will provide insights into which model is most adept at leveraging news sentiment for stock return predictions.</w:t>
      </w:r>
    </w:p>
    <w:p w14:paraId="15C2FD12" w14:textId="77777777" w:rsidR="00677DE9" w:rsidRDefault="00677DE9" w:rsidP="005D4C9E">
      <w:pPr>
        <w:spacing w:line="360" w:lineRule="auto"/>
        <w:jc w:val="both"/>
        <w:rPr>
          <w:rFonts w:ascii="Arial" w:hAnsi="Arial" w:cs="Arial"/>
          <w:iCs/>
          <w:lang w:val="en-US"/>
        </w:rPr>
      </w:pPr>
    </w:p>
    <w:p w14:paraId="0789AE0E" w14:textId="77777777" w:rsidR="00677DE9" w:rsidRPr="00677DE9" w:rsidRDefault="00677DE9" w:rsidP="00677DE9">
      <w:pPr>
        <w:spacing w:line="360" w:lineRule="auto"/>
        <w:jc w:val="both"/>
        <w:rPr>
          <w:rFonts w:ascii="Arial" w:hAnsi="Arial" w:cs="Arial"/>
          <w:iCs/>
          <w:lang w:val="en-US"/>
        </w:rPr>
      </w:pPr>
      <w:r w:rsidRPr="00677DE9">
        <w:rPr>
          <w:rFonts w:ascii="Arial" w:hAnsi="Arial" w:cs="Arial"/>
          <w:iCs/>
          <w:lang w:val="en-US"/>
        </w:rPr>
        <w:t>Feedback Loop and Model Refinement:</w:t>
      </w:r>
    </w:p>
    <w:p w14:paraId="47E70C74" w14:textId="77777777" w:rsidR="00677DE9" w:rsidRPr="00677DE9" w:rsidRDefault="00677DE9" w:rsidP="00677DE9">
      <w:pPr>
        <w:spacing w:line="360" w:lineRule="auto"/>
        <w:jc w:val="both"/>
        <w:rPr>
          <w:rFonts w:ascii="Arial" w:hAnsi="Arial" w:cs="Arial"/>
          <w:iCs/>
          <w:lang w:val="en-US"/>
        </w:rPr>
      </w:pPr>
      <w:r w:rsidRPr="00677DE9">
        <w:rPr>
          <w:rFonts w:ascii="Arial" w:hAnsi="Arial" w:cs="Arial"/>
          <w:iCs/>
          <w:lang w:val="en-US"/>
        </w:rPr>
        <w:t>Post-initial analysis, a feedback mechanism will be established. Any insights or anomalies observed will be looped back into the model training phase, ensuring continuous refinement and optimization of the models.</w:t>
      </w:r>
    </w:p>
    <w:p w14:paraId="05D58EEB" w14:textId="77777777" w:rsidR="00677DE9" w:rsidRPr="00677DE9" w:rsidRDefault="00677DE9" w:rsidP="00677DE9">
      <w:pPr>
        <w:spacing w:line="360" w:lineRule="auto"/>
        <w:jc w:val="both"/>
        <w:rPr>
          <w:rFonts w:ascii="Arial" w:hAnsi="Arial" w:cs="Arial"/>
          <w:iCs/>
          <w:lang w:val="en-US"/>
        </w:rPr>
      </w:pPr>
    </w:p>
    <w:p w14:paraId="36B593F8" w14:textId="74735E4C" w:rsidR="00677DE9" w:rsidRPr="00677DE9" w:rsidRDefault="00677DE9" w:rsidP="00677DE9">
      <w:pPr>
        <w:spacing w:line="360" w:lineRule="auto"/>
        <w:jc w:val="both"/>
        <w:rPr>
          <w:rFonts w:ascii="Arial" w:hAnsi="Arial" w:cs="Arial"/>
          <w:iCs/>
          <w:lang w:val="en-US"/>
        </w:rPr>
      </w:pPr>
      <w:r w:rsidRPr="00677DE9">
        <w:rPr>
          <w:rFonts w:ascii="Arial" w:hAnsi="Arial" w:cs="Arial"/>
          <w:iCs/>
          <w:lang w:val="en-US"/>
        </w:rPr>
        <w:t>By embracing this holistic methodology, the research aims to not only shed light on the nexus between news sentiment and stock returns but also offer a replicable blueprint for future studies in this domain.</w:t>
      </w:r>
    </w:p>
    <w:p w14:paraId="79587F9A" w14:textId="77777777" w:rsidR="00677DE9" w:rsidRPr="000103EF" w:rsidRDefault="00677DE9" w:rsidP="005D4C9E">
      <w:pPr>
        <w:spacing w:line="360" w:lineRule="auto"/>
        <w:jc w:val="both"/>
        <w:rPr>
          <w:rFonts w:ascii="Arial" w:hAnsi="Arial" w:cs="Arial"/>
          <w:iCs/>
          <w:lang w:val="en-US"/>
        </w:rPr>
      </w:pPr>
    </w:p>
    <w:p w14:paraId="7FFC19DD" w14:textId="22300871" w:rsidR="000103EF" w:rsidRPr="00601E64" w:rsidRDefault="000103EF" w:rsidP="000103EF">
      <w:pPr>
        <w:spacing w:line="360" w:lineRule="auto"/>
        <w:jc w:val="both"/>
        <w:rPr>
          <w:rFonts w:ascii="Arial" w:hAnsi="Arial" w:cs="Arial"/>
          <w:b/>
          <w:bCs/>
          <w:iCs/>
          <w:u w:val="single"/>
          <w:lang w:val="en-US"/>
        </w:rPr>
      </w:pPr>
      <w:r w:rsidRPr="00601E64">
        <w:rPr>
          <w:rFonts w:ascii="Arial" w:hAnsi="Arial" w:cs="Arial"/>
          <w:b/>
          <w:bCs/>
          <w:iCs/>
          <w:u w:val="single"/>
          <w:lang w:val="en-US"/>
        </w:rPr>
        <w:t>Analytical Approach:</w:t>
      </w:r>
    </w:p>
    <w:p w14:paraId="057941BA"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 xml:space="preserve">Post data collection, the research will focus on a rigorous analysis phase. The efficacy of each model will be evaluated based on its prediction accuracy, with a keen </w:t>
      </w:r>
      <w:r w:rsidRPr="000103EF">
        <w:rPr>
          <w:rFonts w:ascii="Arial" w:hAnsi="Arial" w:cs="Arial"/>
          <w:iCs/>
          <w:lang w:val="en-US"/>
        </w:rPr>
        <w:lastRenderedPageBreak/>
        <w:t>emphasis on understanding feature importance. Furthermore, sector-specific performance variations will be explored, providing a nuanced understanding of the models' adaptability across different sectors.</w:t>
      </w:r>
    </w:p>
    <w:p w14:paraId="17DB3B96" w14:textId="77777777" w:rsidR="000103EF" w:rsidRPr="000103EF" w:rsidRDefault="000103EF" w:rsidP="000103EF">
      <w:pPr>
        <w:spacing w:line="360" w:lineRule="auto"/>
        <w:jc w:val="both"/>
        <w:rPr>
          <w:rFonts w:ascii="Arial" w:hAnsi="Arial" w:cs="Arial"/>
          <w:iCs/>
          <w:lang w:val="en-US"/>
        </w:rPr>
      </w:pPr>
    </w:p>
    <w:p w14:paraId="4EB5D575" w14:textId="361293B9" w:rsidR="000103EF" w:rsidRPr="0055561C" w:rsidRDefault="000103EF" w:rsidP="000103EF">
      <w:pPr>
        <w:spacing w:line="360" w:lineRule="auto"/>
        <w:jc w:val="both"/>
        <w:rPr>
          <w:rFonts w:ascii="Arial" w:hAnsi="Arial" w:cs="Arial"/>
          <w:b/>
          <w:bCs/>
          <w:iCs/>
          <w:u w:val="single"/>
          <w:lang w:val="en-US"/>
        </w:rPr>
      </w:pPr>
      <w:r w:rsidRPr="0055561C">
        <w:rPr>
          <w:rFonts w:ascii="Arial" w:hAnsi="Arial" w:cs="Arial"/>
          <w:b/>
          <w:bCs/>
          <w:iCs/>
          <w:u w:val="single"/>
          <w:lang w:val="en-US"/>
        </w:rPr>
        <w:t>Limitations:</w:t>
      </w:r>
    </w:p>
    <w:p w14:paraId="30CACB10"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Potential limitations include the dynamic nature of news sentiment, which may vary based on external global events, and the possibility that some machine learning models may not be optimally suited for this specific type of analysis. Data availability and the inherent biases in news sources might also pose challenges.</w:t>
      </w:r>
    </w:p>
    <w:p w14:paraId="6EDCEB51" w14:textId="77777777" w:rsidR="000103EF" w:rsidRPr="000103EF" w:rsidRDefault="000103EF" w:rsidP="000103EF">
      <w:pPr>
        <w:spacing w:line="360" w:lineRule="auto"/>
        <w:jc w:val="both"/>
        <w:rPr>
          <w:rFonts w:ascii="Arial" w:hAnsi="Arial" w:cs="Arial"/>
          <w:iCs/>
          <w:lang w:val="en-US"/>
        </w:rPr>
      </w:pPr>
    </w:p>
    <w:p w14:paraId="27FC1135" w14:textId="3F93181E" w:rsidR="000103EF" w:rsidRPr="00467917" w:rsidRDefault="000103EF" w:rsidP="000103EF">
      <w:pPr>
        <w:spacing w:line="360" w:lineRule="auto"/>
        <w:jc w:val="both"/>
        <w:rPr>
          <w:rFonts w:ascii="Arial" w:hAnsi="Arial" w:cs="Arial"/>
          <w:b/>
          <w:bCs/>
          <w:iCs/>
          <w:u w:val="single"/>
          <w:lang w:val="en-US"/>
        </w:rPr>
      </w:pPr>
      <w:r w:rsidRPr="00467917">
        <w:rPr>
          <w:rFonts w:ascii="Arial" w:hAnsi="Arial" w:cs="Arial"/>
          <w:b/>
          <w:bCs/>
          <w:iCs/>
          <w:u w:val="single"/>
          <w:lang w:val="en-US"/>
        </w:rPr>
        <w:t>Ethical Challenges and Risks:</w:t>
      </w:r>
    </w:p>
    <w:p w14:paraId="0C2CD88D"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A paramount consideration will be ensuring that the interpretation of data does not inadvertently propagate misleading financial advice. Utilizing sentiment data from diverse news sources necessitates awareness of potential biases or misrepresentations. Adherence to the AREA (Anticipate, Reflect, Engage, Act) framework will be central to navigate ethical considerations.</w:t>
      </w:r>
    </w:p>
    <w:p w14:paraId="2F7C58D7" w14:textId="77777777" w:rsidR="000103EF" w:rsidRPr="000103EF" w:rsidRDefault="000103EF" w:rsidP="000103EF">
      <w:pPr>
        <w:spacing w:line="360" w:lineRule="auto"/>
        <w:jc w:val="both"/>
        <w:rPr>
          <w:rFonts w:ascii="Arial" w:hAnsi="Arial" w:cs="Arial"/>
          <w:iCs/>
          <w:lang w:val="en-US"/>
        </w:rPr>
      </w:pPr>
    </w:p>
    <w:p w14:paraId="6428EEB4" w14:textId="3072B8D8" w:rsidR="000103EF" w:rsidRPr="003414DA" w:rsidRDefault="000103EF" w:rsidP="000103EF">
      <w:pPr>
        <w:spacing w:line="360" w:lineRule="auto"/>
        <w:jc w:val="both"/>
        <w:rPr>
          <w:rFonts w:ascii="Arial" w:hAnsi="Arial" w:cs="Arial"/>
          <w:b/>
          <w:bCs/>
          <w:iCs/>
          <w:u w:val="single"/>
          <w:lang w:val="en-US"/>
        </w:rPr>
      </w:pPr>
      <w:r w:rsidRPr="003414DA">
        <w:rPr>
          <w:rFonts w:ascii="Arial" w:hAnsi="Arial" w:cs="Arial"/>
          <w:b/>
          <w:bCs/>
          <w:iCs/>
          <w:u w:val="single"/>
          <w:lang w:val="en-US"/>
        </w:rPr>
        <w:t>Executive Summary Presentation:</w:t>
      </w:r>
    </w:p>
    <w:p w14:paraId="115A53F3"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The executive summary, encapsulating the research's salient findings, will be provided as a comprehensive written statement, ensuring clarity and accessibility for a diverse audience of stakeholders. This format is chosen for its traditional yet effective means of conveying complex information in a digestible manner.</w:t>
      </w:r>
    </w:p>
    <w:p w14:paraId="51533B9C" w14:textId="77777777" w:rsidR="000103EF" w:rsidRPr="000103EF" w:rsidRDefault="000103EF" w:rsidP="000103EF">
      <w:pPr>
        <w:spacing w:line="360" w:lineRule="auto"/>
        <w:jc w:val="both"/>
        <w:rPr>
          <w:rFonts w:ascii="Arial" w:hAnsi="Arial" w:cs="Arial"/>
          <w:iCs/>
          <w:lang w:val="en-US"/>
        </w:rPr>
      </w:pPr>
    </w:p>
    <w:p w14:paraId="2D688EC0" w14:textId="3C29FBC7" w:rsidR="000103EF" w:rsidRPr="003414DA" w:rsidRDefault="000103EF" w:rsidP="000103EF">
      <w:pPr>
        <w:spacing w:line="360" w:lineRule="auto"/>
        <w:jc w:val="both"/>
        <w:rPr>
          <w:rFonts w:ascii="Arial" w:hAnsi="Arial" w:cs="Arial"/>
          <w:b/>
          <w:bCs/>
          <w:iCs/>
          <w:u w:val="single"/>
          <w:lang w:val="en-US"/>
        </w:rPr>
      </w:pPr>
      <w:r w:rsidRPr="003414DA">
        <w:rPr>
          <w:rFonts w:ascii="Arial" w:hAnsi="Arial" w:cs="Arial"/>
          <w:b/>
          <w:bCs/>
          <w:iCs/>
          <w:u w:val="single"/>
          <w:lang w:val="en-US"/>
        </w:rPr>
        <w:t>Timeline and Project Plan:</w:t>
      </w:r>
    </w:p>
    <w:p w14:paraId="4735E09E" w14:textId="77777777" w:rsidR="00AC0738" w:rsidRDefault="000103EF" w:rsidP="000103EF">
      <w:pPr>
        <w:spacing w:line="360" w:lineRule="auto"/>
        <w:jc w:val="both"/>
      </w:pPr>
      <w:r w:rsidRPr="000103EF">
        <w:rPr>
          <w:rFonts w:ascii="Arial" w:hAnsi="Arial" w:cs="Arial"/>
          <w:iCs/>
          <w:lang w:val="en-US"/>
        </w:rPr>
        <w:t>A detailed Gantt chart will be developed, outlining the research's timeline, from initial data collection to final analysis and report drafting. This will ensure systematic progress tracking and timely completion of each research phase.</w:t>
      </w:r>
      <w:r w:rsidR="00AC0738" w:rsidRPr="00AC0738">
        <w:t xml:space="preserve"> </w:t>
      </w:r>
    </w:p>
    <w:p w14:paraId="33961AE2" w14:textId="77777777" w:rsidR="00AC0738" w:rsidRDefault="00AC0738" w:rsidP="000103EF">
      <w:pPr>
        <w:spacing w:line="360" w:lineRule="auto"/>
        <w:jc w:val="both"/>
      </w:pPr>
    </w:p>
    <w:p w14:paraId="3625A51B" w14:textId="72692824" w:rsidR="009E632E" w:rsidRDefault="00AC0738" w:rsidP="000103EF">
      <w:pPr>
        <w:spacing w:line="360" w:lineRule="auto"/>
        <w:jc w:val="both"/>
        <w:rPr>
          <w:rFonts w:ascii="Arial" w:hAnsi="Arial" w:cs="Arial"/>
          <w:iCs/>
          <w:lang w:val="en-US"/>
        </w:rPr>
      </w:pPr>
      <w:r>
        <w:lastRenderedPageBreak/>
        <w:fldChar w:fldCharType="begin"/>
      </w:r>
      <w:r>
        <w:instrText xml:space="preserve"> INCLUDEPICTURE "https://fileserviceuploadsperm.blob.core.windows.net/files/2e14dd04-fab3-4353-a8ac-c3a4b0188bdc?se=2023-09-01T09%3A53%3A29Z&amp;sp=r&amp;sv=2021-08-06&amp;sr=b&amp;rscd=attachment%3B%20filename%3D0117696f-2f2b-41f9-b503-5bb6c40c5be0&amp;sig=H9QmRQwFE9Wmk3mlTMQvoadjthZkJHUO9c3eaGrCHIg%3D" \* MERGEFORMATINET </w:instrText>
      </w:r>
      <w:r>
        <w:fldChar w:fldCharType="separate"/>
      </w:r>
      <w:r>
        <w:rPr>
          <w:noProof/>
        </w:rPr>
        <w:drawing>
          <wp:inline distT="0" distB="0" distL="0" distR="0" wp14:anchorId="6B260740" wp14:editId="20922BBE">
            <wp:extent cx="5731510" cy="3416935"/>
            <wp:effectExtent l="0" t="0" r="0" b="0"/>
            <wp:docPr id="1823825004"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5004" name="Picture 1" descr="A graph with blue rectangle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r>
        <w:fldChar w:fldCharType="end"/>
      </w:r>
    </w:p>
    <w:p w14:paraId="0F72E8E4" w14:textId="77777777" w:rsidR="00931DA4" w:rsidRDefault="00931DA4" w:rsidP="000103EF">
      <w:pPr>
        <w:spacing w:line="360" w:lineRule="auto"/>
        <w:jc w:val="both"/>
        <w:rPr>
          <w:rFonts w:ascii="Arial" w:hAnsi="Arial" w:cs="Arial"/>
          <w:iCs/>
          <w:lang w:val="en-US"/>
        </w:rPr>
      </w:pPr>
    </w:p>
    <w:p w14:paraId="0CCA2530" w14:textId="18F0336D" w:rsidR="00931DA4" w:rsidRPr="00506146" w:rsidRDefault="00931DA4" w:rsidP="00931DA4">
      <w:pPr>
        <w:spacing w:line="360" w:lineRule="auto"/>
        <w:jc w:val="both"/>
        <w:rPr>
          <w:rFonts w:ascii="Arial" w:hAnsi="Arial" w:cs="Arial"/>
          <w:b/>
          <w:bCs/>
          <w:iCs/>
          <w:u w:val="single"/>
          <w:lang w:val="en-US"/>
        </w:rPr>
      </w:pPr>
      <w:r w:rsidRPr="00506146">
        <w:rPr>
          <w:rFonts w:ascii="Arial" w:hAnsi="Arial" w:cs="Arial"/>
          <w:b/>
          <w:bCs/>
          <w:iCs/>
          <w:u w:val="single"/>
          <w:lang w:val="en-US"/>
        </w:rPr>
        <w:t>Data Acquisition and Analysis Approach:</w:t>
      </w:r>
    </w:p>
    <w:p w14:paraId="42016BDE"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Harnessing the right data is pivotal for the success of this research. We'll source data from reputable financial databases and news sentiment aggregators, ensuring a comprehensive dataset that encompasses a wide range of companies, sectors, and timeframes. The data's granularity will be essential, especially in capturing the nuances of stock returns during the pandemic.</w:t>
      </w:r>
    </w:p>
    <w:p w14:paraId="4B93FDC9" w14:textId="77777777" w:rsidR="00931DA4" w:rsidRPr="00931DA4" w:rsidRDefault="00931DA4" w:rsidP="00931DA4">
      <w:pPr>
        <w:spacing w:line="360" w:lineRule="auto"/>
        <w:jc w:val="both"/>
        <w:rPr>
          <w:rFonts w:ascii="Arial" w:hAnsi="Arial" w:cs="Arial"/>
          <w:iCs/>
          <w:lang w:val="en-US"/>
        </w:rPr>
      </w:pPr>
    </w:p>
    <w:p w14:paraId="077BF592"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 xml:space="preserve">Post-acquisition, the data will undergo rigorous preprocessing – handling missing values, removing outliers, and ensuring normalization where necessary. This ensures the data's integrity and readiness for modeling. The machine learning models, including </w:t>
      </w:r>
      <w:proofErr w:type="spellStart"/>
      <w:r w:rsidRPr="00931DA4">
        <w:rPr>
          <w:rFonts w:ascii="Arial" w:hAnsi="Arial" w:cs="Arial"/>
          <w:iCs/>
          <w:lang w:val="en-US"/>
        </w:rPr>
        <w:t>XGBoost</w:t>
      </w:r>
      <w:proofErr w:type="spellEnd"/>
      <w:r w:rsidRPr="00931DA4">
        <w:rPr>
          <w:rFonts w:ascii="Arial" w:hAnsi="Arial" w:cs="Arial"/>
          <w:iCs/>
          <w:lang w:val="en-US"/>
        </w:rPr>
        <w:t xml:space="preserve">, Random Forest, </w:t>
      </w:r>
      <w:proofErr w:type="spellStart"/>
      <w:r w:rsidRPr="00931DA4">
        <w:rPr>
          <w:rFonts w:ascii="Arial" w:hAnsi="Arial" w:cs="Arial"/>
          <w:iCs/>
          <w:lang w:val="en-US"/>
        </w:rPr>
        <w:t>LightGBM</w:t>
      </w:r>
      <w:proofErr w:type="spellEnd"/>
      <w:r w:rsidRPr="00931DA4">
        <w:rPr>
          <w:rFonts w:ascii="Arial" w:hAnsi="Arial" w:cs="Arial"/>
          <w:iCs/>
          <w:lang w:val="en-US"/>
        </w:rPr>
        <w:t xml:space="preserve">, and </w:t>
      </w:r>
      <w:proofErr w:type="spellStart"/>
      <w:r w:rsidRPr="00931DA4">
        <w:rPr>
          <w:rFonts w:ascii="Arial" w:hAnsi="Arial" w:cs="Arial"/>
          <w:iCs/>
          <w:lang w:val="en-US"/>
        </w:rPr>
        <w:t>CatBoost</w:t>
      </w:r>
      <w:proofErr w:type="spellEnd"/>
      <w:r w:rsidRPr="00931DA4">
        <w:rPr>
          <w:rFonts w:ascii="Arial" w:hAnsi="Arial" w:cs="Arial"/>
          <w:iCs/>
          <w:lang w:val="en-US"/>
        </w:rPr>
        <w:t>, will be trained on a subset of this data and validated on another. The evaluation metrics, such as Mean Absolute Error (MAE) and Root Mean Square Error (RMSE), will provide insights into each model's predictive accuracy.</w:t>
      </w:r>
    </w:p>
    <w:p w14:paraId="39888495" w14:textId="77777777" w:rsidR="00931DA4" w:rsidRPr="00931DA4" w:rsidRDefault="00931DA4" w:rsidP="00931DA4">
      <w:pPr>
        <w:spacing w:line="360" w:lineRule="auto"/>
        <w:jc w:val="both"/>
        <w:rPr>
          <w:rFonts w:ascii="Arial" w:hAnsi="Arial" w:cs="Arial"/>
          <w:iCs/>
          <w:lang w:val="en-US"/>
        </w:rPr>
      </w:pPr>
    </w:p>
    <w:p w14:paraId="1FC6EA3A" w14:textId="51F1AD98" w:rsidR="00931DA4" w:rsidRPr="00506146" w:rsidRDefault="00931DA4" w:rsidP="00931DA4">
      <w:pPr>
        <w:spacing w:line="360" w:lineRule="auto"/>
        <w:jc w:val="both"/>
        <w:rPr>
          <w:rFonts w:ascii="Arial" w:hAnsi="Arial" w:cs="Arial"/>
          <w:b/>
          <w:bCs/>
          <w:iCs/>
          <w:u w:val="single"/>
          <w:lang w:val="en-US"/>
        </w:rPr>
      </w:pPr>
      <w:r w:rsidRPr="00506146">
        <w:rPr>
          <w:rFonts w:ascii="Arial" w:hAnsi="Arial" w:cs="Arial"/>
          <w:b/>
          <w:bCs/>
          <w:iCs/>
          <w:u w:val="single"/>
          <w:lang w:val="en-US"/>
        </w:rPr>
        <w:t>Stakeholder Relevance and Impact:</w:t>
      </w:r>
    </w:p>
    <w:p w14:paraId="2D14795B"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 xml:space="preserve">The research holds immense value for a broad spectrum of stakeholders, ranging from individual investors to institutional financial bodies. By elucidating the intricacies of predicting stock returns using news sentiment, especially during the tumultuous </w:t>
      </w:r>
      <w:r w:rsidRPr="00931DA4">
        <w:rPr>
          <w:rFonts w:ascii="Arial" w:hAnsi="Arial" w:cs="Arial"/>
          <w:iCs/>
          <w:lang w:val="en-US"/>
        </w:rPr>
        <w:lastRenderedPageBreak/>
        <w:t>pandemic era, the study offers a roadmap for investment strategies. Financial analysts can harness the insights to refine their models, while individual investors gain clarity on the weightage of news sentiment in their investment decisions.</w:t>
      </w:r>
    </w:p>
    <w:p w14:paraId="05805A13" w14:textId="77777777" w:rsidR="00931DA4" w:rsidRPr="00931DA4" w:rsidRDefault="00931DA4" w:rsidP="00931DA4">
      <w:pPr>
        <w:spacing w:line="360" w:lineRule="auto"/>
        <w:jc w:val="both"/>
        <w:rPr>
          <w:rFonts w:ascii="Arial" w:hAnsi="Arial" w:cs="Arial"/>
          <w:iCs/>
          <w:lang w:val="en-US"/>
        </w:rPr>
      </w:pPr>
    </w:p>
    <w:p w14:paraId="280C3F5B"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Moreover, companies can glean insights into how news sentiments affect their stock performance, enabling them to strategize their public relations and media engagements more effectively. Policymakers, too, can harness the findings to understand the broader market dynamics during global crises, informing future policy decisions.</w:t>
      </w:r>
    </w:p>
    <w:p w14:paraId="78E73F3A" w14:textId="77777777" w:rsidR="00931DA4" w:rsidRPr="00931DA4" w:rsidRDefault="00931DA4" w:rsidP="00931DA4">
      <w:pPr>
        <w:spacing w:line="360" w:lineRule="auto"/>
        <w:jc w:val="both"/>
        <w:rPr>
          <w:rFonts w:ascii="Arial" w:hAnsi="Arial" w:cs="Arial"/>
          <w:iCs/>
          <w:lang w:val="en-US"/>
        </w:rPr>
      </w:pPr>
    </w:p>
    <w:p w14:paraId="4FF94E21" w14:textId="36C6484D" w:rsidR="00931DA4" w:rsidRPr="00C81A02" w:rsidRDefault="00931DA4" w:rsidP="00931DA4">
      <w:pPr>
        <w:spacing w:line="360" w:lineRule="auto"/>
        <w:jc w:val="both"/>
        <w:rPr>
          <w:rFonts w:ascii="Arial" w:hAnsi="Arial" w:cs="Arial"/>
          <w:b/>
          <w:bCs/>
          <w:iCs/>
          <w:u w:val="single"/>
          <w:lang w:val="en-US"/>
        </w:rPr>
      </w:pPr>
      <w:r w:rsidRPr="00C81A02">
        <w:rPr>
          <w:rFonts w:ascii="Arial" w:hAnsi="Arial" w:cs="Arial"/>
          <w:b/>
          <w:bCs/>
          <w:iCs/>
          <w:u w:val="single"/>
          <w:lang w:val="en-US"/>
        </w:rPr>
        <w:t>Conceptual and Theoretical Relevance:</w:t>
      </w:r>
    </w:p>
    <w:p w14:paraId="2A3732B0"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Beyond its practical implications, this research also contributes conceptually to the evolving discourse on news sentiment's influence on stock markets. It builds on existing literature while introducing novel insights, especially in the context of the unprecedented COVID-19 era. The study's findings can serve as a foundation for future research endeavors, promoting a deeper understanding of the intricate interplay between news, public sentiment, and financial markets.</w:t>
      </w:r>
    </w:p>
    <w:p w14:paraId="22A05697" w14:textId="77777777" w:rsidR="00931DA4" w:rsidRPr="00931DA4" w:rsidRDefault="00931DA4" w:rsidP="00931DA4">
      <w:pPr>
        <w:spacing w:line="360" w:lineRule="auto"/>
        <w:jc w:val="both"/>
        <w:rPr>
          <w:rFonts w:ascii="Arial" w:hAnsi="Arial" w:cs="Arial"/>
          <w:iCs/>
          <w:lang w:val="en-US"/>
        </w:rPr>
      </w:pPr>
    </w:p>
    <w:p w14:paraId="737D025C" w14:textId="6FD093FA" w:rsidR="00931DA4" w:rsidRPr="00C81A02" w:rsidRDefault="00931DA4" w:rsidP="00931DA4">
      <w:pPr>
        <w:spacing w:line="360" w:lineRule="auto"/>
        <w:jc w:val="both"/>
        <w:rPr>
          <w:rFonts w:ascii="Arial" w:hAnsi="Arial" w:cs="Arial"/>
          <w:b/>
          <w:bCs/>
          <w:iCs/>
          <w:u w:val="single"/>
          <w:lang w:val="en-US"/>
        </w:rPr>
      </w:pPr>
      <w:r w:rsidRPr="00C81A02">
        <w:rPr>
          <w:rFonts w:ascii="Arial" w:hAnsi="Arial" w:cs="Arial"/>
          <w:b/>
          <w:bCs/>
          <w:iCs/>
          <w:u w:val="single"/>
          <w:lang w:val="en-US"/>
        </w:rPr>
        <w:t>Ethical Considerations and Risk Management:</w:t>
      </w:r>
    </w:p>
    <w:p w14:paraId="1DD082E1"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Beyond the previously mentioned ethical challenges, there's also the imperative to ensure data privacy. The datasets utilized will be scrutinized to ensure they don't contain personally identifiable information. While the AREA framework will guide the overarching ethical approach, specific measures will include transparent data sourcing, ensuring unbiased analysis, and avoiding overgeneralizations that might lead to financial misadventures for those relying on the research's insights.</w:t>
      </w:r>
    </w:p>
    <w:p w14:paraId="6339A42A" w14:textId="77777777" w:rsidR="00931DA4" w:rsidRPr="00931DA4" w:rsidRDefault="00931DA4" w:rsidP="00931DA4">
      <w:pPr>
        <w:spacing w:line="360" w:lineRule="auto"/>
        <w:jc w:val="both"/>
        <w:rPr>
          <w:rFonts w:ascii="Arial" w:hAnsi="Arial" w:cs="Arial"/>
          <w:iCs/>
          <w:lang w:val="en-US"/>
        </w:rPr>
      </w:pPr>
    </w:p>
    <w:p w14:paraId="355BC277"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In terms of risks, there's the inherent unpredictability of stock markets, which means that while models can predict with a certain accuracy, there's always the potential for unforeseen global events that can drastically shift market dynamics. Stakeholders must be made aware of this intrinsic uncertainty.</w:t>
      </w:r>
    </w:p>
    <w:p w14:paraId="1C401597" w14:textId="77777777" w:rsidR="00931DA4" w:rsidRPr="00931DA4" w:rsidRDefault="00931DA4" w:rsidP="00931DA4">
      <w:pPr>
        <w:spacing w:line="360" w:lineRule="auto"/>
        <w:jc w:val="both"/>
        <w:rPr>
          <w:rFonts w:ascii="Arial" w:hAnsi="Arial" w:cs="Arial"/>
          <w:iCs/>
          <w:lang w:val="en-US"/>
        </w:rPr>
      </w:pPr>
    </w:p>
    <w:p w14:paraId="61718A6F" w14:textId="2FC9CE24" w:rsidR="00931DA4" w:rsidRPr="00C81A02" w:rsidRDefault="00931DA4" w:rsidP="00931DA4">
      <w:pPr>
        <w:spacing w:line="360" w:lineRule="auto"/>
        <w:jc w:val="both"/>
        <w:rPr>
          <w:rFonts w:ascii="Arial" w:hAnsi="Arial" w:cs="Arial"/>
          <w:b/>
          <w:bCs/>
          <w:iCs/>
          <w:u w:val="single"/>
          <w:lang w:val="en-US"/>
        </w:rPr>
      </w:pPr>
      <w:r w:rsidRPr="00C81A02">
        <w:rPr>
          <w:rFonts w:ascii="Arial" w:hAnsi="Arial" w:cs="Arial"/>
          <w:b/>
          <w:bCs/>
          <w:iCs/>
          <w:u w:val="single"/>
          <w:lang w:val="en-US"/>
        </w:rPr>
        <w:t>Executive Summary Approach:</w:t>
      </w:r>
    </w:p>
    <w:p w14:paraId="5BD8A43B"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 xml:space="preserve">To maximize reach and impact, the executive summary will be presented in both written and visual formats. A comprehensive written document will detail the findings, </w:t>
      </w:r>
      <w:r w:rsidRPr="00931DA4">
        <w:rPr>
          <w:rFonts w:ascii="Arial" w:hAnsi="Arial" w:cs="Arial"/>
          <w:iCs/>
          <w:lang w:val="en-US"/>
        </w:rPr>
        <w:lastRenderedPageBreak/>
        <w:t>while infographics will visually represent the study's key insights, ensuring accessibility for diverse audiences. These visual aids will be especially valuable for stakeholders who prefer a quick, yet comprehensive, overview of the research outcomes.</w:t>
      </w:r>
    </w:p>
    <w:p w14:paraId="21215875" w14:textId="77777777" w:rsidR="00931DA4" w:rsidRPr="00931DA4" w:rsidRDefault="00931DA4" w:rsidP="00931DA4">
      <w:pPr>
        <w:spacing w:line="360" w:lineRule="auto"/>
        <w:jc w:val="both"/>
        <w:rPr>
          <w:rFonts w:ascii="Arial" w:hAnsi="Arial" w:cs="Arial"/>
          <w:iCs/>
          <w:lang w:val="en-US"/>
        </w:rPr>
      </w:pPr>
    </w:p>
    <w:p w14:paraId="3CBC82D8" w14:textId="7C1AC5B1" w:rsidR="00931DA4" w:rsidRPr="001F620E" w:rsidRDefault="00931DA4" w:rsidP="00931DA4">
      <w:pPr>
        <w:spacing w:line="360" w:lineRule="auto"/>
        <w:jc w:val="both"/>
        <w:rPr>
          <w:rFonts w:ascii="Arial" w:hAnsi="Arial" w:cs="Arial"/>
          <w:b/>
          <w:bCs/>
          <w:iCs/>
          <w:u w:val="single"/>
          <w:lang w:val="en-US"/>
        </w:rPr>
      </w:pPr>
      <w:r w:rsidRPr="001F620E">
        <w:rPr>
          <w:rFonts w:ascii="Arial" w:hAnsi="Arial" w:cs="Arial"/>
          <w:b/>
          <w:bCs/>
          <w:iCs/>
          <w:u w:val="single"/>
          <w:lang w:val="en-US"/>
        </w:rPr>
        <w:t>Closing Remarks:</w:t>
      </w:r>
    </w:p>
    <w:p w14:paraId="7DFAF6DC" w14:textId="26F479E1" w:rsidR="00931DA4" w:rsidRDefault="00931DA4" w:rsidP="00931DA4">
      <w:pPr>
        <w:spacing w:line="360" w:lineRule="auto"/>
        <w:jc w:val="both"/>
        <w:rPr>
          <w:rFonts w:ascii="Arial" w:hAnsi="Arial" w:cs="Arial"/>
          <w:iCs/>
          <w:lang w:val="en-US"/>
        </w:rPr>
      </w:pPr>
      <w:r w:rsidRPr="00931DA4">
        <w:rPr>
          <w:rFonts w:ascii="Arial" w:hAnsi="Arial" w:cs="Arial"/>
          <w:iCs/>
          <w:lang w:val="en-US"/>
        </w:rPr>
        <w:t>This research proposal offers a detailed roadmap for a study poised to make significant contributions to the field of financial analytics. By delving deep into the relationship between news sentiment and stock returns during a challenging period, it aims to offer insights that are both practically relevant and conceptually enriching. The methodologies chosen, the ethical considerations, and the anticipated outcomes all align to ensure a research endeavor that's robust, relevant, and ready to make a meaningful impact.</w:t>
      </w:r>
    </w:p>
    <w:p w14:paraId="1C4CDBEC" w14:textId="77777777" w:rsidR="00931DA4" w:rsidRDefault="00931DA4" w:rsidP="00931DA4">
      <w:pPr>
        <w:spacing w:line="360" w:lineRule="auto"/>
        <w:jc w:val="both"/>
        <w:rPr>
          <w:rFonts w:ascii="Arial" w:hAnsi="Arial" w:cs="Arial"/>
          <w:iCs/>
          <w:lang w:val="en-US"/>
        </w:rPr>
      </w:pPr>
    </w:p>
    <w:p w14:paraId="6D15D27A" w14:textId="7347BA63" w:rsidR="00931DA4" w:rsidRPr="00792DB8" w:rsidRDefault="00931DA4" w:rsidP="00931DA4">
      <w:pPr>
        <w:spacing w:line="360" w:lineRule="auto"/>
        <w:jc w:val="both"/>
        <w:rPr>
          <w:rFonts w:ascii="Arial" w:hAnsi="Arial" w:cs="Arial"/>
          <w:iCs/>
          <w:lang w:val="en-US"/>
        </w:rPr>
      </w:pPr>
    </w:p>
    <w:sectPr w:rsidR="00931DA4" w:rsidRPr="00792DB8" w:rsidSect="00F176B0">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Kobayashi, Kota" w:date="2023-08-24T17:50:00Z" w:initials="KK">
    <w:p w14:paraId="32224039" w14:textId="77777777" w:rsidR="005F6FD4" w:rsidRDefault="005F6FD4" w:rsidP="00225B4D">
      <w:r>
        <w:rPr>
          <w:rStyle w:val="CommentReference"/>
        </w:rPr>
        <w:annotationRef/>
      </w:r>
      <w:r>
        <w:t>How to insert the title here?</w:t>
      </w:r>
    </w:p>
  </w:comment>
  <w:comment w:id="7" w:author="He He (Staff)" w:date="2023-08-29T00:43:00Z" w:initials="HH">
    <w:p w14:paraId="233F9889" w14:textId="77777777" w:rsidR="003A02C0" w:rsidRDefault="003A02C0" w:rsidP="007118BD">
      <w:r>
        <w:rPr>
          <w:rStyle w:val="CommentReference"/>
        </w:rPr>
        <w:annotationRef/>
      </w:r>
      <w:r>
        <w:rPr>
          <w:color w:val="000000"/>
        </w:rPr>
        <w:t>No need to insert a title</w:t>
      </w:r>
    </w:p>
  </w:comment>
  <w:comment w:id="15" w:author="He He (Staff)" w:date="2023-08-20T12:53:00Z" w:initials="HH(">
    <w:p w14:paraId="46CB6928" w14:textId="505D98DC" w:rsidR="00C55CCE" w:rsidRDefault="00C55CCE" w:rsidP="00D902F9">
      <w:pPr>
        <w:pStyle w:val="CommentText"/>
      </w:pPr>
      <w:r>
        <w:rPr>
          <w:rStyle w:val="CommentReference"/>
        </w:rPr>
        <w:annotationRef/>
      </w:r>
      <w:r>
        <w:rPr>
          <w:lang w:val="en-US"/>
        </w:rPr>
        <w:t>Please add at least two example papers here to support your statement. Ideally published in recent five years.</w:t>
      </w:r>
    </w:p>
  </w:comment>
  <w:comment w:id="18" w:author="Kobayashi, Kota" w:date="2023-08-21T17:16:00Z" w:initials="KK">
    <w:p w14:paraId="099F3E08" w14:textId="77777777" w:rsidR="009639E0" w:rsidRPr="008770B6" w:rsidRDefault="009F6A35" w:rsidP="009241BD">
      <w:pPr>
        <w:rPr>
          <w:lang w:val="en-US"/>
        </w:rPr>
      </w:pPr>
      <w:r>
        <w:rPr>
          <w:rStyle w:val="CommentReference"/>
        </w:rPr>
        <w:annotationRef/>
      </w:r>
      <w:r w:rsidR="009639E0">
        <w:t>Added this part to support the statement. Both are recent ones.</w:t>
      </w:r>
    </w:p>
  </w:comment>
  <w:comment w:id="21" w:author="He He (Staff)" w:date="2023-08-20T12:55:00Z" w:initials="HH(">
    <w:p w14:paraId="11109903" w14:textId="0D3E2B21" w:rsidR="00C55CCE" w:rsidRDefault="00C55CCE" w:rsidP="00DD1AED">
      <w:pPr>
        <w:pStyle w:val="CommentText"/>
      </w:pPr>
      <w:r>
        <w:rPr>
          <w:rStyle w:val="CommentReference"/>
        </w:rPr>
        <w:annotationRef/>
      </w:r>
      <w:r>
        <w:rPr>
          <w:lang w:val="en-US"/>
        </w:rPr>
        <w:t>Any relevant paper?</w:t>
      </w:r>
    </w:p>
  </w:comment>
  <w:comment w:id="22" w:author="Kobayashi, Kota" w:date="2023-08-21T18:04:00Z" w:initials="KK">
    <w:p w14:paraId="07E320CD" w14:textId="77777777" w:rsidR="001C2058" w:rsidRDefault="001C2058" w:rsidP="001750CC">
      <w:r>
        <w:rPr>
          <w:rStyle w:val="CommentReference"/>
        </w:rPr>
        <w:annotationRef/>
      </w:r>
      <w:r>
        <w:t>Added some papers and book</w:t>
      </w:r>
    </w:p>
  </w:comment>
  <w:comment w:id="28" w:author="He He (Staff)" w:date="2023-08-20T13:02:00Z" w:initials="HH(">
    <w:p w14:paraId="0447614F" w14:textId="48CE7807" w:rsidR="0035156F" w:rsidRDefault="0035156F" w:rsidP="00C44F21">
      <w:pPr>
        <w:pStyle w:val="CommentText"/>
      </w:pPr>
      <w:r>
        <w:rPr>
          <w:rStyle w:val="CommentReference"/>
        </w:rPr>
        <w:annotationRef/>
      </w:r>
      <w:r>
        <w:rPr>
          <w:lang w:val="en-US"/>
        </w:rPr>
        <w:t xml:space="preserve">Please articulate here "why NASDAQ". You could explain from the perspective of previous literature mainly focused on other index; and NASDAQ index observed significant volatilities during the pandemic, etc. Again, you need to identify literature to support your choice of NASDAQ. </w:t>
      </w:r>
    </w:p>
  </w:comment>
  <w:comment w:id="29" w:author="Kobayashi, Kota" w:date="2023-08-22T00:19:00Z" w:initials="KK">
    <w:p w14:paraId="19B09EB7" w14:textId="77777777" w:rsidR="003E4F6C" w:rsidRDefault="003E4F6C" w:rsidP="00BB3FF0">
      <w:r>
        <w:rPr>
          <w:rStyle w:val="CommentReference"/>
        </w:rPr>
        <w:annotationRef/>
      </w:r>
      <w:r>
        <w:t>I wrote the reason I chose NASDAQ in the previous section. Is it better to write here?</w:t>
      </w:r>
    </w:p>
  </w:comment>
  <w:comment w:id="30" w:author="He He (Staff)" w:date="2023-08-29T00:51:00Z" w:initials="HH">
    <w:p w14:paraId="4B5DD344" w14:textId="77777777" w:rsidR="000A3A72" w:rsidRDefault="000A3A72" w:rsidP="00970BDA">
      <w:r>
        <w:rPr>
          <w:rStyle w:val="CommentReference"/>
        </w:rPr>
        <w:annotationRef/>
      </w:r>
      <w:r>
        <w:rPr>
          <w:color w:val="000000"/>
        </w:rPr>
        <w:t xml:space="preserve">See my previous comments. </w:t>
      </w:r>
    </w:p>
  </w:comment>
  <w:comment w:id="31" w:author="He He (Staff)" w:date="2023-08-20T13:03:00Z" w:initials="HH(">
    <w:p w14:paraId="640D4F86" w14:textId="37513D8D" w:rsidR="0035156F" w:rsidRDefault="0035156F">
      <w:pPr>
        <w:pStyle w:val="CommentText"/>
      </w:pPr>
      <w:r>
        <w:rPr>
          <w:rStyle w:val="CommentReference"/>
        </w:rPr>
        <w:annotationRef/>
      </w:r>
      <w:r>
        <w:t xml:space="preserve">This is your work and you'll be the only author of this report. You could use first person such as "I" or "my". </w:t>
      </w:r>
    </w:p>
    <w:p w14:paraId="6DB0A410" w14:textId="77777777" w:rsidR="0035156F" w:rsidRDefault="0035156F">
      <w:pPr>
        <w:pStyle w:val="CommentText"/>
      </w:pPr>
    </w:p>
    <w:p w14:paraId="306BE1F8" w14:textId="77777777" w:rsidR="0035156F" w:rsidRDefault="0035156F" w:rsidP="00D45A6B">
      <w:pPr>
        <w:pStyle w:val="CommentText"/>
      </w:pPr>
      <w:r>
        <w:t xml:space="preserve">Please go through the whole report to make sure you use the first person consistently. </w:t>
      </w:r>
    </w:p>
  </w:comment>
  <w:comment w:id="38" w:author="He He (Staff)" w:date="2023-08-20T13:14:00Z" w:initials="HH(">
    <w:p w14:paraId="6EE92D4A" w14:textId="77777777" w:rsidR="00130226" w:rsidRDefault="00130226" w:rsidP="008823F4">
      <w:pPr>
        <w:pStyle w:val="CommentText"/>
      </w:pPr>
      <w:r>
        <w:rPr>
          <w:rStyle w:val="CommentReference"/>
        </w:rPr>
        <w:annotationRef/>
      </w:r>
      <w:r>
        <w:rPr>
          <w:lang w:val="en-US"/>
        </w:rPr>
        <w:t xml:space="preserve">Add 1-2 references here and for the sentiment data to justify these datasets are widely adopted by previous relevant studies. </w:t>
      </w:r>
    </w:p>
  </w:comment>
  <w:comment w:id="45" w:author="Kobayashi, Kota" w:date="2023-08-22T00:49:00Z" w:initials="KK">
    <w:p w14:paraId="05142166" w14:textId="77777777" w:rsidR="00D432C5" w:rsidRDefault="00D432C5" w:rsidP="008D314F">
      <w:r>
        <w:rPr>
          <w:rStyle w:val="CommentReference"/>
        </w:rPr>
        <w:annotationRef/>
      </w:r>
      <w:r>
        <w:t>Added 2 references. Can you please check it out?</w:t>
      </w:r>
    </w:p>
  </w:comment>
  <w:comment w:id="46" w:author="He He (Staff)" w:date="2023-08-29T00:53:00Z" w:initials="HH">
    <w:p w14:paraId="349900EF" w14:textId="77777777" w:rsidR="000A3A72" w:rsidRDefault="000A3A72" w:rsidP="0059165B">
      <w:r>
        <w:rPr>
          <w:rStyle w:val="CommentReference"/>
        </w:rPr>
        <w:annotationRef/>
      </w:r>
      <w:r>
        <w:rPr>
          <w:color w:val="000000"/>
        </w:rPr>
        <w:t xml:space="preserve">I might not express myself clear enough. If you look closer - I was saying to add reference for the </w:t>
      </w:r>
      <w:r>
        <w:rPr>
          <w:b/>
          <w:bCs/>
          <w:color w:val="000000"/>
        </w:rPr>
        <w:t>sentiment</w:t>
      </w:r>
      <w:r>
        <w:rPr>
          <w:color w:val="000000"/>
        </w:rPr>
        <w:t xml:space="preserve"> data. But the reference for stock data is also good and could be kept. </w:t>
      </w:r>
    </w:p>
  </w:comment>
  <w:comment w:id="50" w:author="Kobayashi, Kota" w:date="2023-08-22T11:42:00Z" w:initials="KK">
    <w:p w14:paraId="5DDE9D1F" w14:textId="77777777" w:rsidR="009E12A0" w:rsidRDefault="009E12A0" w:rsidP="0099034C">
      <w:r>
        <w:rPr>
          <w:rStyle w:val="CommentReference"/>
        </w:rPr>
        <w:annotationRef/>
      </w:r>
      <w:r>
        <w:t>Added new section here. Does it align with your expectations?</w:t>
      </w:r>
    </w:p>
  </w:comment>
  <w:comment w:id="51" w:author="He He (Staff)" w:date="2023-08-29T00:54:00Z" w:initials="HH">
    <w:p w14:paraId="1D228A3D" w14:textId="77777777" w:rsidR="000A3A72" w:rsidRDefault="000A3A72" w:rsidP="00EF6511">
      <w:r>
        <w:rPr>
          <w:rStyle w:val="CommentReference"/>
        </w:rPr>
        <w:annotationRef/>
      </w:r>
      <w:r>
        <w:rPr>
          <w:color w:val="000000"/>
        </w:rPr>
        <w:t xml:space="preserve">Looks good. </w:t>
      </w:r>
    </w:p>
  </w:comment>
  <w:comment w:id="55" w:author="He He (Staff)" w:date="2023-08-20T13:09:00Z" w:initials="HH(">
    <w:p w14:paraId="3181654C" w14:textId="3E953EFE" w:rsidR="00130226" w:rsidRDefault="00130226" w:rsidP="00F75629">
      <w:pPr>
        <w:pStyle w:val="CommentText"/>
      </w:pPr>
      <w:r>
        <w:rPr>
          <w:rStyle w:val="CommentReference"/>
        </w:rPr>
        <w:annotationRef/>
      </w:r>
      <w:r>
        <w:rPr>
          <w:highlight w:val="yellow"/>
        </w:rPr>
        <w:t xml:space="preserve">❗Please first give an overview of the data, such as how many companies in total, example companies, how many observations in total, what are the common range of sentiment scores, before moving on to discuss the details. </w:t>
      </w:r>
    </w:p>
  </w:comment>
  <w:comment w:id="56" w:author="Kobayashi, Kota" w:date="2023-08-26T08:25:00Z" w:initials="KK">
    <w:p w14:paraId="0F82DBB8" w14:textId="77777777" w:rsidR="00743A6C" w:rsidRDefault="00743A6C" w:rsidP="00A6199A">
      <w:r>
        <w:rPr>
          <w:rStyle w:val="CommentReference"/>
        </w:rPr>
        <w:annotationRef/>
      </w:r>
      <w:r>
        <w:t>I added 3.4 Dataset Specifications. Is that alright?</w:t>
      </w:r>
    </w:p>
  </w:comment>
  <w:comment w:id="59" w:author="He He (Staff)" w:date="2023-08-20T13:16:00Z" w:initials="HH(">
    <w:p w14:paraId="07EBFB9A" w14:textId="4B76DE31" w:rsidR="00130226" w:rsidRDefault="00130226" w:rsidP="003D1F72">
      <w:pPr>
        <w:pStyle w:val="CommentText"/>
      </w:pPr>
      <w:r>
        <w:rPr>
          <w:rStyle w:val="CommentReference"/>
        </w:rPr>
        <w:annotationRef/>
      </w:r>
      <w:r>
        <w:rPr>
          <w:lang w:val="en-US"/>
        </w:rPr>
        <w:t xml:space="preserve">Use their name instead of Ticker, not everyone could tell which company it is from the ticker. </w:t>
      </w:r>
    </w:p>
  </w:comment>
  <w:comment w:id="68" w:author="He He (Staff)" w:date="2023-08-20T13:20:00Z" w:initials="HH(">
    <w:p w14:paraId="4011F533" w14:textId="77777777" w:rsidR="00287CF8" w:rsidRDefault="00287CF8" w:rsidP="00421FDC">
      <w:pPr>
        <w:pStyle w:val="CommentText"/>
      </w:pPr>
      <w:r>
        <w:rPr>
          <w:rStyle w:val="CommentReference"/>
        </w:rPr>
        <w:annotationRef/>
      </w:r>
      <w:r>
        <w:rPr>
          <w:lang w:val="en-US"/>
        </w:rPr>
        <w:t xml:space="preserve">You need to interpret the visualization rather than leaving this work to your readers. You could argue like "This visualization suggests the missing values of PEP and ATVI is not random while the others…"You don't have to use the specific wording, but you need provide your own interpretation. </w:t>
      </w:r>
    </w:p>
  </w:comment>
  <w:comment w:id="69" w:author="Kobayashi, Kota" w:date="2023-08-22T12:40:00Z" w:initials="KK">
    <w:p w14:paraId="67E6CAC2" w14:textId="77777777" w:rsidR="00BD39A6" w:rsidRPr="00BD39A6" w:rsidRDefault="00BD39A6" w:rsidP="00C21526">
      <w:pPr>
        <w:rPr>
          <w:lang w:val="en-US"/>
        </w:rPr>
      </w:pPr>
      <w:r>
        <w:rPr>
          <w:rStyle w:val="CommentReference"/>
        </w:rPr>
        <w:annotationRef/>
      </w:r>
      <w:r>
        <w:t>Added interpretation here</w:t>
      </w:r>
    </w:p>
  </w:comment>
  <w:comment w:id="75" w:author="He He (Staff)" w:date="2023-08-20T13:24:00Z" w:initials="HH(">
    <w:p w14:paraId="3BBBDB7D" w14:textId="2D0A127E" w:rsidR="00287CF8" w:rsidRDefault="00287CF8" w:rsidP="00CF15BB">
      <w:pPr>
        <w:pStyle w:val="CommentText"/>
      </w:pPr>
      <w:r>
        <w:rPr>
          <w:rStyle w:val="CommentReference"/>
        </w:rPr>
        <w:annotationRef/>
      </w:r>
      <w:r>
        <w:rPr>
          <w:lang w:val="en-US"/>
        </w:rPr>
        <w:t xml:space="preserve">You could do something similar for other subsections in this Section 5. To clearly states which variables are used to capture the features/info. When mentioning variables, the common practice is to use italics. </w:t>
      </w:r>
    </w:p>
  </w:comment>
  <w:comment w:id="88" w:author="He He (Staff)" w:date="2023-08-20T13:27:00Z" w:initials="HH(">
    <w:p w14:paraId="4E2D7A02" w14:textId="77777777" w:rsidR="00287CF8" w:rsidRDefault="00287CF8" w:rsidP="00D33901">
      <w:pPr>
        <w:pStyle w:val="CommentText"/>
      </w:pPr>
      <w:r>
        <w:rPr>
          <w:rStyle w:val="CommentReference"/>
        </w:rPr>
        <w:annotationRef/>
      </w:r>
      <w:r>
        <w:rPr>
          <w:lang w:val="en-US"/>
        </w:rPr>
        <w:t xml:space="preserve">Wrong numbering. Recheck all the numbers before submitting your final report. </w:t>
      </w:r>
    </w:p>
  </w:comment>
  <w:comment w:id="93" w:author="He He (Staff)" w:date="2023-08-20T13:56:00Z" w:initials="HH(">
    <w:p w14:paraId="5CB8485A" w14:textId="77777777" w:rsidR="00B93D24" w:rsidRDefault="00B93D24" w:rsidP="008A4233">
      <w:pPr>
        <w:pStyle w:val="CommentText"/>
      </w:pPr>
      <w:r>
        <w:rPr>
          <w:rStyle w:val="CommentReference"/>
        </w:rPr>
        <w:annotationRef/>
      </w:r>
      <w:r>
        <w:rPr>
          <w:lang w:val="en-US"/>
        </w:rPr>
        <w:t xml:space="preserve">The first part stopped reviewing here. </w:t>
      </w:r>
    </w:p>
  </w:comment>
  <w:comment w:id="98" w:author="He He (Staff)" w:date="2023-08-20T14:34:00Z" w:initials="HH(">
    <w:p w14:paraId="2F3E55E4" w14:textId="77777777" w:rsidR="00423AD7" w:rsidRDefault="00423AD7" w:rsidP="00BF098C">
      <w:pPr>
        <w:pStyle w:val="CommentText"/>
      </w:pPr>
      <w:r>
        <w:rPr>
          <w:rStyle w:val="CommentReference"/>
        </w:rPr>
        <w:annotationRef/>
      </w:r>
      <w:r>
        <w:rPr>
          <w:lang w:val="en-US"/>
        </w:rPr>
        <w:t xml:space="preserve">This visualization overlaps with the previous table. Consider deleting it and move the observations made from the figure to the previous section. </w:t>
      </w:r>
    </w:p>
  </w:comment>
  <w:comment w:id="99" w:author="Kobayashi, Kota" w:date="2023-08-22T16:53:00Z" w:initials="KK">
    <w:p w14:paraId="000FB468" w14:textId="77777777" w:rsidR="00362CC7" w:rsidRDefault="00362CC7" w:rsidP="00B8126E">
      <w:r>
        <w:rPr>
          <w:rStyle w:val="CommentReference"/>
        </w:rPr>
        <w:annotationRef/>
      </w:r>
      <w:r>
        <w:t xml:space="preserve">I delated the visualisation here. I moved the observations to the previous section. </w:t>
      </w:r>
    </w:p>
  </w:comment>
  <w:comment w:id="100" w:author="Kobayashi, Kota" w:date="2023-08-22T16:53:00Z" w:initials="KK">
    <w:p w14:paraId="26D1C10D" w14:textId="77777777" w:rsidR="00362CC7" w:rsidRDefault="00362CC7" w:rsidP="0017499E">
      <w:r>
        <w:rPr>
          <w:rStyle w:val="CommentReference"/>
        </w:rPr>
        <w:annotationRef/>
      </w:r>
      <w:r>
        <w:t>It would be grateful if you check it out.</w:t>
      </w:r>
    </w:p>
  </w:comment>
  <w:comment w:id="101" w:author="He He (Staff)" w:date="2023-08-29T00:55:00Z" w:initials="HH">
    <w:p w14:paraId="4A36CF21" w14:textId="77777777" w:rsidR="000A3A72" w:rsidRDefault="000A3A72" w:rsidP="00B04FE2">
      <w:r>
        <w:rPr>
          <w:rStyle w:val="CommentReference"/>
        </w:rPr>
        <w:annotationRef/>
      </w:r>
      <w:r>
        <w:rPr>
          <w:color w:val="000000"/>
        </w:rPr>
        <w:t xml:space="preserve">Looks good. </w:t>
      </w:r>
    </w:p>
  </w:comment>
  <w:comment w:id="111" w:author="He He (Staff)" w:date="2023-08-20T14:53:00Z" w:initials="HH(">
    <w:p w14:paraId="788B0A55" w14:textId="77777777" w:rsidR="00FB02A8" w:rsidRDefault="00FB02A8" w:rsidP="00535ABB">
      <w:pPr>
        <w:pStyle w:val="CommentText"/>
      </w:pPr>
      <w:r>
        <w:rPr>
          <w:rStyle w:val="CommentReference"/>
        </w:rPr>
        <w:annotationRef/>
      </w:r>
      <w:r>
        <w:rPr>
          <w:highlight w:val="yellow"/>
          <w:lang w:val="en-US"/>
        </w:rPr>
        <w:t xml:space="preserve">❗I actually like these inference. However, these statements are relatively vague. I would suggest you to either expand your analysis or add a few references to support your inference. </w:t>
      </w:r>
    </w:p>
  </w:comment>
  <w:comment w:id="112" w:author="Kobayashi, Kota" w:date="2023-08-23T13:19:00Z" w:initials="KK">
    <w:p w14:paraId="22FD880C" w14:textId="77777777" w:rsidR="00743A6C" w:rsidRDefault="00AA2A22" w:rsidP="00615452">
      <w:r>
        <w:rPr>
          <w:rStyle w:val="CommentReference"/>
        </w:rPr>
        <w:annotationRef/>
      </w:r>
      <w:r w:rsidR="00743A6C">
        <w:t>I added a new section(7. Impact of Firm Size on News Sentiment Score) to analyse in more detail. Can you please go though it?</w:t>
      </w:r>
    </w:p>
  </w:comment>
  <w:comment w:id="113" w:author="He He (Staff)" w:date="2023-08-29T01:06:00Z" w:initials="HH">
    <w:p w14:paraId="14710096" w14:textId="77777777" w:rsidR="0053761D" w:rsidRDefault="0053761D" w:rsidP="00B415E1">
      <w:r>
        <w:rPr>
          <w:rStyle w:val="CommentReference"/>
        </w:rPr>
        <w:annotationRef/>
      </w:r>
      <w:r>
        <w:rPr>
          <w:color w:val="000000"/>
        </w:rPr>
        <w:t xml:space="preserve">While the analysis looks very interesting, these results are mainly about the relationship between firm size and sentiment? It’s still a bit vague as to how the firm size affect your main findings - the models’ predictability. You need to show the link clearly, otherwise this section would be regarded as somehow off topic. </w:t>
      </w:r>
    </w:p>
  </w:comment>
  <w:comment w:id="108" w:author="Kobayashi, Kota" w:date="2023-08-26T08:36:00Z" w:initials="KK">
    <w:p w14:paraId="60EA283C" w14:textId="3D05F7A5" w:rsidR="00743A6C" w:rsidRDefault="00743A6C" w:rsidP="00420DE0">
      <w:r>
        <w:rPr>
          <w:rStyle w:val="CommentReference"/>
        </w:rPr>
        <w:annotationRef/>
      </w:r>
      <w:r>
        <w:t>Added a new part based your feedback!!</w:t>
      </w:r>
    </w:p>
  </w:comment>
  <w:comment w:id="109" w:author="He He (Staff)" w:date="2023-08-29T01:06:00Z" w:initials="HH">
    <w:p w14:paraId="049056D1" w14:textId="77777777" w:rsidR="0053761D" w:rsidRDefault="0053761D" w:rsidP="00F45568">
      <w:r>
        <w:rPr>
          <w:rStyle w:val="CommentReference"/>
        </w:rPr>
        <w:annotationRef/>
      </w:r>
      <w:r>
        <w:rPr>
          <w:color w:val="000000"/>
        </w:rPr>
        <w:t xml:space="preserve">Looks good. </w:t>
      </w:r>
    </w:p>
  </w:comment>
  <w:comment w:id="120" w:author="He He (Staff)" w:date="2023-08-20T14:58:00Z" w:initials="HH(">
    <w:p w14:paraId="10DF81F4" w14:textId="21005824" w:rsidR="002B114A" w:rsidRDefault="002B114A" w:rsidP="00A5758C">
      <w:pPr>
        <w:pStyle w:val="CommentText"/>
      </w:pPr>
      <w:r>
        <w:rPr>
          <w:rStyle w:val="CommentReference"/>
        </w:rPr>
        <w:annotationRef/>
      </w:r>
      <w:r>
        <w:rPr>
          <w:lang w:val="en-US"/>
        </w:rPr>
        <w:t xml:space="preserve">I only see a blank figure? </w:t>
      </w:r>
    </w:p>
  </w:comment>
  <w:comment w:id="127" w:author="He He (Staff)" w:date="2023-08-20T13:30:00Z" w:initials="HH(">
    <w:p w14:paraId="62A5AE85" w14:textId="77777777" w:rsidR="004E79F6" w:rsidRDefault="004E79F6" w:rsidP="004E79F6">
      <w:pPr>
        <w:pStyle w:val="CommentText"/>
      </w:pPr>
      <w:r>
        <w:rPr>
          <w:rStyle w:val="CommentReference"/>
        </w:rPr>
        <w:annotationRef/>
      </w:r>
      <w:r>
        <w:t xml:space="preserve">Add captions below the figure like I do here. For all figures in this report. Note that Table Caption should be above the table while Figure Caption should be below. You could also add notes for each table/figure to provide the info that you feel is necessary for your readers to understand it. </w:t>
      </w:r>
    </w:p>
    <w:p w14:paraId="09250E45" w14:textId="77777777" w:rsidR="004E79F6" w:rsidRDefault="004E79F6" w:rsidP="004E79F6">
      <w:pPr>
        <w:pStyle w:val="CommentText"/>
      </w:pPr>
    </w:p>
    <w:p w14:paraId="6DA11A65" w14:textId="77777777" w:rsidR="004E79F6" w:rsidRDefault="004E79F6" w:rsidP="004E79F6">
      <w:pPr>
        <w:pStyle w:val="CommentText"/>
      </w:pPr>
      <w:r>
        <w:t xml:space="preserve">These formatting things are important as they could make your report look more professional. </w:t>
      </w:r>
    </w:p>
  </w:comment>
  <w:comment w:id="130" w:author="Kobayashi, Kota" w:date="2023-08-23T13:20:00Z" w:initials="KK">
    <w:p w14:paraId="6EF8ABEA" w14:textId="77777777" w:rsidR="00AA2A22" w:rsidRPr="00976A45" w:rsidRDefault="00AA2A22" w:rsidP="000553D1">
      <w:pPr>
        <w:rPr>
          <w:lang w:val="en-US"/>
        </w:rPr>
      </w:pPr>
      <w:r>
        <w:rPr>
          <w:rStyle w:val="CommentReference"/>
        </w:rPr>
        <w:annotationRef/>
      </w:r>
      <w:r>
        <w:t>I added this section</w:t>
      </w:r>
    </w:p>
  </w:comment>
  <w:comment w:id="138" w:author="Kobayashi, Kota" w:date="2023-08-23T16:15:00Z" w:initials="KK">
    <w:p w14:paraId="725B12B0" w14:textId="5E7D677B" w:rsidR="009C79A1" w:rsidRDefault="009C79A1" w:rsidP="008B0794">
      <w:r>
        <w:rPr>
          <w:rStyle w:val="CommentReference"/>
        </w:rPr>
        <w:annotationRef/>
      </w:r>
      <w:r>
        <w:t>Added this new section here.</w:t>
      </w:r>
    </w:p>
  </w:comment>
  <w:comment w:id="139" w:author="He He (Staff)" w:date="2023-08-29T01:07:00Z" w:initials="HH">
    <w:p w14:paraId="7DF4F247" w14:textId="77777777" w:rsidR="0053761D" w:rsidRDefault="0053761D" w:rsidP="00B03878">
      <w:r>
        <w:rPr>
          <w:rStyle w:val="CommentReference"/>
        </w:rPr>
        <w:annotationRef/>
      </w:r>
      <w:r>
        <w:rPr>
          <w:color w:val="000000"/>
        </w:rPr>
        <w:t xml:space="preserve">Looks good. </w:t>
      </w:r>
    </w:p>
  </w:comment>
  <w:comment w:id="142" w:author="He He (Staff)" w:date="2023-08-20T15:03:00Z" w:initials="HH(">
    <w:p w14:paraId="08EA6520" w14:textId="125CC6E6" w:rsidR="002B114A" w:rsidRDefault="002B114A" w:rsidP="00946098">
      <w:pPr>
        <w:pStyle w:val="CommentText"/>
      </w:pPr>
      <w:r>
        <w:rPr>
          <w:rStyle w:val="CommentReference"/>
        </w:rPr>
        <w:annotationRef/>
      </w:r>
      <w:r>
        <w:rPr>
          <w:lang w:val="en-US"/>
        </w:rPr>
        <w:t>Nice ☺️</w:t>
      </w:r>
    </w:p>
  </w:comment>
  <w:comment w:id="143" w:author="Kobayashi, Kota" w:date="2023-08-23T13:51:00Z" w:initials="KK">
    <w:p w14:paraId="30388F65" w14:textId="77777777" w:rsidR="00976A45" w:rsidRDefault="00976A45" w:rsidP="000654E3">
      <w:r>
        <w:rPr>
          <w:rStyle w:val="CommentReference"/>
        </w:rPr>
        <w:annotationRef/>
      </w:r>
      <w:r>
        <w:t>😊</w:t>
      </w:r>
    </w:p>
  </w:comment>
  <w:comment w:id="148" w:author="He He (Staff)" w:date="2023-08-20T15:23:00Z" w:initials="HH(">
    <w:p w14:paraId="41452194" w14:textId="55291711" w:rsidR="002761F9" w:rsidRDefault="002761F9" w:rsidP="008A3C28">
      <w:pPr>
        <w:pStyle w:val="CommentText"/>
      </w:pPr>
      <w:r>
        <w:rPr>
          <w:rStyle w:val="CommentReference"/>
        </w:rPr>
        <w:annotationRef/>
      </w:r>
      <w:r>
        <w:rPr>
          <w:lang w:val="en-US"/>
        </w:rPr>
        <w:t xml:space="preserve">You could explain briefly what's this. </w:t>
      </w:r>
    </w:p>
  </w:comment>
  <w:comment w:id="149" w:author="Kobayashi, Kota" w:date="2023-08-26T08:41:00Z" w:initials="KK">
    <w:p w14:paraId="0800A3C6" w14:textId="77777777" w:rsidR="006A24C6" w:rsidRDefault="006A24C6" w:rsidP="00120C7F">
      <w:r>
        <w:rPr>
          <w:rStyle w:val="CommentReference"/>
        </w:rPr>
        <w:annotationRef/>
      </w:r>
      <w:r>
        <w:t>Added a new section here</w:t>
      </w:r>
    </w:p>
  </w:comment>
  <w:comment w:id="150" w:author="He He (Staff)" w:date="2023-08-29T01:07:00Z" w:initials="HH">
    <w:p w14:paraId="553FB88F" w14:textId="77777777" w:rsidR="0053761D" w:rsidRDefault="0053761D" w:rsidP="006B1FC1">
      <w:r>
        <w:rPr>
          <w:rStyle w:val="CommentReference"/>
        </w:rPr>
        <w:annotationRef/>
      </w:r>
      <w:r>
        <w:rPr>
          <w:color w:val="000000"/>
        </w:rPr>
        <w:t xml:space="preserve">Looks good. </w:t>
      </w:r>
    </w:p>
  </w:comment>
  <w:comment w:id="152" w:author="He He (Staff)" w:date="2023-08-20T15:21:00Z" w:initials="HH(">
    <w:p w14:paraId="01CF2579" w14:textId="74637B5F" w:rsidR="002761F9" w:rsidRDefault="002761F9" w:rsidP="0051108F">
      <w:pPr>
        <w:pStyle w:val="CommentText"/>
      </w:pPr>
      <w:r>
        <w:rPr>
          <w:rStyle w:val="CommentReference"/>
        </w:rPr>
        <w:annotationRef/>
      </w:r>
      <w:r>
        <w:rPr>
          <w:lang w:val="en-US"/>
        </w:rPr>
        <w:t xml:space="preserve">I understand AUC is one of the most commonly used evaluation criteria. Having said this, I would suggest you to add a reference to justify your choice of AUC. </w:t>
      </w:r>
    </w:p>
  </w:comment>
  <w:comment w:id="156" w:author="He He (Staff)" w:date="2023-08-20T15:11:00Z" w:initials="HH(">
    <w:p w14:paraId="1FAF0732" w14:textId="3F8F54E2" w:rsidR="007063F6" w:rsidRDefault="007063F6" w:rsidP="00C20CE1">
      <w:pPr>
        <w:pStyle w:val="CommentText"/>
      </w:pPr>
      <w:r>
        <w:rPr>
          <w:rStyle w:val="CommentReference"/>
        </w:rPr>
        <w:annotationRef/>
      </w:r>
      <w:r>
        <w:rPr>
          <w:lang w:val="en-US"/>
        </w:rPr>
        <w:t xml:space="preserve">Not something you need to in priority. But if got time, you could probably further analyze whether there're any commonality among the stocks with highest AUC and lowest. </w:t>
      </w:r>
    </w:p>
  </w:comment>
  <w:comment w:id="157" w:author="Kobayashi, Kota" w:date="2023-08-23T16:47:00Z" w:initials="KK">
    <w:p w14:paraId="64C84557" w14:textId="77777777" w:rsidR="006A24C6" w:rsidRDefault="00C81053" w:rsidP="00BC2073">
      <w:r>
        <w:rPr>
          <w:rStyle w:val="CommentReference"/>
        </w:rPr>
        <w:annotationRef/>
      </w:r>
      <w:r w:rsidR="006A24C6">
        <w:t>I added a new section. Thank you so much!!!!</w:t>
      </w:r>
    </w:p>
  </w:comment>
  <w:comment w:id="167" w:author="He He (Staff)" w:date="2023-08-20T15:23:00Z" w:initials="HH(">
    <w:p w14:paraId="3A8542C0" w14:textId="36B0B250" w:rsidR="002761F9" w:rsidRDefault="002761F9" w:rsidP="00C167D0">
      <w:pPr>
        <w:pStyle w:val="CommentText"/>
      </w:pPr>
      <w:r>
        <w:rPr>
          <w:rStyle w:val="CommentReference"/>
        </w:rPr>
        <w:annotationRef/>
      </w:r>
      <w:r>
        <w:t xml:space="preserve">Similar here, explain what's evaluation metrics and ESR very briefly. </w:t>
      </w:r>
    </w:p>
  </w:comment>
  <w:comment w:id="168" w:author="Kobayashi, Kota" w:date="2023-08-23T16:40:00Z" w:initials="KK">
    <w:p w14:paraId="69CF0518" w14:textId="77777777" w:rsidR="00C81053" w:rsidRDefault="00C81053" w:rsidP="00F03343">
      <w:r>
        <w:rPr>
          <w:rStyle w:val="CommentReference"/>
        </w:rPr>
        <w:annotationRef/>
      </w:r>
      <w:r>
        <w:t>Added the explanation here!</w:t>
      </w:r>
    </w:p>
  </w:comment>
  <w:comment w:id="169" w:author="He He (Staff)" w:date="2023-08-29T01:08:00Z" w:initials="HH">
    <w:p w14:paraId="4A13E202" w14:textId="77777777" w:rsidR="0053761D" w:rsidRDefault="0053761D" w:rsidP="00D572EC">
      <w:r>
        <w:rPr>
          <w:rStyle w:val="CommentReference"/>
        </w:rPr>
        <w:annotationRef/>
      </w:r>
      <w:r>
        <w:rPr>
          <w:color w:val="000000"/>
        </w:rPr>
        <w:t xml:space="preserve">Looks good. </w:t>
      </w:r>
    </w:p>
  </w:comment>
  <w:comment w:id="181" w:author="He He (Staff)" w:date="2023-08-20T15:27:00Z" w:initials="HH(">
    <w:p w14:paraId="2469EC46" w14:textId="263341A0" w:rsidR="0025378F" w:rsidRDefault="0025378F" w:rsidP="00D64A45">
      <w:pPr>
        <w:pStyle w:val="CommentText"/>
      </w:pPr>
      <w:r>
        <w:rPr>
          <w:rStyle w:val="CommentReference"/>
        </w:rPr>
        <w:annotationRef/>
      </w:r>
      <w:r>
        <w:rPr>
          <w:lang w:val="en-US"/>
        </w:rPr>
        <w:t xml:space="preserve">Relating to my previous comments - if you could articulate on these with the support of say further analysis or literature, these could be some very interesting/innovation contribution. </w:t>
      </w:r>
    </w:p>
  </w:comment>
  <w:comment w:id="182" w:author="Kobayashi, Kota" w:date="2023-08-23T16:43:00Z" w:initials="KK">
    <w:p w14:paraId="059D84FA" w14:textId="77777777" w:rsidR="00C81053" w:rsidRDefault="00C81053" w:rsidP="003C447C">
      <w:r>
        <w:rPr>
          <w:rStyle w:val="CommentReference"/>
        </w:rPr>
        <w:annotationRef/>
      </w:r>
      <w:r>
        <w:t>I will try to do it later!! Thank you!! This feedback is amazing :)</w:t>
      </w:r>
    </w:p>
  </w:comment>
  <w:comment w:id="199" w:author="He He (Staff)" w:date="2023-08-20T15:32:00Z" w:initials="HH(">
    <w:p w14:paraId="60358879" w14:textId="77777777" w:rsidR="0025378F" w:rsidRDefault="0025378F" w:rsidP="00776403">
      <w:pPr>
        <w:pStyle w:val="CommentText"/>
      </w:pPr>
      <w:r>
        <w:rPr>
          <w:rStyle w:val="CommentReference"/>
        </w:rPr>
        <w:annotationRef/>
      </w:r>
      <w:r>
        <w:rPr>
          <w:lang w:val="en-US"/>
        </w:rPr>
        <w:t xml:space="preserve">As you'll have a general discussion section right after this, to avoid confusion, I delete this sub-heading. </w:t>
      </w:r>
    </w:p>
  </w:comment>
  <w:comment w:id="208" w:author="Kobayashi, Kota" w:date="2023-08-27T16:12:00Z" w:initials="KK">
    <w:p w14:paraId="1C46FF60" w14:textId="77777777" w:rsidR="004366D4" w:rsidRDefault="004366D4" w:rsidP="00DB195A">
      <w:r>
        <w:rPr>
          <w:rStyle w:val="CommentReference"/>
        </w:rPr>
        <w:annotationRef/>
      </w:r>
      <w:r>
        <w:t>Added new section!</w:t>
      </w:r>
    </w:p>
  </w:comment>
  <w:comment w:id="209" w:author="He He (Staff)" w:date="2023-08-29T00:57:00Z" w:initials="HH">
    <w:p w14:paraId="12145915" w14:textId="77777777" w:rsidR="000A3A72" w:rsidRDefault="000A3A72" w:rsidP="000144FA">
      <w:r>
        <w:rPr>
          <w:rStyle w:val="CommentReference"/>
        </w:rPr>
        <w:annotationRef/>
      </w:r>
      <w:r>
        <w:rPr>
          <w:color w:val="000000"/>
        </w:rPr>
        <w:t>Looks good</w:t>
      </w:r>
    </w:p>
  </w:comment>
  <w:comment w:id="223" w:author="He He (Staff)" w:date="2023-08-20T09:45:00Z" w:initials="HH(">
    <w:p w14:paraId="464CEA65" w14:textId="2EA979DA" w:rsidR="000626E2" w:rsidRDefault="000626E2" w:rsidP="00052FAE">
      <w:pPr>
        <w:pStyle w:val="CommentText"/>
      </w:pPr>
      <w:r>
        <w:rPr>
          <w:rStyle w:val="CommentReference"/>
        </w:rPr>
        <w:annotationRef/>
      </w:r>
      <w:r>
        <w:t xml:space="preserve">❗It would be better if you could include more (at least 5, ideally 10+) papers, especially those published in recent 5 years. </w:t>
      </w:r>
    </w:p>
  </w:comment>
  <w:comment w:id="224" w:author="Kobayashi, Kota" w:date="2023-08-23T16:49:00Z" w:initials="KK">
    <w:p w14:paraId="5EDF834A" w14:textId="77777777" w:rsidR="00C81053" w:rsidRDefault="00C81053" w:rsidP="00B87739">
      <w:r>
        <w:rPr>
          <w:rStyle w:val="CommentReference"/>
        </w:rPr>
        <w:annotationRef/>
      </w:r>
      <w:r>
        <w:t>Thank you!! I will add more recent papers in each section.</w:t>
      </w:r>
    </w:p>
  </w:comment>
  <w:comment w:id="229" w:author="Kobayashi, Kota" w:date="2023-08-22T11:13:00Z" w:initials="KK">
    <w:p w14:paraId="070ADDE9" w14:textId="7F85AB35" w:rsidR="006959F1" w:rsidRDefault="006959F1" w:rsidP="00EA55B2">
      <w:r>
        <w:rPr>
          <w:rStyle w:val="CommentReference"/>
        </w:rPr>
        <w:annotationRef/>
      </w:r>
      <w:r>
        <w:t>Is this way to put appendix correct?</w:t>
      </w:r>
    </w:p>
  </w:comment>
  <w:comment w:id="230" w:author="He He (Staff)" w:date="2023-08-29T00:57:00Z" w:initials="HH">
    <w:p w14:paraId="7811F870" w14:textId="77777777" w:rsidR="000A3A72" w:rsidRDefault="000A3A72" w:rsidP="000A2C8D">
      <w:r>
        <w:rPr>
          <w:rStyle w:val="CommentReference"/>
        </w:rPr>
        <w:annotationRef/>
      </w:r>
      <w:r>
        <w:rPr>
          <w:color w:val="000000"/>
        </w:rPr>
        <w:t xml:space="preserve">There’s no specific requirements regarding appendix.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224039" w15:done="0"/>
  <w15:commentEx w15:paraId="233F9889" w15:paraIdParent="32224039" w15:done="0"/>
  <w15:commentEx w15:paraId="46CB6928" w15:done="0"/>
  <w15:commentEx w15:paraId="099F3E08" w15:done="0"/>
  <w15:commentEx w15:paraId="11109903" w15:done="0"/>
  <w15:commentEx w15:paraId="07E320CD" w15:done="0"/>
  <w15:commentEx w15:paraId="0447614F" w15:done="0"/>
  <w15:commentEx w15:paraId="19B09EB7" w15:paraIdParent="0447614F" w15:done="0"/>
  <w15:commentEx w15:paraId="4B5DD344" w15:paraIdParent="0447614F" w15:done="0"/>
  <w15:commentEx w15:paraId="306BE1F8" w15:done="1"/>
  <w15:commentEx w15:paraId="6EE92D4A" w15:done="0"/>
  <w15:commentEx w15:paraId="05142166" w15:done="0"/>
  <w15:commentEx w15:paraId="349900EF" w15:paraIdParent="05142166" w15:done="0"/>
  <w15:commentEx w15:paraId="5DDE9D1F" w15:done="0"/>
  <w15:commentEx w15:paraId="1D228A3D" w15:paraIdParent="5DDE9D1F" w15:done="0"/>
  <w15:commentEx w15:paraId="3181654C" w15:done="0"/>
  <w15:commentEx w15:paraId="0F82DBB8" w15:paraIdParent="3181654C" w15:done="0"/>
  <w15:commentEx w15:paraId="07EBFB9A" w15:done="1"/>
  <w15:commentEx w15:paraId="4011F533" w15:done="0"/>
  <w15:commentEx w15:paraId="67E6CAC2" w15:done="0"/>
  <w15:commentEx w15:paraId="3BBBDB7D" w15:done="0"/>
  <w15:commentEx w15:paraId="4E2D7A02" w15:done="1"/>
  <w15:commentEx w15:paraId="5CB8485A" w15:done="1"/>
  <w15:commentEx w15:paraId="2F3E55E4" w15:done="0"/>
  <w15:commentEx w15:paraId="000FB468" w15:paraIdParent="2F3E55E4" w15:done="0"/>
  <w15:commentEx w15:paraId="26D1C10D" w15:paraIdParent="2F3E55E4" w15:done="0"/>
  <w15:commentEx w15:paraId="4A36CF21" w15:paraIdParent="2F3E55E4" w15:done="0"/>
  <w15:commentEx w15:paraId="788B0A55" w15:done="0"/>
  <w15:commentEx w15:paraId="22FD880C" w15:paraIdParent="788B0A55" w15:done="0"/>
  <w15:commentEx w15:paraId="14710096" w15:paraIdParent="788B0A55" w15:done="0"/>
  <w15:commentEx w15:paraId="60EA283C" w15:done="0"/>
  <w15:commentEx w15:paraId="049056D1" w15:paraIdParent="60EA283C" w15:done="0"/>
  <w15:commentEx w15:paraId="10DF81F4" w15:done="1"/>
  <w15:commentEx w15:paraId="6DA11A65" w15:done="0"/>
  <w15:commentEx w15:paraId="6EF8ABEA" w15:done="0"/>
  <w15:commentEx w15:paraId="725B12B0" w15:done="0"/>
  <w15:commentEx w15:paraId="7DF4F247" w15:paraIdParent="725B12B0" w15:done="0"/>
  <w15:commentEx w15:paraId="08EA6520" w15:done="0"/>
  <w15:commentEx w15:paraId="30388F65" w15:paraIdParent="08EA6520" w15:done="0"/>
  <w15:commentEx w15:paraId="41452194" w15:done="0"/>
  <w15:commentEx w15:paraId="0800A3C6" w15:done="0"/>
  <w15:commentEx w15:paraId="553FB88F" w15:paraIdParent="0800A3C6" w15:done="0"/>
  <w15:commentEx w15:paraId="01CF2579" w15:done="0"/>
  <w15:commentEx w15:paraId="1FAF0732" w15:done="0"/>
  <w15:commentEx w15:paraId="64C84557" w15:paraIdParent="1FAF0732" w15:done="0"/>
  <w15:commentEx w15:paraId="3A8542C0" w15:done="0"/>
  <w15:commentEx w15:paraId="69CF0518" w15:done="0"/>
  <w15:commentEx w15:paraId="4A13E202" w15:paraIdParent="69CF0518" w15:done="0"/>
  <w15:commentEx w15:paraId="2469EC46" w15:done="0"/>
  <w15:commentEx w15:paraId="059D84FA" w15:paraIdParent="2469EC46" w15:done="0"/>
  <w15:commentEx w15:paraId="60358879" w15:done="0"/>
  <w15:commentEx w15:paraId="1C46FF60" w15:done="0"/>
  <w15:commentEx w15:paraId="12145915" w15:paraIdParent="1C46FF60" w15:done="0"/>
  <w15:commentEx w15:paraId="464CEA65" w15:done="0"/>
  <w15:commentEx w15:paraId="5EDF834A" w15:paraIdParent="464CEA65" w15:done="0"/>
  <w15:commentEx w15:paraId="070ADDE9" w15:done="0"/>
  <w15:commentEx w15:paraId="7811F870" w15:paraIdParent="070AD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9ECDDF" w16cex:dateUtc="2023-08-24T16:50:00Z"/>
  <w16cex:commentExtensible w16cex:durableId="2897BD95" w16cex:dateUtc="2023-08-28T16:43:00Z"/>
  <w16cex:commentExtensible w16cex:durableId="288C8B35" w16cex:dateUtc="2023-08-20T11:53:00Z"/>
  <w16cex:commentExtensible w16cex:durableId="632DAC34" w16cex:dateUtc="2023-08-21T16:16:00Z"/>
  <w16cex:commentExtensible w16cex:durableId="288C8BCB" w16cex:dateUtc="2023-08-20T11:55:00Z"/>
  <w16cex:commentExtensible w16cex:durableId="450C553B" w16cex:dateUtc="2023-08-21T17:04:00Z"/>
  <w16cex:commentExtensible w16cex:durableId="288C8D5A" w16cex:dateUtc="2023-08-20T12:02:00Z"/>
  <w16cex:commentExtensible w16cex:durableId="63236D53" w16cex:dateUtc="2023-08-21T23:19:00Z"/>
  <w16cex:commentExtensible w16cex:durableId="2897BF88" w16cex:dateUtc="2023-08-28T16:51:00Z"/>
  <w16cex:commentExtensible w16cex:durableId="288C8DB9" w16cex:dateUtc="2023-08-20T12:03:00Z"/>
  <w16cex:commentExtensible w16cex:durableId="288C9041" w16cex:dateUtc="2023-08-20T12:14:00Z"/>
  <w16cex:commentExtensible w16cex:durableId="4F4B7DAF" w16cex:dateUtc="2023-08-21T23:49:00Z"/>
  <w16cex:commentExtensible w16cex:durableId="2897BFF6" w16cex:dateUtc="2023-08-28T16:53:00Z"/>
  <w16cex:commentExtensible w16cex:durableId="4534A363" w16cex:dateUtc="2023-08-22T10:42:00Z"/>
  <w16cex:commentExtensible w16cex:durableId="2897C056" w16cex:dateUtc="2023-08-28T16:54:00Z"/>
  <w16cex:commentExtensible w16cex:durableId="288C8F14" w16cex:dateUtc="2023-08-20T12:09:00Z"/>
  <w16cex:commentExtensible w16cex:durableId="2996B9A7" w16cex:dateUtc="2023-08-26T07:25:00Z"/>
  <w16cex:commentExtensible w16cex:durableId="288C90BC" w16cex:dateUtc="2023-08-20T12:16:00Z"/>
  <w16cex:commentExtensible w16cex:durableId="288C91AA" w16cex:dateUtc="2023-08-20T12:20:00Z"/>
  <w16cex:commentExtensible w16cex:durableId="0DECD685" w16cex:dateUtc="2023-08-22T11:40:00Z"/>
  <w16cex:commentExtensible w16cex:durableId="288C92AA" w16cex:dateUtc="2023-08-20T12:24:00Z"/>
  <w16cex:commentExtensible w16cex:durableId="288C9335" w16cex:dateUtc="2023-08-20T12:27:00Z"/>
  <w16cex:commentExtensible w16cex:durableId="288C9A28" w16cex:dateUtc="2023-08-20T12:56:00Z"/>
  <w16cex:commentExtensible w16cex:durableId="288CA30B" w16cex:dateUtc="2023-08-20T13:34:00Z"/>
  <w16cex:commentExtensible w16cex:durableId="332A207D" w16cex:dateUtc="2023-08-22T15:53:00Z"/>
  <w16cex:commentExtensible w16cex:durableId="303545E2" w16cex:dateUtc="2023-08-22T15:53:00Z"/>
  <w16cex:commentExtensible w16cex:durableId="2897C08F" w16cex:dateUtc="2023-08-28T16:55:00Z"/>
  <w16cex:commentExtensible w16cex:durableId="288CA769" w16cex:dateUtc="2023-08-20T13:53:00Z"/>
  <w16cex:commentExtensible w16cex:durableId="2B3A89D3" w16cex:dateUtc="2023-08-23T12:19:00Z"/>
  <w16cex:commentExtensible w16cex:durableId="2897C319" w16cex:dateUtc="2023-08-28T17:06:00Z"/>
  <w16cex:commentExtensible w16cex:durableId="77C7DC93" w16cex:dateUtc="2023-08-26T07:36:00Z"/>
  <w16cex:commentExtensible w16cex:durableId="2897C331" w16cex:dateUtc="2023-08-28T17:06:00Z"/>
  <w16cex:commentExtensible w16cex:durableId="288CA882" w16cex:dateUtc="2023-08-20T13:58:00Z"/>
  <w16cex:commentExtensible w16cex:durableId="288C93E7" w16cex:dateUtc="2023-08-20T12:30:00Z"/>
  <w16cex:commentExtensible w16cex:durableId="7CAA7C07" w16cex:dateUtc="2023-08-23T12:20:00Z"/>
  <w16cex:commentExtensible w16cex:durableId="2C36F30C" w16cex:dateUtc="2023-08-23T15:15:00Z"/>
  <w16cex:commentExtensible w16cex:durableId="2897C352" w16cex:dateUtc="2023-08-28T17:07:00Z"/>
  <w16cex:commentExtensible w16cex:durableId="288CA9D1" w16cex:dateUtc="2023-08-20T14:03:00Z"/>
  <w16cex:commentExtensible w16cex:durableId="4EF0652F" w16cex:dateUtc="2023-08-23T12:51:00Z"/>
  <w16cex:commentExtensible w16cex:durableId="288CAE57" w16cex:dateUtc="2023-08-20T14:23:00Z"/>
  <w16cex:commentExtensible w16cex:durableId="74CF1731" w16cex:dateUtc="2023-08-26T07:41:00Z"/>
  <w16cex:commentExtensible w16cex:durableId="2897C364" w16cex:dateUtc="2023-08-28T17:07:00Z"/>
  <w16cex:commentExtensible w16cex:durableId="288CAE03" w16cex:dateUtc="2023-08-20T14:21:00Z"/>
  <w16cex:commentExtensible w16cex:durableId="288CAB8D" w16cex:dateUtc="2023-08-20T14:11:00Z"/>
  <w16cex:commentExtensible w16cex:durableId="3C0D34E9" w16cex:dateUtc="2023-08-23T15:47:00Z"/>
  <w16cex:commentExtensible w16cex:durableId="288CAE76" w16cex:dateUtc="2023-08-20T14:23:00Z"/>
  <w16cex:commentExtensible w16cex:durableId="0AAAE591" w16cex:dateUtc="2023-08-23T15:40:00Z"/>
  <w16cex:commentExtensible w16cex:durableId="2897C374" w16cex:dateUtc="2023-08-28T17:08:00Z"/>
  <w16cex:commentExtensible w16cex:durableId="288CAF78" w16cex:dateUtc="2023-08-20T14:27:00Z"/>
  <w16cex:commentExtensible w16cex:durableId="7C1A547F" w16cex:dateUtc="2023-08-23T15:43:00Z"/>
  <w16cex:commentExtensible w16cex:durableId="288CB095" w16cex:dateUtc="2023-08-20T14:32:00Z"/>
  <w16cex:commentExtensible w16cex:durableId="467964C8" w16cex:dateUtc="2023-08-27T15:12:00Z"/>
  <w16cex:commentExtensible w16cex:durableId="2897C115" w16cex:dateUtc="2023-08-28T16:57:00Z"/>
  <w16cex:commentExtensible w16cex:durableId="288C5F1F" w16cex:dateUtc="2023-08-20T08:45:00Z"/>
  <w16cex:commentExtensible w16cex:durableId="6187460C" w16cex:dateUtc="2023-08-23T15:49:00Z"/>
  <w16cex:commentExtensible w16cex:durableId="66875663" w16cex:dateUtc="2023-08-22T10:13:00Z"/>
  <w16cex:commentExtensible w16cex:durableId="2897C0E6" w16cex:dateUtc="2023-08-28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224039" w16cid:durableId="219ECDDF"/>
  <w16cid:commentId w16cid:paraId="233F9889" w16cid:durableId="2897BD95"/>
  <w16cid:commentId w16cid:paraId="46CB6928" w16cid:durableId="288C8B35"/>
  <w16cid:commentId w16cid:paraId="099F3E08" w16cid:durableId="632DAC34"/>
  <w16cid:commentId w16cid:paraId="11109903" w16cid:durableId="288C8BCB"/>
  <w16cid:commentId w16cid:paraId="07E320CD" w16cid:durableId="450C553B"/>
  <w16cid:commentId w16cid:paraId="0447614F" w16cid:durableId="288C8D5A"/>
  <w16cid:commentId w16cid:paraId="19B09EB7" w16cid:durableId="63236D53"/>
  <w16cid:commentId w16cid:paraId="4B5DD344" w16cid:durableId="2897BF88"/>
  <w16cid:commentId w16cid:paraId="306BE1F8" w16cid:durableId="288C8DB9"/>
  <w16cid:commentId w16cid:paraId="6EE92D4A" w16cid:durableId="288C9041"/>
  <w16cid:commentId w16cid:paraId="05142166" w16cid:durableId="4F4B7DAF"/>
  <w16cid:commentId w16cid:paraId="349900EF" w16cid:durableId="2897BFF6"/>
  <w16cid:commentId w16cid:paraId="5DDE9D1F" w16cid:durableId="4534A363"/>
  <w16cid:commentId w16cid:paraId="1D228A3D" w16cid:durableId="2897C056"/>
  <w16cid:commentId w16cid:paraId="3181654C" w16cid:durableId="288C8F14"/>
  <w16cid:commentId w16cid:paraId="0F82DBB8" w16cid:durableId="2996B9A7"/>
  <w16cid:commentId w16cid:paraId="07EBFB9A" w16cid:durableId="288C90BC"/>
  <w16cid:commentId w16cid:paraId="4011F533" w16cid:durableId="288C91AA"/>
  <w16cid:commentId w16cid:paraId="67E6CAC2" w16cid:durableId="0DECD685"/>
  <w16cid:commentId w16cid:paraId="3BBBDB7D" w16cid:durableId="288C92AA"/>
  <w16cid:commentId w16cid:paraId="4E2D7A02" w16cid:durableId="288C9335"/>
  <w16cid:commentId w16cid:paraId="5CB8485A" w16cid:durableId="288C9A28"/>
  <w16cid:commentId w16cid:paraId="2F3E55E4" w16cid:durableId="288CA30B"/>
  <w16cid:commentId w16cid:paraId="000FB468" w16cid:durableId="332A207D"/>
  <w16cid:commentId w16cid:paraId="26D1C10D" w16cid:durableId="303545E2"/>
  <w16cid:commentId w16cid:paraId="4A36CF21" w16cid:durableId="2897C08F"/>
  <w16cid:commentId w16cid:paraId="788B0A55" w16cid:durableId="288CA769"/>
  <w16cid:commentId w16cid:paraId="22FD880C" w16cid:durableId="2B3A89D3"/>
  <w16cid:commentId w16cid:paraId="14710096" w16cid:durableId="2897C319"/>
  <w16cid:commentId w16cid:paraId="60EA283C" w16cid:durableId="77C7DC93"/>
  <w16cid:commentId w16cid:paraId="049056D1" w16cid:durableId="2897C331"/>
  <w16cid:commentId w16cid:paraId="10DF81F4" w16cid:durableId="288CA882"/>
  <w16cid:commentId w16cid:paraId="6DA11A65" w16cid:durableId="288C93E7"/>
  <w16cid:commentId w16cid:paraId="6EF8ABEA" w16cid:durableId="7CAA7C07"/>
  <w16cid:commentId w16cid:paraId="725B12B0" w16cid:durableId="2C36F30C"/>
  <w16cid:commentId w16cid:paraId="7DF4F247" w16cid:durableId="2897C352"/>
  <w16cid:commentId w16cid:paraId="08EA6520" w16cid:durableId="288CA9D1"/>
  <w16cid:commentId w16cid:paraId="30388F65" w16cid:durableId="4EF0652F"/>
  <w16cid:commentId w16cid:paraId="41452194" w16cid:durableId="288CAE57"/>
  <w16cid:commentId w16cid:paraId="0800A3C6" w16cid:durableId="74CF1731"/>
  <w16cid:commentId w16cid:paraId="553FB88F" w16cid:durableId="2897C364"/>
  <w16cid:commentId w16cid:paraId="01CF2579" w16cid:durableId="288CAE03"/>
  <w16cid:commentId w16cid:paraId="1FAF0732" w16cid:durableId="288CAB8D"/>
  <w16cid:commentId w16cid:paraId="64C84557" w16cid:durableId="3C0D34E9"/>
  <w16cid:commentId w16cid:paraId="3A8542C0" w16cid:durableId="288CAE76"/>
  <w16cid:commentId w16cid:paraId="69CF0518" w16cid:durableId="0AAAE591"/>
  <w16cid:commentId w16cid:paraId="4A13E202" w16cid:durableId="2897C374"/>
  <w16cid:commentId w16cid:paraId="2469EC46" w16cid:durableId="288CAF78"/>
  <w16cid:commentId w16cid:paraId="059D84FA" w16cid:durableId="7C1A547F"/>
  <w16cid:commentId w16cid:paraId="60358879" w16cid:durableId="288CB095"/>
  <w16cid:commentId w16cid:paraId="1C46FF60" w16cid:durableId="467964C8"/>
  <w16cid:commentId w16cid:paraId="12145915" w16cid:durableId="2897C115"/>
  <w16cid:commentId w16cid:paraId="464CEA65" w16cid:durableId="288C5F1F"/>
  <w16cid:commentId w16cid:paraId="5EDF834A" w16cid:durableId="6187460C"/>
  <w16cid:commentId w16cid:paraId="070ADDE9" w16cid:durableId="66875663"/>
  <w16cid:commentId w16cid:paraId="7811F870" w16cid:durableId="2897C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BE727" w14:textId="77777777" w:rsidR="00200A78" w:rsidRDefault="00200A78" w:rsidP="00B93D24">
      <w:r>
        <w:separator/>
      </w:r>
    </w:p>
  </w:endnote>
  <w:endnote w:type="continuationSeparator" w:id="0">
    <w:p w14:paraId="6C04627B" w14:textId="77777777" w:rsidR="00200A78" w:rsidRDefault="00200A78" w:rsidP="00B93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5522817"/>
      <w:docPartObj>
        <w:docPartGallery w:val="Page Numbers (Bottom of Page)"/>
        <w:docPartUnique/>
      </w:docPartObj>
    </w:sdtPr>
    <w:sdtContent>
      <w:p w14:paraId="5934EE08" w14:textId="14B8F933" w:rsidR="00BB435F" w:rsidRDefault="00BB435F" w:rsidP="005F7B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E5440C">
          <w:rPr>
            <w:rStyle w:val="PageNumber"/>
          </w:rPr>
          <w:fldChar w:fldCharType="separate"/>
        </w:r>
        <w:r w:rsidR="00E5440C">
          <w:rPr>
            <w:rStyle w:val="PageNumber"/>
            <w:noProof/>
          </w:rPr>
          <w:t>9</w:t>
        </w:r>
        <w:r>
          <w:rPr>
            <w:rStyle w:val="PageNumber"/>
          </w:rPr>
          <w:fldChar w:fldCharType="end"/>
        </w:r>
      </w:p>
    </w:sdtContent>
  </w:sdt>
  <w:p w14:paraId="2AECCB03" w14:textId="77777777" w:rsidR="00BB435F" w:rsidRDefault="00BB43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283501"/>
      <w:docPartObj>
        <w:docPartGallery w:val="Page Numbers (Bottom of Page)"/>
        <w:docPartUnique/>
      </w:docPartObj>
    </w:sdtPr>
    <w:sdtContent>
      <w:p w14:paraId="218A159D" w14:textId="1B3D4318" w:rsidR="00BB435F" w:rsidRDefault="00BB435F" w:rsidP="005F7B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0114DD" w14:textId="77777777" w:rsidR="00BB435F" w:rsidRDefault="00B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DD411" w14:textId="77777777" w:rsidR="00200A78" w:rsidRDefault="00200A78" w:rsidP="00B93D24">
      <w:r>
        <w:separator/>
      </w:r>
    </w:p>
  </w:footnote>
  <w:footnote w:type="continuationSeparator" w:id="0">
    <w:p w14:paraId="4816C5B2" w14:textId="77777777" w:rsidR="00200A78" w:rsidRDefault="00200A78" w:rsidP="00B93D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74EF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BC3E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4AAB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3EC6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BFA44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3A43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5A21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7C21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E61A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CA79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40279"/>
    <w:multiLevelType w:val="multilevel"/>
    <w:tmpl w:val="2512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D220B0"/>
    <w:multiLevelType w:val="hybridMultilevel"/>
    <w:tmpl w:val="8CAC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FF7B01"/>
    <w:multiLevelType w:val="hybridMultilevel"/>
    <w:tmpl w:val="56CC4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EE7346"/>
    <w:multiLevelType w:val="hybridMultilevel"/>
    <w:tmpl w:val="2584AF0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0C152F2D"/>
    <w:multiLevelType w:val="hybridMultilevel"/>
    <w:tmpl w:val="33E67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0C516E3"/>
    <w:multiLevelType w:val="hybridMultilevel"/>
    <w:tmpl w:val="527E2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2D5243D"/>
    <w:multiLevelType w:val="hybridMultilevel"/>
    <w:tmpl w:val="C5AE3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7A96C0C"/>
    <w:multiLevelType w:val="hybridMultilevel"/>
    <w:tmpl w:val="BF7EC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EF2886"/>
    <w:multiLevelType w:val="hybridMultilevel"/>
    <w:tmpl w:val="9B404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C632D11"/>
    <w:multiLevelType w:val="multilevel"/>
    <w:tmpl w:val="29B2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E82528"/>
    <w:multiLevelType w:val="hybridMultilevel"/>
    <w:tmpl w:val="6BDC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566DA5"/>
    <w:multiLevelType w:val="multilevel"/>
    <w:tmpl w:val="431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5834BA"/>
    <w:multiLevelType w:val="hybridMultilevel"/>
    <w:tmpl w:val="491AC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7E404C"/>
    <w:multiLevelType w:val="hybridMultilevel"/>
    <w:tmpl w:val="C15A1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4337D86"/>
    <w:multiLevelType w:val="hybridMultilevel"/>
    <w:tmpl w:val="8D98A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DA1432"/>
    <w:multiLevelType w:val="hybridMultilevel"/>
    <w:tmpl w:val="F78EA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E917DB"/>
    <w:multiLevelType w:val="hybridMultilevel"/>
    <w:tmpl w:val="CB983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CC34DC"/>
    <w:multiLevelType w:val="hybridMultilevel"/>
    <w:tmpl w:val="4DB0B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E715954"/>
    <w:multiLevelType w:val="hybridMultilevel"/>
    <w:tmpl w:val="8738D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F057DAC"/>
    <w:multiLevelType w:val="hybridMultilevel"/>
    <w:tmpl w:val="0832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0DA4F9F"/>
    <w:multiLevelType w:val="hybridMultilevel"/>
    <w:tmpl w:val="57E458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40E2875"/>
    <w:multiLevelType w:val="hybridMultilevel"/>
    <w:tmpl w:val="9DB6FD5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15:restartNumberingAfterBreak="0">
    <w:nsid w:val="349E5AB4"/>
    <w:multiLevelType w:val="hybridMultilevel"/>
    <w:tmpl w:val="D56E7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55D7E81"/>
    <w:multiLevelType w:val="hybridMultilevel"/>
    <w:tmpl w:val="0194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C66586"/>
    <w:multiLevelType w:val="hybridMultilevel"/>
    <w:tmpl w:val="57E458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CC91D49"/>
    <w:multiLevelType w:val="hybridMultilevel"/>
    <w:tmpl w:val="8716E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DB74AE6"/>
    <w:multiLevelType w:val="hybridMultilevel"/>
    <w:tmpl w:val="5050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E347FD0"/>
    <w:multiLevelType w:val="hybridMultilevel"/>
    <w:tmpl w:val="46269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F5B4A43"/>
    <w:multiLevelType w:val="hybridMultilevel"/>
    <w:tmpl w:val="510CA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F863468"/>
    <w:multiLevelType w:val="hybridMultilevel"/>
    <w:tmpl w:val="6BBEE4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0750CA6"/>
    <w:multiLevelType w:val="multilevel"/>
    <w:tmpl w:val="BB94C906"/>
    <w:lvl w:ilvl="0">
      <w:start w:val="8"/>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0CB6FB1"/>
    <w:multiLevelType w:val="hybridMultilevel"/>
    <w:tmpl w:val="69D6C4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430C5B88"/>
    <w:multiLevelType w:val="hybridMultilevel"/>
    <w:tmpl w:val="6B26E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3443A37"/>
    <w:multiLevelType w:val="hybridMultilevel"/>
    <w:tmpl w:val="3B185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74B43D1"/>
    <w:multiLevelType w:val="hybridMultilevel"/>
    <w:tmpl w:val="F8F6A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8DA0C14"/>
    <w:multiLevelType w:val="hybridMultilevel"/>
    <w:tmpl w:val="05366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5E08F2"/>
    <w:multiLevelType w:val="hybridMultilevel"/>
    <w:tmpl w:val="A9C2E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C3727C0"/>
    <w:multiLevelType w:val="hybridMultilevel"/>
    <w:tmpl w:val="6944CB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4F1C2B37"/>
    <w:multiLevelType w:val="multilevel"/>
    <w:tmpl w:val="5672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6096E69"/>
    <w:multiLevelType w:val="hybridMultilevel"/>
    <w:tmpl w:val="191A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74131A4"/>
    <w:multiLevelType w:val="hybridMultilevel"/>
    <w:tmpl w:val="15D4D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98E5A72"/>
    <w:multiLevelType w:val="hybridMultilevel"/>
    <w:tmpl w:val="4710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C9B76BE"/>
    <w:multiLevelType w:val="hybridMultilevel"/>
    <w:tmpl w:val="77A0A25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3" w15:restartNumberingAfterBreak="0">
    <w:nsid w:val="5CF60287"/>
    <w:multiLevelType w:val="hybridMultilevel"/>
    <w:tmpl w:val="544A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DBA04D4"/>
    <w:multiLevelType w:val="hybridMultilevel"/>
    <w:tmpl w:val="75C68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0461D85"/>
    <w:multiLevelType w:val="hybridMultilevel"/>
    <w:tmpl w:val="5338F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3B443CE"/>
    <w:multiLevelType w:val="hybridMultilevel"/>
    <w:tmpl w:val="04185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51D5B44"/>
    <w:multiLevelType w:val="multilevel"/>
    <w:tmpl w:val="03BE02C0"/>
    <w:lvl w:ilvl="0">
      <w:start w:val="8"/>
      <w:numFmt w:val="decimal"/>
      <w:lvlText w:val="%1"/>
      <w:lvlJc w:val="left"/>
      <w:pPr>
        <w:ind w:left="620" w:hanging="620"/>
      </w:pPr>
      <w:rPr>
        <w:rFonts w:hint="default"/>
      </w:rPr>
    </w:lvl>
    <w:lvl w:ilvl="1">
      <w:start w:val="6"/>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59A140D"/>
    <w:multiLevelType w:val="hybridMultilevel"/>
    <w:tmpl w:val="E1D8A5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6AB2721F"/>
    <w:multiLevelType w:val="hybridMultilevel"/>
    <w:tmpl w:val="AB1C0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B834D09"/>
    <w:multiLevelType w:val="hybridMultilevel"/>
    <w:tmpl w:val="2D1A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C05412B"/>
    <w:multiLevelType w:val="hybridMultilevel"/>
    <w:tmpl w:val="EAA69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21F56C1"/>
    <w:multiLevelType w:val="hybridMultilevel"/>
    <w:tmpl w:val="EFF2C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3CB10AA"/>
    <w:multiLevelType w:val="hybridMultilevel"/>
    <w:tmpl w:val="E78A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3FE2FED"/>
    <w:multiLevelType w:val="hybridMultilevel"/>
    <w:tmpl w:val="CAC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DD2281B"/>
    <w:multiLevelType w:val="hybridMultilevel"/>
    <w:tmpl w:val="9E70CC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6" w15:restartNumberingAfterBreak="0">
    <w:nsid w:val="7E5A299A"/>
    <w:multiLevelType w:val="hybridMultilevel"/>
    <w:tmpl w:val="72826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9733801">
    <w:abstractNumId w:val="55"/>
  </w:num>
  <w:num w:numId="2" w16cid:durableId="1937790774">
    <w:abstractNumId w:val="63"/>
  </w:num>
  <w:num w:numId="3" w16cid:durableId="1102187774">
    <w:abstractNumId w:val="22"/>
  </w:num>
  <w:num w:numId="4" w16cid:durableId="1300301988">
    <w:abstractNumId w:val="33"/>
  </w:num>
  <w:num w:numId="5" w16cid:durableId="95879251">
    <w:abstractNumId w:val="29"/>
  </w:num>
  <w:num w:numId="6" w16cid:durableId="1552644995">
    <w:abstractNumId w:val="15"/>
  </w:num>
  <w:num w:numId="7" w16cid:durableId="321275618">
    <w:abstractNumId w:val="34"/>
  </w:num>
  <w:num w:numId="8" w16cid:durableId="2056461491">
    <w:abstractNumId w:val="41"/>
  </w:num>
  <w:num w:numId="9" w16cid:durableId="110520953">
    <w:abstractNumId w:val="58"/>
  </w:num>
  <w:num w:numId="10" w16cid:durableId="802622803">
    <w:abstractNumId w:val="47"/>
  </w:num>
  <w:num w:numId="11" w16cid:durableId="1213617808">
    <w:abstractNumId w:val="12"/>
  </w:num>
  <w:num w:numId="12" w16cid:durableId="1400975664">
    <w:abstractNumId w:val="35"/>
  </w:num>
  <w:num w:numId="13" w16cid:durableId="1630236184">
    <w:abstractNumId w:val="51"/>
  </w:num>
  <w:num w:numId="14" w16cid:durableId="2106458216">
    <w:abstractNumId w:val="36"/>
  </w:num>
  <w:num w:numId="15" w16cid:durableId="1250119640">
    <w:abstractNumId w:val="59"/>
  </w:num>
  <w:num w:numId="16" w16cid:durableId="1253314898">
    <w:abstractNumId w:val="17"/>
  </w:num>
  <w:num w:numId="17" w16cid:durableId="628512628">
    <w:abstractNumId w:val="44"/>
  </w:num>
  <w:num w:numId="18" w16cid:durableId="808671090">
    <w:abstractNumId w:val="60"/>
  </w:num>
  <w:num w:numId="19" w16cid:durableId="1656375477">
    <w:abstractNumId w:val="11"/>
  </w:num>
  <w:num w:numId="20" w16cid:durableId="1273169444">
    <w:abstractNumId w:val="37"/>
  </w:num>
  <w:num w:numId="21" w16cid:durableId="1255674309">
    <w:abstractNumId w:val="10"/>
  </w:num>
  <w:num w:numId="22" w16cid:durableId="977950687">
    <w:abstractNumId w:val="48"/>
  </w:num>
  <w:num w:numId="23" w16cid:durableId="1139617821">
    <w:abstractNumId w:val="21"/>
  </w:num>
  <w:num w:numId="24" w16cid:durableId="170949114">
    <w:abstractNumId w:val="19"/>
  </w:num>
  <w:num w:numId="25" w16cid:durableId="309019346">
    <w:abstractNumId w:val="43"/>
  </w:num>
  <w:num w:numId="26" w16cid:durableId="1874616393">
    <w:abstractNumId w:val="20"/>
  </w:num>
  <w:num w:numId="27" w16cid:durableId="2019430856">
    <w:abstractNumId w:val="45"/>
  </w:num>
  <w:num w:numId="28" w16cid:durableId="798382750">
    <w:abstractNumId w:val="25"/>
  </w:num>
  <w:num w:numId="29" w16cid:durableId="1051611437">
    <w:abstractNumId w:val="61"/>
  </w:num>
  <w:num w:numId="30" w16cid:durableId="117841762">
    <w:abstractNumId w:val="23"/>
  </w:num>
  <w:num w:numId="31" w16cid:durableId="575433003">
    <w:abstractNumId w:val="50"/>
  </w:num>
  <w:num w:numId="32" w16cid:durableId="1796100375">
    <w:abstractNumId w:val="18"/>
  </w:num>
  <w:num w:numId="33" w16cid:durableId="1540358591">
    <w:abstractNumId w:val="28"/>
  </w:num>
  <w:num w:numId="34" w16cid:durableId="1791432930">
    <w:abstractNumId w:val="0"/>
  </w:num>
  <w:num w:numId="35" w16cid:durableId="128206185">
    <w:abstractNumId w:val="1"/>
  </w:num>
  <w:num w:numId="36" w16cid:durableId="1990287708">
    <w:abstractNumId w:val="2"/>
  </w:num>
  <w:num w:numId="37" w16cid:durableId="1518736154">
    <w:abstractNumId w:val="3"/>
  </w:num>
  <w:num w:numId="38" w16cid:durableId="1812792796">
    <w:abstractNumId w:val="8"/>
  </w:num>
  <w:num w:numId="39" w16cid:durableId="1428043925">
    <w:abstractNumId w:val="4"/>
  </w:num>
  <w:num w:numId="40" w16cid:durableId="1610895137">
    <w:abstractNumId w:val="5"/>
  </w:num>
  <w:num w:numId="41" w16cid:durableId="1613366169">
    <w:abstractNumId w:val="6"/>
  </w:num>
  <w:num w:numId="42" w16cid:durableId="260072748">
    <w:abstractNumId w:val="7"/>
  </w:num>
  <w:num w:numId="43" w16cid:durableId="1912739045">
    <w:abstractNumId w:val="9"/>
  </w:num>
  <w:num w:numId="44" w16cid:durableId="498424052">
    <w:abstractNumId w:val="0"/>
  </w:num>
  <w:num w:numId="45" w16cid:durableId="1513953459">
    <w:abstractNumId w:val="1"/>
  </w:num>
  <w:num w:numId="46" w16cid:durableId="277376292">
    <w:abstractNumId w:val="2"/>
  </w:num>
  <w:num w:numId="47" w16cid:durableId="749737356">
    <w:abstractNumId w:val="3"/>
  </w:num>
  <w:num w:numId="48" w16cid:durableId="198398606">
    <w:abstractNumId w:val="8"/>
  </w:num>
  <w:num w:numId="49" w16cid:durableId="706680938">
    <w:abstractNumId w:val="4"/>
  </w:num>
  <w:num w:numId="50" w16cid:durableId="94788636">
    <w:abstractNumId w:val="5"/>
  </w:num>
  <w:num w:numId="51" w16cid:durableId="904874568">
    <w:abstractNumId w:val="6"/>
  </w:num>
  <w:num w:numId="52" w16cid:durableId="1606188922">
    <w:abstractNumId w:val="7"/>
  </w:num>
  <w:num w:numId="53" w16cid:durableId="1724526437">
    <w:abstractNumId w:val="9"/>
  </w:num>
  <w:num w:numId="54" w16cid:durableId="1026250875">
    <w:abstractNumId w:val="0"/>
  </w:num>
  <w:num w:numId="55" w16cid:durableId="1700859533">
    <w:abstractNumId w:val="1"/>
  </w:num>
  <w:num w:numId="56" w16cid:durableId="689525173">
    <w:abstractNumId w:val="2"/>
  </w:num>
  <w:num w:numId="57" w16cid:durableId="1934626426">
    <w:abstractNumId w:val="3"/>
  </w:num>
  <w:num w:numId="58" w16cid:durableId="1972780186">
    <w:abstractNumId w:val="8"/>
  </w:num>
  <w:num w:numId="59" w16cid:durableId="2029284017">
    <w:abstractNumId w:val="4"/>
  </w:num>
  <w:num w:numId="60" w16cid:durableId="562759937">
    <w:abstractNumId w:val="5"/>
  </w:num>
  <w:num w:numId="61" w16cid:durableId="351078213">
    <w:abstractNumId w:val="6"/>
  </w:num>
  <w:num w:numId="62" w16cid:durableId="2048218063">
    <w:abstractNumId w:val="7"/>
  </w:num>
  <w:num w:numId="63" w16cid:durableId="281543628">
    <w:abstractNumId w:val="9"/>
  </w:num>
  <w:num w:numId="64" w16cid:durableId="1557232800">
    <w:abstractNumId w:val="0"/>
  </w:num>
  <w:num w:numId="65" w16cid:durableId="1880819986">
    <w:abstractNumId w:val="1"/>
  </w:num>
  <w:num w:numId="66" w16cid:durableId="402945506">
    <w:abstractNumId w:val="2"/>
  </w:num>
  <w:num w:numId="67" w16cid:durableId="1453013013">
    <w:abstractNumId w:val="3"/>
  </w:num>
  <w:num w:numId="68" w16cid:durableId="1161392505">
    <w:abstractNumId w:val="8"/>
  </w:num>
  <w:num w:numId="69" w16cid:durableId="1536112670">
    <w:abstractNumId w:val="4"/>
  </w:num>
  <w:num w:numId="70" w16cid:durableId="677778964">
    <w:abstractNumId w:val="5"/>
  </w:num>
  <w:num w:numId="71" w16cid:durableId="467162377">
    <w:abstractNumId w:val="6"/>
  </w:num>
  <w:num w:numId="72" w16cid:durableId="1278683116">
    <w:abstractNumId w:val="7"/>
  </w:num>
  <w:num w:numId="73" w16cid:durableId="1101803879">
    <w:abstractNumId w:val="9"/>
  </w:num>
  <w:num w:numId="74" w16cid:durableId="681978315">
    <w:abstractNumId w:val="0"/>
  </w:num>
  <w:num w:numId="75" w16cid:durableId="500244457">
    <w:abstractNumId w:val="1"/>
  </w:num>
  <w:num w:numId="76" w16cid:durableId="325280631">
    <w:abstractNumId w:val="2"/>
  </w:num>
  <w:num w:numId="77" w16cid:durableId="470053100">
    <w:abstractNumId w:val="3"/>
  </w:num>
  <w:num w:numId="78" w16cid:durableId="227496617">
    <w:abstractNumId w:val="8"/>
  </w:num>
  <w:num w:numId="79" w16cid:durableId="633217350">
    <w:abstractNumId w:val="4"/>
  </w:num>
  <w:num w:numId="80" w16cid:durableId="862673934">
    <w:abstractNumId w:val="5"/>
  </w:num>
  <w:num w:numId="81" w16cid:durableId="983854653">
    <w:abstractNumId w:val="6"/>
  </w:num>
  <w:num w:numId="82" w16cid:durableId="280232871">
    <w:abstractNumId w:val="7"/>
  </w:num>
  <w:num w:numId="83" w16cid:durableId="1926497248">
    <w:abstractNumId w:val="9"/>
  </w:num>
  <w:num w:numId="84" w16cid:durableId="509875004">
    <w:abstractNumId w:val="0"/>
  </w:num>
  <w:num w:numId="85" w16cid:durableId="1679966276">
    <w:abstractNumId w:val="1"/>
  </w:num>
  <w:num w:numId="86" w16cid:durableId="1082992630">
    <w:abstractNumId w:val="2"/>
  </w:num>
  <w:num w:numId="87" w16cid:durableId="662584429">
    <w:abstractNumId w:val="3"/>
  </w:num>
  <w:num w:numId="88" w16cid:durableId="974724959">
    <w:abstractNumId w:val="8"/>
  </w:num>
  <w:num w:numId="89" w16cid:durableId="1840079729">
    <w:abstractNumId w:val="4"/>
  </w:num>
  <w:num w:numId="90" w16cid:durableId="708381925">
    <w:abstractNumId w:val="5"/>
  </w:num>
  <w:num w:numId="91" w16cid:durableId="399645486">
    <w:abstractNumId w:val="6"/>
  </w:num>
  <w:num w:numId="92" w16cid:durableId="1413819559">
    <w:abstractNumId w:val="7"/>
  </w:num>
  <w:num w:numId="93" w16cid:durableId="858128780">
    <w:abstractNumId w:val="9"/>
  </w:num>
  <w:num w:numId="94" w16cid:durableId="141823387">
    <w:abstractNumId w:val="0"/>
  </w:num>
  <w:num w:numId="95" w16cid:durableId="262340948">
    <w:abstractNumId w:val="1"/>
  </w:num>
  <w:num w:numId="96" w16cid:durableId="456804433">
    <w:abstractNumId w:val="2"/>
  </w:num>
  <w:num w:numId="97" w16cid:durableId="1126463216">
    <w:abstractNumId w:val="3"/>
  </w:num>
  <w:num w:numId="98" w16cid:durableId="1896043603">
    <w:abstractNumId w:val="8"/>
  </w:num>
  <w:num w:numId="99" w16cid:durableId="597298481">
    <w:abstractNumId w:val="4"/>
  </w:num>
  <w:num w:numId="100" w16cid:durableId="1575434108">
    <w:abstractNumId w:val="5"/>
  </w:num>
  <w:num w:numId="101" w16cid:durableId="556937227">
    <w:abstractNumId w:val="6"/>
  </w:num>
  <w:num w:numId="102" w16cid:durableId="931744675">
    <w:abstractNumId w:val="7"/>
  </w:num>
  <w:num w:numId="103" w16cid:durableId="758789154">
    <w:abstractNumId w:val="9"/>
  </w:num>
  <w:num w:numId="104" w16cid:durableId="628243510">
    <w:abstractNumId w:val="0"/>
  </w:num>
  <w:num w:numId="105" w16cid:durableId="1307858184">
    <w:abstractNumId w:val="1"/>
  </w:num>
  <w:num w:numId="106" w16cid:durableId="986977635">
    <w:abstractNumId w:val="2"/>
  </w:num>
  <w:num w:numId="107" w16cid:durableId="1619950008">
    <w:abstractNumId w:val="3"/>
  </w:num>
  <w:num w:numId="108" w16cid:durableId="290745920">
    <w:abstractNumId w:val="8"/>
  </w:num>
  <w:num w:numId="109" w16cid:durableId="1457135897">
    <w:abstractNumId w:val="4"/>
  </w:num>
  <w:num w:numId="110" w16cid:durableId="193424185">
    <w:abstractNumId w:val="5"/>
  </w:num>
  <w:num w:numId="111" w16cid:durableId="1810051508">
    <w:abstractNumId w:val="6"/>
  </w:num>
  <w:num w:numId="112" w16cid:durableId="120925047">
    <w:abstractNumId w:val="7"/>
  </w:num>
  <w:num w:numId="113" w16cid:durableId="1421487128">
    <w:abstractNumId w:val="9"/>
  </w:num>
  <w:num w:numId="114" w16cid:durableId="1337807151">
    <w:abstractNumId w:val="0"/>
  </w:num>
  <w:num w:numId="115" w16cid:durableId="2130274371">
    <w:abstractNumId w:val="1"/>
  </w:num>
  <w:num w:numId="116" w16cid:durableId="165100772">
    <w:abstractNumId w:val="2"/>
  </w:num>
  <w:num w:numId="117" w16cid:durableId="1735813596">
    <w:abstractNumId w:val="3"/>
  </w:num>
  <w:num w:numId="118" w16cid:durableId="1987322315">
    <w:abstractNumId w:val="8"/>
  </w:num>
  <w:num w:numId="119" w16cid:durableId="467820215">
    <w:abstractNumId w:val="4"/>
  </w:num>
  <w:num w:numId="120" w16cid:durableId="479469356">
    <w:abstractNumId w:val="5"/>
  </w:num>
  <w:num w:numId="121" w16cid:durableId="945574441">
    <w:abstractNumId w:val="6"/>
  </w:num>
  <w:num w:numId="122" w16cid:durableId="57485609">
    <w:abstractNumId w:val="7"/>
  </w:num>
  <w:num w:numId="123" w16cid:durableId="2061175241">
    <w:abstractNumId w:val="9"/>
  </w:num>
  <w:num w:numId="124" w16cid:durableId="920870027">
    <w:abstractNumId w:val="0"/>
  </w:num>
  <w:num w:numId="125" w16cid:durableId="888683320">
    <w:abstractNumId w:val="1"/>
  </w:num>
  <w:num w:numId="126" w16cid:durableId="385493748">
    <w:abstractNumId w:val="2"/>
  </w:num>
  <w:num w:numId="127" w16cid:durableId="909312252">
    <w:abstractNumId w:val="3"/>
  </w:num>
  <w:num w:numId="128" w16cid:durableId="787816891">
    <w:abstractNumId w:val="8"/>
  </w:num>
  <w:num w:numId="129" w16cid:durableId="1804732747">
    <w:abstractNumId w:val="4"/>
  </w:num>
  <w:num w:numId="130" w16cid:durableId="11808779">
    <w:abstractNumId w:val="5"/>
  </w:num>
  <w:num w:numId="131" w16cid:durableId="1889216779">
    <w:abstractNumId w:val="6"/>
  </w:num>
  <w:num w:numId="132" w16cid:durableId="225847483">
    <w:abstractNumId w:val="7"/>
  </w:num>
  <w:num w:numId="133" w16cid:durableId="1268004771">
    <w:abstractNumId w:val="9"/>
  </w:num>
  <w:num w:numId="134" w16cid:durableId="1131358683">
    <w:abstractNumId w:val="0"/>
  </w:num>
  <w:num w:numId="135" w16cid:durableId="1391423776">
    <w:abstractNumId w:val="1"/>
  </w:num>
  <w:num w:numId="136" w16cid:durableId="2021196145">
    <w:abstractNumId w:val="2"/>
  </w:num>
  <w:num w:numId="137" w16cid:durableId="204634984">
    <w:abstractNumId w:val="3"/>
  </w:num>
  <w:num w:numId="138" w16cid:durableId="1681733059">
    <w:abstractNumId w:val="8"/>
  </w:num>
  <w:num w:numId="139" w16cid:durableId="840973558">
    <w:abstractNumId w:val="4"/>
  </w:num>
  <w:num w:numId="140" w16cid:durableId="836772158">
    <w:abstractNumId w:val="5"/>
  </w:num>
  <w:num w:numId="141" w16cid:durableId="595594257">
    <w:abstractNumId w:val="6"/>
  </w:num>
  <w:num w:numId="142" w16cid:durableId="1447625844">
    <w:abstractNumId w:val="7"/>
  </w:num>
  <w:num w:numId="143" w16cid:durableId="742217758">
    <w:abstractNumId w:val="9"/>
  </w:num>
  <w:num w:numId="144" w16cid:durableId="292374170">
    <w:abstractNumId w:val="0"/>
  </w:num>
  <w:num w:numId="145" w16cid:durableId="1356231726">
    <w:abstractNumId w:val="1"/>
  </w:num>
  <w:num w:numId="146" w16cid:durableId="321662902">
    <w:abstractNumId w:val="2"/>
  </w:num>
  <w:num w:numId="147" w16cid:durableId="2071344253">
    <w:abstractNumId w:val="3"/>
  </w:num>
  <w:num w:numId="148" w16cid:durableId="1553535254">
    <w:abstractNumId w:val="8"/>
  </w:num>
  <w:num w:numId="149" w16cid:durableId="784271456">
    <w:abstractNumId w:val="4"/>
  </w:num>
  <w:num w:numId="150" w16cid:durableId="13776735">
    <w:abstractNumId w:val="5"/>
  </w:num>
  <w:num w:numId="151" w16cid:durableId="1939096701">
    <w:abstractNumId w:val="6"/>
  </w:num>
  <w:num w:numId="152" w16cid:durableId="540097263">
    <w:abstractNumId w:val="7"/>
  </w:num>
  <w:num w:numId="153" w16cid:durableId="1860124462">
    <w:abstractNumId w:val="9"/>
  </w:num>
  <w:num w:numId="154" w16cid:durableId="461772216">
    <w:abstractNumId w:val="0"/>
  </w:num>
  <w:num w:numId="155" w16cid:durableId="953823483">
    <w:abstractNumId w:val="1"/>
  </w:num>
  <w:num w:numId="156" w16cid:durableId="398553717">
    <w:abstractNumId w:val="2"/>
  </w:num>
  <w:num w:numId="157" w16cid:durableId="119496791">
    <w:abstractNumId w:val="3"/>
  </w:num>
  <w:num w:numId="158" w16cid:durableId="2104110025">
    <w:abstractNumId w:val="8"/>
  </w:num>
  <w:num w:numId="159" w16cid:durableId="1697848779">
    <w:abstractNumId w:val="4"/>
  </w:num>
  <w:num w:numId="160" w16cid:durableId="622929198">
    <w:abstractNumId w:val="5"/>
  </w:num>
  <w:num w:numId="161" w16cid:durableId="455830418">
    <w:abstractNumId w:val="6"/>
  </w:num>
  <w:num w:numId="162" w16cid:durableId="1573925255">
    <w:abstractNumId w:val="7"/>
  </w:num>
  <w:num w:numId="163" w16cid:durableId="1312979562">
    <w:abstractNumId w:val="9"/>
  </w:num>
  <w:num w:numId="164" w16cid:durableId="97994916">
    <w:abstractNumId w:val="0"/>
  </w:num>
  <w:num w:numId="165" w16cid:durableId="1900506776">
    <w:abstractNumId w:val="1"/>
  </w:num>
  <w:num w:numId="166" w16cid:durableId="1602683792">
    <w:abstractNumId w:val="2"/>
  </w:num>
  <w:num w:numId="167" w16cid:durableId="2055540728">
    <w:abstractNumId w:val="3"/>
  </w:num>
  <w:num w:numId="168" w16cid:durableId="1545101614">
    <w:abstractNumId w:val="8"/>
  </w:num>
  <w:num w:numId="169" w16cid:durableId="2045012377">
    <w:abstractNumId w:val="4"/>
  </w:num>
  <w:num w:numId="170" w16cid:durableId="1164855536">
    <w:abstractNumId w:val="5"/>
  </w:num>
  <w:num w:numId="171" w16cid:durableId="9794252">
    <w:abstractNumId w:val="6"/>
  </w:num>
  <w:num w:numId="172" w16cid:durableId="1774520650">
    <w:abstractNumId w:val="7"/>
  </w:num>
  <w:num w:numId="173" w16cid:durableId="448083272">
    <w:abstractNumId w:val="9"/>
  </w:num>
  <w:num w:numId="174" w16cid:durableId="2034335653">
    <w:abstractNumId w:val="0"/>
  </w:num>
  <w:num w:numId="175" w16cid:durableId="2032536297">
    <w:abstractNumId w:val="1"/>
  </w:num>
  <w:num w:numId="176" w16cid:durableId="1113553655">
    <w:abstractNumId w:val="2"/>
  </w:num>
  <w:num w:numId="177" w16cid:durableId="948898395">
    <w:abstractNumId w:val="3"/>
  </w:num>
  <w:num w:numId="178" w16cid:durableId="1035230848">
    <w:abstractNumId w:val="8"/>
  </w:num>
  <w:num w:numId="179" w16cid:durableId="1673726722">
    <w:abstractNumId w:val="4"/>
  </w:num>
  <w:num w:numId="180" w16cid:durableId="295529176">
    <w:abstractNumId w:val="5"/>
  </w:num>
  <w:num w:numId="181" w16cid:durableId="658000894">
    <w:abstractNumId w:val="6"/>
  </w:num>
  <w:num w:numId="182" w16cid:durableId="6102223">
    <w:abstractNumId w:val="7"/>
  </w:num>
  <w:num w:numId="183" w16cid:durableId="918098019">
    <w:abstractNumId w:val="9"/>
  </w:num>
  <w:num w:numId="184" w16cid:durableId="954554944">
    <w:abstractNumId w:val="0"/>
  </w:num>
  <w:num w:numId="185" w16cid:durableId="1277755852">
    <w:abstractNumId w:val="1"/>
  </w:num>
  <w:num w:numId="186" w16cid:durableId="1833251366">
    <w:abstractNumId w:val="2"/>
  </w:num>
  <w:num w:numId="187" w16cid:durableId="1356541933">
    <w:abstractNumId w:val="3"/>
  </w:num>
  <w:num w:numId="188" w16cid:durableId="791097354">
    <w:abstractNumId w:val="8"/>
  </w:num>
  <w:num w:numId="189" w16cid:durableId="283733538">
    <w:abstractNumId w:val="4"/>
  </w:num>
  <w:num w:numId="190" w16cid:durableId="758329801">
    <w:abstractNumId w:val="5"/>
  </w:num>
  <w:num w:numId="191" w16cid:durableId="296034050">
    <w:abstractNumId w:val="6"/>
  </w:num>
  <w:num w:numId="192" w16cid:durableId="1930116544">
    <w:abstractNumId w:val="7"/>
  </w:num>
  <w:num w:numId="193" w16cid:durableId="1239904530">
    <w:abstractNumId w:val="9"/>
  </w:num>
  <w:num w:numId="194" w16cid:durableId="1906377880">
    <w:abstractNumId w:val="0"/>
  </w:num>
  <w:num w:numId="195" w16cid:durableId="1080761243">
    <w:abstractNumId w:val="1"/>
  </w:num>
  <w:num w:numId="196" w16cid:durableId="1780491339">
    <w:abstractNumId w:val="2"/>
  </w:num>
  <w:num w:numId="197" w16cid:durableId="1937781781">
    <w:abstractNumId w:val="3"/>
  </w:num>
  <w:num w:numId="198" w16cid:durableId="711883749">
    <w:abstractNumId w:val="8"/>
  </w:num>
  <w:num w:numId="199" w16cid:durableId="2126843401">
    <w:abstractNumId w:val="4"/>
  </w:num>
  <w:num w:numId="200" w16cid:durableId="504169711">
    <w:abstractNumId w:val="5"/>
  </w:num>
  <w:num w:numId="201" w16cid:durableId="1033387078">
    <w:abstractNumId w:val="6"/>
  </w:num>
  <w:num w:numId="202" w16cid:durableId="462307690">
    <w:abstractNumId w:val="7"/>
  </w:num>
  <w:num w:numId="203" w16cid:durableId="1956982691">
    <w:abstractNumId w:val="9"/>
  </w:num>
  <w:num w:numId="204" w16cid:durableId="1599211056">
    <w:abstractNumId w:val="0"/>
  </w:num>
  <w:num w:numId="205" w16cid:durableId="1715735219">
    <w:abstractNumId w:val="1"/>
  </w:num>
  <w:num w:numId="206" w16cid:durableId="1252086735">
    <w:abstractNumId w:val="2"/>
  </w:num>
  <w:num w:numId="207" w16cid:durableId="594440470">
    <w:abstractNumId w:val="3"/>
  </w:num>
  <w:num w:numId="208" w16cid:durableId="1057973984">
    <w:abstractNumId w:val="8"/>
  </w:num>
  <w:num w:numId="209" w16cid:durableId="867988458">
    <w:abstractNumId w:val="4"/>
  </w:num>
  <w:num w:numId="210" w16cid:durableId="1704092313">
    <w:abstractNumId w:val="5"/>
  </w:num>
  <w:num w:numId="211" w16cid:durableId="503740062">
    <w:abstractNumId w:val="6"/>
  </w:num>
  <w:num w:numId="212" w16cid:durableId="1410620298">
    <w:abstractNumId w:val="7"/>
  </w:num>
  <w:num w:numId="213" w16cid:durableId="1255094628">
    <w:abstractNumId w:val="9"/>
  </w:num>
  <w:num w:numId="214" w16cid:durableId="1066613610">
    <w:abstractNumId w:val="0"/>
  </w:num>
  <w:num w:numId="215" w16cid:durableId="1819220880">
    <w:abstractNumId w:val="1"/>
  </w:num>
  <w:num w:numId="216" w16cid:durableId="1086003608">
    <w:abstractNumId w:val="2"/>
  </w:num>
  <w:num w:numId="217" w16cid:durableId="2000648762">
    <w:abstractNumId w:val="3"/>
  </w:num>
  <w:num w:numId="218" w16cid:durableId="63571346">
    <w:abstractNumId w:val="8"/>
  </w:num>
  <w:num w:numId="219" w16cid:durableId="1241986970">
    <w:abstractNumId w:val="4"/>
  </w:num>
  <w:num w:numId="220" w16cid:durableId="1883901665">
    <w:abstractNumId w:val="5"/>
  </w:num>
  <w:num w:numId="221" w16cid:durableId="596211455">
    <w:abstractNumId w:val="6"/>
  </w:num>
  <w:num w:numId="222" w16cid:durableId="928076367">
    <w:abstractNumId w:val="7"/>
  </w:num>
  <w:num w:numId="223" w16cid:durableId="214589575">
    <w:abstractNumId w:val="9"/>
  </w:num>
  <w:num w:numId="224" w16cid:durableId="743916370">
    <w:abstractNumId w:val="0"/>
  </w:num>
  <w:num w:numId="225" w16cid:durableId="338656673">
    <w:abstractNumId w:val="1"/>
  </w:num>
  <w:num w:numId="226" w16cid:durableId="1018431857">
    <w:abstractNumId w:val="2"/>
  </w:num>
  <w:num w:numId="227" w16cid:durableId="1147210221">
    <w:abstractNumId w:val="3"/>
  </w:num>
  <w:num w:numId="228" w16cid:durableId="2084521706">
    <w:abstractNumId w:val="8"/>
  </w:num>
  <w:num w:numId="229" w16cid:durableId="649943556">
    <w:abstractNumId w:val="4"/>
  </w:num>
  <w:num w:numId="230" w16cid:durableId="1452556582">
    <w:abstractNumId w:val="5"/>
  </w:num>
  <w:num w:numId="231" w16cid:durableId="1086611141">
    <w:abstractNumId w:val="6"/>
  </w:num>
  <w:num w:numId="232" w16cid:durableId="1104888280">
    <w:abstractNumId w:val="7"/>
  </w:num>
  <w:num w:numId="233" w16cid:durableId="484248574">
    <w:abstractNumId w:val="9"/>
  </w:num>
  <w:num w:numId="234" w16cid:durableId="444886935">
    <w:abstractNumId w:val="0"/>
  </w:num>
  <w:num w:numId="235" w16cid:durableId="768237565">
    <w:abstractNumId w:val="1"/>
  </w:num>
  <w:num w:numId="236" w16cid:durableId="672225526">
    <w:abstractNumId w:val="2"/>
  </w:num>
  <w:num w:numId="237" w16cid:durableId="1530483198">
    <w:abstractNumId w:val="3"/>
  </w:num>
  <w:num w:numId="238" w16cid:durableId="1736077880">
    <w:abstractNumId w:val="8"/>
  </w:num>
  <w:num w:numId="239" w16cid:durableId="1140730449">
    <w:abstractNumId w:val="4"/>
  </w:num>
  <w:num w:numId="240" w16cid:durableId="687827657">
    <w:abstractNumId w:val="5"/>
  </w:num>
  <w:num w:numId="241" w16cid:durableId="1366637167">
    <w:abstractNumId w:val="6"/>
  </w:num>
  <w:num w:numId="242" w16cid:durableId="1976400994">
    <w:abstractNumId w:val="7"/>
  </w:num>
  <w:num w:numId="243" w16cid:durableId="1444615603">
    <w:abstractNumId w:val="9"/>
  </w:num>
  <w:num w:numId="244" w16cid:durableId="530925271">
    <w:abstractNumId w:val="0"/>
  </w:num>
  <w:num w:numId="245" w16cid:durableId="1561942721">
    <w:abstractNumId w:val="1"/>
  </w:num>
  <w:num w:numId="246" w16cid:durableId="902913948">
    <w:abstractNumId w:val="2"/>
  </w:num>
  <w:num w:numId="247" w16cid:durableId="898787446">
    <w:abstractNumId w:val="3"/>
  </w:num>
  <w:num w:numId="248" w16cid:durableId="2133016280">
    <w:abstractNumId w:val="8"/>
  </w:num>
  <w:num w:numId="249" w16cid:durableId="410392155">
    <w:abstractNumId w:val="4"/>
  </w:num>
  <w:num w:numId="250" w16cid:durableId="987324700">
    <w:abstractNumId w:val="5"/>
  </w:num>
  <w:num w:numId="251" w16cid:durableId="334455270">
    <w:abstractNumId w:val="6"/>
  </w:num>
  <w:num w:numId="252" w16cid:durableId="917178494">
    <w:abstractNumId w:val="7"/>
  </w:num>
  <w:num w:numId="253" w16cid:durableId="1644506349">
    <w:abstractNumId w:val="9"/>
  </w:num>
  <w:num w:numId="254" w16cid:durableId="1596354285">
    <w:abstractNumId w:val="0"/>
  </w:num>
  <w:num w:numId="255" w16cid:durableId="1081220620">
    <w:abstractNumId w:val="1"/>
  </w:num>
  <w:num w:numId="256" w16cid:durableId="1680154684">
    <w:abstractNumId w:val="2"/>
  </w:num>
  <w:num w:numId="257" w16cid:durableId="280497365">
    <w:abstractNumId w:val="3"/>
  </w:num>
  <w:num w:numId="258" w16cid:durableId="649139899">
    <w:abstractNumId w:val="8"/>
  </w:num>
  <w:num w:numId="259" w16cid:durableId="334236541">
    <w:abstractNumId w:val="4"/>
  </w:num>
  <w:num w:numId="260" w16cid:durableId="851531153">
    <w:abstractNumId w:val="5"/>
  </w:num>
  <w:num w:numId="261" w16cid:durableId="2100249606">
    <w:abstractNumId w:val="6"/>
  </w:num>
  <w:num w:numId="262" w16cid:durableId="233199987">
    <w:abstractNumId w:val="7"/>
  </w:num>
  <w:num w:numId="263" w16cid:durableId="1610775137">
    <w:abstractNumId w:val="9"/>
  </w:num>
  <w:num w:numId="264" w16cid:durableId="102582716">
    <w:abstractNumId w:val="0"/>
  </w:num>
  <w:num w:numId="265" w16cid:durableId="1693259605">
    <w:abstractNumId w:val="1"/>
  </w:num>
  <w:num w:numId="266" w16cid:durableId="631057780">
    <w:abstractNumId w:val="2"/>
  </w:num>
  <w:num w:numId="267" w16cid:durableId="804003878">
    <w:abstractNumId w:val="3"/>
  </w:num>
  <w:num w:numId="268" w16cid:durableId="797070556">
    <w:abstractNumId w:val="8"/>
  </w:num>
  <w:num w:numId="269" w16cid:durableId="1304313102">
    <w:abstractNumId w:val="4"/>
  </w:num>
  <w:num w:numId="270" w16cid:durableId="588076365">
    <w:abstractNumId w:val="5"/>
  </w:num>
  <w:num w:numId="271" w16cid:durableId="1673340585">
    <w:abstractNumId w:val="6"/>
  </w:num>
  <w:num w:numId="272" w16cid:durableId="298153896">
    <w:abstractNumId w:val="7"/>
  </w:num>
  <w:num w:numId="273" w16cid:durableId="284120971">
    <w:abstractNumId w:val="9"/>
  </w:num>
  <w:num w:numId="274" w16cid:durableId="644048806">
    <w:abstractNumId w:val="0"/>
  </w:num>
  <w:num w:numId="275" w16cid:durableId="1858303454">
    <w:abstractNumId w:val="1"/>
  </w:num>
  <w:num w:numId="276" w16cid:durableId="1634484507">
    <w:abstractNumId w:val="2"/>
  </w:num>
  <w:num w:numId="277" w16cid:durableId="1537310199">
    <w:abstractNumId w:val="3"/>
  </w:num>
  <w:num w:numId="278" w16cid:durableId="787436521">
    <w:abstractNumId w:val="8"/>
  </w:num>
  <w:num w:numId="279" w16cid:durableId="1827625658">
    <w:abstractNumId w:val="4"/>
  </w:num>
  <w:num w:numId="280" w16cid:durableId="232786119">
    <w:abstractNumId w:val="5"/>
  </w:num>
  <w:num w:numId="281" w16cid:durableId="1037388810">
    <w:abstractNumId w:val="6"/>
  </w:num>
  <w:num w:numId="282" w16cid:durableId="2112822059">
    <w:abstractNumId w:val="7"/>
  </w:num>
  <w:num w:numId="283" w16cid:durableId="48307136">
    <w:abstractNumId w:val="9"/>
  </w:num>
  <w:num w:numId="284" w16cid:durableId="1346404156">
    <w:abstractNumId w:val="0"/>
  </w:num>
  <w:num w:numId="285" w16cid:durableId="2115518182">
    <w:abstractNumId w:val="1"/>
  </w:num>
  <w:num w:numId="286" w16cid:durableId="87385908">
    <w:abstractNumId w:val="2"/>
  </w:num>
  <w:num w:numId="287" w16cid:durableId="130052421">
    <w:abstractNumId w:val="3"/>
  </w:num>
  <w:num w:numId="288" w16cid:durableId="1060324946">
    <w:abstractNumId w:val="8"/>
  </w:num>
  <w:num w:numId="289" w16cid:durableId="206112085">
    <w:abstractNumId w:val="4"/>
  </w:num>
  <w:num w:numId="290" w16cid:durableId="103422363">
    <w:abstractNumId w:val="5"/>
  </w:num>
  <w:num w:numId="291" w16cid:durableId="585580519">
    <w:abstractNumId w:val="6"/>
  </w:num>
  <w:num w:numId="292" w16cid:durableId="1458327870">
    <w:abstractNumId w:val="7"/>
  </w:num>
  <w:num w:numId="293" w16cid:durableId="1713337929">
    <w:abstractNumId w:val="9"/>
  </w:num>
  <w:num w:numId="294" w16cid:durableId="1364750267">
    <w:abstractNumId w:val="0"/>
  </w:num>
  <w:num w:numId="295" w16cid:durableId="472254678">
    <w:abstractNumId w:val="1"/>
  </w:num>
  <w:num w:numId="296" w16cid:durableId="1469199943">
    <w:abstractNumId w:val="2"/>
  </w:num>
  <w:num w:numId="297" w16cid:durableId="983968618">
    <w:abstractNumId w:val="3"/>
  </w:num>
  <w:num w:numId="298" w16cid:durableId="1756052370">
    <w:abstractNumId w:val="8"/>
  </w:num>
  <w:num w:numId="299" w16cid:durableId="189034292">
    <w:abstractNumId w:val="4"/>
  </w:num>
  <w:num w:numId="300" w16cid:durableId="346564554">
    <w:abstractNumId w:val="5"/>
  </w:num>
  <w:num w:numId="301" w16cid:durableId="2100712972">
    <w:abstractNumId w:val="6"/>
  </w:num>
  <w:num w:numId="302" w16cid:durableId="1613707482">
    <w:abstractNumId w:val="7"/>
  </w:num>
  <w:num w:numId="303" w16cid:durableId="1268805773">
    <w:abstractNumId w:val="9"/>
  </w:num>
  <w:num w:numId="304" w16cid:durableId="249000544">
    <w:abstractNumId w:val="0"/>
  </w:num>
  <w:num w:numId="305" w16cid:durableId="1141918532">
    <w:abstractNumId w:val="1"/>
  </w:num>
  <w:num w:numId="306" w16cid:durableId="1551914577">
    <w:abstractNumId w:val="2"/>
  </w:num>
  <w:num w:numId="307" w16cid:durableId="1797063243">
    <w:abstractNumId w:val="3"/>
  </w:num>
  <w:num w:numId="308" w16cid:durableId="405421391">
    <w:abstractNumId w:val="8"/>
  </w:num>
  <w:num w:numId="309" w16cid:durableId="738483350">
    <w:abstractNumId w:val="4"/>
  </w:num>
  <w:num w:numId="310" w16cid:durableId="580675541">
    <w:abstractNumId w:val="5"/>
  </w:num>
  <w:num w:numId="311" w16cid:durableId="888808069">
    <w:abstractNumId w:val="6"/>
  </w:num>
  <w:num w:numId="312" w16cid:durableId="913124584">
    <w:abstractNumId w:val="7"/>
  </w:num>
  <w:num w:numId="313" w16cid:durableId="1088306575">
    <w:abstractNumId w:val="9"/>
  </w:num>
  <w:num w:numId="314" w16cid:durableId="1678539065">
    <w:abstractNumId w:val="54"/>
  </w:num>
  <w:num w:numId="315" w16cid:durableId="1851679050">
    <w:abstractNumId w:val="57"/>
  </w:num>
  <w:num w:numId="316" w16cid:durableId="1409379388">
    <w:abstractNumId w:val="0"/>
  </w:num>
  <w:num w:numId="317" w16cid:durableId="1808354517">
    <w:abstractNumId w:val="1"/>
  </w:num>
  <w:num w:numId="318" w16cid:durableId="2000496145">
    <w:abstractNumId w:val="2"/>
  </w:num>
  <w:num w:numId="319" w16cid:durableId="949706018">
    <w:abstractNumId w:val="3"/>
  </w:num>
  <w:num w:numId="320" w16cid:durableId="74863171">
    <w:abstractNumId w:val="8"/>
  </w:num>
  <w:num w:numId="321" w16cid:durableId="949553628">
    <w:abstractNumId w:val="4"/>
  </w:num>
  <w:num w:numId="322" w16cid:durableId="410395769">
    <w:abstractNumId w:val="5"/>
  </w:num>
  <w:num w:numId="323" w16cid:durableId="484056679">
    <w:abstractNumId w:val="6"/>
  </w:num>
  <w:num w:numId="324" w16cid:durableId="473529242">
    <w:abstractNumId w:val="7"/>
  </w:num>
  <w:num w:numId="325" w16cid:durableId="1715737586">
    <w:abstractNumId w:val="9"/>
  </w:num>
  <w:num w:numId="326" w16cid:durableId="147866110">
    <w:abstractNumId w:val="0"/>
  </w:num>
  <w:num w:numId="327" w16cid:durableId="167603239">
    <w:abstractNumId w:val="1"/>
  </w:num>
  <w:num w:numId="328" w16cid:durableId="882138368">
    <w:abstractNumId w:val="2"/>
  </w:num>
  <w:num w:numId="329" w16cid:durableId="707072848">
    <w:abstractNumId w:val="3"/>
  </w:num>
  <w:num w:numId="330" w16cid:durableId="1553468469">
    <w:abstractNumId w:val="8"/>
  </w:num>
  <w:num w:numId="331" w16cid:durableId="418016939">
    <w:abstractNumId w:val="4"/>
  </w:num>
  <w:num w:numId="332" w16cid:durableId="1297175863">
    <w:abstractNumId w:val="5"/>
  </w:num>
  <w:num w:numId="333" w16cid:durableId="1794203700">
    <w:abstractNumId w:val="6"/>
  </w:num>
  <w:num w:numId="334" w16cid:durableId="663361452">
    <w:abstractNumId w:val="7"/>
  </w:num>
  <w:num w:numId="335" w16cid:durableId="666128577">
    <w:abstractNumId w:val="9"/>
  </w:num>
  <w:num w:numId="336" w16cid:durableId="1154252549">
    <w:abstractNumId w:val="0"/>
  </w:num>
  <w:num w:numId="337" w16cid:durableId="409499939">
    <w:abstractNumId w:val="1"/>
  </w:num>
  <w:num w:numId="338" w16cid:durableId="1669290178">
    <w:abstractNumId w:val="2"/>
  </w:num>
  <w:num w:numId="339" w16cid:durableId="166094711">
    <w:abstractNumId w:val="3"/>
  </w:num>
  <w:num w:numId="340" w16cid:durableId="2056731808">
    <w:abstractNumId w:val="8"/>
  </w:num>
  <w:num w:numId="341" w16cid:durableId="1962688580">
    <w:abstractNumId w:val="4"/>
  </w:num>
  <w:num w:numId="342" w16cid:durableId="2093502610">
    <w:abstractNumId w:val="5"/>
  </w:num>
  <w:num w:numId="343" w16cid:durableId="1576739687">
    <w:abstractNumId w:val="6"/>
  </w:num>
  <w:num w:numId="344" w16cid:durableId="2139568568">
    <w:abstractNumId w:val="7"/>
  </w:num>
  <w:num w:numId="345" w16cid:durableId="2061972333">
    <w:abstractNumId w:val="9"/>
  </w:num>
  <w:num w:numId="346" w16cid:durableId="1077481890">
    <w:abstractNumId w:val="40"/>
  </w:num>
  <w:num w:numId="347" w16cid:durableId="518392435">
    <w:abstractNumId w:val="0"/>
  </w:num>
  <w:num w:numId="348" w16cid:durableId="1351568185">
    <w:abstractNumId w:val="1"/>
  </w:num>
  <w:num w:numId="349" w16cid:durableId="1865705801">
    <w:abstractNumId w:val="2"/>
  </w:num>
  <w:num w:numId="350" w16cid:durableId="1133986223">
    <w:abstractNumId w:val="3"/>
  </w:num>
  <w:num w:numId="351" w16cid:durableId="174541994">
    <w:abstractNumId w:val="8"/>
  </w:num>
  <w:num w:numId="352" w16cid:durableId="71514686">
    <w:abstractNumId w:val="4"/>
  </w:num>
  <w:num w:numId="353" w16cid:durableId="582959349">
    <w:abstractNumId w:val="5"/>
  </w:num>
  <w:num w:numId="354" w16cid:durableId="205340495">
    <w:abstractNumId w:val="6"/>
  </w:num>
  <w:num w:numId="355" w16cid:durableId="1110933254">
    <w:abstractNumId w:val="7"/>
  </w:num>
  <w:num w:numId="356" w16cid:durableId="873467476">
    <w:abstractNumId w:val="9"/>
  </w:num>
  <w:num w:numId="357" w16cid:durableId="645549206">
    <w:abstractNumId w:val="0"/>
  </w:num>
  <w:num w:numId="358" w16cid:durableId="345668895">
    <w:abstractNumId w:val="1"/>
  </w:num>
  <w:num w:numId="359" w16cid:durableId="1144812827">
    <w:abstractNumId w:val="2"/>
  </w:num>
  <w:num w:numId="360" w16cid:durableId="325325330">
    <w:abstractNumId w:val="3"/>
  </w:num>
  <w:num w:numId="361" w16cid:durableId="825974093">
    <w:abstractNumId w:val="8"/>
  </w:num>
  <w:num w:numId="362" w16cid:durableId="1739668947">
    <w:abstractNumId w:val="4"/>
  </w:num>
  <w:num w:numId="363" w16cid:durableId="631062158">
    <w:abstractNumId w:val="5"/>
  </w:num>
  <w:num w:numId="364" w16cid:durableId="1282178531">
    <w:abstractNumId w:val="6"/>
  </w:num>
  <w:num w:numId="365" w16cid:durableId="1931041035">
    <w:abstractNumId w:val="7"/>
  </w:num>
  <w:num w:numId="366" w16cid:durableId="1639191068">
    <w:abstractNumId w:val="9"/>
  </w:num>
  <w:num w:numId="367" w16cid:durableId="994651454">
    <w:abstractNumId w:val="0"/>
  </w:num>
  <w:num w:numId="368" w16cid:durableId="1291203567">
    <w:abstractNumId w:val="1"/>
  </w:num>
  <w:num w:numId="369" w16cid:durableId="1634946264">
    <w:abstractNumId w:val="2"/>
  </w:num>
  <w:num w:numId="370" w16cid:durableId="326980492">
    <w:abstractNumId w:val="3"/>
  </w:num>
  <w:num w:numId="371" w16cid:durableId="519897566">
    <w:abstractNumId w:val="8"/>
  </w:num>
  <w:num w:numId="372" w16cid:durableId="454100158">
    <w:abstractNumId w:val="4"/>
  </w:num>
  <w:num w:numId="373" w16cid:durableId="243800627">
    <w:abstractNumId w:val="5"/>
  </w:num>
  <w:num w:numId="374" w16cid:durableId="756636974">
    <w:abstractNumId w:val="6"/>
  </w:num>
  <w:num w:numId="375" w16cid:durableId="1510675132">
    <w:abstractNumId w:val="7"/>
  </w:num>
  <w:num w:numId="376" w16cid:durableId="1843471952">
    <w:abstractNumId w:val="9"/>
  </w:num>
  <w:num w:numId="377" w16cid:durableId="1980918978">
    <w:abstractNumId w:val="0"/>
  </w:num>
  <w:num w:numId="378" w16cid:durableId="28650903">
    <w:abstractNumId w:val="1"/>
  </w:num>
  <w:num w:numId="379" w16cid:durableId="162088994">
    <w:abstractNumId w:val="2"/>
  </w:num>
  <w:num w:numId="380" w16cid:durableId="1162621122">
    <w:abstractNumId w:val="3"/>
  </w:num>
  <w:num w:numId="381" w16cid:durableId="390272570">
    <w:abstractNumId w:val="8"/>
  </w:num>
  <w:num w:numId="382" w16cid:durableId="1348751964">
    <w:abstractNumId w:val="4"/>
  </w:num>
  <w:num w:numId="383" w16cid:durableId="190538631">
    <w:abstractNumId w:val="5"/>
  </w:num>
  <w:num w:numId="384" w16cid:durableId="1696155113">
    <w:abstractNumId w:val="6"/>
  </w:num>
  <w:num w:numId="385" w16cid:durableId="584147374">
    <w:abstractNumId w:val="7"/>
  </w:num>
  <w:num w:numId="386" w16cid:durableId="1477841717">
    <w:abstractNumId w:val="9"/>
  </w:num>
  <w:num w:numId="387" w16cid:durableId="1721440159">
    <w:abstractNumId w:val="53"/>
  </w:num>
  <w:num w:numId="388" w16cid:durableId="1912695182">
    <w:abstractNumId w:val="32"/>
  </w:num>
  <w:num w:numId="389" w16cid:durableId="324016494">
    <w:abstractNumId w:val="49"/>
  </w:num>
  <w:num w:numId="390" w16cid:durableId="1561165278">
    <w:abstractNumId w:val="16"/>
  </w:num>
  <w:num w:numId="391" w16cid:durableId="1720275207">
    <w:abstractNumId w:val="0"/>
  </w:num>
  <w:num w:numId="392" w16cid:durableId="1049306008">
    <w:abstractNumId w:val="1"/>
  </w:num>
  <w:num w:numId="393" w16cid:durableId="1663849606">
    <w:abstractNumId w:val="2"/>
  </w:num>
  <w:num w:numId="394" w16cid:durableId="931469409">
    <w:abstractNumId w:val="3"/>
  </w:num>
  <w:num w:numId="395" w16cid:durableId="1993102496">
    <w:abstractNumId w:val="8"/>
  </w:num>
  <w:num w:numId="396" w16cid:durableId="907345987">
    <w:abstractNumId w:val="4"/>
  </w:num>
  <w:num w:numId="397" w16cid:durableId="690640924">
    <w:abstractNumId w:val="5"/>
  </w:num>
  <w:num w:numId="398" w16cid:durableId="1514757920">
    <w:abstractNumId w:val="6"/>
  </w:num>
  <w:num w:numId="399" w16cid:durableId="516192575">
    <w:abstractNumId w:val="7"/>
  </w:num>
  <w:num w:numId="400" w16cid:durableId="487137433">
    <w:abstractNumId w:val="9"/>
  </w:num>
  <w:num w:numId="401" w16cid:durableId="322390666">
    <w:abstractNumId w:val="0"/>
  </w:num>
  <w:num w:numId="402" w16cid:durableId="1837839251">
    <w:abstractNumId w:val="1"/>
  </w:num>
  <w:num w:numId="403" w16cid:durableId="1948928771">
    <w:abstractNumId w:val="2"/>
  </w:num>
  <w:num w:numId="404" w16cid:durableId="1523129684">
    <w:abstractNumId w:val="3"/>
  </w:num>
  <w:num w:numId="405" w16cid:durableId="1306008358">
    <w:abstractNumId w:val="8"/>
  </w:num>
  <w:num w:numId="406" w16cid:durableId="104737663">
    <w:abstractNumId w:val="4"/>
  </w:num>
  <w:num w:numId="407" w16cid:durableId="1171525580">
    <w:abstractNumId w:val="5"/>
  </w:num>
  <w:num w:numId="408" w16cid:durableId="738791194">
    <w:abstractNumId w:val="6"/>
  </w:num>
  <w:num w:numId="409" w16cid:durableId="1998920640">
    <w:abstractNumId w:val="7"/>
  </w:num>
  <w:num w:numId="410" w16cid:durableId="628315023">
    <w:abstractNumId w:val="9"/>
  </w:num>
  <w:num w:numId="411" w16cid:durableId="748114232">
    <w:abstractNumId w:val="0"/>
  </w:num>
  <w:num w:numId="412" w16cid:durableId="23528948">
    <w:abstractNumId w:val="1"/>
  </w:num>
  <w:num w:numId="413" w16cid:durableId="557939452">
    <w:abstractNumId w:val="2"/>
  </w:num>
  <w:num w:numId="414" w16cid:durableId="536626749">
    <w:abstractNumId w:val="3"/>
  </w:num>
  <w:num w:numId="415" w16cid:durableId="2034303316">
    <w:abstractNumId w:val="8"/>
  </w:num>
  <w:num w:numId="416" w16cid:durableId="355153743">
    <w:abstractNumId w:val="4"/>
  </w:num>
  <w:num w:numId="417" w16cid:durableId="1941601681">
    <w:abstractNumId w:val="5"/>
  </w:num>
  <w:num w:numId="418" w16cid:durableId="93328395">
    <w:abstractNumId w:val="6"/>
  </w:num>
  <w:num w:numId="419" w16cid:durableId="993265790">
    <w:abstractNumId w:val="7"/>
  </w:num>
  <w:num w:numId="420" w16cid:durableId="313871107">
    <w:abstractNumId w:val="9"/>
  </w:num>
  <w:num w:numId="421" w16cid:durableId="489055133">
    <w:abstractNumId w:val="46"/>
  </w:num>
  <w:num w:numId="422" w16cid:durableId="1934777987">
    <w:abstractNumId w:val="0"/>
  </w:num>
  <w:num w:numId="423" w16cid:durableId="847794225">
    <w:abstractNumId w:val="1"/>
  </w:num>
  <w:num w:numId="424" w16cid:durableId="745491644">
    <w:abstractNumId w:val="2"/>
  </w:num>
  <w:num w:numId="425" w16cid:durableId="66194504">
    <w:abstractNumId w:val="3"/>
  </w:num>
  <w:num w:numId="426" w16cid:durableId="846600987">
    <w:abstractNumId w:val="8"/>
  </w:num>
  <w:num w:numId="427" w16cid:durableId="1059399549">
    <w:abstractNumId w:val="4"/>
  </w:num>
  <w:num w:numId="428" w16cid:durableId="1232080672">
    <w:abstractNumId w:val="5"/>
  </w:num>
  <w:num w:numId="429" w16cid:durableId="896938786">
    <w:abstractNumId w:val="6"/>
  </w:num>
  <w:num w:numId="430" w16cid:durableId="1810322031">
    <w:abstractNumId w:val="7"/>
  </w:num>
  <w:num w:numId="431" w16cid:durableId="1908685253">
    <w:abstractNumId w:val="9"/>
  </w:num>
  <w:num w:numId="432" w16cid:durableId="1858345793">
    <w:abstractNumId w:val="0"/>
  </w:num>
  <w:num w:numId="433" w16cid:durableId="2010671537">
    <w:abstractNumId w:val="1"/>
  </w:num>
  <w:num w:numId="434" w16cid:durableId="1274555652">
    <w:abstractNumId w:val="2"/>
  </w:num>
  <w:num w:numId="435" w16cid:durableId="1834300235">
    <w:abstractNumId w:val="3"/>
  </w:num>
  <w:num w:numId="436" w16cid:durableId="218446997">
    <w:abstractNumId w:val="8"/>
  </w:num>
  <w:num w:numId="437" w16cid:durableId="1595942364">
    <w:abstractNumId w:val="4"/>
  </w:num>
  <w:num w:numId="438" w16cid:durableId="1334801786">
    <w:abstractNumId w:val="5"/>
  </w:num>
  <w:num w:numId="439" w16cid:durableId="137184765">
    <w:abstractNumId w:val="6"/>
  </w:num>
  <w:num w:numId="440" w16cid:durableId="2043239357">
    <w:abstractNumId w:val="7"/>
  </w:num>
  <w:num w:numId="441" w16cid:durableId="869420021">
    <w:abstractNumId w:val="9"/>
  </w:num>
  <w:num w:numId="442" w16cid:durableId="1384409926">
    <w:abstractNumId w:val="0"/>
  </w:num>
  <w:num w:numId="443" w16cid:durableId="1768772221">
    <w:abstractNumId w:val="1"/>
  </w:num>
  <w:num w:numId="444" w16cid:durableId="91438112">
    <w:abstractNumId w:val="2"/>
  </w:num>
  <w:num w:numId="445" w16cid:durableId="1272712521">
    <w:abstractNumId w:val="3"/>
  </w:num>
  <w:num w:numId="446" w16cid:durableId="123818007">
    <w:abstractNumId w:val="8"/>
  </w:num>
  <w:num w:numId="447" w16cid:durableId="1763602917">
    <w:abstractNumId w:val="4"/>
  </w:num>
  <w:num w:numId="448" w16cid:durableId="1801922098">
    <w:abstractNumId w:val="5"/>
  </w:num>
  <w:num w:numId="449" w16cid:durableId="891695399">
    <w:abstractNumId w:val="6"/>
  </w:num>
  <w:num w:numId="450" w16cid:durableId="55394011">
    <w:abstractNumId w:val="7"/>
  </w:num>
  <w:num w:numId="451" w16cid:durableId="1779712960">
    <w:abstractNumId w:val="9"/>
  </w:num>
  <w:num w:numId="452" w16cid:durableId="1483499343">
    <w:abstractNumId w:val="30"/>
  </w:num>
  <w:num w:numId="453" w16cid:durableId="1998223690">
    <w:abstractNumId w:val="0"/>
  </w:num>
  <w:num w:numId="454" w16cid:durableId="1236555175">
    <w:abstractNumId w:val="1"/>
  </w:num>
  <w:num w:numId="455" w16cid:durableId="1359509440">
    <w:abstractNumId w:val="2"/>
  </w:num>
  <w:num w:numId="456" w16cid:durableId="1321496438">
    <w:abstractNumId w:val="3"/>
  </w:num>
  <w:num w:numId="457" w16cid:durableId="480999684">
    <w:abstractNumId w:val="8"/>
  </w:num>
  <w:num w:numId="458" w16cid:durableId="2015299277">
    <w:abstractNumId w:val="4"/>
  </w:num>
  <w:num w:numId="459" w16cid:durableId="946548519">
    <w:abstractNumId w:val="5"/>
  </w:num>
  <w:num w:numId="460" w16cid:durableId="451631246">
    <w:abstractNumId w:val="6"/>
  </w:num>
  <w:num w:numId="461" w16cid:durableId="2134245566">
    <w:abstractNumId w:val="7"/>
  </w:num>
  <w:num w:numId="462" w16cid:durableId="335882742">
    <w:abstractNumId w:val="9"/>
  </w:num>
  <w:num w:numId="463" w16cid:durableId="1895892072">
    <w:abstractNumId w:val="26"/>
  </w:num>
  <w:num w:numId="464" w16cid:durableId="1166439981">
    <w:abstractNumId w:val="66"/>
  </w:num>
  <w:num w:numId="465" w16cid:durableId="1243024771">
    <w:abstractNumId w:val="14"/>
  </w:num>
  <w:num w:numId="466" w16cid:durableId="278993155">
    <w:abstractNumId w:val="39"/>
  </w:num>
  <w:num w:numId="467" w16cid:durableId="558785235">
    <w:abstractNumId w:val="13"/>
  </w:num>
  <w:num w:numId="468" w16cid:durableId="1549755456">
    <w:abstractNumId w:val="31"/>
  </w:num>
  <w:num w:numId="469" w16cid:durableId="1218279711">
    <w:abstractNumId w:val="65"/>
  </w:num>
  <w:num w:numId="470" w16cid:durableId="1175001858">
    <w:abstractNumId w:val="52"/>
  </w:num>
  <w:num w:numId="471" w16cid:durableId="370035041">
    <w:abstractNumId w:val="38"/>
  </w:num>
  <w:num w:numId="472" w16cid:durableId="2021344774">
    <w:abstractNumId w:val="62"/>
  </w:num>
  <w:num w:numId="473" w16cid:durableId="663051763">
    <w:abstractNumId w:val="27"/>
  </w:num>
  <w:num w:numId="474" w16cid:durableId="2053840278">
    <w:abstractNumId w:val="42"/>
  </w:num>
  <w:num w:numId="475" w16cid:durableId="808546760">
    <w:abstractNumId w:val="56"/>
  </w:num>
  <w:num w:numId="476" w16cid:durableId="1640064053">
    <w:abstractNumId w:val="24"/>
  </w:num>
  <w:num w:numId="477" w16cid:durableId="1399132039">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 He (Staff)">
    <w15:presenceInfo w15:providerId="AD" w15:userId="S::hbh22cxr@bangor.ac.uk::a1b96c0f-414c-411a-a2c3-015fa04f7ee4"/>
  </w15:person>
  <w15:person w15:author="Kobayashi, Kota">
    <w15:presenceInfo w15:providerId="AD" w15:userId="S::kk528@exeter.ac.uk::c19438ae-4cb8-4faf-881d-ee8decba4f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59"/>
    <w:rsid w:val="00002967"/>
    <w:rsid w:val="000055EE"/>
    <w:rsid w:val="000103EF"/>
    <w:rsid w:val="000212A0"/>
    <w:rsid w:val="00021ADF"/>
    <w:rsid w:val="00025B14"/>
    <w:rsid w:val="00025C88"/>
    <w:rsid w:val="00031720"/>
    <w:rsid w:val="00033539"/>
    <w:rsid w:val="00034F84"/>
    <w:rsid w:val="00037D1C"/>
    <w:rsid w:val="0004654A"/>
    <w:rsid w:val="000478E6"/>
    <w:rsid w:val="000626E2"/>
    <w:rsid w:val="0006470B"/>
    <w:rsid w:val="000664B3"/>
    <w:rsid w:val="00067C70"/>
    <w:rsid w:val="0007298F"/>
    <w:rsid w:val="00073C2E"/>
    <w:rsid w:val="00077EFA"/>
    <w:rsid w:val="0008471C"/>
    <w:rsid w:val="0008562A"/>
    <w:rsid w:val="0008606A"/>
    <w:rsid w:val="00087CC5"/>
    <w:rsid w:val="00092D62"/>
    <w:rsid w:val="00095719"/>
    <w:rsid w:val="000A078D"/>
    <w:rsid w:val="000A3A72"/>
    <w:rsid w:val="000A3E32"/>
    <w:rsid w:val="000B29F5"/>
    <w:rsid w:val="000B3DA6"/>
    <w:rsid w:val="000B444F"/>
    <w:rsid w:val="000B60C0"/>
    <w:rsid w:val="000D23A3"/>
    <w:rsid w:val="000D61F0"/>
    <w:rsid w:val="000D6341"/>
    <w:rsid w:val="000E3E5B"/>
    <w:rsid w:val="00103D9F"/>
    <w:rsid w:val="001052D4"/>
    <w:rsid w:val="00106BF3"/>
    <w:rsid w:val="00107E9D"/>
    <w:rsid w:val="00113F09"/>
    <w:rsid w:val="00117EFC"/>
    <w:rsid w:val="001211EA"/>
    <w:rsid w:val="001219EE"/>
    <w:rsid w:val="00126586"/>
    <w:rsid w:val="0012693E"/>
    <w:rsid w:val="00130226"/>
    <w:rsid w:val="00131B15"/>
    <w:rsid w:val="00140713"/>
    <w:rsid w:val="0014649E"/>
    <w:rsid w:val="00146528"/>
    <w:rsid w:val="0014663C"/>
    <w:rsid w:val="00151409"/>
    <w:rsid w:val="00154FE6"/>
    <w:rsid w:val="001557D6"/>
    <w:rsid w:val="001573FF"/>
    <w:rsid w:val="0016103A"/>
    <w:rsid w:val="00165DE8"/>
    <w:rsid w:val="001661F7"/>
    <w:rsid w:val="00171823"/>
    <w:rsid w:val="00173764"/>
    <w:rsid w:val="001741A3"/>
    <w:rsid w:val="001757D3"/>
    <w:rsid w:val="00175D77"/>
    <w:rsid w:val="001773E6"/>
    <w:rsid w:val="00185F2D"/>
    <w:rsid w:val="0019436A"/>
    <w:rsid w:val="0019604D"/>
    <w:rsid w:val="001A2F42"/>
    <w:rsid w:val="001A41A4"/>
    <w:rsid w:val="001A5BE5"/>
    <w:rsid w:val="001A6635"/>
    <w:rsid w:val="001B1897"/>
    <w:rsid w:val="001B3906"/>
    <w:rsid w:val="001B4942"/>
    <w:rsid w:val="001B5AB0"/>
    <w:rsid w:val="001C2058"/>
    <w:rsid w:val="001C2B9D"/>
    <w:rsid w:val="001C65BC"/>
    <w:rsid w:val="001C7B02"/>
    <w:rsid w:val="001D2AFA"/>
    <w:rsid w:val="001D2C62"/>
    <w:rsid w:val="001D76BB"/>
    <w:rsid w:val="001E066A"/>
    <w:rsid w:val="001E289C"/>
    <w:rsid w:val="001E3CE2"/>
    <w:rsid w:val="001E48FF"/>
    <w:rsid w:val="001F39D7"/>
    <w:rsid w:val="001F620E"/>
    <w:rsid w:val="002007B9"/>
    <w:rsid w:val="00200A78"/>
    <w:rsid w:val="002017C2"/>
    <w:rsid w:val="002034BA"/>
    <w:rsid w:val="00210ABA"/>
    <w:rsid w:val="002153B0"/>
    <w:rsid w:val="002203F7"/>
    <w:rsid w:val="00222BDC"/>
    <w:rsid w:val="00222E73"/>
    <w:rsid w:val="0022532B"/>
    <w:rsid w:val="002263F3"/>
    <w:rsid w:val="002274DF"/>
    <w:rsid w:val="0023260F"/>
    <w:rsid w:val="00245D5A"/>
    <w:rsid w:val="00247BAF"/>
    <w:rsid w:val="00252988"/>
    <w:rsid w:val="0025378F"/>
    <w:rsid w:val="00253F5D"/>
    <w:rsid w:val="00261E69"/>
    <w:rsid w:val="00265237"/>
    <w:rsid w:val="002676D3"/>
    <w:rsid w:val="002761F9"/>
    <w:rsid w:val="00280941"/>
    <w:rsid w:val="00280D20"/>
    <w:rsid w:val="00284030"/>
    <w:rsid w:val="002858CB"/>
    <w:rsid w:val="00287CF8"/>
    <w:rsid w:val="00290C5C"/>
    <w:rsid w:val="00291DF7"/>
    <w:rsid w:val="00293CDC"/>
    <w:rsid w:val="002A4FBF"/>
    <w:rsid w:val="002A7A20"/>
    <w:rsid w:val="002B04DE"/>
    <w:rsid w:val="002B114A"/>
    <w:rsid w:val="002B2646"/>
    <w:rsid w:val="002B6BDF"/>
    <w:rsid w:val="002C26E0"/>
    <w:rsid w:val="002C57CF"/>
    <w:rsid w:val="002D31EB"/>
    <w:rsid w:val="002D76DE"/>
    <w:rsid w:val="002E044D"/>
    <w:rsid w:val="002E3223"/>
    <w:rsid w:val="002E5761"/>
    <w:rsid w:val="002E6114"/>
    <w:rsid w:val="002E65E3"/>
    <w:rsid w:val="002E6E1D"/>
    <w:rsid w:val="002F26DF"/>
    <w:rsid w:val="002F5FE5"/>
    <w:rsid w:val="00303DC4"/>
    <w:rsid w:val="0030422D"/>
    <w:rsid w:val="00304B5A"/>
    <w:rsid w:val="00306232"/>
    <w:rsid w:val="003107E8"/>
    <w:rsid w:val="00317CCC"/>
    <w:rsid w:val="003217D4"/>
    <w:rsid w:val="00322DAA"/>
    <w:rsid w:val="003414DA"/>
    <w:rsid w:val="003424D9"/>
    <w:rsid w:val="00347230"/>
    <w:rsid w:val="00351058"/>
    <w:rsid w:val="0035156F"/>
    <w:rsid w:val="0035508F"/>
    <w:rsid w:val="00357293"/>
    <w:rsid w:val="00361867"/>
    <w:rsid w:val="00362CC7"/>
    <w:rsid w:val="00364370"/>
    <w:rsid w:val="003654AD"/>
    <w:rsid w:val="003673B3"/>
    <w:rsid w:val="00372612"/>
    <w:rsid w:val="00382B1B"/>
    <w:rsid w:val="0038373E"/>
    <w:rsid w:val="00385CBF"/>
    <w:rsid w:val="00385FFB"/>
    <w:rsid w:val="00387CC0"/>
    <w:rsid w:val="00392AB2"/>
    <w:rsid w:val="00396B94"/>
    <w:rsid w:val="00397440"/>
    <w:rsid w:val="003A02C0"/>
    <w:rsid w:val="003A0BD4"/>
    <w:rsid w:val="003B1416"/>
    <w:rsid w:val="003B28EA"/>
    <w:rsid w:val="003B742C"/>
    <w:rsid w:val="003C3310"/>
    <w:rsid w:val="003C5FEB"/>
    <w:rsid w:val="003D07F8"/>
    <w:rsid w:val="003D6A9E"/>
    <w:rsid w:val="003E1D36"/>
    <w:rsid w:val="003E27B8"/>
    <w:rsid w:val="003E2FB2"/>
    <w:rsid w:val="003E4F6C"/>
    <w:rsid w:val="003E7EEC"/>
    <w:rsid w:val="003F1AD9"/>
    <w:rsid w:val="003F546E"/>
    <w:rsid w:val="003F570A"/>
    <w:rsid w:val="003F7514"/>
    <w:rsid w:val="004006FF"/>
    <w:rsid w:val="004110EC"/>
    <w:rsid w:val="00412B73"/>
    <w:rsid w:val="00412C53"/>
    <w:rsid w:val="004172E0"/>
    <w:rsid w:val="00421B71"/>
    <w:rsid w:val="004228F7"/>
    <w:rsid w:val="00423AD7"/>
    <w:rsid w:val="004313CE"/>
    <w:rsid w:val="00433940"/>
    <w:rsid w:val="004366D4"/>
    <w:rsid w:val="00440D91"/>
    <w:rsid w:val="00444E1E"/>
    <w:rsid w:val="00450A0E"/>
    <w:rsid w:val="004528DF"/>
    <w:rsid w:val="00453D5A"/>
    <w:rsid w:val="004544D0"/>
    <w:rsid w:val="00454D39"/>
    <w:rsid w:val="00467917"/>
    <w:rsid w:val="004715ED"/>
    <w:rsid w:val="00477550"/>
    <w:rsid w:val="0048311A"/>
    <w:rsid w:val="0048327D"/>
    <w:rsid w:val="0049514A"/>
    <w:rsid w:val="004969BE"/>
    <w:rsid w:val="004A3AF6"/>
    <w:rsid w:val="004B1880"/>
    <w:rsid w:val="004B1E31"/>
    <w:rsid w:val="004B62A1"/>
    <w:rsid w:val="004C0037"/>
    <w:rsid w:val="004C2D62"/>
    <w:rsid w:val="004C433D"/>
    <w:rsid w:val="004C6B1B"/>
    <w:rsid w:val="004C6F53"/>
    <w:rsid w:val="004C7CEE"/>
    <w:rsid w:val="004D16CE"/>
    <w:rsid w:val="004D25D2"/>
    <w:rsid w:val="004D3843"/>
    <w:rsid w:val="004D5CE5"/>
    <w:rsid w:val="004D7245"/>
    <w:rsid w:val="004E79F6"/>
    <w:rsid w:val="004F4D55"/>
    <w:rsid w:val="004F7C9F"/>
    <w:rsid w:val="00502E61"/>
    <w:rsid w:val="0050357D"/>
    <w:rsid w:val="00504F60"/>
    <w:rsid w:val="005059F9"/>
    <w:rsid w:val="00506146"/>
    <w:rsid w:val="005109D5"/>
    <w:rsid w:val="00511764"/>
    <w:rsid w:val="00511F26"/>
    <w:rsid w:val="00523F62"/>
    <w:rsid w:val="005315DA"/>
    <w:rsid w:val="005325B3"/>
    <w:rsid w:val="00532FA3"/>
    <w:rsid w:val="005349C8"/>
    <w:rsid w:val="0053761D"/>
    <w:rsid w:val="00543CA8"/>
    <w:rsid w:val="00554514"/>
    <w:rsid w:val="00555499"/>
    <w:rsid w:val="0055561C"/>
    <w:rsid w:val="0056463D"/>
    <w:rsid w:val="00564D95"/>
    <w:rsid w:val="00572E48"/>
    <w:rsid w:val="0058155B"/>
    <w:rsid w:val="00584AD3"/>
    <w:rsid w:val="00590585"/>
    <w:rsid w:val="00594942"/>
    <w:rsid w:val="0059686C"/>
    <w:rsid w:val="00597EEB"/>
    <w:rsid w:val="005A0A9F"/>
    <w:rsid w:val="005A26B9"/>
    <w:rsid w:val="005A3E96"/>
    <w:rsid w:val="005A7D6C"/>
    <w:rsid w:val="005B1934"/>
    <w:rsid w:val="005B4157"/>
    <w:rsid w:val="005C155F"/>
    <w:rsid w:val="005C4487"/>
    <w:rsid w:val="005C74ED"/>
    <w:rsid w:val="005D234E"/>
    <w:rsid w:val="005D3619"/>
    <w:rsid w:val="005D4C9E"/>
    <w:rsid w:val="005E4579"/>
    <w:rsid w:val="005F0823"/>
    <w:rsid w:val="005F1985"/>
    <w:rsid w:val="005F49E5"/>
    <w:rsid w:val="005F6923"/>
    <w:rsid w:val="005F6FD4"/>
    <w:rsid w:val="00601E64"/>
    <w:rsid w:val="00604D0D"/>
    <w:rsid w:val="00605A02"/>
    <w:rsid w:val="00610F6C"/>
    <w:rsid w:val="00617832"/>
    <w:rsid w:val="00621C11"/>
    <w:rsid w:val="00624452"/>
    <w:rsid w:val="00631DCF"/>
    <w:rsid w:val="0063300A"/>
    <w:rsid w:val="00641088"/>
    <w:rsid w:val="0064280E"/>
    <w:rsid w:val="00643A91"/>
    <w:rsid w:val="00646667"/>
    <w:rsid w:val="006520E6"/>
    <w:rsid w:val="006531C2"/>
    <w:rsid w:val="006533AE"/>
    <w:rsid w:val="0065367D"/>
    <w:rsid w:val="00653B65"/>
    <w:rsid w:val="006554BB"/>
    <w:rsid w:val="00664A44"/>
    <w:rsid w:val="00670EA7"/>
    <w:rsid w:val="0067455B"/>
    <w:rsid w:val="00676549"/>
    <w:rsid w:val="0067666D"/>
    <w:rsid w:val="00677408"/>
    <w:rsid w:val="00677DE9"/>
    <w:rsid w:val="00680E3B"/>
    <w:rsid w:val="00681B36"/>
    <w:rsid w:val="00685970"/>
    <w:rsid w:val="00690250"/>
    <w:rsid w:val="006940CD"/>
    <w:rsid w:val="006959F1"/>
    <w:rsid w:val="006A09DF"/>
    <w:rsid w:val="006A24C6"/>
    <w:rsid w:val="006A49EF"/>
    <w:rsid w:val="006A6492"/>
    <w:rsid w:val="006A7B9A"/>
    <w:rsid w:val="006B06D4"/>
    <w:rsid w:val="006B59BF"/>
    <w:rsid w:val="006B5BCE"/>
    <w:rsid w:val="006B6EEE"/>
    <w:rsid w:val="006B700F"/>
    <w:rsid w:val="006C1AA9"/>
    <w:rsid w:val="006C2D07"/>
    <w:rsid w:val="006D0757"/>
    <w:rsid w:val="006D12C3"/>
    <w:rsid w:val="006D3AC4"/>
    <w:rsid w:val="006D579C"/>
    <w:rsid w:val="006D5E06"/>
    <w:rsid w:val="006E125D"/>
    <w:rsid w:val="006E140D"/>
    <w:rsid w:val="006E2919"/>
    <w:rsid w:val="006E4A50"/>
    <w:rsid w:val="006E6094"/>
    <w:rsid w:val="006E757E"/>
    <w:rsid w:val="00700234"/>
    <w:rsid w:val="0070219D"/>
    <w:rsid w:val="00702474"/>
    <w:rsid w:val="0070255D"/>
    <w:rsid w:val="00703E24"/>
    <w:rsid w:val="00705D98"/>
    <w:rsid w:val="007063F6"/>
    <w:rsid w:val="007071A1"/>
    <w:rsid w:val="0071376B"/>
    <w:rsid w:val="0071701E"/>
    <w:rsid w:val="00717B0F"/>
    <w:rsid w:val="00720E98"/>
    <w:rsid w:val="00725426"/>
    <w:rsid w:val="0073506C"/>
    <w:rsid w:val="00737E9D"/>
    <w:rsid w:val="00740D2A"/>
    <w:rsid w:val="00743A6C"/>
    <w:rsid w:val="00744F79"/>
    <w:rsid w:val="00751267"/>
    <w:rsid w:val="00751397"/>
    <w:rsid w:val="00752009"/>
    <w:rsid w:val="00753EEC"/>
    <w:rsid w:val="00760D7E"/>
    <w:rsid w:val="00761F87"/>
    <w:rsid w:val="007700BA"/>
    <w:rsid w:val="00771A67"/>
    <w:rsid w:val="00776CD1"/>
    <w:rsid w:val="007855F7"/>
    <w:rsid w:val="00786C98"/>
    <w:rsid w:val="00792DB8"/>
    <w:rsid w:val="00793A46"/>
    <w:rsid w:val="007A35EA"/>
    <w:rsid w:val="007A4124"/>
    <w:rsid w:val="007A59EC"/>
    <w:rsid w:val="007B195D"/>
    <w:rsid w:val="007C039A"/>
    <w:rsid w:val="007C12F5"/>
    <w:rsid w:val="007C3DF1"/>
    <w:rsid w:val="007D2840"/>
    <w:rsid w:val="007D2A82"/>
    <w:rsid w:val="007E0F48"/>
    <w:rsid w:val="007E432A"/>
    <w:rsid w:val="007E4FDD"/>
    <w:rsid w:val="007E5E83"/>
    <w:rsid w:val="007F4304"/>
    <w:rsid w:val="008007A3"/>
    <w:rsid w:val="00803A3C"/>
    <w:rsid w:val="00812DF4"/>
    <w:rsid w:val="00816698"/>
    <w:rsid w:val="0082387F"/>
    <w:rsid w:val="00825BC3"/>
    <w:rsid w:val="0082647A"/>
    <w:rsid w:val="00832489"/>
    <w:rsid w:val="00834342"/>
    <w:rsid w:val="0084302B"/>
    <w:rsid w:val="0084650F"/>
    <w:rsid w:val="008553DC"/>
    <w:rsid w:val="00857157"/>
    <w:rsid w:val="0086422D"/>
    <w:rsid w:val="00865283"/>
    <w:rsid w:val="00870E7E"/>
    <w:rsid w:val="00872BD8"/>
    <w:rsid w:val="00876AD9"/>
    <w:rsid w:val="008770B6"/>
    <w:rsid w:val="00882B8C"/>
    <w:rsid w:val="00885894"/>
    <w:rsid w:val="00892220"/>
    <w:rsid w:val="00897FF2"/>
    <w:rsid w:val="008A61CD"/>
    <w:rsid w:val="008B06C6"/>
    <w:rsid w:val="008B2D4C"/>
    <w:rsid w:val="008B6375"/>
    <w:rsid w:val="008C01CB"/>
    <w:rsid w:val="008D0459"/>
    <w:rsid w:val="008D3908"/>
    <w:rsid w:val="008D4F72"/>
    <w:rsid w:val="008E1698"/>
    <w:rsid w:val="008E24D0"/>
    <w:rsid w:val="008E3B15"/>
    <w:rsid w:val="008E73B8"/>
    <w:rsid w:val="008E7590"/>
    <w:rsid w:val="008E7872"/>
    <w:rsid w:val="008F3D93"/>
    <w:rsid w:val="009008AC"/>
    <w:rsid w:val="00905395"/>
    <w:rsid w:val="00906E7C"/>
    <w:rsid w:val="00911855"/>
    <w:rsid w:val="009152B4"/>
    <w:rsid w:val="0091568D"/>
    <w:rsid w:val="009169FB"/>
    <w:rsid w:val="009209B7"/>
    <w:rsid w:val="00924453"/>
    <w:rsid w:val="00924D12"/>
    <w:rsid w:val="00926855"/>
    <w:rsid w:val="00931DA4"/>
    <w:rsid w:val="009377CB"/>
    <w:rsid w:val="00937C32"/>
    <w:rsid w:val="00940F14"/>
    <w:rsid w:val="00941D7F"/>
    <w:rsid w:val="00942EF7"/>
    <w:rsid w:val="00943197"/>
    <w:rsid w:val="00943918"/>
    <w:rsid w:val="009444F2"/>
    <w:rsid w:val="00944B17"/>
    <w:rsid w:val="00945FD2"/>
    <w:rsid w:val="00946622"/>
    <w:rsid w:val="00946C94"/>
    <w:rsid w:val="009556BA"/>
    <w:rsid w:val="009618C1"/>
    <w:rsid w:val="009639E0"/>
    <w:rsid w:val="009641FA"/>
    <w:rsid w:val="00964BA2"/>
    <w:rsid w:val="00970BF3"/>
    <w:rsid w:val="009710DB"/>
    <w:rsid w:val="00976A45"/>
    <w:rsid w:val="00977FCA"/>
    <w:rsid w:val="00980D85"/>
    <w:rsid w:val="00981DEC"/>
    <w:rsid w:val="009849CF"/>
    <w:rsid w:val="0098717A"/>
    <w:rsid w:val="0099390A"/>
    <w:rsid w:val="009A1DD7"/>
    <w:rsid w:val="009A735B"/>
    <w:rsid w:val="009B163D"/>
    <w:rsid w:val="009B30C7"/>
    <w:rsid w:val="009C19BC"/>
    <w:rsid w:val="009C7253"/>
    <w:rsid w:val="009C79A1"/>
    <w:rsid w:val="009D23E7"/>
    <w:rsid w:val="009D2484"/>
    <w:rsid w:val="009D3C40"/>
    <w:rsid w:val="009E0AB9"/>
    <w:rsid w:val="009E12A0"/>
    <w:rsid w:val="009E632E"/>
    <w:rsid w:val="009F0B79"/>
    <w:rsid w:val="009F6A35"/>
    <w:rsid w:val="00A02004"/>
    <w:rsid w:val="00A04E03"/>
    <w:rsid w:val="00A07523"/>
    <w:rsid w:val="00A27248"/>
    <w:rsid w:val="00A27D3F"/>
    <w:rsid w:val="00A30CFB"/>
    <w:rsid w:val="00A314B0"/>
    <w:rsid w:val="00A322BA"/>
    <w:rsid w:val="00A3381D"/>
    <w:rsid w:val="00A33888"/>
    <w:rsid w:val="00A36668"/>
    <w:rsid w:val="00A44CE6"/>
    <w:rsid w:val="00A552DA"/>
    <w:rsid w:val="00A645BE"/>
    <w:rsid w:val="00A64E6F"/>
    <w:rsid w:val="00A73CD6"/>
    <w:rsid w:val="00A84451"/>
    <w:rsid w:val="00A85E56"/>
    <w:rsid w:val="00A90649"/>
    <w:rsid w:val="00A9187C"/>
    <w:rsid w:val="00A9540D"/>
    <w:rsid w:val="00AA0E1E"/>
    <w:rsid w:val="00AA2A22"/>
    <w:rsid w:val="00AB74D6"/>
    <w:rsid w:val="00AC0738"/>
    <w:rsid w:val="00AC3C9A"/>
    <w:rsid w:val="00AD1897"/>
    <w:rsid w:val="00AD2571"/>
    <w:rsid w:val="00AD4A06"/>
    <w:rsid w:val="00AD5126"/>
    <w:rsid w:val="00AE0C61"/>
    <w:rsid w:val="00AE3313"/>
    <w:rsid w:val="00AE4D61"/>
    <w:rsid w:val="00AE5985"/>
    <w:rsid w:val="00AF198E"/>
    <w:rsid w:val="00AF616A"/>
    <w:rsid w:val="00AF7AD2"/>
    <w:rsid w:val="00B03A42"/>
    <w:rsid w:val="00B03F9C"/>
    <w:rsid w:val="00B06BE7"/>
    <w:rsid w:val="00B10450"/>
    <w:rsid w:val="00B12C4D"/>
    <w:rsid w:val="00B204CF"/>
    <w:rsid w:val="00B20828"/>
    <w:rsid w:val="00B20FDB"/>
    <w:rsid w:val="00B228C6"/>
    <w:rsid w:val="00B3265C"/>
    <w:rsid w:val="00B338EA"/>
    <w:rsid w:val="00B35E08"/>
    <w:rsid w:val="00B37CFE"/>
    <w:rsid w:val="00B4373C"/>
    <w:rsid w:val="00B43EB5"/>
    <w:rsid w:val="00B46585"/>
    <w:rsid w:val="00B507F2"/>
    <w:rsid w:val="00B5352D"/>
    <w:rsid w:val="00B559CD"/>
    <w:rsid w:val="00B56EF2"/>
    <w:rsid w:val="00B619BA"/>
    <w:rsid w:val="00B61A64"/>
    <w:rsid w:val="00B61DA8"/>
    <w:rsid w:val="00B65013"/>
    <w:rsid w:val="00B656CD"/>
    <w:rsid w:val="00B6654E"/>
    <w:rsid w:val="00B75D9B"/>
    <w:rsid w:val="00B76401"/>
    <w:rsid w:val="00B76768"/>
    <w:rsid w:val="00B815A8"/>
    <w:rsid w:val="00B83374"/>
    <w:rsid w:val="00B87FB0"/>
    <w:rsid w:val="00B90409"/>
    <w:rsid w:val="00B93D24"/>
    <w:rsid w:val="00B97D77"/>
    <w:rsid w:val="00BB24E1"/>
    <w:rsid w:val="00BB2D65"/>
    <w:rsid w:val="00BB3C85"/>
    <w:rsid w:val="00BB435F"/>
    <w:rsid w:val="00BB45B5"/>
    <w:rsid w:val="00BC3EA5"/>
    <w:rsid w:val="00BC627F"/>
    <w:rsid w:val="00BC6342"/>
    <w:rsid w:val="00BD1A83"/>
    <w:rsid w:val="00BD39A6"/>
    <w:rsid w:val="00BD3E82"/>
    <w:rsid w:val="00BD435E"/>
    <w:rsid w:val="00BE357B"/>
    <w:rsid w:val="00BE3AB8"/>
    <w:rsid w:val="00BE64FE"/>
    <w:rsid w:val="00BF1F8C"/>
    <w:rsid w:val="00BF3775"/>
    <w:rsid w:val="00BF63CB"/>
    <w:rsid w:val="00C02F7E"/>
    <w:rsid w:val="00C04C65"/>
    <w:rsid w:val="00C07BA4"/>
    <w:rsid w:val="00C105F2"/>
    <w:rsid w:val="00C13548"/>
    <w:rsid w:val="00C16FD9"/>
    <w:rsid w:val="00C30B74"/>
    <w:rsid w:val="00C33B54"/>
    <w:rsid w:val="00C4148C"/>
    <w:rsid w:val="00C41B7F"/>
    <w:rsid w:val="00C4507D"/>
    <w:rsid w:val="00C55B4E"/>
    <w:rsid w:val="00C55CCE"/>
    <w:rsid w:val="00C61C49"/>
    <w:rsid w:val="00C6239D"/>
    <w:rsid w:val="00C62B68"/>
    <w:rsid w:val="00C63A65"/>
    <w:rsid w:val="00C8021C"/>
    <w:rsid w:val="00C806DC"/>
    <w:rsid w:val="00C81053"/>
    <w:rsid w:val="00C81A02"/>
    <w:rsid w:val="00C82EC1"/>
    <w:rsid w:val="00C87F6B"/>
    <w:rsid w:val="00C943A4"/>
    <w:rsid w:val="00C9766E"/>
    <w:rsid w:val="00CA40D2"/>
    <w:rsid w:val="00CA5F74"/>
    <w:rsid w:val="00CA76F3"/>
    <w:rsid w:val="00CB1283"/>
    <w:rsid w:val="00CB64C9"/>
    <w:rsid w:val="00CC2397"/>
    <w:rsid w:val="00CC6315"/>
    <w:rsid w:val="00CD67E5"/>
    <w:rsid w:val="00CD710D"/>
    <w:rsid w:val="00CE0160"/>
    <w:rsid w:val="00CE49B7"/>
    <w:rsid w:val="00CE7D94"/>
    <w:rsid w:val="00CF1270"/>
    <w:rsid w:val="00CF59CD"/>
    <w:rsid w:val="00CF781E"/>
    <w:rsid w:val="00CF7A56"/>
    <w:rsid w:val="00D013EC"/>
    <w:rsid w:val="00D066F2"/>
    <w:rsid w:val="00D1148E"/>
    <w:rsid w:val="00D15A7B"/>
    <w:rsid w:val="00D20688"/>
    <w:rsid w:val="00D22703"/>
    <w:rsid w:val="00D328CA"/>
    <w:rsid w:val="00D432C5"/>
    <w:rsid w:val="00D435A4"/>
    <w:rsid w:val="00D4449B"/>
    <w:rsid w:val="00D47D41"/>
    <w:rsid w:val="00D47DA5"/>
    <w:rsid w:val="00D549D5"/>
    <w:rsid w:val="00D805FD"/>
    <w:rsid w:val="00D93939"/>
    <w:rsid w:val="00D94283"/>
    <w:rsid w:val="00DA281D"/>
    <w:rsid w:val="00DA4708"/>
    <w:rsid w:val="00DA5066"/>
    <w:rsid w:val="00DA6A5E"/>
    <w:rsid w:val="00DB3C64"/>
    <w:rsid w:val="00DB4247"/>
    <w:rsid w:val="00DB56F1"/>
    <w:rsid w:val="00DB6F07"/>
    <w:rsid w:val="00DB7DCC"/>
    <w:rsid w:val="00DC7D40"/>
    <w:rsid w:val="00DD0059"/>
    <w:rsid w:val="00DD65D6"/>
    <w:rsid w:val="00DE24C2"/>
    <w:rsid w:val="00DE40EC"/>
    <w:rsid w:val="00DE707E"/>
    <w:rsid w:val="00DE7B47"/>
    <w:rsid w:val="00DF231F"/>
    <w:rsid w:val="00DF2DB8"/>
    <w:rsid w:val="00DF3405"/>
    <w:rsid w:val="00DF6BAC"/>
    <w:rsid w:val="00DF7D24"/>
    <w:rsid w:val="00E03A5E"/>
    <w:rsid w:val="00E079FD"/>
    <w:rsid w:val="00E1049E"/>
    <w:rsid w:val="00E130CD"/>
    <w:rsid w:val="00E13D89"/>
    <w:rsid w:val="00E14338"/>
    <w:rsid w:val="00E14F97"/>
    <w:rsid w:val="00E16DB6"/>
    <w:rsid w:val="00E171FD"/>
    <w:rsid w:val="00E205C4"/>
    <w:rsid w:val="00E25332"/>
    <w:rsid w:val="00E30314"/>
    <w:rsid w:val="00E314BB"/>
    <w:rsid w:val="00E31D73"/>
    <w:rsid w:val="00E341EA"/>
    <w:rsid w:val="00E34490"/>
    <w:rsid w:val="00E349FA"/>
    <w:rsid w:val="00E36F89"/>
    <w:rsid w:val="00E3740E"/>
    <w:rsid w:val="00E37A4B"/>
    <w:rsid w:val="00E41421"/>
    <w:rsid w:val="00E41944"/>
    <w:rsid w:val="00E41BF1"/>
    <w:rsid w:val="00E45390"/>
    <w:rsid w:val="00E50CA4"/>
    <w:rsid w:val="00E51DE5"/>
    <w:rsid w:val="00E527C4"/>
    <w:rsid w:val="00E53C25"/>
    <w:rsid w:val="00E5440C"/>
    <w:rsid w:val="00E661B3"/>
    <w:rsid w:val="00E66219"/>
    <w:rsid w:val="00E66939"/>
    <w:rsid w:val="00E84479"/>
    <w:rsid w:val="00E91893"/>
    <w:rsid w:val="00E948A3"/>
    <w:rsid w:val="00E94A66"/>
    <w:rsid w:val="00E97159"/>
    <w:rsid w:val="00EA286C"/>
    <w:rsid w:val="00EA7E83"/>
    <w:rsid w:val="00EB050C"/>
    <w:rsid w:val="00EB1E12"/>
    <w:rsid w:val="00EB66F7"/>
    <w:rsid w:val="00EC455B"/>
    <w:rsid w:val="00ED2731"/>
    <w:rsid w:val="00EE25D2"/>
    <w:rsid w:val="00EF019D"/>
    <w:rsid w:val="00EF074F"/>
    <w:rsid w:val="00EF49AB"/>
    <w:rsid w:val="00EF5AD5"/>
    <w:rsid w:val="00EF6E14"/>
    <w:rsid w:val="00EF78A3"/>
    <w:rsid w:val="00F02176"/>
    <w:rsid w:val="00F03F3B"/>
    <w:rsid w:val="00F07486"/>
    <w:rsid w:val="00F1190B"/>
    <w:rsid w:val="00F1374C"/>
    <w:rsid w:val="00F15923"/>
    <w:rsid w:val="00F176B0"/>
    <w:rsid w:val="00F2053E"/>
    <w:rsid w:val="00F25071"/>
    <w:rsid w:val="00F27F56"/>
    <w:rsid w:val="00F30D05"/>
    <w:rsid w:val="00F34C1E"/>
    <w:rsid w:val="00F425AA"/>
    <w:rsid w:val="00F42BD3"/>
    <w:rsid w:val="00F444FF"/>
    <w:rsid w:val="00F44F1A"/>
    <w:rsid w:val="00F50870"/>
    <w:rsid w:val="00F51418"/>
    <w:rsid w:val="00F52292"/>
    <w:rsid w:val="00F5268B"/>
    <w:rsid w:val="00F52A80"/>
    <w:rsid w:val="00F5664B"/>
    <w:rsid w:val="00F56EE4"/>
    <w:rsid w:val="00F65E36"/>
    <w:rsid w:val="00F662A4"/>
    <w:rsid w:val="00F8172E"/>
    <w:rsid w:val="00F85A30"/>
    <w:rsid w:val="00F85BC7"/>
    <w:rsid w:val="00F8622D"/>
    <w:rsid w:val="00F87F41"/>
    <w:rsid w:val="00FA081A"/>
    <w:rsid w:val="00FB02A8"/>
    <w:rsid w:val="00FC330D"/>
    <w:rsid w:val="00FC3CFF"/>
    <w:rsid w:val="00FC4451"/>
    <w:rsid w:val="00FC4D1A"/>
    <w:rsid w:val="00FC74A4"/>
    <w:rsid w:val="00FD0F38"/>
    <w:rsid w:val="00FD2548"/>
    <w:rsid w:val="00FD28A7"/>
    <w:rsid w:val="00FD2CCA"/>
    <w:rsid w:val="00FD3D78"/>
    <w:rsid w:val="00FD408D"/>
    <w:rsid w:val="00FD6645"/>
    <w:rsid w:val="00FE3BF7"/>
    <w:rsid w:val="00FF1137"/>
    <w:rsid w:val="00FF285C"/>
    <w:rsid w:val="00FF5992"/>
    <w:rsid w:val="00FF6239"/>
    <w:rsid w:val="00FF7F0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A28EE"/>
  <w15:chartTrackingRefBased/>
  <w15:docId w15:val="{8DF09653-2F2C-0D42-B825-43025EA96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41A3"/>
    <w:pPr>
      <w:spacing w:line="360" w:lineRule="auto"/>
      <w:jc w:val="both"/>
      <w:outlineLvl w:val="0"/>
    </w:pPr>
    <w:rPr>
      <w:rFonts w:ascii="Arial" w:hAnsi="Arial" w:cs="Arial"/>
      <w:b/>
      <w:bCs/>
      <w:sz w:val="32"/>
      <w:szCs w:val="32"/>
      <w:lang w:eastAsia="zh-CN"/>
    </w:rPr>
  </w:style>
  <w:style w:type="paragraph" w:styleId="Heading2">
    <w:name w:val="heading 2"/>
    <w:basedOn w:val="Normal"/>
    <w:next w:val="Normal"/>
    <w:link w:val="Heading2Char"/>
    <w:autoRedefine/>
    <w:uiPriority w:val="9"/>
    <w:unhideWhenUsed/>
    <w:qFormat/>
    <w:rsid w:val="005F6FD4"/>
    <w:pPr>
      <w:spacing w:line="360" w:lineRule="auto"/>
      <w:jc w:val="both"/>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5F6FD4"/>
    <w:pPr>
      <w:spacing w:line="360" w:lineRule="auto"/>
      <w:jc w:val="both"/>
      <w:outlineLvl w:val="2"/>
    </w:pPr>
    <w:rPr>
      <w:rFonts w:ascii="Arial" w:hAnsi="Arial" w:cs="Arial"/>
      <w:b/>
      <w:bCs/>
    </w:rPr>
  </w:style>
  <w:style w:type="paragraph" w:styleId="Heading4">
    <w:name w:val="heading 4"/>
    <w:basedOn w:val="Normal"/>
    <w:next w:val="Normal"/>
    <w:link w:val="Heading4Char"/>
    <w:uiPriority w:val="9"/>
    <w:semiHidden/>
    <w:unhideWhenUsed/>
    <w:qFormat/>
    <w:rsid w:val="006D3A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342"/>
    <w:pPr>
      <w:ind w:left="720"/>
      <w:contextualSpacing/>
    </w:pPr>
  </w:style>
  <w:style w:type="character" w:styleId="PlaceholderText">
    <w:name w:val="Placeholder Text"/>
    <w:basedOn w:val="DefaultParagraphFont"/>
    <w:uiPriority w:val="99"/>
    <w:semiHidden/>
    <w:rsid w:val="0065367D"/>
    <w:rPr>
      <w:color w:val="808080"/>
    </w:rPr>
  </w:style>
  <w:style w:type="paragraph" w:styleId="Date">
    <w:name w:val="Date"/>
    <w:basedOn w:val="Normal"/>
    <w:next w:val="Normal"/>
    <w:link w:val="DateChar"/>
    <w:uiPriority w:val="99"/>
    <w:semiHidden/>
    <w:unhideWhenUsed/>
    <w:rsid w:val="00092D62"/>
  </w:style>
  <w:style w:type="character" w:customStyle="1" w:styleId="DateChar">
    <w:name w:val="Date Char"/>
    <w:basedOn w:val="DefaultParagraphFont"/>
    <w:link w:val="Date"/>
    <w:uiPriority w:val="99"/>
    <w:semiHidden/>
    <w:rsid w:val="00092D62"/>
  </w:style>
  <w:style w:type="paragraph" w:styleId="Revision">
    <w:name w:val="Revision"/>
    <w:hidden/>
    <w:uiPriority w:val="99"/>
    <w:semiHidden/>
    <w:rsid w:val="000626E2"/>
  </w:style>
  <w:style w:type="character" w:styleId="CommentReference">
    <w:name w:val="annotation reference"/>
    <w:basedOn w:val="DefaultParagraphFont"/>
    <w:uiPriority w:val="99"/>
    <w:semiHidden/>
    <w:unhideWhenUsed/>
    <w:rsid w:val="000626E2"/>
    <w:rPr>
      <w:sz w:val="21"/>
      <w:szCs w:val="21"/>
    </w:rPr>
  </w:style>
  <w:style w:type="paragraph" w:styleId="CommentText">
    <w:name w:val="annotation text"/>
    <w:basedOn w:val="Normal"/>
    <w:link w:val="CommentTextChar"/>
    <w:uiPriority w:val="99"/>
    <w:unhideWhenUsed/>
    <w:rsid w:val="000626E2"/>
  </w:style>
  <w:style w:type="character" w:customStyle="1" w:styleId="CommentTextChar">
    <w:name w:val="Comment Text Char"/>
    <w:basedOn w:val="DefaultParagraphFont"/>
    <w:link w:val="CommentText"/>
    <w:uiPriority w:val="99"/>
    <w:rsid w:val="000626E2"/>
  </w:style>
  <w:style w:type="paragraph" w:styleId="CommentSubject">
    <w:name w:val="annotation subject"/>
    <w:basedOn w:val="CommentText"/>
    <w:next w:val="CommentText"/>
    <w:link w:val="CommentSubjectChar"/>
    <w:uiPriority w:val="99"/>
    <w:semiHidden/>
    <w:unhideWhenUsed/>
    <w:rsid w:val="000626E2"/>
    <w:rPr>
      <w:b/>
      <w:bCs/>
    </w:rPr>
  </w:style>
  <w:style w:type="character" w:customStyle="1" w:styleId="CommentSubjectChar">
    <w:name w:val="Comment Subject Char"/>
    <w:basedOn w:val="CommentTextChar"/>
    <w:link w:val="CommentSubject"/>
    <w:uiPriority w:val="99"/>
    <w:semiHidden/>
    <w:rsid w:val="000626E2"/>
    <w:rPr>
      <w:b/>
      <w:bCs/>
    </w:rPr>
  </w:style>
  <w:style w:type="paragraph" w:styleId="Header">
    <w:name w:val="header"/>
    <w:basedOn w:val="Normal"/>
    <w:link w:val="HeaderChar"/>
    <w:uiPriority w:val="99"/>
    <w:unhideWhenUsed/>
    <w:rsid w:val="00B93D24"/>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93D24"/>
    <w:rPr>
      <w:sz w:val="18"/>
      <w:szCs w:val="18"/>
    </w:rPr>
  </w:style>
  <w:style w:type="paragraph" w:styleId="Footer">
    <w:name w:val="footer"/>
    <w:basedOn w:val="Normal"/>
    <w:link w:val="FooterChar"/>
    <w:uiPriority w:val="99"/>
    <w:unhideWhenUsed/>
    <w:rsid w:val="00B93D2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93D24"/>
    <w:rPr>
      <w:sz w:val="18"/>
      <w:szCs w:val="18"/>
    </w:rPr>
  </w:style>
  <w:style w:type="character" w:styleId="Hyperlink">
    <w:name w:val="Hyperlink"/>
    <w:basedOn w:val="DefaultParagraphFont"/>
    <w:uiPriority w:val="99"/>
    <w:unhideWhenUsed/>
    <w:rsid w:val="002017C2"/>
    <w:rPr>
      <w:color w:val="0563C1" w:themeColor="hyperlink"/>
      <w:u w:val="single"/>
    </w:rPr>
  </w:style>
  <w:style w:type="character" w:styleId="UnresolvedMention">
    <w:name w:val="Unresolved Mention"/>
    <w:basedOn w:val="DefaultParagraphFont"/>
    <w:uiPriority w:val="99"/>
    <w:semiHidden/>
    <w:unhideWhenUsed/>
    <w:rsid w:val="002017C2"/>
    <w:rPr>
      <w:color w:val="605E5C"/>
      <w:shd w:val="clear" w:color="auto" w:fill="E1DFDD"/>
    </w:rPr>
  </w:style>
  <w:style w:type="paragraph" w:styleId="Caption">
    <w:name w:val="caption"/>
    <w:basedOn w:val="Normal"/>
    <w:next w:val="Normal"/>
    <w:autoRedefine/>
    <w:uiPriority w:val="35"/>
    <w:unhideWhenUsed/>
    <w:qFormat/>
    <w:rsid w:val="003654AD"/>
    <w:pPr>
      <w:keepNext/>
      <w:spacing w:after="200"/>
      <w:jc w:val="center"/>
    </w:pPr>
    <w:rPr>
      <w:rFonts w:ascii="Arial" w:hAnsi="Arial"/>
      <w:iCs/>
      <w:color w:val="000000" w:themeColor="text1"/>
      <w:szCs w:val="18"/>
    </w:rPr>
  </w:style>
  <w:style w:type="paragraph" w:styleId="TableofFigures">
    <w:name w:val="table of figures"/>
    <w:basedOn w:val="Normal"/>
    <w:next w:val="Normal"/>
    <w:uiPriority w:val="99"/>
    <w:unhideWhenUsed/>
    <w:rsid w:val="005F6FD4"/>
  </w:style>
  <w:style w:type="character" w:customStyle="1" w:styleId="Heading1Char">
    <w:name w:val="Heading 1 Char"/>
    <w:basedOn w:val="DefaultParagraphFont"/>
    <w:link w:val="Heading1"/>
    <w:uiPriority w:val="9"/>
    <w:rsid w:val="001741A3"/>
    <w:rPr>
      <w:rFonts w:ascii="Arial" w:hAnsi="Arial" w:cs="Arial"/>
      <w:b/>
      <w:bCs/>
      <w:sz w:val="32"/>
      <w:szCs w:val="32"/>
      <w:lang w:eastAsia="zh-CN"/>
    </w:rPr>
  </w:style>
  <w:style w:type="character" w:customStyle="1" w:styleId="Heading2Char">
    <w:name w:val="Heading 2 Char"/>
    <w:basedOn w:val="DefaultParagraphFont"/>
    <w:link w:val="Heading2"/>
    <w:uiPriority w:val="9"/>
    <w:rsid w:val="005F6FD4"/>
    <w:rPr>
      <w:rFonts w:ascii="Arial" w:hAnsi="Arial" w:cs="Arial"/>
      <w:b/>
      <w:bCs/>
      <w:sz w:val="28"/>
      <w:szCs w:val="28"/>
    </w:rPr>
  </w:style>
  <w:style w:type="character" w:customStyle="1" w:styleId="Heading3Char">
    <w:name w:val="Heading 3 Char"/>
    <w:basedOn w:val="DefaultParagraphFont"/>
    <w:link w:val="Heading3"/>
    <w:uiPriority w:val="9"/>
    <w:rsid w:val="005F6FD4"/>
    <w:rPr>
      <w:rFonts w:ascii="Arial" w:hAnsi="Arial" w:cs="Arial"/>
      <w:b/>
      <w:bCs/>
    </w:rPr>
  </w:style>
  <w:style w:type="paragraph" w:styleId="TOCHeading">
    <w:name w:val="TOC Heading"/>
    <w:basedOn w:val="Heading1"/>
    <w:next w:val="Normal"/>
    <w:uiPriority w:val="39"/>
    <w:unhideWhenUsed/>
    <w:qFormat/>
    <w:rsid w:val="003F7514"/>
    <w:pPr>
      <w:keepNext/>
      <w:keepLines/>
      <w:spacing w:before="48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3F7514"/>
    <w:pPr>
      <w:spacing w:before="120"/>
    </w:pPr>
    <w:rPr>
      <w:rFonts w:cstheme="minorHAnsi"/>
      <w:b/>
      <w:bCs/>
      <w:i/>
      <w:iCs/>
    </w:rPr>
  </w:style>
  <w:style w:type="paragraph" w:styleId="TOC2">
    <w:name w:val="toc 2"/>
    <w:basedOn w:val="Normal"/>
    <w:next w:val="Normal"/>
    <w:autoRedefine/>
    <w:uiPriority w:val="39"/>
    <w:unhideWhenUsed/>
    <w:rsid w:val="003F7514"/>
    <w:pPr>
      <w:spacing w:before="120"/>
      <w:ind w:left="240"/>
    </w:pPr>
    <w:rPr>
      <w:rFonts w:cstheme="minorHAnsi"/>
      <w:b/>
      <w:bCs/>
      <w:sz w:val="22"/>
      <w:szCs w:val="22"/>
    </w:rPr>
  </w:style>
  <w:style w:type="paragraph" w:styleId="TOC3">
    <w:name w:val="toc 3"/>
    <w:basedOn w:val="Normal"/>
    <w:next w:val="Normal"/>
    <w:autoRedefine/>
    <w:uiPriority w:val="39"/>
    <w:unhideWhenUsed/>
    <w:rsid w:val="003F7514"/>
    <w:pPr>
      <w:ind w:left="480"/>
    </w:pPr>
    <w:rPr>
      <w:rFonts w:cstheme="minorHAnsi"/>
      <w:sz w:val="20"/>
      <w:szCs w:val="20"/>
    </w:rPr>
  </w:style>
  <w:style w:type="paragraph" w:styleId="TOC4">
    <w:name w:val="toc 4"/>
    <w:basedOn w:val="Normal"/>
    <w:next w:val="Normal"/>
    <w:autoRedefine/>
    <w:uiPriority w:val="39"/>
    <w:semiHidden/>
    <w:unhideWhenUsed/>
    <w:rsid w:val="003F7514"/>
    <w:pPr>
      <w:ind w:left="720"/>
    </w:pPr>
    <w:rPr>
      <w:rFonts w:cstheme="minorHAnsi"/>
      <w:sz w:val="20"/>
      <w:szCs w:val="20"/>
    </w:rPr>
  </w:style>
  <w:style w:type="paragraph" w:styleId="TOC5">
    <w:name w:val="toc 5"/>
    <w:basedOn w:val="Normal"/>
    <w:next w:val="Normal"/>
    <w:autoRedefine/>
    <w:uiPriority w:val="39"/>
    <w:semiHidden/>
    <w:unhideWhenUsed/>
    <w:rsid w:val="003F7514"/>
    <w:pPr>
      <w:ind w:left="960"/>
    </w:pPr>
    <w:rPr>
      <w:rFonts w:cstheme="minorHAnsi"/>
      <w:sz w:val="20"/>
      <w:szCs w:val="20"/>
    </w:rPr>
  </w:style>
  <w:style w:type="paragraph" w:styleId="TOC6">
    <w:name w:val="toc 6"/>
    <w:basedOn w:val="Normal"/>
    <w:next w:val="Normal"/>
    <w:autoRedefine/>
    <w:uiPriority w:val="39"/>
    <w:semiHidden/>
    <w:unhideWhenUsed/>
    <w:rsid w:val="003F7514"/>
    <w:pPr>
      <w:ind w:left="1200"/>
    </w:pPr>
    <w:rPr>
      <w:rFonts w:cstheme="minorHAnsi"/>
      <w:sz w:val="20"/>
      <w:szCs w:val="20"/>
    </w:rPr>
  </w:style>
  <w:style w:type="paragraph" w:styleId="TOC7">
    <w:name w:val="toc 7"/>
    <w:basedOn w:val="Normal"/>
    <w:next w:val="Normal"/>
    <w:autoRedefine/>
    <w:uiPriority w:val="39"/>
    <w:semiHidden/>
    <w:unhideWhenUsed/>
    <w:rsid w:val="003F7514"/>
    <w:pPr>
      <w:ind w:left="1440"/>
    </w:pPr>
    <w:rPr>
      <w:rFonts w:cstheme="minorHAnsi"/>
      <w:sz w:val="20"/>
      <w:szCs w:val="20"/>
    </w:rPr>
  </w:style>
  <w:style w:type="paragraph" w:styleId="TOC8">
    <w:name w:val="toc 8"/>
    <w:basedOn w:val="Normal"/>
    <w:next w:val="Normal"/>
    <w:autoRedefine/>
    <w:uiPriority w:val="39"/>
    <w:semiHidden/>
    <w:unhideWhenUsed/>
    <w:rsid w:val="003F7514"/>
    <w:pPr>
      <w:ind w:left="1680"/>
    </w:pPr>
    <w:rPr>
      <w:rFonts w:cstheme="minorHAnsi"/>
      <w:sz w:val="20"/>
      <w:szCs w:val="20"/>
    </w:rPr>
  </w:style>
  <w:style w:type="paragraph" w:styleId="TOC9">
    <w:name w:val="toc 9"/>
    <w:basedOn w:val="Normal"/>
    <w:next w:val="Normal"/>
    <w:autoRedefine/>
    <w:uiPriority w:val="39"/>
    <w:semiHidden/>
    <w:unhideWhenUsed/>
    <w:rsid w:val="003F7514"/>
    <w:pPr>
      <w:ind w:left="1920"/>
    </w:pPr>
    <w:rPr>
      <w:rFonts w:cstheme="minorHAnsi"/>
      <w:sz w:val="20"/>
      <w:szCs w:val="20"/>
    </w:rPr>
  </w:style>
  <w:style w:type="character" w:styleId="PageNumber">
    <w:name w:val="page number"/>
    <w:basedOn w:val="DefaultParagraphFont"/>
    <w:uiPriority w:val="99"/>
    <w:semiHidden/>
    <w:unhideWhenUsed/>
    <w:rsid w:val="00BB435F"/>
  </w:style>
  <w:style w:type="character" w:styleId="FollowedHyperlink">
    <w:name w:val="FollowedHyperlink"/>
    <w:basedOn w:val="DefaultParagraphFont"/>
    <w:uiPriority w:val="99"/>
    <w:semiHidden/>
    <w:unhideWhenUsed/>
    <w:rsid w:val="006533AE"/>
    <w:rPr>
      <w:color w:val="954F72" w:themeColor="followedHyperlink"/>
      <w:u w:val="single"/>
    </w:rPr>
  </w:style>
  <w:style w:type="character" w:customStyle="1" w:styleId="Heading4Char">
    <w:name w:val="Heading 4 Char"/>
    <w:basedOn w:val="DefaultParagraphFont"/>
    <w:link w:val="Heading4"/>
    <w:uiPriority w:val="9"/>
    <w:semiHidden/>
    <w:rsid w:val="006D3AC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D76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649">
      <w:bodyDiv w:val="1"/>
      <w:marLeft w:val="0"/>
      <w:marRight w:val="0"/>
      <w:marTop w:val="0"/>
      <w:marBottom w:val="0"/>
      <w:divBdr>
        <w:top w:val="none" w:sz="0" w:space="0" w:color="auto"/>
        <w:left w:val="none" w:sz="0" w:space="0" w:color="auto"/>
        <w:bottom w:val="none" w:sz="0" w:space="0" w:color="auto"/>
        <w:right w:val="none" w:sz="0" w:space="0" w:color="auto"/>
      </w:divBdr>
    </w:div>
    <w:div w:id="230432345">
      <w:bodyDiv w:val="1"/>
      <w:marLeft w:val="0"/>
      <w:marRight w:val="0"/>
      <w:marTop w:val="0"/>
      <w:marBottom w:val="0"/>
      <w:divBdr>
        <w:top w:val="none" w:sz="0" w:space="0" w:color="auto"/>
        <w:left w:val="none" w:sz="0" w:space="0" w:color="auto"/>
        <w:bottom w:val="none" w:sz="0" w:space="0" w:color="auto"/>
        <w:right w:val="none" w:sz="0" w:space="0" w:color="auto"/>
      </w:divBdr>
    </w:div>
    <w:div w:id="306590428">
      <w:bodyDiv w:val="1"/>
      <w:marLeft w:val="0"/>
      <w:marRight w:val="0"/>
      <w:marTop w:val="0"/>
      <w:marBottom w:val="0"/>
      <w:divBdr>
        <w:top w:val="none" w:sz="0" w:space="0" w:color="auto"/>
        <w:left w:val="none" w:sz="0" w:space="0" w:color="auto"/>
        <w:bottom w:val="none" w:sz="0" w:space="0" w:color="auto"/>
        <w:right w:val="none" w:sz="0" w:space="0" w:color="auto"/>
      </w:divBdr>
    </w:div>
    <w:div w:id="312374364">
      <w:bodyDiv w:val="1"/>
      <w:marLeft w:val="0"/>
      <w:marRight w:val="0"/>
      <w:marTop w:val="0"/>
      <w:marBottom w:val="0"/>
      <w:divBdr>
        <w:top w:val="none" w:sz="0" w:space="0" w:color="auto"/>
        <w:left w:val="none" w:sz="0" w:space="0" w:color="auto"/>
        <w:bottom w:val="none" w:sz="0" w:space="0" w:color="auto"/>
        <w:right w:val="none" w:sz="0" w:space="0" w:color="auto"/>
      </w:divBdr>
    </w:div>
    <w:div w:id="331227440">
      <w:bodyDiv w:val="1"/>
      <w:marLeft w:val="0"/>
      <w:marRight w:val="0"/>
      <w:marTop w:val="0"/>
      <w:marBottom w:val="0"/>
      <w:divBdr>
        <w:top w:val="none" w:sz="0" w:space="0" w:color="auto"/>
        <w:left w:val="none" w:sz="0" w:space="0" w:color="auto"/>
        <w:bottom w:val="none" w:sz="0" w:space="0" w:color="auto"/>
        <w:right w:val="none" w:sz="0" w:space="0" w:color="auto"/>
      </w:divBdr>
    </w:div>
    <w:div w:id="341469089">
      <w:bodyDiv w:val="1"/>
      <w:marLeft w:val="0"/>
      <w:marRight w:val="0"/>
      <w:marTop w:val="0"/>
      <w:marBottom w:val="0"/>
      <w:divBdr>
        <w:top w:val="none" w:sz="0" w:space="0" w:color="auto"/>
        <w:left w:val="none" w:sz="0" w:space="0" w:color="auto"/>
        <w:bottom w:val="none" w:sz="0" w:space="0" w:color="auto"/>
        <w:right w:val="none" w:sz="0" w:space="0" w:color="auto"/>
      </w:divBdr>
    </w:div>
    <w:div w:id="425540713">
      <w:bodyDiv w:val="1"/>
      <w:marLeft w:val="0"/>
      <w:marRight w:val="0"/>
      <w:marTop w:val="0"/>
      <w:marBottom w:val="0"/>
      <w:divBdr>
        <w:top w:val="none" w:sz="0" w:space="0" w:color="auto"/>
        <w:left w:val="none" w:sz="0" w:space="0" w:color="auto"/>
        <w:bottom w:val="none" w:sz="0" w:space="0" w:color="auto"/>
        <w:right w:val="none" w:sz="0" w:space="0" w:color="auto"/>
      </w:divBdr>
    </w:div>
    <w:div w:id="426000833">
      <w:bodyDiv w:val="1"/>
      <w:marLeft w:val="0"/>
      <w:marRight w:val="0"/>
      <w:marTop w:val="0"/>
      <w:marBottom w:val="0"/>
      <w:divBdr>
        <w:top w:val="none" w:sz="0" w:space="0" w:color="auto"/>
        <w:left w:val="none" w:sz="0" w:space="0" w:color="auto"/>
        <w:bottom w:val="none" w:sz="0" w:space="0" w:color="auto"/>
        <w:right w:val="none" w:sz="0" w:space="0" w:color="auto"/>
      </w:divBdr>
    </w:div>
    <w:div w:id="535240474">
      <w:bodyDiv w:val="1"/>
      <w:marLeft w:val="0"/>
      <w:marRight w:val="0"/>
      <w:marTop w:val="0"/>
      <w:marBottom w:val="0"/>
      <w:divBdr>
        <w:top w:val="none" w:sz="0" w:space="0" w:color="auto"/>
        <w:left w:val="none" w:sz="0" w:space="0" w:color="auto"/>
        <w:bottom w:val="none" w:sz="0" w:space="0" w:color="auto"/>
        <w:right w:val="none" w:sz="0" w:space="0" w:color="auto"/>
      </w:divBdr>
    </w:div>
    <w:div w:id="700210686">
      <w:bodyDiv w:val="1"/>
      <w:marLeft w:val="0"/>
      <w:marRight w:val="0"/>
      <w:marTop w:val="0"/>
      <w:marBottom w:val="0"/>
      <w:divBdr>
        <w:top w:val="none" w:sz="0" w:space="0" w:color="auto"/>
        <w:left w:val="none" w:sz="0" w:space="0" w:color="auto"/>
        <w:bottom w:val="none" w:sz="0" w:space="0" w:color="auto"/>
        <w:right w:val="none" w:sz="0" w:space="0" w:color="auto"/>
      </w:divBdr>
    </w:div>
    <w:div w:id="908732982">
      <w:bodyDiv w:val="1"/>
      <w:marLeft w:val="0"/>
      <w:marRight w:val="0"/>
      <w:marTop w:val="0"/>
      <w:marBottom w:val="0"/>
      <w:divBdr>
        <w:top w:val="none" w:sz="0" w:space="0" w:color="auto"/>
        <w:left w:val="none" w:sz="0" w:space="0" w:color="auto"/>
        <w:bottom w:val="none" w:sz="0" w:space="0" w:color="auto"/>
        <w:right w:val="none" w:sz="0" w:space="0" w:color="auto"/>
      </w:divBdr>
    </w:div>
    <w:div w:id="927735957">
      <w:bodyDiv w:val="1"/>
      <w:marLeft w:val="0"/>
      <w:marRight w:val="0"/>
      <w:marTop w:val="0"/>
      <w:marBottom w:val="0"/>
      <w:divBdr>
        <w:top w:val="none" w:sz="0" w:space="0" w:color="auto"/>
        <w:left w:val="none" w:sz="0" w:space="0" w:color="auto"/>
        <w:bottom w:val="none" w:sz="0" w:space="0" w:color="auto"/>
        <w:right w:val="none" w:sz="0" w:space="0" w:color="auto"/>
      </w:divBdr>
    </w:div>
    <w:div w:id="985428774">
      <w:bodyDiv w:val="1"/>
      <w:marLeft w:val="0"/>
      <w:marRight w:val="0"/>
      <w:marTop w:val="0"/>
      <w:marBottom w:val="0"/>
      <w:divBdr>
        <w:top w:val="none" w:sz="0" w:space="0" w:color="auto"/>
        <w:left w:val="none" w:sz="0" w:space="0" w:color="auto"/>
        <w:bottom w:val="none" w:sz="0" w:space="0" w:color="auto"/>
        <w:right w:val="none" w:sz="0" w:space="0" w:color="auto"/>
      </w:divBdr>
      <w:divsChild>
        <w:div w:id="2041738363">
          <w:marLeft w:val="0"/>
          <w:marRight w:val="0"/>
          <w:marTop w:val="0"/>
          <w:marBottom w:val="0"/>
          <w:divBdr>
            <w:top w:val="none" w:sz="0" w:space="0" w:color="auto"/>
            <w:left w:val="none" w:sz="0" w:space="0" w:color="auto"/>
            <w:bottom w:val="none" w:sz="0" w:space="0" w:color="auto"/>
            <w:right w:val="none" w:sz="0" w:space="0" w:color="auto"/>
          </w:divBdr>
        </w:div>
      </w:divsChild>
    </w:div>
    <w:div w:id="1074161925">
      <w:bodyDiv w:val="1"/>
      <w:marLeft w:val="0"/>
      <w:marRight w:val="0"/>
      <w:marTop w:val="0"/>
      <w:marBottom w:val="0"/>
      <w:divBdr>
        <w:top w:val="none" w:sz="0" w:space="0" w:color="auto"/>
        <w:left w:val="none" w:sz="0" w:space="0" w:color="auto"/>
        <w:bottom w:val="none" w:sz="0" w:space="0" w:color="auto"/>
        <w:right w:val="none" w:sz="0" w:space="0" w:color="auto"/>
      </w:divBdr>
      <w:divsChild>
        <w:div w:id="808667857">
          <w:marLeft w:val="0"/>
          <w:marRight w:val="0"/>
          <w:marTop w:val="0"/>
          <w:marBottom w:val="0"/>
          <w:divBdr>
            <w:top w:val="none" w:sz="0" w:space="0" w:color="auto"/>
            <w:left w:val="none" w:sz="0" w:space="0" w:color="auto"/>
            <w:bottom w:val="none" w:sz="0" w:space="0" w:color="auto"/>
            <w:right w:val="none" w:sz="0" w:space="0" w:color="auto"/>
          </w:divBdr>
        </w:div>
      </w:divsChild>
    </w:div>
    <w:div w:id="1096635900">
      <w:bodyDiv w:val="1"/>
      <w:marLeft w:val="0"/>
      <w:marRight w:val="0"/>
      <w:marTop w:val="0"/>
      <w:marBottom w:val="0"/>
      <w:divBdr>
        <w:top w:val="none" w:sz="0" w:space="0" w:color="auto"/>
        <w:left w:val="none" w:sz="0" w:space="0" w:color="auto"/>
        <w:bottom w:val="none" w:sz="0" w:space="0" w:color="auto"/>
        <w:right w:val="none" w:sz="0" w:space="0" w:color="auto"/>
      </w:divBdr>
    </w:div>
    <w:div w:id="1178035905">
      <w:bodyDiv w:val="1"/>
      <w:marLeft w:val="0"/>
      <w:marRight w:val="0"/>
      <w:marTop w:val="0"/>
      <w:marBottom w:val="0"/>
      <w:divBdr>
        <w:top w:val="none" w:sz="0" w:space="0" w:color="auto"/>
        <w:left w:val="none" w:sz="0" w:space="0" w:color="auto"/>
        <w:bottom w:val="none" w:sz="0" w:space="0" w:color="auto"/>
        <w:right w:val="none" w:sz="0" w:space="0" w:color="auto"/>
      </w:divBdr>
      <w:divsChild>
        <w:div w:id="1833330623">
          <w:marLeft w:val="0"/>
          <w:marRight w:val="0"/>
          <w:marTop w:val="0"/>
          <w:marBottom w:val="0"/>
          <w:divBdr>
            <w:top w:val="none" w:sz="0" w:space="0" w:color="auto"/>
            <w:left w:val="none" w:sz="0" w:space="0" w:color="auto"/>
            <w:bottom w:val="none" w:sz="0" w:space="0" w:color="auto"/>
            <w:right w:val="none" w:sz="0" w:space="0" w:color="auto"/>
          </w:divBdr>
        </w:div>
      </w:divsChild>
    </w:div>
    <w:div w:id="1205210789">
      <w:bodyDiv w:val="1"/>
      <w:marLeft w:val="0"/>
      <w:marRight w:val="0"/>
      <w:marTop w:val="0"/>
      <w:marBottom w:val="0"/>
      <w:divBdr>
        <w:top w:val="none" w:sz="0" w:space="0" w:color="auto"/>
        <w:left w:val="none" w:sz="0" w:space="0" w:color="auto"/>
        <w:bottom w:val="none" w:sz="0" w:space="0" w:color="auto"/>
        <w:right w:val="none" w:sz="0" w:space="0" w:color="auto"/>
      </w:divBdr>
      <w:divsChild>
        <w:div w:id="333151302">
          <w:marLeft w:val="0"/>
          <w:marRight w:val="0"/>
          <w:marTop w:val="0"/>
          <w:marBottom w:val="0"/>
          <w:divBdr>
            <w:top w:val="none" w:sz="0" w:space="0" w:color="auto"/>
            <w:left w:val="none" w:sz="0" w:space="0" w:color="auto"/>
            <w:bottom w:val="none" w:sz="0" w:space="0" w:color="auto"/>
            <w:right w:val="none" w:sz="0" w:space="0" w:color="auto"/>
          </w:divBdr>
        </w:div>
      </w:divsChild>
    </w:div>
    <w:div w:id="1252660774">
      <w:bodyDiv w:val="1"/>
      <w:marLeft w:val="0"/>
      <w:marRight w:val="0"/>
      <w:marTop w:val="0"/>
      <w:marBottom w:val="0"/>
      <w:divBdr>
        <w:top w:val="none" w:sz="0" w:space="0" w:color="auto"/>
        <w:left w:val="none" w:sz="0" w:space="0" w:color="auto"/>
        <w:bottom w:val="none" w:sz="0" w:space="0" w:color="auto"/>
        <w:right w:val="none" w:sz="0" w:space="0" w:color="auto"/>
      </w:divBdr>
    </w:div>
    <w:div w:id="1264149017">
      <w:bodyDiv w:val="1"/>
      <w:marLeft w:val="0"/>
      <w:marRight w:val="0"/>
      <w:marTop w:val="0"/>
      <w:marBottom w:val="0"/>
      <w:divBdr>
        <w:top w:val="none" w:sz="0" w:space="0" w:color="auto"/>
        <w:left w:val="none" w:sz="0" w:space="0" w:color="auto"/>
        <w:bottom w:val="none" w:sz="0" w:space="0" w:color="auto"/>
        <w:right w:val="none" w:sz="0" w:space="0" w:color="auto"/>
      </w:divBdr>
      <w:divsChild>
        <w:div w:id="724990731">
          <w:marLeft w:val="0"/>
          <w:marRight w:val="0"/>
          <w:marTop w:val="0"/>
          <w:marBottom w:val="0"/>
          <w:divBdr>
            <w:top w:val="none" w:sz="0" w:space="0" w:color="auto"/>
            <w:left w:val="none" w:sz="0" w:space="0" w:color="auto"/>
            <w:bottom w:val="none" w:sz="0" w:space="0" w:color="auto"/>
            <w:right w:val="none" w:sz="0" w:space="0" w:color="auto"/>
          </w:divBdr>
        </w:div>
      </w:divsChild>
    </w:div>
    <w:div w:id="1273709625">
      <w:bodyDiv w:val="1"/>
      <w:marLeft w:val="0"/>
      <w:marRight w:val="0"/>
      <w:marTop w:val="0"/>
      <w:marBottom w:val="0"/>
      <w:divBdr>
        <w:top w:val="none" w:sz="0" w:space="0" w:color="auto"/>
        <w:left w:val="none" w:sz="0" w:space="0" w:color="auto"/>
        <w:bottom w:val="none" w:sz="0" w:space="0" w:color="auto"/>
        <w:right w:val="none" w:sz="0" w:space="0" w:color="auto"/>
      </w:divBdr>
    </w:div>
    <w:div w:id="1278219453">
      <w:bodyDiv w:val="1"/>
      <w:marLeft w:val="0"/>
      <w:marRight w:val="0"/>
      <w:marTop w:val="0"/>
      <w:marBottom w:val="0"/>
      <w:divBdr>
        <w:top w:val="none" w:sz="0" w:space="0" w:color="auto"/>
        <w:left w:val="none" w:sz="0" w:space="0" w:color="auto"/>
        <w:bottom w:val="none" w:sz="0" w:space="0" w:color="auto"/>
        <w:right w:val="none" w:sz="0" w:space="0" w:color="auto"/>
      </w:divBdr>
      <w:divsChild>
        <w:div w:id="1295870852">
          <w:marLeft w:val="0"/>
          <w:marRight w:val="0"/>
          <w:marTop w:val="0"/>
          <w:marBottom w:val="0"/>
          <w:divBdr>
            <w:top w:val="none" w:sz="0" w:space="0" w:color="auto"/>
            <w:left w:val="none" w:sz="0" w:space="0" w:color="auto"/>
            <w:bottom w:val="none" w:sz="0" w:space="0" w:color="auto"/>
            <w:right w:val="none" w:sz="0" w:space="0" w:color="auto"/>
          </w:divBdr>
        </w:div>
      </w:divsChild>
    </w:div>
    <w:div w:id="1295983438">
      <w:bodyDiv w:val="1"/>
      <w:marLeft w:val="0"/>
      <w:marRight w:val="0"/>
      <w:marTop w:val="0"/>
      <w:marBottom w:val="0"/>
      <w:divBdr>
        <w:top w:val="none" w:sz="0" w:space="0" w:color="auto"/>
        <w:left w:val="none" w:sz="0" w:space="0" w:color="auto"/>
        <w:bottom w:val="none" w:sz="0" w:space="0" w:color="auto"/>
        <w:right w:val="none" w:sz="0" w:space="0" w:color="auto"/>
      </w:divBdr>
      <w:divsChild>
        <w:div w:id="128403660">
          <w:marLeft w:val="0"/>
          <w:marRight w:val="0"/>
          <w:marTop w:val="0"/>
          <w:marBottom w:val="0"/>
          <w:divBdr>
            <w:top w:val="none" w:sz="0" w:space="0" w:color="auto"/>
            <w:left w:val="none" w:sz="0" w:space="0" w:color="auto"/>
            <w:bottom w:val="none" w:sz="0" w:space="0" w:color="auto"/>
            <w:right w:val="none" w:sz="0" w:space="0" w:color="auto"/>
          </w:divBdr>
        </w:div>
      </w:divsChild>
    </w:div>
    <w:div w:id="1313831056">
      <w:bodyDiv w:val="1"/>
      <w:marLeft w:val="0"/>
      <w:marRight w:val="0"/>
      <w:marTop w:val="0"/>
      <w:marBottom w:val="0"/>
      <w:divBdr>
        <w:top w:val="none" w:sz="0" w:space="0" w:color="auto"/>
        <w:left w:val="none" w:sz="0" w:space="0" w:color="auto"/>
        <w:bottom w:val="none" w:sz="0" w:space="0" w:color="auto"/>
        <w:right w:val="none" w:sz="0" w:space="0" w:color="auto"/>
      </w:divBdr>
    </w:div>
    <w:div w:id="1316644219">
      <w:bodyDiv w:val="1"/>
      <w:marLeft w:val="0"/>
      <w:marRight w:val="0"/>
      <w:marTop w:val="0"/>
      <w:marBottom w:val="0"/>
      <w:divBdr>
        <w:top w:val="none" w:sz="0" w:space="0" w:color="auto"/>
        <w:left w:val="none" w:sz="0" w:space="0" w:color="auto"/>
        <w:bottom w:val="none" w:sz="0" w:space="0" w:color="auto"/>
        <w:right w:val="none" w:sz="0" w:space="0" w:color="auto"/>
      </w:divBdr>
      <w:divsChild>
        <w:div w:id="1306933638">
          <w:marLeft w:val="0"/>
          <w:marRight w:val="0"/>
          <w:marTop w:val="0"/>
          <w:marBottom w:val="0"/>
          <w:divBdr>
            <w:top w:val="none" w:sz="0" w:space="0" w:color="auto"/>
            <w:left w:val="none" w:sz="0" w:space="0" w:color="auto"/>
            <w:bottom w:val="none" w:sz="0" w:space="0" w:color="auto"/>
            <w:right w:val="none" w:sz="0" w:space="0" w:color="auto"/>
          </w:divBdr>
        </w:div>
      </w:divsChild>
    </w:div>
    <w:div w:id="1336372586">
      <w:bodyDiv w:val="1"/>
      <w:marLeft w:val="0"/>
      <w:marRight w:val="0"/>
      <w:marTop w:val="0"/>
      <w:marBottom w:val="0"/>
      <w:divBdr>
        <w:top w:val="none" w:sz="0" w:space="0" w:color="auto"/>
        <w:left w:val="none" w:sz="0" w:space="0" w:color="auto"/>
        <w:bottom w:val="none" w:sz="0" w:space="0" w:color="auto"/>
        <w:right w:val="none" w:sz="0" w:space="0" w:color="auto"/>
      </w:divBdr>
    </w:div>
    <w:div w:id="1468859330">
      <w:bodyDiv w:val="1"/>
      <w:marLeft w:val="0"/>
      <w:marRight w:val="0"/>
      <w:marTop w:val="0"/>
      <w:marBottom w:val="0"/>
      <w:divBdr>
        <w:top w:val="none" w:sz="0" w:space="0" w:color="auto"/>
        <w:left w:val="none" w:sz="0" w:space="0" w:color="auto"/>
        <w:bottom w:val="none" w:sz="0" w:space="0" w:color="auto"/>
        <w:right w:val="none" w:sz="0" w:space="0" w:color="auto"/>
      </w:divBdr>
      <w:divsChild>
        <w:div w:id="27143319">
          <w:marLeft w:val="0"/>
          <w:marRight w:val="0"/>
          <w:marTop w:val="0"/>
          <w:marBottom w:val="0"/>
          <w:divBdr>
            <w:top w:val="none" w:sz="0" w:space="0" w:color="auto"/>
            <w:left w:val="none" w:sz="0" w:space="0" w:color="auto"/>
            <w:bottom w:val="none" w:sz="0" w:space="0" w:color="auto"/>
            <w:right w:val="none" w:sz="0" w:space="0" w:color="auto"/>
          </w:divBdr>
        </w:div>
      </w:divsChild>
    </w:div>
    <w:div w:id="1594776990">
      <w:bodyDiv w:val="1"/>
      <w:marLeft w:val="0"/>
      <w:marRight w:val="0"/>
      <w:marTop w:val="0"/>
      <w:marBottom w:val="0"/>
      <w:divBdr>
        <w:top w:val="none" w:sz="0" w:space="0" w:color="auto"/>
        <w:left w:val="none" w:sz="0" w:space="0" w:color="auto"/>
        <w:bottom w:val="none" w:sz="0" w:space="0" w:color="auto"/>
        <w:right w:val="none" w:sz="0" w:space="0" w:color="auto"/>
      </w:divBdr>
      <w:divsChild>
        <w:div w:id="1253321210">
          <w:marLeft w:val="0"/>
          <w:marRight w:val="0"/>
          <w:marTop w:val="0"/>
          <w:marBottom w:val="0"/>
          <w:divBdr>
            <w:top w:val="none" w:sz="0" w:space="0" w:color="auto"/>
            <w:left w:val="none" w:sz="0" w:space="0" w:color="auto"/>
            <w:bottom w:val="none" w:sz="0" w:space="0" w:color="auto"/>
            <w:right w:val="none" w:sz="0" w:space="0" w:color="auto"/>
          </w:divBdr>
          <w:divsChild>
            <w:div w:id="1801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2130">
      <w:bodyDiv w:val="1"/>
      <w:marLeft w:val="0"/>
      <w:marRight w:val="0"/>
      <w:marTop w:val="0"/>
      <w:marBottom w:val="0"/>
      <w:divBdr>
        <w:top w:val="none" w:sz="0" w:space="0" w:color="auto"/>
        <w:left w:val="none" w:sz="0" w:space="0" w:color="auto"/>
        <w:bottom w:val="none" w:sz="0" w:space="0" w:color="auto"/>
        <w:right w:val="none" w:sz="0" w:space="0" w:color="auto"/>
      </w:divBdr>
      <w:divsChild>
        <w:div w:id="2025087549">
          <w:marLeft w:val="0"/>
          <w:marRight w:val="0"/>
          <w:marTop w:val="0"/>
          <w:marBottom w:val="0"/>
          <w:divBdr>
            <w:top w:val="none" w:sz="0" w:space="0" w:color="auto"/>
            <w:left w:val="none" w:sz="0" w:space="0" w:color="auto"/>
            <w:bottom w:val="none" w:sz="0" w:space="0" w:color="auto"/>
            <w:right w:val="none" w:sz="0" w:space="0" w:color="auto"/>
          </w:divBdr>
        </w:div>
      </w:divsChild>
    </w:div>
    <w:div w:id="1688940394">
      <w:bodyDiv w:val="1"/>
      <w:marLeft w:val="0"/>
      <w:marRight w:val="0"/>
      <w:marTop w:val="0"/>
      <w:marBottom w:val="0"/>
      <w:divBdr>
        <w:top w:val="none" w:sz="0" w:space="0" w:color="auto"/>
        <w:left w:val="none" w:sz="0" w:space="0" w:color="auto"/>
        <w:bottom w:val="none" w:sz="0" w:space="0" w:color="auto"/>
        <w:right w:val="none" w:sz="0" w:space="0" w:color="auto"/>
      </w:divBdr>
    </w:div>
    <w:div w:id="1697345677">
      <w:bodyDiv w:val="1"/>
      <w:marLeft w:val="0"/>
      <w:marRight w:val="0"/>
      <w:marTop w:val="0"/>
      <w:marBottom w:val="0"/>
      <w:divBdr>
        <w:top w:val="none" w:sz="0" w:space="0" w:color="auto"/>
        <w:left w:val="none" w:sz="0" w:space="0" w:color="auto"/>
        <w:bottom w:val="none" w:sz="0" w:space="0" w:color="auto"/>
        <w:right w:val="none" w:sz="0" w:space="0" w:color="auto"/>
      </w:divBdr>
      <w:divsChild>
        <w:div w:id="984512486">
          <w:marLeft w:val="0"/>
          <w:marRight w:val="0"/>
          <w:marTop w:val="0"/>
          <w:marBottom w:val="0"/>
          <w:divBdr>
            <w:top w:val="none" w:sz="0" w:space="0" w:color="auto"/>
            <w:left w:val="none" w:sz="0" w:space="0" w:color="auto"/>
            <w:bottom w:val="none" w:sz="0" w:space="0" w:color="auto"/>
            <w:right w:val="none" w:sz="0" w:space="0" w:color="auto"/>
          </w:divBdr>
          <w:divsChild>
            <w:div w:id="1738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21282">
      <w:bodyDiv w:val="1"/>
      <w:marLeft w:val="0"/>
      <w:marRight w:val="0"/>
      <w:marTop w:val="0"/>
      <w:marBottom w:val="0"/>
      <w:divBdr>
        <w:top w:val="none" w:sz="0" w:space="0" w:color="auto"/>
        <w:left w:val="none" w:sz="0" w:space="0" w:color="auto"/>
        <w:bottom w:val="none" w:sz="0" w:space="0" w:color="auto"/>
        <w:right w:val="none" w:sz="0" w:space="0" w:color="auto"/>
      </w:divBdr>
    </w:div>
    <w:div w:id="17730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otaaaaaaa/Stock-market-prediction" TargetMode="Externa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https://www.ukri.org/manage-your-award/good-research-resource-hub/responsible-innovation/" TargetMode="External"/><Relationship Id="rId40" Type="http://schemas.openxmlformats.org/officeDocument/2006/relationships/hyperlink" Target="http://Amazon.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ov.uk/government/publications/data-ethics-framework/data-ethics-framework-2020" TargetMode="External"/><Relationship Id="rId10" Type="http://schemas.openxmlformats.org/officeDocument/2006/relationships/hyperlink" Target="https://www.ukri.org/councils/epsrc/guidance-for-applicants/what-to-include-in-your-proposal/health-technologies-impact-and-translation-toolkit/research-integrity-in-healthcare-technologies/responsible-research-and-innovation/" TargetMode="Externa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ukri.org/councils/epsrc/guidance-for-applicants/what-to-include-in-your-proposal/health-technologies-impact-and-translation-toolkit/research-integrity-in-healthcare-technologies/responsible-research-and-innovation/"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hyperlink" Target="http://J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8FAF-1796-4B3F-B487-43B8E0E77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87</Pages>
  <Words>19269</Words>
  <Characters>109839</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Kobayashi, Kota</dc:creator>
  <cp:keywords/>
  <dc:description/>
  <cp:lastModifiedBy>Kobayashi, Kota</cp:lastModifiedBy>
  <cp:revision>3</cp:revision>
  <cp:lastPrinted>2023-09-01T10:51:00Z</cp:lastPrinted>
  <dcterms:created xsi:type="dcterms:W3CDTF">2023-09-01T10:51:00Z</dcterms:created>
  <dcterms:modified xsi:type="dcterms:W3CDTF">2023-09-01T10:56:00Z</dcterms:modified>
</cp:coreProperties>
</file>