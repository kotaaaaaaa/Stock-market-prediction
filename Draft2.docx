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5C72C" w14:textId="64B359ED" w:rsidR="00BC6342" w:rsidRPr="00131B15" w:rsidDel="00130226" w:rsidRDefault="00BC6342" w:rsidP="002E5761">
      <w:pPr>
        <w:spacing w:line="360" w:lineRule="auto"/>
        <w:jc w:val="both"/>
        <w:rPr>
          <w:del w:id="0" w:author="He He (Staff)" w:date="2023-08-20T13:17:00Z"/>
          <w:rFonts w:ascii="Arial" w:hAnsi="Arial" w:cs="Arial"/>
          <w:b/>
          <w:bCs/>
          <w:sz w:val="32"/>
          <w:szCs w:val="32"/>
        </w:rPr>
      </w:pPr>
      <w:del w:id="1" w:author="He He (Staff)" w:date="2023-08-20T13:17:00Z">
        <w:r w:rsidRPr="00131B15" w:rsidDel="00130226">
          <w:rPr>
            <w:rFonts w:ascii="Arial" w:hAnsi="Arial" w:cs="Arial"/>
            <w:b/>
            <w:bCs/>
            <w:sz w:val="32"/>
            <w:szCs w:val="32"/>
          </w:rPr>
          <w:delText xml:space="preserve">Title </w:delText>
        </w:r>
      </w:del>
    </w:p>
    <w:p w14:paraId="715CB985" w14:textId="25CF055A" w:rsidR="00EF019D" w:rsidRPr="00A85E56" w:rsidDel="00A85E56" w:rsidRDefault="00BC6342" w:rsidP="00C9766E">
      <w:pPr>
        <w:spacing w:line="360" w:lineRule="auto"/>
        <w:jc w:val="center"/>
        <w:rPr>
          <w:del w:id="2" w:author="Kobayashi, Kota" w:date="2023-08-21T12:49:00Z"/>
          <w:rFonts w:ascii="Arial" w:hAnsi="Arial" w:cs="Arial"/>
          <w:lang w:val="en-US"/>
          <w:rPrChange w:id="3" w:author="Kobayashi, Kota" w:date="2023-08-21T12:37:00Z">
            <w:rPr>
              <w:del w:id="4" w:author="Kobayashi, Kota" w:date="2023-08-21T12:49:00Z"/>
              <w:rFonts w:ascii="Arial" w:hAnsi="Arial" w:cs="Arial"/>
            </w:rPr>
          </w:rPrChange>
        </w:rPr>
      </w:pPr>
      <w:commentRangeStart w:id="5"/>
      <w:r w:rsidRPr="00131B15">
        <w:rPr>
          <w:rFonts w:ascii="Arial" w:hAnsi="Arial" w:cs="Arial"/>
        </w:rPr>
        <w:t>"Predicting Stock Returns Using News Sentiment Analysis: A Comparative Study of Machine Learning Models during COVID-19"</w:t>
      </w:r>
      <w:commentRangeEnd w:id="5"/>
      <w:r w:rsidR="00130226">
        <w:rPr>
          <w:rStyle w:val="CommentReference"/>
        </w:rPr>
        <w:commentReference w:id="5"/>
      </w:r>
    </w:p>
    <w:p w14:paraId="09096629" w14:textId="77777777" w:rsidR="00825BC3" w:rsidRDefault="00825BC3" w:rsidP="00C9766E">
      <w:pPr>
        <w:spacing w:line="360" w:lineRule="auto"/>
        <w:jc w:val="center"/>
        <w:rPr>
          <w:ins w:id="6" w:author="Kobayashi, Kota" w:date="2023-08-21T12:49:00Z"/>
          <w:rFonts w:ascii="Arial" w:hAnsi="Arial" w:cs="Arial"/>
        </w:rPr>
      </w:pPr>
    </w:p>
    <w:p w14:paraId="4771B76F" w14:textId="3410F471" w:rsidR="005F6FD4" w:rsidRDefault="005F6FD4" w:rsidP="002E5761">
      <w:pPr>
        <w:spacing w:line="360" w:lineRule="auto"/>
        <w:jc w:val="both"/>
        <w:rPr>
          <w:rFonts w:ascii="Arial" w:hAnsi="Arial" w:cs="Arial"/>
        </w:rPr>
      </w:pPr>
    </w:p>
    <w:p w14:paraId="097E6075" w14:textId="59CF988A" w:rsidR="003F7514" w:rsidRDefault="005F6FD4">
      <w:pPr>
        <w:rPr>
          <w:rFonts w:ascii="Arial" w:hAnsi="Arial" w:cs="Arial"/>
        </w:rPr>
      </w:pPr>
      <w:r>
        <w:rPr>
          <w:rFonts w:ascii="Arial" w:hAnsi="Arial" w:cs="Arial"/>
        </w:rPr>
        <w:br w:type="page"/>
      </w:r>
    </w:p>
    <w:sdt>
      <w:sdtPr>
        <w:rPr>
          <w:rFonts w:asciiTheme="minorHAnsi" w:eastAsiaTheme="minorEastAsia" w:hAnsiTheme="minorHAnsi" w:cstheme="minorBidi"/>
          <w:b w:val="0"/>
          <w:bCs w:val="0"/>
          <w:color w:val="auto"/>
          <w:kern w:val="2"/>
          <w:sz w:val="24"/>
          <w:szCs w:val="24"/>
          <w:lang w:val="en-GB" w:eastAsia="ja-JP"/>
          <w14:ligatures w14:val="standardContextual"/>
        </w:rPr>
        <w:id w:val="1304200112"/>
        <w:docPartObj>
          <w:docPartGallery w:val="Table of Contents"/>
          <w:docPartUnique/>
        </w:docPartObj>
      </w:sdtPr>
      <w:sdtEndPr>
        <w:rPr>
          <w:noProof/>
        </w:rPr>
      </w:sdtEndPr>
      <w:sdtContent>
        <w:p w14:paraId="615359FC" w14:textId="65025E0A" w:rsidR="003F7514" w:rsidRPr="00DE40EC" w:rsidRDefault="003F7514">
          <w:pPr>
            <w:pStyle w:val="TOCHeading"/>
            <w:rPr>
              <w:bCs w:val="0"/>
              <w:sz w:val="24"/>
              <w:szCs w:val="24"/>
            </w:rPr>
          </w:pPr>
          <w:r w:rsidRPr="00DE40EC">
            <w:rPr>
              <w:bCs w:val="0"/>
              <w:sz w:val="24"/>
              <w:szCs w:val="24"/>
            </w:rPr>
            <w:t>Table of Contents</w:t>
          </w:r>
        </w:p>
        <w:p w14:paraId="01318BCC" w14:textId="7FC4DBC4" w:rsidR="00A55C52" w:rsidRDefault="003F7514">
          <w:pPr>
            <w:pStyle w:val="TOC1"/>
            <w:tabs>
              <w:tab w:val="right" w:leader="dot" w:pos="9016"/>
            </w:tabs>
            <w:rPr>
              <w:rFonts w:cstheme="minorBidi"/>
              <w:b w:val="0"/>
              <w:bCs w:val="0"/>
              <w:i w:val="0"/>
              <w:iCs w:val="0"/>
              <w:noProof/>
            </w:rPr>
          </w:pPr>
          <w:r w:rsidRPr="00DE40EC">
            <w:rPr>
              <w:b w:val="0"/>
              <w:bCs w:val="0"/>
              <w:i w:val="0"/>
            </w:rPr>
            <w:fldChar w:fldCharType="begin"/>
          </w:r>
          <w:r w:rsidRPr="00DE40EC">
            <w:rPr>
              <w:b w:val="0"/>
              <w:i w:val="0"/>
            </w:rPr>
            <w:instrText xml:space="preserve"> TOC \o "1-3" \h \z \u </w:instrText>
          </w:r>
          <w:r w:rsidRPr="00DE40EC">
            <w:rPr>
              <w:b w:val="0"/>
              <w:bCs w:val="0"/>
              <w:i w:val="0"/>
            </w:rPr>
            <w:fldChar w:fldCharType="separate"/>
          </w:r>
          <w:hyperlink w:anchor="_Toc144117192" w:history="1">
            <w:r w:rsidR="00A55C52" w:rsidRPr="009549EF">
              <w:rPr>
                <w:rStyle w:val="Hyperlink"/>
                <w:noProof/>
              </w:rPr>
              <w:t>1. Introduction</w:t>
            </w:r>
            <w:r w:rsidR="00A55C52">
              <w:rPr>
                <w:noProof/>
                <w:webHidden/>
              </w:rPr>
              <w:tab/>
            </w:r>
            <w:r w:rsidR="00A55C52">
              <w:rPr>
                <w:noProof/>
                <w:webHidden/>
              </w:rPr>
              <w:fldChar w:fldCharType="begin"/>
            </w:r>
            <w:r w:rsidR="00A55C52">
              <w:rPr>
                <w:noProof/>
                <w:webHidden/>
              </w:rPr>
              <w:instrText xml:space="preserve"> PAGEREF _Toc144117192 \h </w:instrText>
            </w:r>
            <w:r w:rsidR="00A55C52">
              <w:rPr>
                <w:noProof/>
                <w:webHidden/>
              </w:rPr>
            </w:r>
            <w:r w:rsidR="00A55C52">
              <w:rPr>
                <w:noProof/>
                <w:webHidden/>
              </w:rPr>
              <w:fldChar w:fldCharType="separate"/>
            </w:r>
            <w:r w:rsidR="00A55C52">
              <w:rPr>
                <w:noProof/>
                <w:webHidden/>
              </w:rPr>
              <w:t>5</w:t>
            </w:r>
            <w:r w:rsidR="00A55C52">
              <w:rPr>
                <w:noProof/>
                <w:webHidden/>
              </w:rPr>
              <w:fldChar w:fldCharType="end"/>
            </w:r>
          </w:hyperlink>
        </w:p>
        <w:p w14:paraId="64CCC735" w14:textId="60AF4492" w:rsidR="00A55C52" w:rsidRDefault="00A55C52">
          <w:pPr>
            <w:pStyle w:val="TOC2"/>
            <w:tabs>
              <w:tab w:val="right" w:leader="dot" w:pos="9016"/>
            </w:tabs>
            <w:rPr>
              <w:rFonts w:cstheme="minorBidi"/>
              <w:b w:val="0"/>
              <w:bCs w:val="0"/>
              <w:noProof/>
              <w:sz w:val="24"/>
              <w:szCs w:val="24"/>
            </w:rPr>
          </w:pPr>
          <w:hyperlink w:anchor="_Toc144117193" w:history="1">
            <w:r w:rsidRPr="009549EF">
              <w:rPr>
                <w:rStyle w:val="Hyperlink"/>
                <w:noProof/>
              </w:rPr>
              <w:t>1.1 Background</w:t>
            </w:r>
            <w:r>
              <w:rPr>
                <w:noProof/>
                <w:webHidden/>
              </w:rPr>
              <w:tab/>
            </w:r>
            <w:r>
              <w:rPr>
                <w:noProof/>
                <w:webHidden/>
              </w:rPr>
              <w:fldChar w:fldCharType="begin"/>
            </w:r>
            <w:r>
              <w:rPr>
                <w:noProof/>
                <w:webHidden/>
              </w:rPr>
              <w:instrText xml:space="preserve"> PAGEREF _Toc144117193 \h </w:instrText>
            </w:r>
            <w:r>
              <w:rPr>
                <w:noProof/>
                <w:webHidden/>
              </w:rPr>
            </w:r>
            <w:r>
              <w:rPr>
                <w:noProof/>
                <w:webHidden/>
              </w:rPr>
              <w:fldChar w:fldCharType="separate"/>
            </w:r>
            <w:r>
              <w:rPr>
                <w:noProof/>
                <w:webHidden/>
              </w:rPr>
              <w:t>5</w:t>
            </w:r>
            <w:r>
              <w:rPr>
                <w:noProof/>
                <w:webHidden/>
              </w:rPr>
              <w:fldChar w:fldCharType="end"/>
            </w:r>
          </w:hyperlink>
        </w:p>
        <w:p w14:paraId="1F031BA4" w14:textId="6B96EBB9" w:rsidR="00A55C52" w:rsidRDefault="00A55C52">
          <w:pPr>
            <w:pStyle w:val="TOC2"/>
            <w:tabs>
              <w:tab w:val="right" w:leader="dot" w:pos="9016"/>
            </w:tabs>
            <w:rPr>
              <w:rFonts w:cstheme="minorBidi"/>
              <w:b w:val="0"/>
              <w:bCs w:val="0"/>
              <w:noProof/>
              <w:sz w:val="24"/>
              <w:szCs w:val="24"/>
            </w:rPr>
          </w:pPr>
          <w:hyperlink w:anchor="_Toc144117194" w:history="1">
            <w:r w:rsidRPr="009549EF">
              <w:rPr>
                <w:rStyle w:val="Hyperlink"/>
                <w:noProof/>
              </w:rPr>
              <w:t>1.2 Objective</w:t>
            </w:r>
            <w:r>
              <w:rPr>
                <w:noProof/>
                <w:webHidden/>
              </w:rPr>
              <w:tab/>
            </w:r>
            <w:r>
              <w:rPr>
                <w:noProof/>
                <w:webHidden/>
              </w:rPr>
              <w:fldChar w:fldCharType="begin"/>
            </w:r>
            <w:r>
              <w:rPr>
                <w:noProof/>
                <w:webHidden/>
              </w:rPr>
              <w:instrText xml:space="preserve"> PAGEREF _Toc144117194 \h </w:instrText>
            </w:r>
            <w:r>
              <w:rPr>
                <w:noProof/>
                <w:webHidden/>
              </w:rPr>
            </w:r>
            <w:r>
              <w:rPr>
                <w:noProof/>
                <w:webHidden/>
              </w:rPr>
              <w:fldChar w:fldCharType="separate"/>
            </w:r>
            <w:r>
              <w:rPr>
                <w:noProof/>
                <w:webHidden/>
              </w:rPr>
              <w:t>7</w:t>
            </w:r>
            <w:r>
              <w:rPr>
                <w:noProof/>
                <w:webHidden/>
              </w:rPr>
              <w:fldChar w:fldCharType="end"/>
            </w:r>
          </w:hyperlink>
        </w:p>
        <w:p w14:paraId="55482A49" w14:textId="419F5730" w:rsidR="00A55C52" w:rsidRDefault="00A55C52">
          <w:pPr>
            <w:pStyle w:val="TOC1"/>
            <w:tabs>
              <w:tab w:val="right" w:leader="dot" w:pos="9016"/>
            </w:tabs>
            <w:rPr>
              <w:rFonts w:cstheme="minorBidi"/>
              <w:b w:val="0"/>
              <w:bCs w:val="0"/>
              <w:i w:val="0"/>
              <w:iCs w:val="0"/>
              <w:noProof/>
            </w:rPr>
          </w:pPr>
          <w:hyperlink w:anchor="_Toc144117195" w:history="1">
            <w:r w:rsidRPr="009549EF">
              <w:rPr>
                <w:rStyle w:val="Hyperlink"/>
                <w:noProof/>
              </w:rPr>
              <w:t>2. Literature Review</w:t>
            </w:r>
            <w:r>
              <w:rPr>
                <w:noProof/>
                <w:webHidden/>
              </w:rPr>
              <w:tab/>
            </w:r>
            <w:r>
              <w:rPr>
                <w:noProof/>
                <w:webHidden/>
              </w:rPr>
              <w:fldChar w:fldCharType="begin"/>
            </w:r>
            <w:r>
              <w:rPr>
                <w:noProof/>
                <w:webHidden/>
              </w:rPr>
              <w:instrText xml:space="preserve"> PAGEREF _Toc144117195 \h </w:instrText>
            </w:r>
            <w:r>
              <w:rPr>
                <w:noProof/>
                <w:webHidden/>
              </w:rPr>
            </w:r>
            <w:r>
              <w:rPr>
                <w:noProof/>
                <w:webHidden/>
              </w:rPr>
              <w:fldChar w:fldCharType="separate"/>
            </w:r>
            <w:r>
              <w:rPr>
                <w:noProof/>
                <w:webHidden/>
              </w:rPr>
              <w:t>8</w:t>
            </w:r>
            <w:r>
              <w:rPr>
                <w:noProof/>
                <w:webHidden/>
              </w:rPr>
              <w:fldChar w:fldCharType="end"/>
            </w:r>
          </w:hyperlink>
        </w:p>
        <w:p w14:paraId="4C8B05D7" w14:textId="65B4D708" w:rsidR="00A55C52" w:rsidRDefault="00A55C52">
          <w:pPr>
            <w:pStyle w:val="TOC2"/>
            <w:tabs>
              <w:tab w:val="right" w:leader="dot" w:pos="9016"/>
            </w:tabs>
            <w:rPr>
              <w:rFonts w:cstheme="minorBidi"/>
              <w:b w:val="0"/>
              <w:bCs w:val="0"/>
              <w:noProof/>
              <w:sz w:val="24"/>
              <w:szCs w:val="24"/>
            </w:rPr>
          </w:pPr>
          <w:hyperlink w:anchor="_Toc144117196" w:history="1">
            <w:r w:rsidRPr="009549EF">
              <w:rPr>
                <w:rStyle w:val="Hyperlink"/>
                <w:noProof/>
              </w:rPr>
              <w:t>2.1 Sentiment Analysis: A Brief Overview</w:t>
            </w:r>
            <w:r>
              <w:rPr>
                <w:noProof/>
                <w:webHidden/>
              </w:rPr>
              <w:tab/>
            </w:r>
            <w:r>
              <w:rPr>
                <w:noProof/>
                <w:webHidden/>
              </w:rPr>
              <w:fldChar w:fldCharType="begin"/>
            </w:r>
            <w:r>
              <w:rPr>
                <w:noProof/>
                <w:webHidden/>
              </w:rPr>
              <w:instrText xml:space="preserve"> PAGEREF _Toc144117196 \h </w:instrText>
            </w:r>
            <w:r>
              <w:rPr>
                <w:noProof/>
                <w:webHidden/>
              </w:rPr>
            </w:r>
            <w:r>
              <w:rPr>
                <w:noProof/>
                <w:webHidden/>
              </w:rPr>
              <w:fldChar w:fldCharType="separate"/>
            </w:r>
            <w:r>
              <w:rPr>
                <w:noProof/>
                <w:webHidden/>
              </w:rPr>
              <w:t>8</w:t>
            </w:r>
            <w:r>
              <w:rPr>
                <w:noProof/>
                <w:webHidden/>
              </w:rPr>
              <w:fldChar w:fldCharType="end"/>
            </w:r>
          </w:hyperlink>
        </w:p>
        <w:p w14:paraId="0C6BE259" w14:textId="6CE2E0B8" w:rsidR="00A55C52" w:rsidRDefault="00A55C52">
          <w:pPr>
            <w:pStyle w:val="TOC2"/>
            <w:tabs>
              <w:tab w:val="right" w:leader="dot" w:pos="9016"/>
            </w:tabs>
            <w:rPr>
              <w:rFonts w:cstheme="minorBidi"/>
              <w:b w:val="0"/>
              <w:bCs w:val="0"/>
              <w:noProof/>
              <w:sz w:val="24"/>
              <w:szCs w:val="24"/>
            </w:rPr>
          </w:pPr>
          <w:hyperlink w:anchor="_Toc144117197" w:history="1">
            <w:r w:rsidRPr="009549EF">
              <w:rPr>
                <w:rStyle w:val="Hyperlink"/>
                <w:noProof/>
              </w:rPr>
              <w:t>2.2 News Sentiment and Stock Market Movements</w:t>
            </w:r>
            <w:r>
              <w:rPr>
                <w:noProof/>
                <w:webHidden/>
              </w:rPr>
              <w:tab/>
            </w:r>
            <w:r>
              <w:rPr>
                <w:noProof/>
                <w:webHidden/>
              </w:rPr>
              <w:fldChar w:fldCharType="begin"/>
            </w:r>
            <w:r>
              <w:rPr>
                <w:noProof/>
                <w:webHidden/>
              </w:rPr>
              <w:instrText xml:space="preserve"> PAGEREF _Toc144117197 \h </w:instrText>
            </w:r>
            <w:r>
              <w:rPr>
                <w:noProof/>
                <w:webHidden/>
              </w:rPr>
            </w:r>
            <w:r>
              <w:rPr>
                <w:noProof/>
                <w:webHidden/>
              </w:rPr>
              <w:fldChar w:fldCharType="separate"/>
            </w:r>
            <w:r>
              <w:rPr>
                <w:noProof/>
                <w:webHidden/>
              </w:rPr>
              <w:t>8</w:t>
            </w:r>
            <w:r>
              <w:rPr>
                <w:noProof/>
                <w:webHidden/>
              </w:rPr>
              <w:fldChar w:fldCharType="end"/>
            </w:r>
          </w:hyperlink>
        </w:p>
        <w:p w14:paraId="21D7309F" w14:textId="7D651B9C" w:rsidR="00A55C52" w:rsidRDefault="00A55C52">
          <w:pPr>
            <w:pStyle w:val="TOC2"/>
            <w:tabs>
              <w:tab w:val="right" w:leader="dot" w:pos="9016"/>
            </w:tabs>
            <w:rPr>
              <w:rFonts w:cstheme="minorBidi"/>
              <w:b w:val="0"/>
              <w:bCs w:val="0"/>
              <w:noProof/>
              <w:sz w:val="24"/>
              <w:szCs w:val="24"/>
            </w:rPr>
          </w:pPr>
          <w:hyperlink w:anchor="_Toc144117198" w:history="1">
            <w:r w:rsidRPr="009549EF">
              <w:rPr>
                <w:rStyle w:val="Hyperlink"/>
                <w:noProof/>
              </w:rPr>
              <w:t>2.3 Machine Learning Models in Financial Forecasting</w:t>
            </w:r>
            <w:r>
              <w:rPr>
                <w:noProof/>
                <w:webHidden/>
              </w:rPr>
              <w:tab/>
            </w:r>
            <w:r>
              <w:rPr>
                <w:noProof/>
                <w:webHidden/>
              </w:rPr>
              <w:fldChar w:fldCharType="begin"/>
            </w:r>
            <w:r>
              <w:rPr>
                <w:noProof/>
                <w:webHidden/>
              </w:rPr>
              <w:instrText xml:space="preserve"> PAGEREF _Toc144117198 \h </w:instrText>
            </w:r>
            <w:r>
              <w:rPr>
                <w:noProof/>
                <w:webHidden/>
              </w:rPr>
            </w:r>
            <w:r>
              <w:rPr>
                <w:noProof/>
                <w:webHidden/>
              </w:rPr>
              <w:fldChar w:fldCharType="separate"/>
            </w:r>
            <w:r>
              <w:rPr>
                <w:noProof/>
                <w:webHidden/>
              </w:rPr>
              <w:t>9</w:t>
            </w:r>
            <w:r>
              <w:rPr>
                <w:noProof/>
                <w:webHidden/>
              </w:rPr>
              <w:fldChar w:fldCharType="end"/>
            </w:r>
          </w:hyperlink>
        </w:p>
        <w:p w14:paraId="577117C1" w14:textId="64C5F637" w:rsidR="00A55C52" w:rsidRDefault="00A55C52">
          <w:pPr>
            <w:pStyle w:val="TOC2"/>
            <w:tabs>
              <w:tab w:val="right" w:leader="dot" w:pos="9016"/>
            </w:tabs>
            <w:rPr>
              <w:rFonts w:cstheme="minorBidi"/>
              <w:b w:val="0"/>
              <w:bCs w:val="0"/>
              <w:noProof/>
              <w:sz w:val="24"/>
              <w:szCs w:val="24"/>
            </w:rPr>
          </w:pPr>
          <w:hyperlink w:anchor="_Toc144117199" w:history="1">
            <w:r w:rsidRPr="009549EF">
              <w:rPr>
                <w:rStyle w:val="Hyperlink"/>
                <w:noProof/>
              </w:rPr>
              <w:t>2.4 The COVID-19 Pandemic: A New Challenge</w:t>
            </w:r>
            <w:r>
              <w:rPr>
                <w:noProof/>
                <w:webHidden/>
              </w:rPr>
              <w:tab/>
            </w:r>
            <w:r>
              <w:rPr>
                <w:noProof/>
                <w:webHidden/>
              </w:rPr>
              <w:fldChar w:fldCharType="begin"/>
            </w:r>
            <w:r>
              <w:rPr>
                <w:noProof/>
                <w:webHidden/>
              </w:rPr>
              <w:instrText xml:space="preserve"> PAGEREF _Toc144117199 \h </w:instrText>
            </w:r>
            <w:r>
              <w:rPr>
                <w:noProof/>
                <w:webHidden/>
              </w:rPr>
            </w:r>
            <w:r>
              <w:rPr>
                <w:noProof/>
                <w:webHidden/>
              </w:rPr>
              <w:fldChar w:fldCharType="separate"/>
            </w:r>
            <w:r>
              <w:rPr>
                <w:noProof/>
                <w:webHidden/>
              </w:rPr>
              <w:t>10</w:t>
            </w:r>
            <w:r>
              <w:rPr>
                <w:noProof/>
                <w:webHidden/>
              </w:rPr>
              <w:fldChar w:fldCharType="end"/>
            </w:r>
          </w:hyperlink>
        </w:p>
        <w:p w14:paraId="28A938B5" w14:textId="323918B4" w:rsidR="00A55C52" w:rsidRDefault="00A55C52">
          <w:pPr>
            <w:pStyle w:val="TOC2"/>
            <w:tabs>
              <w:tab w:val="right" w:leader="dot" w:pos="9016"/>
            </w:tabs>
            <w:rPr>
              <w:rFonts w:cstheme="minorBidi"/>
              <w:b w:val="0"/>
              <w:bCs w:val="0"/>
              <w:noProof/>
              <w:sz w:val="24"/>
              <w:szCs w:val="24"/>
            </w:rPr>
          </w:pPr>
          <w:hyperlink w:anchor="_Toc144117200" w:history="1">
            <w:r w:rsidRPr="009549EF">
              <w:rPr>
                <w:rStyle w:val="Hyperlink"/>
                <w:noProof/>
              </w:rPr>
              <w:t xml:space="preserve">2.5 </w:t>
            </w:r>
            <w:r w:rsidRPr="009549EF">
              <w:rPr>
                <w:rStyle w:val="Hyperlink"/>
                <w:noProof/>
                <w:lang w:eastAsia="zh-CN"/>
              </w:rPr>
              <w:t>Literature Review Summary</w:t>
            </w:r>
            <w:r>
              <w:rPr>
                <w:noProof/>
                <w:webHidden/>
              </w:rPr>
              <w:tab/>
            </w:r>
            <w:r>
              <w:rPr>
                <w:noProof/>
                <w:webHidden/>
              </w:rPr>
              <w:fldChar w:fldCharType="begin"/>
            </w:r>
            <w:r>
              <w:rPr>
                <w:noProof/>
                <w:webHidden/>
              </w:rPr>
              <w:instrText xml:space="preserve"> PAGEREF _Toc144117200 \h </w:instrText>
            </w:r>
            <w:r>
              <w:rPr>
                <w:noProof/>
                <w:webHidden/>
              </w:rPr>
            </w:r>
            <w:r>
              <w:rPr>
                <w:noProof/>
                <w:webHidden/>
              </w:rPr>
              <w:fldChar w:fldCharType="separate"/>
            </w:r>
            <w:r>
              <w:rPr>
                <w:noProof/>
                <w:webHidden/>
              </w:rPr>
              <w:t>10</w:t>
            </w:r>
            <w:r>
              <w:rPr>
                <w:noProof/>
                <w:webHidden/>
              </w:rPr>
              <w:fldChar w:fldCharType="end"/>
            </w:r>
          </w:hyperlink>
        </w:p>
        <w:p w14:paraId="7EF13950" w14:textId="2533BFD6" w:rsidR="00A55C52" w:rsidRDefault="00A55C52">
          <w:pPr>
            <w:pStyle w:val="TOC1"/>
            <w:tabs>
              <w:tab w:val="right" w:leader="dot" w:pos="9016"/>
            </w:tabs>
            <w:rPr>
              <w:rFonts w:cstheme="minorBidi"/>
              <w:b w:val="0"/>
              <w:bCs w:val="0"/>
              <w:i w:val="0"/>
              <w:iCs w:val="0"/>
              <w:noProof/>
            </w:rPr>
          </w:pPr>
          <w:hyperlink w:anchor="_Toc144117201" w:history="1">
            <w:r w:rsidRPr="009549EF">
              <w:rPr>
                <w:rStyle w:val="Hyperlink"/>
                <w:noProof/>
              </w:rPr>
              <w:t>3. Data</w:t>
            </w:r>
            <w:r>
              <w:rPr>
                <w:noProof/>
                <w:webHidden/>
              </w:rPr>
              <w:tab/>
            </w:r>
            <w:r>
              <w:rPr>
                <w:noProof/>
                <w:webHidden/>
              </w:rPr>
              <w:fldChar w:fldCharType="begin"/>
            </w:r>
            <w:r>
              <w:rPr>
                <w:noProof/>
                <w:webHidden/>
              </w:rPr>
              <w:instrText xml:space="preserve"> PAGEREF _Toc144117201 \h </w:instrText>
            </w:r>
            <w:r>
              <w:rPr>
                <w:noProof/>
                <w:webHidden/>
              </w:rPr>
            </w:r>
            <w:r>
              <w:rPr>
                <w:noProof/>
                <w:webHidden/>
              </w:rPr>
              <w:fldChar w:fldCharType="separate"/>
            </w:r>
            <w:r>
              <w:rPr>
                <w:noProof/>
                <w:webHidden/>
              </w:rPr>
              <w:t>10</w:t>
            </w:r>
            <w:r>
              <w:rPr>
                <w:noProof/>
                <w:webHidden/>
              </w:rPr>
              <w:fldChar w:fldCharType="end"/>
            </w:r>
          </w:hyperlink>
        </w:p>
        <w:p w14:paraId="0730AFCC" w14:textId="38F88905" w:rsidR="00A55C52" w:rsidRDefault="00A55C52">
          <w:pPr>
            <w:pStyle w:val="TOC2"/>
            <w:tabs>
              <w:tab w:val="right" w:leader="dot" w:pos="9016"/>
            </w:tabs>
            <w:rPr>
              <w:rFonts w:cstheme="minorBidi"/>
              <w:b w:val="0"/>
              <w:bCs w:val="0"/>
              <w:noProof/>
              <w:sz w:val="24"/>
              <w:szCs w:val="24"/>
            </w:rPr>
          </w:pPr>
          <w:hyperlink w:anchor="_Toc144117202" w:history="1">
            <w:r w:rsidRPr="009549EF">
              <w:rPr>
                <w:rStyle w:val="Hyperlink"/>
                <w:noProof/>
              </w:rPr>
              <w:t>3.1 Dataset Overview</w:t>
            </w:r>
            <w:r>
              <w:rPr>
                <w:noProof/>
                <w:webHidden/>
              </w:rPr>
              <w:tab/>
            </w:r>
            <w:r>
              <w:rPr>
                <w:noProof/>
                <w:webHidden/>
              </w:rPr>
              <w:fldChar w:fldCharType="begin"/>
            </w:r>
            <w:r>
              <w:rPr>
                <w:noProof/>
                <w:webHidden/>
              </w:rPr>
              <w:instrText xml:space="preserve"> PAGEREF _Toc144117202 \h </w:instrText>
            </w:r>
            <w:r>
              <w:rPr>
                <w:noProof/>
                <w:webHidden/>
              </w:rPr>
            </w:r>
            <w:r>
              <w:rPr>
                <w:noProof/>
                <w:webHidden/>
              </w:rPr>
              <w:fldChar w:fldCharType="separate"/>
            </w:r>
            <w:r>
              <w:rPr>
                <w:noProof/>
                <w:webHidden/>
              </w:rPr>
              <w:t>10</w:t>
            </w:r>
            <w:r>
              <w:rPr>
                <w:noProof/>
                <w:webHidden/>
              </w:rPr>
              <w:fldChar w:fldCharType="end"/>
            </w:r>
          </w:hyperlink>
        </w:p>
        <w:p w14:paraId="71D4D0A4" w14:textId="20493281" w:rsidR="00A55C52" w:rsidRDefault="00A55C52">
          <w:pPr>
            <w:pStyle w:val="TOC2"/>
            <w:tabs>
              <w:tab w:val="right" w:leader="dot" w:pos="9016"/>
            </w:tabs>
            <w:rPr>
              <w:rFonts w:cstheme="minorBidi"/>
              <w:b w:val="0"/>
              <w:bCs w:val="0"/>
              <w:noProof/>
              <w:sz w:val="24"/>
              <w:szCs w:val="24"/>
            </w:rPr>
          </w:pPr>
          <w:hyperlink w:anchor="_Toc144117203" w:history="1">
            <w:r w:rsidRPr="009549EF">
              <w:rPr>
                <w:rStyle w:val="Hyperlink"/>
                <w:noProof/>
              </w:rPr>
              <w:t>3.2 Data Sources</w:t>
            </w:r>
            <w:r>
              <w:rPr>
                <w:noProof/>
                <w:webHidden/>
              </w:rPr>
              <w:tab/>
            </w:r>
            <w:r>
              <w:rPr>
                <w:noProof/>
                <w:webHidden/>
              </w:rPr>
              <w:fldChar w:fldCharType="begin"/>
            </w:r>
            <w:r>
              <w:rPr>
                <w:noProof/>
                <w:webHidden/>
              </w:rPr>
              <w:instrText xml:space="preserve"> PAGEREF _Toc144117203 \h </w:instrText>
            </w:r>
            <w:r>
              <w:rPr>
                <w:noProof/>
                <w:webHidden/>
              </w:rPr>
            </w:r>
            <w:r>
              <w:rPr>
                <w:noProof/>
                <w:webHidden/>
              </w:rPr>
              <w:fldChar w:fldCharType="separate"/>
            </w:r>
            <w:r>
              <w:rPr>
                <w:noProof/>
                <w:webHidden/>
              </w:rPr>
              <w:t>11</w:t>
            </w:r>
            <w:r>
              <w:rPr>
                <w:noProof/>
                <w:webHidden/>
              </w:rPr>
              <w:fldChar w:fldCharType="end"/>
            </w:r>
          </w:hyperlink>
        </w:p>
        <w:p w14:paraId="0C5511E0" w14:textId="18BFCBD1" w:rsidR="00A55C52" w:rsidRDefault="00A55C52">
          <w:pPr>
            <w:pStyle w:val="TOC2"/>
            <w:tabs>
              <w:tab w:val="right" w:leader="dot" w:pos="9016"/>
            </w:tabs>
            <w:rPr>
              <w:rFonts w:cstheme="minorBidi"/>
              <w:b w:val="0"/>
              <w:bCs w:val="0"/>
              <w:noProof/>
              <w:sz w:val="24"/>
              <w:szCs w:val="24"/>
            </w:rPr>
          </w:pPr>
          <w:hyperlink w:anchor="_Toc144117204" w:history="1">
            <w:r w:rsidRPr="009549EF">
              <w:rPr>
                <w:rStyle w:val="Hyperlink"/>
                <w:noProof/>
              </w:rPr>
              <w:t>3.3 Variables</w:t>
            </w:r>
            <w:r>
              <w:rPr>
                <w:noProof/>
                <w:webHidden/>
              </w:rPr>
              <w:tab/>
            </w:r>
            <w:r>
              <w:rPr>
                <w:noProof/>
                <w:webHidden/>
              </w:rPr>
              <w:fldChar w:fldCharType="begin"/>
            </w:r>
            <w:r>
              <w:rPr>
                <w:noProof/>
                <w:webHidden/>
              </w:rPr>
              <w:instrText xml:space="preserve"> PAGEREF _Toc144117204 \h </w:instrText>
            </w:r>
            <w:r>
              <w:rPr>
                <w:noProof/>
                <w:webHidden/>
              </w:rPr>
            </w:r>
            <w:r>
              <w:rPr>
                <w:noProof/>
                <w:webHidden/>
              </w:rPr>
              <w:fldChar w:fldCharType="separate"/>
            </w:r>
            <w:r>
              <w:rPr>
                <w:noProof/>
                <w:webHidden/>
              </w:rPr>
              <w:t>12</w:t>
            </w:r>
            <w:r>
              <w:rPr>
                <w:noProof/>
                <w:webHidden/>
              </w:rPr>
              <w:fldChar w:fldCharType="end"/>
            </w:r>
          </w:hyperlink>
        </w:p>
        <w:p w14:paraId="369B803D" w14:textId="5F275BD4" w:rsidR="00A55C52" w:rsidRDefault="00A55C52">
          <w:pPr>
            <w:pStyle w:val="TOC2"/>
            <w:tabs>
              <w:tab w:val="right" w:leader="dot" w:pos="9016"/>
            </w:tabs>
            <w:rPr>
              <w:rFonts w:cstheme="minorBidi"/>
              <w:b w:val="0"/>
              <w:bCs w:val="0"/>
              <w:noProof/>
              <w:sz w:val="24"/>
              <w:szCs w:val="24"/>
            </w:rPr>
          </w:pPr>
          <w:hyperlink w:anchor="_Toc144117205" w:history="1">
            <w:r w:rsidRPr="009549EF">
              <w:rPr>
                <w:rStyle w:val="Hyperlink"/>
                <w:noProof/>
              </w:rPr>
              <w:t>3.4 Dataset Specifications</w:t>
            </w:r>
            <w:r>
              <w:rPr>
                <w:noProof/>
                <w:webHidden/>
              </w:rPr>
              <w:tab/>
            </w:r>
            <w:r>
              <w:rPr>
                <w:noProof/>
                <w:webHidden/>
              </w:rPr>
              <w:fldChar w:fldCharType="begin"/>
            </w:r>
            <w:r>
              <w:rPr>
                <w:noProof/>
                <w:webHidden/>
              </w:rPr>
              <w:instrText xml:space="preserve"> PAGEREF _Toc144117205 \h </w:instrText>
            </w:r>
            <w:r>
              <w:rPr>
                <w:noProof/>
                <w:webHidden/>
              </w:rPr>
            </w:r>
            <w:r>
              <w:rPr>
                <w:noProof/>
                <w:webHidden/>
              </w:rPr>
              <w:fldChar w:fldCharType="separate"/>
            </w:r>
            <w:r>
              <w:rPr>
                <w:noProof/>
                <w:webHidden/>
              </w:rPr>
              <w:t>13</w:t>
            </w:r>
            <w:r>
              <w:rPr>
                <w:noProof/>
                <w:webHidden/>
              </w:rPr>
              <w:fldChar w:fldCharType="end"/>
            </w:r>
          </w:hyperlink>
        </w:p>
        <w:p w14:paraId="0693710A" w14:textId="51946F63" w:rsidR="00A55C52" w:rsidRDefault="00A55C52">
          <w:pPr>
            <w:pStyle w:val="TOC1"/>
            <w:tabs>
              <w:tab w:val="right" w:leader="dot" w:pos="9016"/>
            </w:tabs>
            <w:rPr>
              <w:rFonts w:cstheme="minorBidi"/>
              <w:b w:val="0"/>
              <w:bCs w:val="0"/>
              <w:i w:val="0"/>
              <w:iCs w:val="0"/>
              <w:noProof/>
            </w:rPr>
          </w:pPr>
          <w:hyperlink w:anchor="_Toc144117206" w:history="1">
            <w:r w:rsidRPr="009549EF">
              <w:rPr>
                <w:rStyle w:val="Hyperlink"/>
                <w:noProof/>
              </w:rPr>
              <w:t>4. Preprocessing</w:t>
            </w:r>
            <w:r>
              <w:rPr>
                <w:noProof/>
                <w:webHidden/>
              </w:rPr>
              <w:tab/>
            </w:r>
            <w:r>
              <w:rPr>
                <w:noProof/>
                <w:webHidden/>
              </w:rPr>
              <w:fldChar w:fldCharType="begin"/>
            </w:r>
            <w:r>
              <w:rPr>
                <w:noProof/>
                <w:webHidden/>
              </w:rPr>
              <w:instrText xml:space="preserve"> PAGEREF _Toc144117206 \h </w:instrText>
            </w:r>
            <w:r>
              <w:rPr>
                <w:noProof/>
                <w:webHidden/>
              </w:rPr>
            </w:r>
            <w:r>
              <w:rPr>
                <w:noProof/>
                <w:webHidden/>
              </w:rPr>
              <w:fldChar w:fldCharType="separate"/>
            </w:r>
            <w:r>
              <w:rPr>
                <w:noProof/>
                <w:webHidden/>
              </w:rPr>
              <w:t>14</w:t>
            </w:r>
            <w:r>
              <w:rPr>
                <w:noProof/>
                <w:webHidden/>
              </w:rPr>
              <w:fldChar w:fldCharType="end"/>
            </w:r>
          </w:hyperlink>
        </w:p>
        <w:p w14:paraId="61644E0B" w14:textId="5F2E33AE" w:rsidR="00A55C52" w:rsidRDefault="00A55C52">
          <w:pPr>
            <w:pStyle w:val="TOC2"/>
            <w:tabs>
              <w:tab w:val="right" w:leader="dot" w:pos="9016"/>
            </w:tabs>
            <w:rPr>
              <w:rFonts w:cstheme="minorBidi"/>
              <w:b w:val="0"/>
              <w:bCs w:val="0"/>
              <w:noProof/>
              <w:sz w:val="24"/>
              <w:szCs w:val="24"/>
            </w:rPr>
          </w:pPr>
          <w:hyperlink w:anchor="_Toc144117207" w:history="1">
            <w:r w:rsidRPr="009549EF">
              <w:rPr>
                <w:rStyle w:val="Hyperlink"/>
                <w:noProof/>
              </w:rPr>
              <w:t>4.1 Handling Missing Values</w:t>
            </w:r>
            <w:r>
              <w:rPr>
                <w:noProof/>
                <w:webHidden/>
              </w:rPr>
              <w:tab/>
            </w:r>
            <w:r>
              <w:rPr>
                <w:noProof/>
                <w:webHidden/>
              </w:rPr>
              <w:fldChar w:fldCharType="begin"/>
            </w:r>
            <w:r>
              <w:rPr>
                <w:noProof/>
                <w:webHidden/>
              </w:rPr>
              <w:instrText xml:space="preserve"> PAGEREF _Toc144117207 \h </w:instrText>
            </w:r>
            <w:r>
              <w:rPr>
                <w:noProof/>
                <w:webHidden/>
              </w:rPr>
            </w:r>
            <w:r>
              <w:rPr>
                <w:noProof/>
                <w:webHidden/>
              </w:rPr>
              <w:fldChar w:fldCharType="separate"/>
            </w:r>
            <w:r>
              <w:rPr>
                <w:noProof/>
                <w:webHidden/>
              </w:rPr>
              <w:t>14</w:t>
            </w:r>
            <w:r>
              <w:rPr>
                <w:noProof/>
                <w:webHidden/>
              </w:rPr>
              <w:fldChar w:fldCharType="end"/>
            </w:r>
          </w:hyperlink>
        </w:p>
        <w:p w14:paraId="6012EBCA" w14:textId="1BBDF85D" w:rsidR="00A55C52" w:rsidRDefault="00A55C52">
          <w:pPr>
            <w:pStyle w:val="TOC2"/>
            <w:tabs>
              <w:tab w:val="right" w:leader="dot" w:pos="9016"/>
            </w:tabs>
            <w:rPr>
              <w:rFonts w:cstheme="minorBidi"/>
              <w:b w:val="0"/>
              <w:bCs w:val="0"/>
              <w:noProof/>
              <w:sz w:val="24"/>
              <w:szCs w:val="24"/>
            </w:rPr>
          </w:pPr>
          <w:hyperlink w:anchor="_Toc144117208" w:history="1">
            <w:r w:rsidRPr="009549EF">
              <w:rPr>
                <w:rStyle w:val="Hyperlink"/>
                <w:noProof/>
              </w:rPr>
              <w:t>4.2 Visualization of Missing Data</w:t>
            </w:r>
            <w:r>
              <w:rPr>
                <w:noProof/>
                <w:webHidden/>
              </w:rPr>
              <w:tab/>
            </w:r>
            <w:r>
              <w:rPr>
                <w:noProof/>
                <w:webHidden/>
              </w:rPr>
              <w:fldChar w:fldCharType="begin"/>
            </w:r>
            <w:r>
              <w:rPr>
                <w:noProof/>
                <w:webHidden/>
              </w:rPr>
              <w:instrText xml:space="preserve"> PAGEREF _Toc144117208 \h </w:instrText>
            </w:r>
            <w:r>
              <w:rPr>
                <w:noProof/>
                <w:webHidden/>
              </w:rPr>
            </w:r>
            <w:r>
              <w:rPr>
                <w:noProof/>
                <w:webHidden/>
              </w:rPr>
              <w:fldChar w:fldCharType="separate"/>
            </w:r>
            <w:r>
              <w:rPr>
                <w:noProof/>
                <w:webHidden/>
              </w:rPr>
              <w:t>15</w:t>
            </w:r>
            <w:r>
              <w:rPr>
                <w:noProof/>
                <w:webHidden/>
              </w:rPr>
              <w:fldChar w:fldCharType="end"/>
            </w:r>
          </w:hyperlink>
        </w:p>
        <w:p w14:paraId="50EC7E85" w14:textId="68141BC2" w:rsidR="00A55C52" w:rsidRDefault="00A55C52">
          <w:pPr>
            <w:pStyle w:val="TOC1"/>
            <w:tabs>
              <w:tab w:val="right" w:leader="dot" w:pos="9016"/>
            </w:tabs>
            <w:rPr>
              <w:rFonts w:cstheme="minorBidi"/>
              <w:b w:val="0"/>
              <w:bCs w:val="0"/>
              <w:i w:val="0"/>
              <w:iCs w:val="0"/>
              <w:noProof/>
            </w:rPr>
          </w:pPr>
          <w:hyperlink w:anchor="_Toc144117209" w:history="1">
            <w:r w:rsidRPr="009549EF">
              <w:rPr>
                <w:rStyle w:val="Hyperlink"/>
                <w:noProof/>
              </w:rPr>
              <w:t>5. Feature Engineering</w:t>
            </w:r>
            <w:r>
              <w:rPr>
                <w:noProof/>
                <w:webHidden/>
              </w:rPr>
              <w:tab/>
            </w:r>
            <w:r>
              <w:rPr>
                <w:noProof/>
                <w:webHidden/>
              </w:rPr>
              <w:fldChar w:fldCharType="begin"/>
            </w:r>
            <w:r>
              <w:rPr>
                <w:noProof/>
                <w:webHidden/>
              </w:rPr>
              <w:instrText xml:space="preserve"> PAGEREF _Toc144117209 \h </w:instrText>
            </w:r>
            <w:r>
              <w:rPr>
                <w:noProof/>
                <w:webHidden/>
              </w:rPr>
            </w:r>
            <w:r>
              <w:rPr>
                <w:noProof/>
                <w:webHidden/>
              </w:rPr>
              <w:fldChar w:fldCharType="separate"/>
            </w:r>
            <w:r>
              <w:rPr>
                <w:noProof/>
                <w:webHidden/>
              </w:rPr>
              <w:t>16</w:t>
            </w:r>
            <w:r>
              <w:rPr>
                <w:noProof/>
                <w:webHidden/>
              </w:rPr>
              <w:fldChar w:fldCharType="end"/>
            </w:r>
          </w:hyperlink>
        </w:p>
        <w:p w14:paraId="1BBEA1DD" w14:textId="725CD2BD" w:rsidR="00A55C52" w:rsidRDefault="00A55C52">
          <w:pPr>
            <w:pStyle w:val="TOC2"/>
            <w:tabs>
              <w:tab w:val="right" w:leader="dot" w:pos="9016"/>
            </w:tabs>
            <w:rPr>
              <w:rFonts w:cstheme="minorBidi"/>
              <w:b w:val="0"/>
              <w:bCs w:val="0"/>
              <w:noProof/>
              <w:sz w:val="24"/>
              <w:szCs w:val="24"/>
            </w:rPr>
          </w:pPr>
          <w:hyperlink w:anchor="_Toc144117210" w:history="1">
            <w:r w:rsidRPr="009549EF">
              <w:rPr>
                <w:rStyle w:val="Hyperlink"/>
                <w:noProof/>
              </w:rPr>
              <w:t>5.1 Time-Based Features</w:t>
            </w:r>
            <w:r>
              <w:rPr>
                <w:noProof/>
                <w:webHidden/>
              </w:rPr>
              <w:tab/>
            </w:r>
            <w:r>
              <w:rPr>
                <w:noProof/>
                <w:webHidden/>
              </w:rPr>
              <w:fldChar w:fldCharType="begin"/>
            </w:r>
            <w:r>
              <w:rPr>
                <w:noProof/>
                <w:webHidden/>
              </w:rPr>
              <w:instrText xml:space="preserve"> PAGEREF _Toc144117210 \h </w:instrText>
            </w:r>
            <w:r>
              <w:rPr>
                <w:noProof/>
                <w:webHidden/>
              </w:rPr>
            </w:r>
            <w:r>
              <w:rPr>
                <w:noProof/>
                <w:webHidden/>
              </w:rPr>
              <w:fldChar w:fldCharType="separate"/>
            </w:r>
            <w:r>
              <w:rPr>
                <w:noProof/>
                <w:webHidden/>
              </w:rPr>
              <w:t>16</w:t>
            </w:r>
            <w:r>
              <w:rPr>
                <w:noProof/>
                <w:webHidden/>
              </w:rPr>
              <w:fldChar w:fldCharType="end"/>
            </w:r>
          </w:hyperlink>
        </w:p>
        <w:p w14:paraId="7B546430" w14:textId="44DF236E" w:rsidR="00A55C52" w:rsidRDefault="00A55C52">
          <w:pPr>
            <w:pStyle w:val="TOC2"/>
            <w:tabs>
              <w:tab w:val="right" w:leader="dot" w:pos="9016"/>
            </w:tabs>
            <w:rPr>
              <w:rFonts w:cstheme="minorBidi"/>
              <w:b w:val="0"/>
              <w:bCs w:val="0"/>
              <w:noProof/>
              <w:sz w:val="24"/>
              <w:szCs w:val="24"/>
            </w:rPr>
          </w:pPr>
          <w:hyperlink w:anchor="_Toc144117211" w:history="1">
            <w:r w:rsidRPr="009549EF">
              <w:rPr>
                <w:rStyle w:val="Hyperlink"/>
                <w:noProof/>
              </w:rPr>
              <w:t>5.2 Pandemic Phase Indicator</w:t>
            </w:r>
            <w:r>
              <w:rPr>
                <w:noProof/>
                <w:webHidden/>
              </w:rPr>
              <w:tab/>
            </w:r>
            <w:r>
              <w:rPr>
                <w:noProof/>
                <w:webHidden/>
              </w:rPr>
              <w:fldChar w:fldCharType="begin"/>
            </w:r>
            <w:r>
              <w:rPr>
                <w:noProof/>
                <w:webHidden/>
              </w:rPr>
              <w:instrText xml:space="preserve"> PAGEREF _Toc144117211 \h </w:instrText>
            </w:r>
            <w:r>
              <w:rPr>
                <w:noProof/>
                <w:webHidden/>
              </w:rPr>
            </w:r>
            <w:r>
              <w:rPr>
                <w:noProof/>
                <w:webHidden/>
              </w:rPr>
              <w:fldChar w:fldCharType="separate"/>
            </w:r>
            <w:r>
              <w:rPr>
                <w:noProof/>
                <w:webHidden/>
              </w:rPr>
              <w:t>17</w:t>
            </w:r>
            <w:r>
              <w:rPr>
                <w:noProof/>
                <w:webHidden/>
              </w:rPr>
              <w:fldChar w:fldCharType="end"/>
            </w:r>
          </w:hyperlink>
        </w:p>
        <w:p w14:paraId="6F947B86" w14:textId="16BC4A1A" w:rsidR="00A55C52" w:rsidRDefault="00A55C52">
          <w:pPr>
            <w:pStyle w:val="TOC2"/>
            <w:tabs>
              <w:tab w:val="right" w:leader="dot" w:pos="9016"/>
            </w:tabs>
            <w:rPr>
              <w:rFonts w:cstheme="minorBidi"/>
              <w:b w:val="0"/>
              <w:bCs w:val="0"/>
              <w:noProof/>
              <w:sz w:val="24"/>
              <w:szCs w:val="24"/>
            </w:rPr>
          </w:pPr>
          <w:hyperlink w:anchor="_Toc144117212" w:history="1">
            <w:r w:rsidRPr="009549EF">
              <w:rPr>
                <w:rStyle w:val="Hyperlink"/>
                <w:noProof/>
              </w:rPr>
              <w:t>5.3 Return Calculations and Classification</w:t>
            </w:r>
            <w:r>
              <w:rPr>
                <w:noProof/>
                <w:webHidden/>
              </w:rPr>
              <w:tab/>
            </w:r>
            <w:r>
              <w:rPr>
                <w:noProof/>
                <w:webHidden/>
              </w:rPr>
              <w:fldChar w:fldCharType="begin"/>
            </w:r>
            <w:r>
              <w:rPr>
                <w:noProof/>
                <w:webHidden/>
              </w:rPr>
              <w:instrText xml:space="preserve"> PAGEREF _Toc144117212 \h </w:instrText>
            </w:r>
            <w:r>
              <w:rPr>
                <w:noProof/>
                <w:webHidden/>
              </w:rPr>
            </w:r>
            <w:r>
              <w:rPr>
                <w:noProof/>
                <w:webHidden/>
              </w:rPr>
              <w:fldChar w:fldCharType="separate"/>
            </w:r>
            <w:r>
              <w:rPr>
                <w:noProof/>
                <w:webHidden/>
              </w:rPr>
              <w:t>17</w:t>
            </w:r>
            <w:r>
              <w:rPr>
                <w:noProof/>
                <w:webHidden/>
              </w:rPr>
              <w:fldChar w:fldCharType="end"/>
            </w:r>
          </w:hyperlink>
        </w:p>
        <w:p w14:paraId="2E53A7B6" w14:textId="2813E374" w:rsidR="00A55C52" w:rsidRDefault="00A55C52">
          <w:pPr>
            <w:pStyle w:val="TOC2"/>
            <w:tabs>
              <w:tab w:val="right" w:leader="dot" w:pos="9016"/>
            </w:tabs>
            <w:rPr>
              <w:rFonts w:cstheme="minorBidi"/>
              <w:b w:val="0"/>
              <w:bCs w:val="0"/>
              <w:noProof/>
              <w:sz w:val="24"/>
              <w:szCs w:val="24"/>
            </w:rPr>
          </w:pPr>
          <w:hyperlink w:anchor="_Toc144117213" w:history="1">
            <w:r w:rsidRPr="009549EF">
              <w:rPr>
                <w:rStyle w:val="Hyperlink"/>
                <w:noProof/>
              </w:rPr>
              <w:t>5.4 Volatility</w:t>
            </w:r>
            <w:r>
              <w:rPr>
                <w:noProof/>
                <w:webHidden/>
              </w:rPr>
              <w:tab/>
            </w:r>
            <w:r>
              <w:rPr>
                <w:noProof/>
                <w:webHidden/>
              </w:rPr>
              <w:fldChar w:fldCharType="begin"/>
            </w:r>
            <w:r>
              <w:rPr>
                <w:noProof/>
                <w:webHidden/>
              </w:rPr>
              <w:instrText xml:space="preserve"> PAGEREF _Toc144117213 \h </w:instrText>
            </w:r>
            <w:r>
              <w:rPr>
                <w:noProof/>
                <w:webHidden/>
              </w:rPr>
            </w:r>
            <w:r>
              <w:rPr>
                <w:noProof/>
                <w:webHidden/>
              </w:rPr>
              <w:fldChar w:fldCharType="separate"/>
            </w:r>
            <w:r>
              <w:rPr>
                <w:noProof/>
                <w:webHidden/>
              </w:rPr>
              <w:t>18</w:t>
            </w:r>
            <w:r>
              <w:rPr>
                <w:noProof/>
                <w:webHidden/>
              </w:rPr>
              <w:fldChar w:fldCharType="end"/>
            </w:r>
          </w:hyperlink>
        </w:p>
        <w:p w14:paraId="5A55B779" w14:textId="113CA431" w:rsidR="00A55C52" w:rsidRDefault="00A55C52">
          <w:pPr>
            <w:pStyle w:val="TOC2"/>
            <w:tabs>
              <w:tab w:val="right" w:leader="dot" w:pos="9016"/>
            </w:tabs>
            <w:rPr>
              <w:rFonts w:cstheme="minorBidi"/>
              <w:b w:val="0"/>
              <w:bCs w:val="0"/>
              <w:noProof/>
              <w:sz w:val="24"/>
              <w:szCs w:val="24"/>
            </w:rPr>
          </w:pPr>
          <w:hyperlink w:anchor="_Toc144117214" w:history="1">
            <w:r w:rsidRPr="009549EF">
              <w:rPr>
                <w:rStyle w:val="Hyperlink"/>
                <w:noProof/>
              </w:rPr>
              <w:t>5.5 Correlation Matrix</w:t>
            </w:r>
            <w:r>
              <w:rPr>
                <w:noProof/>
                <w:webHidden/>
              </w:rPr>
              <w:tab/>
            </w:r>
            <w:r>
              <w:rPr>
                <w:noProof/>
                <w:webHidden/>
              </w:rPr>
              <w:fldChar w:fldCharType="begin"/>
            </w:r>
            <w:r>
              <w:rPr>
                <w:noProof/>
                <w:webHidden/>
              </w:rPr>
              <w:instrText xml:space="preserve"> PAGEREF _Toc144117214 \h </w:instrText>
            </w:r>
            <w:r>
              <w:rPr>
                <w:noProof/>
                <w:webHidden/>
              </w:rPr>
            </w:r>
            <w:r>
              <w:rPr>
                <w:noProof/>
                <w:webHidden/>
              </w:rPr>
              <w:fldChar w:fldCharType="separate"/>
            </w:r>
            <w:r>
              <w:rPr>
                <w:noProof/>
                <w:webHidden/>
              </w:rPr>
              <w:t>18</w:t>
            </w:r>
            <w:r>
              <w:rPr>
                <w:noProof/>
                <w:webHidden/>
              </w:rPr>
              <w:fldChar w:fldCharType="end"/>
            </w:r>
          </w:hyperlink>
        </w:p>
        <w:p w14:paraId="256C8C4D" w14:textId="2237F1B6" w:rsidR="00A55C52" w:rsidRDefault="00A55C52">
          <w:pPr>
            <w:pStyle w:val="TOC1"/>
            <w:tabs>
              <w:tab w:val="right" w:leader="dot" w:pos="9016"/>
            </w:tabs>
            <w:rPr>
              <w:rFonts w:cstheme="minorBidi"/>
              <w:b w:val="0"/>
              <w:bCs w:val="0"/>
              <w:i w:val="0"/>
              <w:iCs w:val="0"/>
              <w:noProof/>
            </w:rPr>
          </w:pPr>
          <w:hyperlink w:anchor="_Toc144117215" w:history="1">
            <w:r w:rsidRPr="009549EF">
              <w:rPr>
                <w:rStyle w:val="Hyperlink"/>
                <w:noProof/>
              </w:rPr>
              <w:t>6. Exploratory Data Analysis (EDA)</w:t>
            </w:r>
            <w:r>
              <w:rPr>
                <w:noProof/>
                <w:webHidden/>
              </w:rPr>
              <w:tab/>
            </w:r>
            <w:r>
              <w:rPr>
                <w:noProof/>
                <w:webHidden/>
              </w:rPr>
              <w:fldChar w:fldCharType="begin"/>
            </w:r>
            <w:r>
              <w:rPr>
                <w:noProof/>
                <w:webHidden/>
              </w:rPr>
              <w:instrText xml:space="preserve"> PAGEREF _Toc144117215 \h </w:instrText>
            </w:r>
            <w:r>
              <w:rPr>
                <w:noProof/>
                <w:webHidden/>
              </w:rPr>
            </w:r>
            <w:r>
              <w:rPr>
                <w:noProof/>
                <w:webHidden/>
              </w:rPr>
              <w:fldChar w:fldCharType="separate"/>
            </w:r>
            <w:r>
              <w:rPr>
                <w:noProof/>
                <w:webHidden/>
              </w:rPr>
              <w:t>20</w:t>
            </w:r>
            <w:r>
              <w:rPr>
                <w:noProof/>
                <w:webHidden/>
              </w:rPr>
              <w:fldChar w:fldCharType="end"/>
            </w:r>
          </w:hyperlink>
        </w:p>
        <w:p w14:paraId="504F3CAA" w14:textId="79807CA5" w:rsidR="00A55C52" w:rsidRDefault="00A55C52">
          <w:pPr>
            <w:pStyle w:val="TOC2"/>
            <w:tabs>
              <w:tab w:val="right" w:leader="dot" w:pos="9016"/>
            </w:tabs>
            <w:rPr>
              <w:rFonts w:cstheme="minorBidi"/>
              <w:b w:val="0"/>
              <w:bCs w:val="0"/>
              <w:noProof/>
              <w:sz w:val="24"/>
              <w:szCs w:val="24"/>
            </w:rPr>
          </w:pPr>
          <w:hyperlink w:anchor="_Toc144117216" w:history="1">
            <w:r w:rsidRPr="009549EF">
              <w:rPr>
                <w:rStyle w:val="Hyperlink"/>
                <w:noProof/>
              </w:rPr>
              <w:t>6.1 Descriptive Statistics</w:t>
            </w:r>
            <w:r>
              <w:rPr>
                <w:noProof/>
                <w:webHidden/>
              </w:rPr>
              <w:tab/>
            </w:r>
            <w:r>
              <w:rPr>
                <w:noProof/>
                <w:webHidden/>
              </w:rPr>
              <w:fldChar w:fldCharType="begin"/>
            </w:r>
            <w:r>
              <w:rPr>
                <w:noProof/>
                <w:webHidden/>
              </w:rPr>
              <w:instrText xml:space="preserve"> PAGEREF _Toc144117216 \h </w:instrText>
            </w:r>
            <w:r>
              <w:rPr>
                <w:noProof/>
                <w:webHidden/>
              </w:rPr>
            </w:r>
            <w:r>
              <w:rPr>
                <w:noProof/>
                <w:webHidden/>
              </w:rPr>
              <w:fldChar w:fldCharType="separate"/>
            </w:r>
            <w:r>
              <w:rPr>
                <w:noProof/>
                <w:webHidden/>
              </w:rPr>
              <w:t>20</w:t>
            </w:r>
            <w:r>
              <w:rPr>
                <w:noProof/>
                <w:webHidden/>
              </w:rPr>
              <w:fldChar w:fldCharType="end"/>
            </w:r>
          </w:hyperlink>
        </w:p>
        <w:p w14:paraId="0AD725AB" w14:textId="39C3D7D9" w:rsidR="00A55C52" w:rsidRDefault="00A55C52">
          <w:pPr>
            <w:pStyle w:val="TOC2"/>
            <w:tabs>
              <w:tab w:val="right" w:leader="dot" w:pos="9016"/>
            </w:tabs>
            <w:rPr>
              <w:rFonts w:cstheme="minorBidi"/>
              <w:b w:val="0"/>
              <w:bCs w:val="0"/>
              <w:noProof/>
              <w:sz w:val="24"/>
              <w:szCs w:val="24"/>
            </w:rPr>
          </w:pPr>
          <w:hyperlink w:anchor="_Toc144117217" w:history="1">
            <w:r w:rsidRPr="009549EF">
              <w:rPr>
                <w:rStyle w:val="Hyperlink"/>
                <w:noProof/>
              </w:rPr>
              <w:t xml:space="preserve">6.2 Data Visualization </w:t>
            </w:r>
            <w:r>
              <w:rPr>
                <w:noProof/>
                <w:webHidden/>
              </w:rPr>
              <w:tab/>
            </w:r>
            <w:r>
              <w:rPr>
                <w:noProof/>
                <w:webHidden/>
              </w:rPr>
              <w:fldChar w:fldCharType="begin"/>
            </w:r>
            <w:r>
              <w:rPr>
                <w:noProof/>
                <w:webHidden/>
              </w:rPr>
              <w:instrText xml:space="preserve"> PAGEREF _Toc144117217 \h </w:instrText>
            </w:r>
            <w:r>
              <w:rPr>
                <w:noProof/>
                <w:webHidden/>
              </w:rPr>
            </w:r>
            <w:r>
              <w:rPr>
                <w:noProof/>
                <w:webHidden/>
              </w:rPr>
              <w:fldChar w:fldCharType="separate"/>
            </w:r>
            <w:r>
              <w:rPr>
                <w:noProof/>
                <w:webHidden/>
              </w:rPr>
              <w:t>21</w:t>
            </w:r>
            <w:r>
              <w:rPr>
                <w:noProof/>
                <w:webHidden/>
              </w:rPr>
              <w:fldChar w:fldCharType="end"/>
            </w:r>
          </w:hyperlink>
        </w:p>
        <w:p w14:paraId="7ACCD7C6" w14:textId="019D2F34" w:rsidR="00A55C52" w:rsidRDefault="00A55C52">
          <w:pPr>
            <w:pStyle w:val="TOC3"/>
            <w:tabs>
              <w:tab w:val="right" w:leader="dot" w:pos="9016"/>
            </w:tabs>
            <w:rPr>
              <w:rFonts w:cstheme="minorBidi"/>
              <w:noProof/>
              <w:sz w:val="24"/>
              <w:szCs w:val="24"/>
            </w:rPr>
          </w:pPr>
          <w:hyperlink w:anchor="_Toc144117218" w:history="1">
            <w:r w:rsidRPr="009549EF">
              <w:rPr>
                <w:rStyle w:val="Hyperlink"/>
                <w:noProof/>
              </w:rPr>
              <w:t>6.2.1 Temporal Evolution of Average Sentiment</w:t>
            </w:r>
            <w:r>
              <w:rPr>
                <w:noProof/>
                <w:webHidden/>
              </w:rPr>
              <w:tab/>
            </w:r>
            <w:r>
              <w:rPr>
                <w:noProof/>
                <w:webHidden/>
              </w:rPr>
              <w:fldChar w:fldCharType="begin"/>
            </w:r>
            <w:r>
              <w:rPr>
                <w:noProof/>
                <w:webHidden/>
              </w:rPr>
              <w:instrText xml:space="preserve"> PAGEREF _Toc144117218 \h </w:instrText>
            </w:r>
            <w:r>
              <w:rPr>
                <w:noProof/>
                <w:webHidden/>
              </w:rPr>
            </w:r>
            <w:r>
              <w:rPr>
                <w:noProof/>
                <w:webHidden/>
              </w:rPr>
              <w:fldChar w:fldCharType="separate"/>
            </w:r>
            <w:r>
              <w:rPr>
                <w:noProof/>
                <w:webHidden/>
              </w:rPr>
              <w:t>21</w:t>
            </w:r>
            <w:r>
              <w:rPr>
                <w:noProof/>
                <w:webHidden/>
              </w:rPr>
              <w:fldChar w:fldCharType="end"/>
            </w:r>
          </w:hyperlink>
        </w:p>
        <w:p w14:paraId="1F7ED226" w14:textId="3D0E6389" w:rsidR="00A55C52" w:rsidRDefault="00A55C52">
          <w:pPr>
            <w:pStyle w:val="TOC3"/>
            <w:tabs>
              <w:tab w:val="right" w:leader="dot" w:pos="9016"/>
            </w:tabs>
            <w:rPr>
              <w:rFonts w:cstheme="minorBidi"/>
              <w:noProof/>
              <w:sz w:val="24"/>
              <w:szCs w:val="24"/>
            </w:rPr>
          </w:pPr>
          <w:hyperlink w:anchor="_Toc144117219" w:history="1">
            <w:r w:rsidRPr="009549EF">
              <w:rPr>
                <w:rStyle w:val="Hyperlink"/>
                <w:noProof/>
              </w:rPr>
              <w:t>6.2.2 Average Sentiment Score by Company</w:t>
            </w:r>
            <w:r>
              <w:rPr>
                <w:noProof/>
                <w:webHidden/>
              </w:rPr>
              <w:tab/>
            </w:r>
            <w:r>
              <w:rPr>
                <w:noProof/>
                <w:webHidden/>
              </w:rPr>
              <w:fldChar w:fldCharType="begin"/>
            </w:r>
            <w:r>
              <w:rPr>
                <w:noProof/>
                <w:webHidden/>
              </w:rPr>
              <w:instrText xml:space="preserve"> PAGEREF _Toc144117219 \h </w:instrText>
            </w:r>
            <w:r>
              <w:rPr>
                <w:noProof/>
                <w:webHidden/>
              </w:rPr>
            </w:r>
            <w:r>
              <w:rPr>
                <w:noProof/>
                <w:webHidden/>
              </w:rPr>
              <w:fldChar w:fldCharType="separate"/>
            </w:r>
            <w:r>
              <w:rPr>
                <w:noProof/>
                <w:webHidden/>
              </w:rPr>
              <w:t>22</w:t>
            </w:r>
            <w:r>
              <w:rPr>
                <w:noProof/>
                <w:webHidden/>
              </w:rPr>
              <w:fldChar w:fldCharType="end"/>
            </w:r>
          </w:hyperlink>
        </w:p>
        <w:p w14:paraId="5F50C203" w14:textId="03D154AD" w:rsidR="00A55C52" w:rsidRDefault="00A55C52">
          <w:pPr>
            <w:pStyle w:val="TOC3"/>
            <w:tabs>
              <w:tab w:val="right" w:leader="dot" w:pos="9016"/>
            </w:tabs>
            <w:rPr>
              <w:rFonts w:cstheme="minorBidi"/>
              <w:noProof/>
              <w:sz w:val="24"/>
              <w:szCs w:val="24"/>
            </w:rPr>
          </w:pPr>
          <w:hyperlink w:anchor="_Toc144117220" w:history="1">
            <w:r w:rsidRPr="009549EF">
              <w:rPr>
                <w:rStyle w:val="Hyperlink"/>
                <w:noProof/>
              </w:rPr>
              <w:t>6.2.3 Time Series of New COVID-19 Cases</w:t>
            </w:r>
            <w:r>
              <w:rPr>
                <w:noProof/>
                <w:webHidden/>
              </w:rPr>
              <w:tab/>
            </w:r>
            <w:r>
              <w:rPr>
                <w:noProof/>
                <w:webHidden/>
              </w:rPr>
              <w:fldChar w:fldCharType="begin"/>
            </w:r>
            <w:r>
              <w:rPr>
                <w:noProof/>
                <w:webHidden/>
              </w:rPr>
              <w:instrText xml:space="preserve"> PAGEREF _Toc144117220 \h </w:instrText>
            </w:r>
            <w:r>
              <w:rPr>
                <w:noProof/>
                <w:webHidden/>
              </w:rPr>
            </w:r>
            <w:r>
              <w:rPr>
                <w:noProof/>
                <w:webHidden/>
              </w:rPr>
              <w:fldChar w:fldCharType="separate"/>
            </w:r>
            <w:r>
              <w:rPr>
                <w:noProof/>
                <w:webHidden/>
              </w:rPr>
              <w:t>25</w:t>
            </w:r>
            <w:r>
              <w:rPr>
                <w:noProof/>
                <w:webHidden/>
              </w:rPr>
              <w:fldChar w:fldCharType="end"/>
            </w:r>
          </w:hyperlink>
        </w:p>
        <w:p w14:paraId="382FCE7F" w14:textId="24066A8D" w:rsidR="00A55C52" w:rsidRDefault="00A55C52">
          <w:pPr>
            <w:pStyle w:val="TOC3"/>
            <w:tabs>
              <w:tab w:val="right" w:leader="dot" w:pos="9016"/>
            </w:tabs>
            <w:rPr>
              <w:rFonts w:cstheme="minorBidi"/>
              <w:noProof/>
              <w:sz w:val="24"/>
              <w:szCs w:val="24"/>
            </w:rPr>
          </w:pPr>
          <w:hyperlink w:anchor="_Toc144117221" w:history="1">
            <w:r w:rsidRPr="009549EF">
              <w:rPr>
                <w:rStyle w:val="Hyperlink"/>
                <w:noProof/>
              </w:rPr>
              <w:t>6.2.4 Time Series Plot of Close Prices</w:t>
            </w:r>
            <w:r>
              <w:rPr>
                <w:noProof/>
                <w:webHidden/>
              </w:rPr>
              <w:tab/>
            </w:r>
            <w:r>
              <w:rPr>
                <w:noProof/>
                <w:webHidden/>
              </w:rPr>
              <w:fldChar w:fldCharType="begin"/>
            </w:r>
            <w:r>
              <w:rPr>
                <w:noProof/>
                <w:webHidden/>
              </w:rPr>
              <w:instrText xml:space="preserve"> PAGEREF _Toc144117221 \h </w:instrText>
            </w:r>
            <w:r>
              <w:rPr>
                <w:noProof/>
                <w:webHidden/>
              </w:rPr>
            </w:r>
            <w:r>
              <w:rPr>
                <w:noProof/>
                <w:webHidden/>
              </w:rPr>
              <w:fldChar w:fldCharType="separate"/>
            </w:r>
            <w:r>
              <w:rPr>
                <w:noProof/>
                <w:webHidden/>
              </w:rPr>
              <w:t>26</w:t>
            </w:r>
            <w:r>
              <w:rPr>
                <w:noProof/>
                <w:webHidden/>
              </w:rPr>
              <w:fldChar w:fldCharType="end"/>
            </w:r>
          </w:hyperlink>
        </w:p>
        <w:p w14:paraId="1D11BD13" w14:textId="331458F6" w:rsidR="00A55C52" w:rsidRDefault="00A55C52">
          <w:pPr>
            <w:pStyle w:val="TOC1"/>
            <w:tabs>
              <w:tab w:val="right" w:leader="dot" w:pos="9016"/>
            </w:tabs>
            <w:rPr>
              <w:rFonts w:cstheme="minorBidi"/>
              <w:b w:val="0"/>
              <w:bCs w:val="0"/>
              <w:i w:val="0"/>
              <w:iCs w:val="0"/>
              <w:noProof/>
            </w:rPr>
          </w:pPr>
          <w:hyperlink w:anchor="_Toc144117222" w:history="1">
            <w:r w:rsidRPr="009549EF">
              <w:rPr>
                <w:rStyle w:val="Hyperlink"/>
                <w:noProof/>
              </w:rPr>
              <w:t>7. Impact of Firm Size on News Sentiment Score</w:t>
            </w:r>
            <w:r>
              <w:rPr>
                <w:noProof/>
                <w:webHidden/>
              </w:rPr>
              <w:tab/>
            </w:r>
            <w:r>
              <w:rPr>
                <w:noProof/>
                <w:webHidden/>
              </w:rPr>
              <w:fldChar w:fldCharType="begin"/>
            </w:r>
            <w:r>
              <w:rPr>
                <w:noProof/>
                <w:webHidden/>
              </w:rPr>
              <w:instrText xml:space="preserve"> PAGEREF _Toc144117222 \h </w:instrText>
            </w:r>
            <w:r>
              <w:rPr>
                <w:noProof/>
                <w:webHidden/>
              </w:rPr>
            </w:r>
            <w:r>
              <w:rPr>
                <w:noProof/>
                <w:webHidden/>
              </w:rPr>
              <w:fldChar w:fldCharType="separate"/>
            </w:r>
            <w:r>
              <w:rPr>
                <w:noProof/>
                <w:webHidden/>
              </w:rPr>
              <w:t>27</w:t>
            </w:r>
            <w:r>
              <w:rPr>
                <w:noProof/>
                <w:webHidden/>
              </w:rPr>
              <w:fldChar w:fldCharType="end"/>
            </w:r>
          </w:hyperlink>
        </w:p>
        <w:p w14:paraId="4C8F3AB3" w14:textId="2F87A617" w:rsidR="00A55C52" w:rsidRDefault="00A55C52">
          <w:pPr>
            <w:pStyle w:val="TOC2"/>
            <w:tabs>
              <w:tab w:val="right" w:leader="dot" w:pos="9016"/>
            </w:tabs>
            <w:rPr>
              <w:rFonts w:cstheme="minorBidi"/>
              <w:b w:val="0"/>
              <w:bCs w:val="0"/>
              <w:noProof/>
              <w:sz w:val="24"/>
              <w:szCs w:val="24"/>
            </w:rPr>
          </w:pPr>
          <w:hyperlink w:anchor="_Toc144117223" w:history="1">
            <w:r w:rsidRPr="009549EF">
              <w:rPr>
                <w:rStyle w:val="Hyperlink"/>
                <w:noProof/>
              </w:rPr>
              <w:t>7.1 Correlation and Regression</w:t>
            </w:r>
            <w:r>
              <w:rPr>
                <w:noProof/>
                <w:webHidden/>
              </w:rPr>
              <w:tab/>
            </w:r>
            <w:r>
              <w:rPr>
                <w:noProof/>
                <w:webHidden/>
              </w:rPr>
              <w:fldChar w:fldCharType="begin"/>
            </w:r>
            <w:r>
              <w:rPr>
                <w:noProof/>
                <w:webHidden/>
              </w:rPr>
              <w:instrText xml:space="preserve"> PAGEREF _Toc144117223 \h </w:instrText>
            </w:r>
            <w:r>
              <w:rPr>
                <w:noProof/>
                <w:webHidden/>
              </w:rPr>
            </w:r>
            <w:r>
              <w:rPr>
                <w:noProof/>
                <w:webHidden/>
              </w:rPr>
              <w:fldChar w:fldCharType="separate"/>
            </w:r>
            <w:r>
              <w:rPr>
                <w:noProof/>
                <w:webHidden/>
              </w:rPr>
              <w:t>28</w:t>
            </w:r>
            <w:r>
              <w:rPr>
                <w:noProof/>
                <w:webHidden/>
              </w:rPr>
              <w:fldChar w:fldCharType="end"/>
            </w:r>
          </w:hyperlink>
        </w:p>
        <w:p w14:paraId="2DCBB2BB" w14:textId="3C200123" w:rsidR="00A55C52" w:rsidRDefault="00A55C52">
          <w:pPr>
            <w:pStyle w:val="TOC2"/>
            <w:tabs>
              <w:tab w:val="right" w:leader="dot" w:pos="9016"/>
            </w:tabs>
            <w:rPr>
              <w:rFonts w:cstheme="minorBidi"/>
              <w:b w:val="0"/>
              <w:bCs w:val="0"/>
              <w:noProof/>
              <w:sz w:val="24"/>
              <w:szCs w:val="24"/>
            </w:rPr>
          </w:pPr>
          <w:hyperlink w:anchor="_Toc144117224" w:history="1">
            <w:r w:rsidRPr="009549EF">
              <w:rPr>
                <w:rStyle w:val="Hyperlink"/>
                <w:noProof/>
              </w:rPr>
              <w:t>7.2 Cluster Analysis of Firm Size and News Sentiment</w:t>
            </w:r>
            <w:r>
              <w:rPr>
                <w:noProof/>
                <w:webHidden/>
              </w:rPr>
              <w:tab/>
            </w:r>
            <w:r>
              <w:rPr>
                <w:noProof/>
                <w:webHidden/>
              </w:rPr>
              <w:fldChar w:fldCharType="begin"/>
            </w:r>
            <w:r>
              <w:rPr>
                <w:noProof/>
                <w:webHidden/>
              </w:rPr>
              <w:instrText xml:space="preserve"> PAGEREF _Toc144117224 \h </w:instrText>
            </w:r>
            <w:r>
              <w:rPr>
                <w:noProof/>
                <w:webHidden/>
              </w:rPr>
            </w:r>
            <w:r>
              <w:rPr>
                <w:noProof/>
                <w:webHidden/>
              </w:rPr>
              <w:fldChar w:fldCharType="separate"/>
            </w:r>
            <w:r>
              <w:rPr>
                <w:noProof/>
                <w:webHidden/>
              </w:rPr>
              <w:t>31</w:t>
            </w:r>
            <w:r>
              <w:rPr>
                <w:noProof/>
                <w:webHidden/>
              </w:rPr>
              <w:fldChar w:fldCharType="end"/>
            </w:r>
          </w:hyperlink>
        </w:p>
        <w:p w14:paraId="7A947145" w14:textId="508423BD" w:rsidR="00A55C52" w:rsidRDefault="00A55C52">
          <w:pPr>
            <w:pStyle w:val="TOC2"/>
            <w:tabs>
              <w:tab w:val="right" w:leader="dot" w:pos="9016"/>
            </w:tabs>
            <w:rPr>
              <w:rFonts w:cstheme="minorBidi"/>
              <w:b w:val="0"/>
              <w:bCs w:val="0"/>
              <w:noProof/>
              <w:sz w:val="24"/>
              <w:szCs w:val="24"/>
            </w:rPr>
          </w:pPr>
          <w:hyperlink w:anchor="_Toc144117225" w:history="1">
            <w:r w:rsidRPr="009549EF">
              <w:rPr>
                <w:rStyle w:val="Hyperlink"/>
                <w:noProof/>
              </w:rPr>
              <w:t>7.3 Cluster Analysis without Big Companies</w:t>
            </w:r>
            <w:r>
              <w:rPr>
                <w:noProof/>
                <w:webHidden/>
              </w:rPr>
              <w:tab/>
            </w:r>
            <w:r>
              <w:rPr>
                <w:noProof/>
                <w:webHidden/>
              </w:rPr>
              <w:fldChar w:fldCharType="begin"/>
            </w:r>
            <w:r>
              <w:rPr>
                <w:noProof/>
                <w:webHidden/>
              </w:rPr>
              <w:instrText xml:space="preserve"> PAGEREF _Toc144117225 \h </w:instrText>
            </w:r>
            <w:r>
              <w:rPr>
                <w:noProof/>
                <w:webHidden/>
              </w:rPr>
            </w:r>
            <w:r>
              <w:rPr>
                <w:noProof/>
                <w:webHidden/>
              </w:rPr>
              <w:fldChar w:fldCharType="separate"/>
            </w:r>
            <w:r>
              <w:rPr>
                <w:noProof/>
                <w:webHidden/>
              </w:rPr>
              <w:t>33</w:t>
            </w:r>
            <w:r>
              <w:rPr>
                <w:noProof/>
                <w:webHidden/>
              </w:rPr>
              <w:fldChar w:fldCharType="end"/>
            </w:r>
          </w:hyperlink>
        </w:p>
        <w:p w14:paraId="2BCA4CE5" w14:textId="0A9E9D49" w:rsidR="00A55C52" w:rsidRDefault="00A55C52">
          <w:pPr>
            <w:pStyle w:val="TOC1"/>
            <w:tabs>
              <w:tab w:val="right" w:leader="dot" w:pos="9016"/>
            </w:tabs>
            <w:rPr>
              <w:rFonts w:cstheme="minorBidi"/>
              <w:b w:val="0"/>
              <w:bCs w:val="0"/>
              <w:i w:val="0"/>
              <w:iCs w:val="0"/>
              <w:noProof/>
            </w:rPr>
          </w:pPr>
          <w:hyperlink w:anchor="_Toc144117226" w:history="1">
            <w:r w:rsidRPr="009549EF">
              <w:rPr>
                <w:rStyle w:val="Hyperlink"/>
                <w:noProof/>
              </w:rPr>
              <w:t>7. Feature Selection</w:t>
            </w:r>
            <w:r>
              <w:rPr>
                <w:noProof/>
                <w:webHidden/>
              </w:rPr>
              <w:tab/>
            </w:r>
            <w:r>
              <w:rPr>
                <w:noProof/>
                <w:webHidden/>
              </w:rPr>
              <w:fldChar w:fldCharType="begin"/>
            </w:r>
            <w:r>
              <w:rPr>
                <w:noProof/>
                <w:webHidden/>
              </w:rPr>
              <w:instrText xml:space="preserve"> PAGEREF _Toc144117226 \h </w:instrText>
            </w:r>
            <w:r>
              <w:rPr>
                <w:noProof/>
                <w:webHidden/>
              </w:rPr>
            </w:r>
            <w:r>
              <w:rPr>
                <w:noProof/>
                <w:webHidden/>
              </w:rPr>
              <w:fldChar w:fldCharType="separate"/>
            </w:r>
            <w:r>
              <w:rPr>
                <w:noProof/>
                <w:webHidden/>
              </w:rPr>
              <w:t>36</w:t>
            </w:r>
            <w:r>
              <w:rPr>
                <w:noProof/>
                <w:webHidden/>
              </w:rPr>
              <w:fldChar w:fldCharType="end"/>
            </w:r>
          </w:hyperlink>
        </w:p>
        <w:p w14:paraId="0AF4A52B" w14:textId="3EC954E9" w:rsidR="00A55C52" w:rsidRDefault="00A55C52">
          <w:pPr>
            <w:pStyle w:val="TOC1"/>
            <w:tabs>
              <w:tab w:val="right" w:leader="dot" w:pos="9016"/>
            </w:tabs>
            <w:rPr>
              <w:rFonts w:cstheme="minorBidi"/>
              <w:b w:val="0"/>
              <w:bCs w:val="0"/>
              <w:i w:val="0"/>
              <w:iCs w:val="0"/>
              <w:noProof/>
            </w:rPr>
          </w:pPr>
          <w:hyperlink w:anchor="_Toc144117227" w:history="1">
            <w:r w:rsidRPr="009549EF">
              <w:rPr>
                <w:rStyle w:val="Hyperlink"/>
                <w:noProof/>
              </w:rPr>
              <w:t>8. Model Evaluation</w:t>
            </w:r>
            <w:r>
              <w:rPr>
                <w:noProof/>
                <w:webHidden/>
              </w:rPr>
              <w:tab/>
            </w:r>
            <w:r>
              <w:rPr>
                <w:noProof/>
                <w:webHidden/>
              </w:rPr>
              <w:fldChar w:fldCharType="begin"/>
            </w:r>
            <w:r>
              <w:rPr>
                <w:noProof/>
                <w:webHidden/>
              </w:rPr>
              <w:instrText xml:space="preserve"> PAGEREF _Toc144117227 \h </w:instrText>
            </w:r>
            <w:r>
              <w:rPr>
                <w:noProof/>
                <w:webHidden/>
              </w:rPr>
            </w:r>
            <w:r>
              <w:rPr>
                <w:noProof/>
                <w:webHidden/>
              </w:rPr>
              <w:fldChar w:fldCharType="separate"/>
            </w:r>
            <w:r>
              <w:rPr>
                <w:noProof/>
                <w:webHidden/>
              </w:rPr>
              <w:t>36</w:t>
            </w:r>
            <w:r>
              <w:rPr>
                <w:noProof/>
                <w:webHidden/>
              </w:rPr>
              <w:fldChar w:fldCharType="end"/>
            </w:r>
          </w:hyperlink>
        </w:p>
        <w:p w14:paraId="66710A08" w14:textId="2463E47E" w:rsidR="00A55C52" w:rsidRDefault="00A55C52">
          <w:pPr>
            <w:pStyle w:val="TOC2"/>
            <w:tabs>
              <w:tab w:val="right" w:leader="dot" w:pos="9016"/>
            </w:tabs>
            <w:rPr>
              <w:rFonts w:cstheme="minorBidi"/>
              <w:b w:val="0"/>
              <w:bCs w:val="0"/>
              <w:noProof/>
              <w:sz w:val="24"/>
              <w:szCs w:val="24"/>
            </w:rPr>
          </w:pPr>
          <w:hyperlink w:anchor="_Toc144117228" w:history="1">
            <w:r w:rsidRPr="009549EF">
              <w:rPr>
                <w:rStyle w:val="Hyperlink"/>
                <w:noProof/>
              </w:rPr>
              <w:t>8.1 Why AUC?</w:t>
            </w:r>
            <w:r>
              <w:rPr>
                <w:noProof/>
                <w:webHidden/>
              </w:rPr>
              <w:tab/>
            </w:r>
            <w:r>
              <w:rPr>
                <w:noProof/>
                <w:webHidden/>
              </w:rPr>
              <w:fldChar w:fldCharType="begin"/>
            </w:r>
            <w:r>
              <w:rPr>
                <w:noProof/>
                <w:webHidden/>
              </w:rPr>
              <w:instrText xml:space="preserve"> PAGEREF _Toc144117228 \h </w:instrText>
            </w:r>
            <w:r>
              <w:rPr>
                <w:noProof/>
                <w:webHidden/>
              </w:rPr>
            </w:r>
            <w:r>
              <w:rPr>
                <w:noProof/>
                <w:webHidden/>
              </w:rPr>
              <w:fldChar w:fldCharType="separate"/>
            </w:r>
            <w:r>
              <w:rPr>
                <w:noProof/>
                <w:webHidden/>
              </w:rPr>
              <w:t>36</w:t>
            </w:r>
            <w:r>
              <w:rPr>
                <w:noProof/>
                <w:webHidden/>
              </w:rPr>
              <w:fldChar w:fldCharType="end"/>
            </w:r>
          </w:hyperlink>
        </w:p>
        <w:p w14:paraId="199AC394" w14:textId="5EA12916" w:rsidR="00A55C52" w:rsidRDefault="00A55C52">
          <w:pPr>
            <w:pStyle w:val="TOC2"/>
            <w:tabs>
              <w:tab w:val="right" w:leader="dot" w:pos="9016"/>
            </w:tabs>
            <w:rPr>
              <w:rFonts w:cstheme="minorBidi"/>
              <w:b w:val="0"/>
              <w:bCs w:val="0"/>
              <w:noProof/>
              <w:sz w:val="24"/>
              <w:szCs w:val="24"/>
            </w:rPr>
          </w:pPr>
          <w:hyperlink w:anchor="_Toc144117229" w:history="1">
            <w:r w:rsidRPr="009549EF">
              <w:rPr>
                <w:rStyle w:val="Hyperlink"/>
                <w:noProof/>
              </w:rPr>
              <w:t>8.1 Random Forest</w:t>
            </w:r>
            <w:r>
              <w:rPr>
                <w:noProof/>
                <w:webHidden/>
              </w:rPr>
              <w:tab/>
            </w:r>
            <w:r>
              <w:rPr>
                <w:noProof/>
                <w:webHidden/>
              </w:rPr>
              <w:fldChar w:fldCharType="begin"/>
            </w:r>
            <w:r>
              <w:rPr>
                <w:noProof/>
                <w:webHidden/>
              </w:rPr>
              <w:instrText xml:space="preserve"> PAGEREF _Toc144117229 \h </w:instrText>
            </w:r>
            <w:r>
              <w:rPr>
                <w:noProof/>
                <w:webHidden/>
              </w:rPr>
            </w:r>
            <w:r>
              <w:rPr>
                <w:noProof/>
                <w:webHidden/>
              </w:rPr>
              <w:fldChar w:fldCharType="separate"/>
            </w:r>
            <w:r>
              <w:rPr>
                <w:noProof/>
                <w:webHidden/>
              </w:rPr>
              <w:t>37</w:t>
            </w:r>
            <w:r>
              <w:rPr>
                <w:noProof/>
                <w:webHidden/>
              </w:rPr>
              <w:fldChar w:fldCharType="end"/>
            </w:r>
          </w:hyperlink>
        </w:p>
        <w:p w14:paraId="614DC31B" w14:textId="4B2F3ED4" w:rsidR="00A55C52" w:rsidRDefault="00A55C52">
          <w:pPr>
            <w:pStyle w:val="TOC3"/>
            <w:tabs>
              <w:tab w:val="right" w:leader="dot" w:pos="9016"/>
            </w:tabs>
            <w:rPr>
              <w:rFonts w:cstheme="minorBidi"/>
              <w:noProof/>
              <w:sz w:val="24"/>
              <w:szCs w:val="24"/>
            </w:rPr>
          </w:pPr>
          <w:hyperlink w:anchor="_Toc144117230" w:history="1">
            <w:r w:rsidRPr="009549EF">
              <w:rPr>
                <w:rStyle w:val="Hyperlink"/>
                <w:noProof/>
              </w:rPr>
              <w:t>8.1.1 Theoretical Overview</w:t>
            </w:r>
            <w:r>
              <w:rPr>
                <w:noProof/>
                <w:webHidden/>
              </w:rPr>
              <w:tab/>
            </w:r>
            <w:r>
              <w:rPr>
                <w:noProof/>
                <w:webHidden/>
              </w:rPr>
              <w:fldChar w:fldCharType="begin"/>
            </w:r>
            <w:r>
              <w:rPr>
                <w:noProof/>
                <w:webHidden/>
              </w:rPr>
              <w:instrText xml:space="preserve"> PAGEREF _Toc144117230 \h </w:instrText>
            </w:r>
            <w:r>
              <w:rPr>
                <w:noProof/>
                <w:webHidden/>
              </w:rPr>
            </w:r>
            <w:r>
              <w:rPr>
                <w:noProof/>
                <w:webHidden/>
              </w:rPr>
              <w:fldChar w:fldCharType="separate"/>
            </w:r>
            <w:r>
              <w:rPr>
                <w:noProof/>
                <w:webHidden/>
              </w:rPr>
              <w:t>37</w:t>
            </w:r>
            <w:r>
              <w:rPr>
                <w:noProof/>
                <w:webHidden/>
              </w:rPr>
              <w:fldChar w:fldCharType="end"/>
            </w:r>
          </w:hyperlink>
        </w:p>
        <w:p w14:paraId="7F42C171" w14:textId="71558573" w:rsidR="00A55C52" w:rsidRDefault="00A55C52">
          <w:pPr>
            <w:pStyle w:val="TOC3"/>
            <w:tabs>
              <w:tab w:val="right" w:leader="dot" w:pos="9016"/>
            </w:tabs>
            <w:rPr>
              <w:rFonts w:cstheme="minorBidi"/>
              <w:noProof/>
              <w:sz w:val="24"/>
              <w:szCs w:val="24"/>
            </w:rPr>
          </w:pPr>
          <w:hyperlink w:anchor="_Toc144117231" w:history="1">
            <w:r w:rsidRPr="009549EF">
              <w:rPr>
                <w:rStyle w:val="Hyperlink"/>
                <w:noProof/>
              </w:rPr>
              <w:t>8.1.2 Methodology</w:t>
            </w:r>
            <w:r>
              <w:rPr>
                <w:noProof/>
                <w:webHidden/>
              </w:rPr>
              <w:tab/>
            </w:r>
            <w:r>
              <w:rPr>
                <w:noProof/>
                <w:webHidden/>
              </w:rPr>
              <w:fldChar w:fldCharType="begin"/>
            </w:r>
            <w:r>
              <w:rPr>
                <w:noProof/>
                <w:webHidden/>
              </w:rPr>
              <w:instrText xml:space="preserve"> PAGEREF _Toc144117231 \h </w:instrText>
            </w:r>
            <w:r>
              <w:rPr>
                <w:noProof/>
                <w:webHidden/>
              </w:rPr>
            </w:r>
            <w:r>
              <w:rPr>
                <w:noProof/>
                <w:webHidden/>
              </w:rPr>
              <w:fldChar w:fldCharType="separate"/>
            </w:r>
            <w:r>
              <w:rPr>
                <w:noProof/>
                <w:webHidden/>
              </w:rPr>
              <w:t>38</w:t>
            </w:r>
            <w:r>
              <w:rPr>
                <w:noProof/>
                <w:webHidden/>
              </w:rPr>
              <w:fldChar w:fldCharType="end"/>
            </w:r>
          </w:hyperlink>
        </w:p>
        <w:p w14:paraId="3F03F5B3" w14:textId="342A1789" w:rsidR="00A55C52" w:rsidRDefault="00A55C52">
          <w:pPr>
            <w:pStyle w:val="TOC3"/>
            <w:tabs>
              <w:tab w:val="right" w:leader="dot" w:pos="9016"/>
            </w:tabs>
            <w:rPr>
              <w:rFonts w:cstheme="minorBidi"/>
              <w:noProof/>
              <w:sz w:val="24"/>
              <w:szCs w:val="24"/>
            </w:rPr>
          </w:pPr>
          <w:hyperlink w:anchor="_Toc144117232" w:history="1">
            <w:r w:rsidRPr="009549EF">
              <w:rPr>
                <w:rStyle w:val="Hyperlink"/>
                <w:noProof/>
                <w:lang w:val="en-US"/>
              </w:rPr>
              <w:t>8.1.3 Results</w:t>
            </w:r>
            <w:r>
              <w:rPr>
                <w:noProof/>
                <w:webHidden/>
              </w:rPr>
              <w:tab/>
            </w:r>
            <w:r>
              <w:rPr>
                <w:noProof/>
                <w:webHidden/>
              </w:rPr>
              <w:fldChar w:fldCharType="begin"/>
            </w:r>
            <w:r>
              <w:rPr>
                <w:noProof/>
                <w:webHidden/>
              </w:rPr>
              <w:instrText xml:space="preserve"> PAGEREF _Toc144117232 \h </w:instrText>
            </w:r>
            <w:r>
              <w:rPr>
                <w:noProof/>
                <w:webHidden/>
              </w:rPr>
            </w:r>
            <w:r>
              <w:rPr>
                <w:noProof/>
                <w:webHidden/>
              </w:rPr>
              <w:fldChar w:fldCharType="separate"/>
            </w:r>
            <w:r>
              <w:rPr>
                <w:noProof/>
                <w:webHidden/>
              </w:rPr>
              <w:t>38</w:t>
            </w:r>
            <w:r>
              <w:rPr>
                <w:noProof/>
                <w:webHidden/>
              </w:rPr>
              <w:fldChar w:fldCharType="end"/>
            </w:r>
          </w:hyperlink>
        </w:p>
        <w:p w14:paraId="15F5B237" w14:textId="2164A6B5" w:rsidR="00A55C52" w:rsidRDefault="00A55C52">
          <w:pPr>
            <w:pStyle w:val="TOC3"/>
            <w:tabs>
              <w:tab w:val="right" w:leader="dot" w:pos="9016"/>
            </w:tabs>
            <w:rPr>
              <w:rFonts w:cstheme="minorBidi"/>
              <w:noProof/>
              <w:sz w:val="24"/>
              <w:szCs w:val="24"/>
            </w:rPr>
          </w:pPr>
          <w:hyperlink w:anchor="_Toc144117233" w:history="1">
            <w:r w:rsidRPr="009549EF">
              <w:rPr>
                <w:rStyle w:val="Hyperlink"/>
                <w:noProof/>
              </w:rPr>
              <w:t>8.1.4 Discussion</w:t>
            </w:r>
            <w:r>
              <w:rPr>
                <w:noProof/>
                <w:webHidden/>
              </w:rPr>
              <w:tab/>
            </w:r>
            <w:r>
              <w:rPr>
                <w:noProof/>
                <w:webHidden/>
              </w:rPr>
              <w:fldChar w:fldCharType="begin"/>
            </w:r>
            <w:r>
              <w:rPr>
                <w:noProof/>
                <w:webHidden/>
              </w:rPr>
              <w:instrText xml:space="preserve"> PAGEREF _Toc144117233 \h </w:instrText>
            </w:r>
            <w:r>
              <w:rPr>
                <w:noProof/>
                <w:webHidden/>
              </w:rPr>
            </w:r>
            <w:r>
              <w:rPr>
                <w:noProof/>
                <w:webHidden/>
              </w:rPr>
              <w:fldChar w:fldCharType="separate"/>
            </w:r>
            <w:r>
              <w:rPr>
                <w:noProof/>
                <w:webHidden/>
              </w:rPr>
              <w:t>41</w:t>
            </w:r>
            <w:r>
              <w:rPr>
                <w:noProof/>
                <w:webHidden/>
              </w:rPr>
              <w:fldChar w:fldCharType="end"/>
            </w:r>
          </w:hyperlink>
        </w:p>
        <w:p w14:paraId="0DC2A7D3" w14:textId="6EF06AF6" w:rsidR="00A55C52" w:rsidRDefault="00A55C52">
          <w:pPr>
            <w:pStyle w:val="TOC2"/>
            <w:tabs>
              <w:tab w:val="right" w:leader="dot" w:pos="9016"/>
            </w:tabs>
            <w:rPr>
              <w:rFonts w:cstheme="minorBidi"/>
              <w:b w:val="0"/>
              <w:bCs w:val="0"/>
              <w:noProof/>
              <w:sz w:val="24"/>
              <w:szCs w:val="24"/>
            </w:rPr>
          </w:pPr>
          <w:hyperlink w:anchor="_Toc144117234" w:history="1">
            <w:r w:rsidRPr="009549EF">
              <w:rPr>
                <w:rStyle w:val="Hyperlink"/>
                <w:noProof/>
              </w:rPr>
              <w:t>8.2 XGBoost</w:t>
            </w:r>
            <w:r>
              <w:rPr>
                <w:noProof/>
                <w:webHidden/>
              </w:rPr>
              <w:tab/>
            </w:r>
            <w:r>
              <w:rPr>
                <w:noProof/>
                <w:webHidden/>
              </w:rPr>
              <w:fldChar w:fldCharType="begin"/>
            </w:r>
            <w:r>
              <w:rPr>
                <w:noProof/>
                <w:webHidden/>
              </w:rPr>
              <w:instrText xml:space="preserve"> PAGEREF _Toc144117234 \h </w:instrText>
            </w:r>
            <w:r>
              <w:rPr>
                <w:noProof/>
                <w:webHidden/>
              </w:rPr>
            </w:r>
            <w:r>
              <w:rPr>
                <w:noProof/>
                <w:webHidden/>
              </w:rPr>
              <w:fldChar w:fldCharType="separate"/>
            </w:r>
            <w:r>
              <w:rPr>
                <w:noProof/>
                <w:webHidden/>
              </w:rPr>
              <w:t>41</w:t>
            </w:r>
            <w:r>
              <w:rPr>
                <w:noProof/>
                <w:webHidden/>
              </w:rPr>
              <w:fldChar w:fldCharType="end"/>
            </w:r>
          </w:hyperlink>
        </w:p>
        <w:p w14:paraId="7FACF3D5" w14:textId="28283A33" w:rsidR="00A55C52" w:rsidRDefault="00A55C52">
          <w:pPr>
            <w:pStyle w:val="TOC3"/>
            <w:tabs>
              <w:tab w:val="right" w:leader="dot" w:pos="9016"/>
            </w:tabs>
            <w:rPr>
              <w:rFonts w:cstheme="minorBidi"/>
              <w:noProof/>
              <w:sz w:val="24"/>
              <w:szCs w:val="24"/>
            </w:rPr>
          </w:pPr>
          <w:hyperlink w:anchor="_Toc144117235" w:history="1">
            <w:r w:rsidRPr="009549EF">
              <w:rPr>
                <w:rStyle w:val="Hyperlink"/>
                <w:noProof/>
              </w:rPr>
              <w:t>8.2.1 Theoretical Overview</w:t>
            </w:r>
            <w:r>
              <w:rPr>
                <w:noProof/>
                <w:webHidden/>
              </w:rPr>
              <w:tab/>
            </w:r>
            <w:r>
              <w:rPr>
                <w:noProof/>
                <w:webHidden/>
              </w:rPr>
              <w:fldChar w:fldCharType="begin"/>
            </w:r>
            <w:r>
              <w:rPr>
                <w:noProof/>
                <w:webHidden/>
              </w:rPr>
              <w:instrText xml:space="preserve"> PAGEREF _Toc144117235 \h </w:instrText>
            </w:r>
            <w:r>
              <w:rPr>
                <w:noProof/>
                <w:webHidden/>
              </w:rPr>
            </w:r>
            <w:r>
              <w:rPr>
                <w:noProof/>
                <w:webHidden/>
              </w:rPr>
              <w:fldChar w:fldCharType="separate"/>
            </w:r>
            <w:r>
              <w:rPr>
                <w:noProof/>
                <w:webHidden/>
              </w:rPr>
              <w:t>41</w:t>
            </w:r>
            <w:r>
              <w:rPr>
                <w:noProof/>
                <w:webHidden/>
              </w:rPr>
              <w:fldChar w:fldCharType="end"/>
            </w:r>
          </w:hyperlink>
        </w:p>
        <w:p w14:paraId="29133CB3" w14:textId="6912C821" w:rsidR="00A55C52" w:rsidRDefault="00A55C52">
          <w:pPr>
            <w:pStyle w:val="TOC3"/>
            <w:tabs>
              <w:tab w:val="right" w:leader="dot" w:pos="9016"/>
            </w:tabs>
            <w:rPr>
              <w:rFonts w:cstheme="minorBidi"/>
              <w:noProof/>
              <w:sz w:val="24"/>
              <w:szCs w:val="24"/>
            </w:rPr>
          </w:pPr>
          <w:hyperlink w:anchor="_Toc144117236" w:history="1">
            <w:r w:rsidRPr="009549EF">
              <w:rPr>
                <w:rStyle w:val="Hyperlink"/>
                <w:noProof/>
              </w:rPr>
              <w:t>8.2.2 Methodology</w:t>
            </w:r>
            <w:r>
              <w:rPr>
                <w:noProof/>
                <w:webHidden/>
              </w:rPr>
              <w:tab/>
            </w:r>
            <w:r>
              <w:rPr>
                <w:noProof/>
                <w:webHidden/>
              </w:rPr>
              <w:fldChar w:fldCharType="begin"/>
            </w:r>
            <w:r>
              <w:rPr>
                <w:noProof/>
                <w:webHidden/>
              </w:rPr>
              <w:instrText xml:space="preserve"> PAGEREF _Toc144117236 \h </w:instrText>
            </w:r>
            <w:r>
              <w:rPr>
                <w:noProof/>
                <w:webHidden/>
              </w:rPr>
            </w:r>
            <w:r>
              <w:rPr>
                <w:noProof/>
                <w:webHidden/>
              </w:rPr>
              <w:fldChar w:fldCharType="separate"/>
            </w:r>
            <w:r>
              <w:rPr>
                <w:noProof/>
                <w:webHidden/>
              </w:rPr>
              <w:t>42</w:t>
            </w:r>
            <w:r>
              <w:rPr>
                <w:noProof/>
                <w:webHidden/>
              </w:rPr>
              <w:fldChar w:fldCharType="end"/>
            </w:r>
          </w:hyperlink>
        </w:p>
        <w:p w14:paraId="620C5E57" w14:textId="2BFCA086" w:rsidR="00A55C52" w:rsidRDefault="00A55C52">
          <w:pPr>
            <w:pStyle w:val="TOC3"/>
            <w:tabs>
              <w:tab w:val="right" w:leader="dot" w:pos="9016"/>
            </w:tabs>
            <w:rPr>
              <w:rFonts w:cstheme="minorBidi"/>
              <w:noProof/>
              <w:sz w:val="24"/>
              <w:szCs w:val="24"/>
            </w:rPr>
          </w:pPr>
          <w:hyperlink w:anchor="_Toc144117237" w:history="1">
            <w:r w:rsidRPr="009549EF">
              <w:rPr>
                <w:rStyle w:val="Hyperlink"/>
                <w:noProof/>
              </w:rPr>
              <w:t>8.2.3 Results</w:t>
            </w:r>
            <w:r>
              <w:rPr>
                <w:noProof/>
                <w:webHidden/>
              </w:rPr>
              <w:tab/>
            </w:r>
            <w:r>
              <w:rPr>
                <w:noProof/>
                <w:webHidden/>
              </w:rPr>
              <w:fldChar w:fldCharType="begin"/>
            </w:r>
            <w:r>
              <w:rPr>
                <w:noProof/>
                <w:webHidden/>
              </w:rPr>
              <w:instrText xml:space="preserve"> PAGEREF _Toc144117237 \h </w:instrText>
            </w:r>
            <w:r>
              <w:rPr>
                <w:noProof/>
                <w:webHidden/>
              </w:rPr>
            </w:r>
            <w:r>
              <w:rPr>
                <w:noProof/>
                <w:webHidden/>
              </w:rPr>
              <w:fldChar w:fldCharType="separate"/>
            </w:r>
            <w:r>
              <w:rPr>
                <w:noProof/>
                <w:webHidden/>
              </w:rPr>
              <w:t>43</w:t>
            </w:r>
            <w:r>
              <w:rPr>
                <w:noProof/>
                <w:webHidden/>
              </w:rPr>
              <w:fldChar w:fldCharType="end"/>
            </w:r>
          </w:hyperlink>
        </w:p>
        <w:p w14:paraId="0F8C1C1B" w14:textId="08388E32" w:rsidR="00A55C52" w:rsidRDefault="00A55C52">
          <w:pPr>
            <w:pStyle w:val="TOC3"/>
            <w:tabs>
              <w:tab w:val="right" w:leader="dot" w:pos="9016"/>
            </w:tabs>
            <w:rPr>
              <w:rFonts w:cstheme="minorBidi"/>
              <w:noProof/>
              <w:sz w:val="24"/>
              <w:szCs w:val="24"/>
            </w:rPr>
          </w:pPr>
          <w:hyperlink w:anchor="_Toc144117238" w:history="1">
            <w:r w:rsidRPr="009549EF">
              <w:rPr>
                <w:rStyle w:val="Hyperlink"/>
                <w:noProof/>
              </w:rPr>
              <w:t>8.2.4 Discussion</w:t>
            </w:r>
            <w:r>
              <w:rPr>
                <w:noProof/>
                <w:webHidden/>
              </w:rPr>
              <w:tab/>
            </w:r>
            <w:r>
              <w:rPr>
                <w:noProof/>
                <w:webHidden/>
              </w:rPr>
              <w:fldChar w:fldCharType="begin"/>
            </w:r>
            <w:r>
              <w:rPr>
                <w:noProof/>
                <w:webHidden/>
              </w:rPr>
              <w:instrText xml:space="preserve"> PAGEREF _Toc144117238 \h </w:instrText>
            </w:r>
            <w:r>
              <w:rPr>
                <w:noProof/>
                <w:webHidden/>
              </w:rPr>
            </w:r>
            <w:r>
              <w:rPr>
                <w:noProof/>
                <w:webHidden/>
              </w:rPr>
              <w:fldChar w:fldCharType="separate"/>
            </w:r>
            <w:r>
              <w:rPr>
                <w:noProof/>
                <w:webHidden/>
              </w:rPr>
              <w:t>45</w:t>
            </w:r>
            <w:r>
              <w:rPr>
                <w:noProof/>
                <w:webHidden/>
              </w:rPr>
              <w:fldChar w:fldCharType="end"/>
            </w:r>
          </w:hyperlink>
        </w:p>
        <w:p w14:paraId="0D1EEBE3" w14:textId="037A550B" w:rsidR="00A55C52" w:rsidRDefault="00A55C52">
          <w:pPr>
            <w:pStyle w:val="TOC2"/>
            <w:tabs>
              <w:tab w:val="right" w:leader="dot" w:pos="9016"/>
            </w:tabs>
            <w:rPr>
              <w:rFonts w:cstheme="minorBidi"/>
              <w:b w:val="0"/>
              <w:bCs w:val="0"/>
              <w:noProof/>
              <w:sz w:val="24"/>
              <w:szCs w:val="24"/>
            </w:rPr>
          </w:pPr>
          <w:hyperlink w:anchor="_Toc144117239" w:history="1">
            <w:r w:rsidRPr="009549EF">
              <w:rPr>
                <w:rStyle w:val="Hyperlink"/>
                <w:noProof/>
              </w:rPr>
              <w:t>8.3 LightGBM</w:t>
            </w:r>
            <w:r>
              <w:rPr>
                <w:noProof/>
                <w:webHidden/>
              </w:rPr>
              <w:tab/>
            </w:r>
            <w:r>
              <w:rPr>
                <w:noProof/>
                <w:webHidden/>
              </w:rPr>
              <w:fldChar w:fldCharType="begin"/>
            </w:r>
            <w:r>
              <w:rPr>
                <w:noProof/>
                <w:webHidden/>
              </w:rPr>
              <w:instrText xml:space="preserve"> PAGEREF _Toc144117239 \h </w:instrText>
            </w:r>
            <w:r>
              <w:rPr>
                <w:noProof/>
                <w:webHidden/>
              </w:rPr>
            </w:r>
            <w:r>
              <w:rPr>
                <w:noProof/>
                <w:webHidden/>
              </w:rPr>
              <w:fldChar w:fldCharType="separate"/>
            </w:r>
            <w:r>
              <w:rPr>
                <w:noProof/>
                <w:webHidden/>
              </w:rPr>
              <w:t>45</w:t>
            </w:r>
            <w:r>
              <w:rPr>
                <w:noProof/>
                <w:webHidden/>
              </w:rPr>
              <w:fldChar w:fldCharType="end"/>
            </w:r>
          </w:hyperlink>
        </w:p>
        <w:p w14:paraId="764C2027" w14:textId="3FF503DE" w:rsidR="00A55C52" w:rsidRDefault="00A55C52">
          <w:pPr>
            <w:pStyle w:val="TOC3"/>
            <w:tabs>
              <w:tab w:val="right" w:leader="dot" w:pos="9016"/>
            </w:tabs>
            <w:rPr>
              <w:rFonts w:cstheme="minorBidi"/>
              <w:noProof/>
              <w:sz w:val="24"/>
              <w:szCs w:val="24"/>
            </w:rPr>
          </w:pPr>
          <w:hyperlink w:anchor="_Toc144117240" w:history="1">
            <w:r w:rsidRPr="009549EF">
              <w:rPr>
                <w:rStyle w:val="Hyperlink"/>
                <w:noProof/>
              </w:rPr>
              <w:t>8.3.1 Theoretical Overview</w:t>
            </w:r>
            <w:r>
              <w:rPr>
                <w:noProof/>
                <w:webHidden/>
              </w:rPr>
              <w:tab/>
            </w:r>
            <w:r>
              <w:rPr>
                <w:noProof/>
                <w:webHidden/>
              </w:rPr>
              <w:fldChar w:fldCharType="begin"/>
            </w:r>
            <w:r>
              <w:rPr>
                <w:noProof/>
                <w:webHidden/>
              </w:rPr>
              <w:instrText xml:space="preserve"> PAGEREF _Toc144117240 \h </w:instrText>
            </w:r>
            <w:r>
              <w:rPr>
                <w:noProof/>
                <w:webHidden/>
              </w:rPr>
            </w:r>
            <w:r>
              <w:rPr>
                <w:noProof/>
                <w:webHidden/>
              </w:rPr>
              <w:fldChar w:fldCharType="separate"/>
            </w:r>
            <w:r>
              <w:rPr>
                <w:noProof/>
                <w:webHidden/>
              </w:rPr>
              <w:t>45</w:t>
            </w:r>
            <w:r>
              <w:rPr>
                <w:noProof/>
                <w:webHidden/>
              </w:rPr>
              <w:fldChar w:fldCharType="end"/>
            </w:r>
          </w:hyperlink>
        </w:p>
        <w:p w14:paraId="617A7D50" w14:textId="09230CE5" w:rsidR="00A55C52" w:rsidRDefault="00A55C52">
          <w:pPr>
            <w:pStyle w:val="TOC3"/>
            <w:tabs>
              <w:tab w:val="right" w:leader="dot" w:pos="9016"/>
            </w:tabs>
            <w:rPr>
              <w:rFonts w:cstheme="minorBidi"/>
              <w:noProof/>
              <w:sz w:val="24"/>
              <w:szCs w:val="24"/>
            </w:rPr>
          </w:pPr>
          <w:hyperlink w:anchor="_Toc144117241" w:history="1">
            <w:r w:rsidRPr="009549EF">
              <w:rPr>
                <w:rStyle w:val="Hyperlink"/>
                <w:noProof/>
              </w:rPr>
              <w:t>8.3.2 Methodology</w:t>
            </w:r>
            <w:r>
              <w:rPr>
                <w:noProof/>
                <w:webHidden/>
              </w:rPr>
              <w:tab/>
            </w:r>
            <w:r>
              <w:rPr>
                <w:noProof/>
                <w:webHidden/>
              </w:rPr>
              <w:fldChar w:fldCharType="begin"/>
            </w:r>
            <w:r>
              <w:rPr>
                <w:noProof/>
                <w:webHidden/>
              </w:rPr>
              <w:instrText xml:space="preserve"> PAGEREF _Toc144117241 \h </w:instrText>
            </w:r>
            <w:r>
              <w:rPr>
                <w:noProof/>
                <w:webHidden/>
              </w:rPr>
            </w:r>
            <w:r>
              <w:rPr>
                <w:noProof/>
                <w:webHidden/>
              </w:rPr>
              <w:fldChar w:fldCharType="separate"/>
            </w:r>
            <w:r>
              <w:rPr>
                <w:noProof/>
                <w:webHidden/>
              </w:rPr>
              <w:t>46</w:t>
            </w:r>
            <w:r>
              <w:rPr>
                <w:noProof/>
                <w:webHidden/>
              </w:rPr>
              <w:fldChar w:fldCharType="end"/>
            </w:r>
          </w:hyperlink>
        </w:p>
        <w:p w14:paraId="33265DB9" w14:textId="5F027476" w:rsidR="00A55C52" w:rsidRDefault="00A55C52">
          <w:pPr>
            <w:pStyle w:val="TOC3"/>
            <w:tabs>
              <w:tab w:val="right" w:leader="dot" w:pos="9016"/>
            </w:tabs>
            <w:rPr>
              <w:rFonts w:cstheme="minorBidi"/>
              <w:noProof/>
              <w:sz w:val="24"/>
              <w:szCs w:val="24"/>
            </w:rPr>
          </w:pPr>
          <w:hyperlink w:anchor="_Toc144117242" w:history="1">
            <w:r w:rsidRPr="009549EF">
              <w:rPr>
                <w:rStyle w:val="Hyperlink"/>
                <w:noProof/>
              </w:rPr>
              <w:t>8.3.3 Results</w:t>
            </w:r>
            <w:r>
              <w:rPr>
                <w:noProof/>
                <w:webHidden/>
              </w:rPr>
              <w:tab/>
            </w:r>
            <w:r>
              <w:rPr>
                <w:noProof/>
                <w:webHidden/>
              </w:rPr>
              <w:fldChar w:fldCharType="begin"/>
            </w:r>
            <w:r>
              <w:rPr>
                <w:noProof/>
                <w:webHidden/>
              </w:rPr>
              <w:instrText xml:space="preserve"> PAGEREF _Toc144117242 \h </w:instrText>
            </w:r>
            <w:r>
              <w:rPr>
                <w:noProof/>
                <w:webHidden/>
              </w:rPr>
            </w:r>
            <w:r>
              <w:rPr>
                <w:noProof/>
                <w:webHidden/>
              </w:rPr>
              <w:fldChar w:fldCharType="separate"/>
            </w:r>
            <w:r>
              <w:rPr>
                <w:noProof/>
                <w:webHidden/>
              </w:rPr>
              <w:t>46</w:t>
            </w:r>
            <w:r>
              <w:rPr>
                <w:noProof/>
                <w:webHidden/>
              </w:rPr>
              <w:fldChar w:fldCharType="end"/>
            </w:r>
          </w:hyperlink>
        </w:p>
        <w:p w14:paraId="61E65F1E" w14:textId="67843E98" w:rsidR="00A55C52" w:rsidRDefault="00A55C52">
          <w:pPr>
            <w:pStyle w:val="TOC3"/>
            <w:tabs>
              <w:tab w:val="right" w:leader="dot" w:pos="9016"/>
            </w:tabs>
            <w:rPr>
              <w:rFonts w:cstheme="minorBidi"/>
              <w:noProof/>
              <w:sz w:val="24"/>
              <w:szCs w:val="24"/>
            </w:rPr>
          </w:pPr>
          <w:hyperlink w:anchor="_Toc144117243" w:history="1">
            <w:r w:rsidRPr="009549EF">
              <w:rPr>
                <w:rStyle w:val="Hyperlink"/>
                <w:noProof/>
              </w:rPr>
              <w:t>8.3.4 Discussion</w:t>
            </w:r>
            <w:r>
              <w:rPr>
                <w:noProof/>
                <w:webHidden/>
              </w:rPr>
              <w:tab/>
            </w:r>
            <w:r>
              <w:rPr>
                <w:noProof/>
                <w:webHidden/>
              </w:rPr>
              <w:fldChar w:fldCharType="begin"/>
            </w:r>
            <w:r>
              <w:rPr>
                <w:noProof/>
                <w:webHidden/>
              </w:rPr>
              <w:instrText xml:space="preserve"> PAGEREF _Toc144117243 \h </w:instrText>
            </w:r>
            <w:r>
              <w:rPr>
                <w:noProof/>
                <w:webHidden/>
              </w:rPr>
            </w:r>
            <w:r>
              <w:rPr>
                <w:noProof/>
                <w:webHidden/>
              </w:rPr>
              <w:fldChar w:fldCharType="separate"/>
            </w:r>
            <w:r>
              <w:rPr>
                <w:noProof/>
                <w:webHidden/>
              </w:rPr>
              <w:t>48</w:t>
            </w:r>
            <w:r>
              <w:rPr>
                <w:noProof/>
                <w:webHidden/>
              </w:rPr>
              <w:fldChar w:fldCharType="end"/>
            </w:r>
          </w:hyperlink>
        </w:p>
        <w:p w14:paraId="5DDBE4BA" w14:textId="756C9076" w:rsidR="00A55C52" w:rsidRDefault="00A55C52">
          <w:pPr>
            <w:pStyle w:val="TOC2"/>
            <w:tabs>
              <w:tab w:val="right" w:leader="dot" w:pos="9016"/>
            </w:tabs>
            <w:rPr>
              <w:rFonts w:cstheme="minorBidi"/>
              <w:b w:val="0"/>
              <w:bCs w:val="0"/>
              <w:noProof/>
              <w:sz w:val="24"/>
              <w:szCs w:val="24"/>
            </w:rPr>
          </w:pPr>
          <w:hyperlink w:anchor="_Toc144117244" w:history="1">
            <w:r w:rsidRPr="009549EF">
              <w:rPr>
                <w:rStyle w:val="Hyperlink"/>
                <w:noProof/>
              </w:rPr>
              <w:t>8.4 CatBoost</w:t>
            </w:r>
            <w:r>
              <w:rPr>
                <w:noProof/>
                <w:webHidden/>
              </w:rPr>
              <w:tab/>
            </w:r>
            <w:r>
              <w:rPr>
                <w:noProof/>
                <w:webHidden/>
              </w:rPr>
              <w:fldChar w:fldCharType="begin"/>
            </w:r>
            <w:r>
              <w:rPr>
                <w:noProof/>
                <w:webHidden/>
              </w:rPr>
              <w:instrText xml:space="preserve"> PAGEREF _Toc144117244 \h </w:instrText>
            </w:r>
            <w:r>
              <w:rPr>
                <w:noProof/>
                <w:webHidden/>
              </w:rPr>
            </w:r>
            <w:r>
              <w:rPr>
                <w:noProof/>
                <w:webHidden/>
              </w:rPr>
              <w:fldChar w:fldCharType="separate"/>
            </w:r>
            <w:r>
              <w:rPr>
                <w:noProof/>
                <w:webHidden/>
              </w:rPr>
              <w:t>48</w:t>
            </w:r>
            <w:r>
              <w:rPr>
                <w:noProof/>
                <w:webHidden/>
              </w:rPr>
              <w:fldChar w:fldCharType="end"/>
            </w:r>
          </w:hyperlink>
        </w:p>
        <w:p w14:paraId="57E2A3D0" w14:textId="4961A5C8" w:rsidR="00A55C52" w:rsidRDefault="00A55C52">
          <w:pPr>
            <w:pStyle w:val="TOC3"/>
            <w:tabs>
              <w:tab w:val="right" w:leader="dot" w:pos="9016"/>
            </w:tabs>
            <w:rPr>
              <w:rFonts w:cstheme="minorBidi"/>
              <w:noProof/>
              <w:sz w:val="24"/>
              <w:szCs w:val="24"/>
            </w:rPr>
          </w:pPr>
          <w:hyperlink w:anchor="_Toc144117245" w:history="1">
            <w:r w:rsidRPr="009549EF">
              <w:rPr>
                <w:rStyle w:val="Hyperlink"/>
                <w:noProof/>
              </w:rPr>
              <w:t>8.4.1 Theoretical Overview</w:t>
            </w:r>
            <w:r>
              <w:rPr>
                <w:noProof/>
                <w:webHidden/>
              </w:rPr>
              <w:tab/>
            </w:r>
            <w:r>
              <w:rPr>
                <w:noProof/>
                <w:webHidden/>
              </w:rPr>
              <w:fldChar w:fldCharType="begin"/>
            </w:r>
            <w:r>
              <w:rPr>
                <w:noProof/>
                <w:webHidden/>
              </w:rPr>
              <w:instrText xml:space="preserve"> PAGEREF _Toc144117245 \h </w:instrText>
            </w:r>
            <w:r>
              <w:rPr>
                <w:noProof/>
                <w:webHidden/>
              </w:rPr>
            </w:r>
            <w:r>
              <w:rPr>
                <w:noProof/>
                <w:webHidden/>
              </w:rPr>
              <w:fldChar w:fldCharType="separate"/>
            </w:r>
            <w:r>
              <w:rPr>
                <w:noProof/>
                <w:webHidden/>
              </w:rPr>
              <w:t>48</w:t>
            </w:r>
            <w:r>
              <w:rPr>
                <w:noProof/>
                <w:webHidden/>
              </w:rPr>
              <w:fldChar w:fldCharType="end"/>
            </w:r>
          </w:hyperlink>
        </w:p>
        <w:p w14:paraId="2CB34026" w14:textId="4F3A0B17" w:rsidR="00A55C52" w:rsidRDefault="00A55C52">
          <w:pPr>
            <w:pStyle w:val="TOC3"/>
            <w:tabs>
              <w:tab w:val="right" w:leader="dot" w:pos="9016"/>
            </w:tabs>
            <w:rPr>
              <w:rFonts w:cstheme="minorBidi"/>
              <w:noProof/>
              <w:sz w:val="24"/>
              <w:szCs w:val="24"/>
            </w:rPr>
          </w:pPr>
          <w:hyperlink w:anchor="_Toc144117246" w:history="1">
            <w:r w:rsidRPr="009549EF">
              <w:rPr>
                <w:rStyle w:val="Hyperlink"/>
                <w:noProof/>
              </w:rPr>
              <w:t>8.4.2 Methodology</w:t>
            </w:r>
            <w:r>
              <w:rPr>
                <w:noProof/>
                <w:webHidden/>
              </w:rPr>
              <w:tab/>
            </w:r>
            <w:r>
              <w:rPr>
                <w:noProof/>
                <w:webHidden/>
              </w:rPr>
              <w:fldChar w:fldCharType="begin"/>
            </w:r>
            <w:r>
              <w:rPr>
                <w:noProof/>
                <w:webHidden/>
              </w:rPr>
              <w:instrText xml:space="preserve"> PAGEREF _Toc144117246 \h </w:instrText>
            </w:r>
            <w:r>
              <w:rPr>
                <w:noProof/>
                <w:webHidden/>
              </w:rPr>
            </w:r>
            <w:r>
              <w:rPr>
                <w:noProof/>
                <w:webHidden/>
              </w:rPr>
              <w:fldChar w:fldCharType="separate"/>
            </w:r>
            <w:r>
              <w:rPr>
                <w:noProof/>
                <w:webHidden/>
              </w:rPr>
              <w:t>49</w:t>
            </w:r>
            <w:r>
              <w:rPr>
                <w:noProof/>
                <w:webHidden/>
              </w:rPr>
              <w:fldChar w:fldCharType="end"/>
            </w:r>
          </w:hyperlink>
        </w:p>
        <w:p w14:paraId="73B0C69F" w14:textId="0E499297" w:rsidR="00A55C52" w:rsidRDefault="00A55C52">
          <w:pPr>
            <w:pStyle w:val="TOC3"/>
            <w:tabs>
              <w:tab w:val="right" w:leader="dot" w:pos="9016"/>
            </w:tabs>
            <w:rPr>
              <w:rFonts w:cstheme="minorBidi"/>
              <w:noProof/>
              <w:sz w:val="24"/>
              <w:szCs w:val="24"/>
            </w:rPr>
          </w:pPr>
          <w:hyperlink w:anchor="_Toc144117247" w:history="1">
            <w:r w:rsidRPr="009549EF">
              <w:rPr>
                <w:rStyle w:val="Hyperlink"/>
                <w:noProof/>
              </w:rPr>
              <w:t>8.4.3 Results</w:t>
            </w:r>
            <w:r>
              <w:rPr>
                <w:noProof/>
                <w:webHidden/>
              </w:rPr>
              <w:tab/>
            </w:r>
            <w:r>
              <w:rPr>
                <w:noProof/>
                <w:webHidden/>
              </w:rPr>
              <w:fldChar w:fldCharType="begin"/>
            </w:r>
            <w:r>
              <w:rPr>
                <w:noProof/>
                <w:webHidden/>
              </w:rPr>
              <w:instrText xml:space="preserve"> PAGEREF _Toc144117247 \h </w:instrText>
            </w:r>
            <w:r>
              <w:rPr>
                <w:noProof/>
                <w:webHidden/>
              </w:rPr>
            </w:r>
            <w:r>
              <w:rPr>
                <w:noProof/>
                <w:webHidden/>
              </w:rPr>
              <w:fldChar w:fldCharType="separate"/>
            </w:r>
            <w:r>
              <w:rPr>
                <w:noProof/>
                <w:webHidden/>
              </w:rPr>
              <w:t>49</w:t>
            </w:r>
            <w:r>
              <w:rPr>
                <w:noProof/>
                <w:webHidden/>
              </w:rPr>
              <w:fldChar w:fldCharType="end"/>
            </w:r>
          </w:hyperlink>
        </w:p>
        <w:p w14:paraId="5FC0B347" w14:textId="05361716" w:rsidR="00A55C52" w:rsidRDefault="00A55C52">
          <w:pPr>
            <w:pStyle w:val="TOC3"/>
            <w:tabs>
              <w:tab w:val="right" w:leader="dot" w:pos="9016"/>
            </w:tabs>
            <w:rPr>
              <w:rFonts w:cstheme="minorBidi"/>
              <w:noProof/>
              <w:sz w:val="24"/>
              <w:szCs w:val="24"/>
            </w:rPr>
          </w:pPr>
          <w:hyperlink w:anchor="_Toc144117248" w:history="1">
            <w:r w:rsidRPr="009549EF">
              <w:rPr>
                <w:rStyle w:val="Hyperlink"/>
                <w:noProof/>
              </w:rPr>
              <w:t>8.4.4 Discussion</w:t>
            </w:r>
            <w:r>
              <w:rPr>
                <w:noProof/>
                <w:webHidden/>
              </w:rPr>
              <w:tab/>
            </w:r>
            <w:r>
              <w:rPr>
                <w:noProof/>
                <w:webHidden/>
              </w:rPr>
              <w:fldChar w:fldCharType="begin"/>
            </w:r>
            <w:r>
              <w:rPr>
                <w:noProof/>
                <w:webHidden/>
              </w:rPr>
              <w:instrText xml:space="preserve"> PAGEREF _Toc144117248 \h </w:instrText>
            </w:r>
            <w:r>
              <w:rPr>
                <w:noProof/>
                <w:webHidden/>
              </w:rPr>
            </w:r>
            <w:r>
              <w:rPr>
                <w:noProof/>
                <w:webHidden/>
              </w:rPr>
              <w:fldChar w:fldCharType="separate"/>
            </w:r>
            <w:r>
              <w:rPr>
                <w:noProof/>
                <w:webHidden/>
              </w:rPr>
              <w:t>51</w:t>
            </w:r>
            <w:r>
              <w:rPr>
                <w:noProof/>
                <w:webHidden/>
              </w:rPr>
              <w:fldChar w:fldCharType="end"/>
            </w:r>
          </w:hyperlink>
        </w:p>
        <w:p w14:paraId="7EAA8BD2" w14:textId="429E0219" w:rsidR="00A55C52" w:rsidRDefault="00A55C52">
          <w:pPr>
            <w:pStyle w:val="TOC2"/>
            <w:tabs>
              <w:tab w:val="right" w:leader="dot" w:pos="9016"/>
            </w:tabs>
            <w:rPr>
              <w:rFonts w:cstheme="minorBidi"/>
              <w:b w:val="0"/>
              <w:bCs w:val="0"/>
              <w:noProof/>
              <w:sz w:val="24"/>
              <w:szCs w:val="24"/>
            </w:rPr>
          </w:pPr>
          <w:hyperlink w:anchor="_Toc144117249" w:history="1">
            <w:r w:rsidRPr="009549EF">
              <w:rPr>
                <w:rStyle w:val="Hyperlink"/>
                <w:noProof/>
              </w:rPr>
              <w:t>8.5 AUC score in Each Model</w:t>
            </w:r>
            <w:r>
              <w:rPr>
                <w:noProof/>
                <w:webHidden/>
              </w:rPr>
              <w:tab/>
            </w:r>
            <w:r>
              <w:rPr>
                <w:noProof/>
                <w:webHidden/>
              </w:rPr>
              <w:fldChar w:fldCharType="begin"/>
            </w:r>
            <w:r>
              <w:rPr>
                <w:noProof/>
                <w:webHidden/>
              </w:rPr>
              <w:instrText xml:space="preserve"> PAGEREF _Toc144117249 \h </w:instrText>
            </w:r>
            <w:r>
              <w:rPr>
                <w:noProof/>
                <w:webHidden/>
              </w:rPr>
            </w:r>
            <w:r>
              <w:rPr>
                <w:noProof/>
                <w:webHidden/>
              </w:rPr>
              <w:fldChar w:fldCharType="separate"/>
            </w:r>
            <w:r>
              <w:rPr>
                <w:noProof/>
                <w:webHidden/>
              </w:rPr>
              <w:t>51</w:t>
            </w:r>
            <w:r>
              <w:rPr>
                <w:noProof/>
                <w:webHidden/>
              </w:rPr>
              <w:fldChar w:fldCharType="end"/>
            </w:r>
          </w:hyperlink>
        </w:p>
        <w:p w14:paraId="6FC3001B" w14:textId="53A54835" w:rsidR="00A55C52" w:rsidRDefault="00A55C52">
          <w:pPr>
            <w:pStyle w:val="TOC2"/>
            <w:tabs>
              <w:tab w:val="right" w:leader="dot" w:pos="9016"/>
            </w:tabs>
            <w:rPr>
              <w:rFonts w:cstheme="minorBidi"/>
              <w:b w:val="0"/>
              <w:bCs w:val="0"/>
              <w:noProof/>
              <w:sz w:val="24"/>
              <w:szCs w:val="24"/>
            </w:rPr>
          </w:pPr>
          <w:hyperlink w:anchor="_Toc144117250" w:history="1">
            <w:r w:rsidRPr="009549EF">
              <w:rPr>
                <w:rStyle w:val="Hyperlink"/>
                <w:noProof/>
              </w:rPr>
              <w:t>8.7 Comparative Analysis of Top 10 Firms by AUC Scores Across Models</w:t>
            </w:r>
            <w:r>
              <w:rPr>
                <w:noProof/>
                <w:webHidden/>
              </w:rPr>
              <w:tab/>
            </w:r>
            <w:r>
              <w:rPr>
                <w:noProof/>
                <w:webHidden/>
              </w:rPr>
              <w:fldChar w:fldCharType="begin"/>
            </w:r>
            <w:r>
              <w:rPr>
                <w:noProof/>
                <w:webHidden/>
              </w:rPr>
              <w:instrText xml:space="preserve"> PAGEREF _Toc144117250 \h </w:instrText>
            </w:r>
            <w:r>
              <w:rPr>
                <w:noProof/>
                <w:webHidden/>
              </w:rPr>
            </w:r>
            <w:r>
              <w:rPr>
                <w:noProof/>
                <w:webHidden/>
              </w:rPr>
              <w:fldChar w:fldCharType="separate"/>
            </w:r>
            <w:r>
              <w:rPr>
                <w:noProof/>
                <w:webHidden/>
              </w:rPr>
              <w:t>53</w:t>
            </w:r>
            <w:r>
              <w:rPr>
                <w:noProof/>
                <w:webHidden/>
              </w:rPr>
              <w:fldChar w:fldCharType="end"/>
            </w:r>
          </w:hyperlink>
        </w:p>
        <w:p w14:paraId="26E7FF93" w14:textId="2FCF31D5" w:rsidR="00A55C52" w:rsidRDefault="00A55C52">
          <w:pPr>
            <w:pStyle w:val="TOC2"/>
            <w:tabs>
              <w:tab w:val="right" w:leader="dot" w:pos="9016"/>
            </w:tabs>
            <w:rPr>
              <w:rFonts w:cstheme="minorBidi"/>
              <w:b w:val="0"/>
              <w:bCs w:val="0"/>
              <w:noProof/>
              <w:sz w:val="24"/>
              <w:szCs w:val="24"/>
            </w:rPr>
          </w:pPr>
          <w:hyperlink w:anchor="_Toc144117251" w:history="1">
            <w:r w:rsidRPr="009549EF">
              <w:rPr>
                <w:rStyle w:val="Hyperlink"/>
                <w:noProof/>
                <w:lang w:val="en-US"/>
              </w:rPr>
              <w:t>8.8 Comparative Analysis of Bottom 10 Firms by AUC Scores Across Models</w:t>
            </w:r>
            <w:r>
              <w:rPr>
                <w:noProof/>
                <w:webHidden/>
              </w:rPr>
              <w:tab/>
            </w:r>
            <w:r>
              <w:rPr>
                <w:noProof/>
                <w:webHidden/>
              </w:rPr>
              <w:fldChar w:fldCharType="begin"/>
            </w:r>
            <w:r>
              <w:rPr>
                <w:noProof/>
                <w:webHidden/>
              </w:rPr>
              <w:instrText xml:space="preserve"> PAGEREF _Toc144117251 \h </w:instrText>
            </w:r>
            <w:r>
              <w:rPr>
                <w:noProof/>
                <w:webHidden/>
              </w:rPr>
            </w:r>
            <w:r>
              <w:rPr>
                <w:noProof/>
                <w:webHidden/>
              </w:rPr>
              <w:fldChar w:fldCharType="separate"/>
            </w:r>
            <w:r>
              <w:rPr>
                <w:noProof/>
                <w:webHidden/>
              </w:rPr>
              <w:t>55</w:t>
            </w:r>
            <w:r>
              <w:rPr>
                <w:noProof/>
                <w:webHidden/>
              </w:rPr>
              <w:fldChar w:fldCharType="end"/>
            </w:r>
          </w:hyperlink>
        </w:p>
        <w:p w14:paraId="2D44764E" w14:textId="05E01955" w:rsidR="00A55C52" w:rsidRDefault="00A55C52">
          <w:pPr>
            <w:pStyle w:val="TOC2"/>
            <w:tabs>
              <w:tab w:val="right" w:leader="dot" w:pos="9016"/>
            </w:tabs>
            <w:rPr>
              <w:rFonts w:cstheme="minorBidi"/>
              <w:b w:val="0"/>
              <w:bCs w:val="0"/>
              <w:noProof/>
              <w:sz w:val="24"/>
              <w:szCs w:val="24"/>
            </w:rPr>
          </w:pPr>
          <w:hyperlink w:anchor="_Toc144117252" w:history="1">
            <w:r w:rsidRPr="009549EF">
              <w:rPr>
                <w:rStyle w:val="Hyperlink"/>
                <w:noProof/>
                <w:lang w:val="en-US"/>
              </w:rPr>
              <w:t>8.9 Feature Importance Across Models</w:t>
            </w:r>
            <w:r>
              <w:rPr>
                <w:noProof/>
                <w:webHidden/>
              </w:rPr>
              <w:tab/>
            </w:r>
            <w:r>
              <w:rPr>
                <w:noProof/>
                <w:webHidden/>
              </w:rPr>
              <w:fldChar w:fldCharType="begin"/>
            </w:r>
            <w:r>
              <w:rPr>
                <w:noProof/>
                <w:webHidden/>
              </w:rPr>
              <w:instrText xml:space="preserve"> PAGEREF _Toc144117252 \h </w:instrText>
            </w:r>
            <w:r>
              <w:rPr>
                <w:noProof/>
                <w:webHidden/>
              </w:rPr>
            </w:r>
            <w:r>
              <w:rPr>
                <w:noProof/>
                <w:webHidden/>
              </w:rPr>
              <w:fldChar w:fldCharType="separate"/>
            </w:r>
            <w:r>
              <w:rPr>
                <w:noProof/>
                <w:webHidden/>
              </w:rPr>
              <w:t>58</w:t>
            </w:r>
            <w:r>
              <w:rPr>
                <w:noProof/>
                <w:webHidden/>
              </w:rPr>
              <w:fldChar w:fldCharType="end"/>
            </w:r>
          </w:hyperlink>
        </w:p>
        <w:p w14:paraId="367B6840" w14:textId="162373C9" w:rsidR="00A55C52" w:rsidRDefault="00A55C52">
          <w:pPr>
            <w:pStyle w:val="TOC3"/>
            <w:tabs>
              <w:tab w:val="right" w:leader="dot" w:pos="9016"/>
            </w:tabs>
            <w:rPr>
              <w:rFonts w:cstheme="minorBidi"/>
              <w:noProof/>
              <w:sz w:val="24"/>
              <w:szCs w:val="24"/>
            </w:rPr>
          </w:pPr>
          <w:hyperlink w:anchor="_Toc144117253" w:history="1">
            <w:r w:rsidRPr="009549EF">
              <w:rPr>
                <w:rStyle w:val="Hyperlink"/>
                <w:noProof/>
                <w:lang w:val="en-US"/>
              </w:rPr>
              <w:t>8.9.1 How Feature Importance is computed</w:t>
            </w:r>
            <w:r>
              <w:rPr>
                <w:noProof/>
                <w:webHidden/>
              </w:rPr>
              <w:tab/>
            </w:r>
            <w:r>
              <w:rPr>
                <w:noProof/>
                <w:webHidden/>
              </w:rPr>
              <w:fldChar w:fldCharType="begin"/>
            </w:r>
            <w:r>
              <w:rPr>
                <w:noProof/>
                <w:webHidden/>
              </w:rPr>
              <w:instrText xml:space="preserve"> PAGEREF _Toc144117253 \h </w:instrText>
            </w:r>
            <w:r>
              <w:rPr>
                <w:noProof/>
                <w:webHidden/>
              </w:rPr>
            </w:r>
            <w:r>
              <w:rPr>
                <w:noProof/>
                <w:webHidden/>
              </w:rPr>
              <w:fldChar w:fldCharType="separate"/>
            </w:r>
            <w:r>
              <w:rPr>
                <w:noProof/>
                <w:webHidden/>
              </w:rPr>
              <w:t>58</w:t>
            </w:r>
            <w:r>
              <w:rPr>
                <w:noProof/>
                <w:webHidden/>
              </w:rPr>
              <w:fldChar w:fldCharType="end"/>
            </w:r>
          </w:hyperlink>
        </w:p>
        <w:p w14:paraId="375B37E4" w14:textId="32F4B3F8" w:rsidR="00A55C52" w:rsidRDefault="00A55C52">
          <w:pPr>
            <w:pStyle w:val="TOC3"/>
            <w:tabs>
              <w:tab w:val="right" w:leader="dot" w:pos="9016"/>
            </w:tabs>
            <w:rPr>
              <w:rFonts w:cstheme="minorBidi"/>
              <w:noProof/>
              <w:sz w:val="24"/>
              <w:szCs w:val="24"/>
            </w:rPr>
          </w:pPr>
          <w:hyperlink w:anchor="_Toc144117254" w:history="1">
            <w:r w:rsidRPr="009549EF">
              <w:rPr>
                <w:rStyle w:val="Hyperlink"/>
                <w:noProof/>
                <w:lang w:val="en-US"/>
              </w:rPr>
              <w:t>8.9.2 Feature Importance Across Models</w:t>
            </w:r>
            <w:r>
              <w:rPr>
                <w:noProof/>
                <w:webHidden/>
              </w:rPr>
              <w:tab/>
            </w:r>
            <w:r>
              <w:rPr>
                <w:noProof/>
                <w:webHidden/>
              </w:rPr>
              <w:fldChar w:fldCharType="begin"/>
            </w:r>
            <w:r>
              <w:rPr>
                <w:noProof/>
                <w:webHidden/>
              </w:rPr>
              <w:instrText xml:space="preserve"> PAGEREF _Toc144117254 \h </w:instrText>
            </w:r>
            <w:r>
              <w:rPr>
                <w:noProof/>
                <w:webHidden/>
              </w:rPr>
            </w:r>
            <w:r>
              <w:rPr>
                <w:noProof/>
                <w:webHidden/>
              </w:rPr>
              <w:fldChar w:fldCharType="separate"/>
            </w:r>
            <w:r>
              <w:rPr>
                <w:noProof/>
                <w:webHidden/>
              </w:rPr>
              <w:t>60</w:t>
            </w:r>
            <w:r>
              <w:rPr>
                <w:noProof/>
                <w:webHidden/>
              </w:rPr>
              <w:fldChar w:fldCharType="end"/>
            </w:r>
          </w:hyperlink>
        </w:p>
        <w:p w14:paraId="417BFB19" w14:textId="7A860D6E" w:rsidR="00A55C52" w:rsidRDefault="00A55C52">
          <w:pPr>
            <w:pStyle w:val="TOC3"/>
            <w:tabs>
              <w:tab w:val="right" w:leader="dot" w:pos="9016"/>
            </w:tabs>
            <w:rPr>
              <w:rFonts w:cstheme="minorBidi"/>
              <w:noProof/>
              <w:sz w:val="24"/>
              <w:szCs w:val="24"/>
            </w:rPr>
          </w:pPr>
          <w:hyperlink w:anchor="_Toc144117255" w:history="1">
            <w:r w:rsidRPr="009549EF">
              <w:rPr>
                <w:rStyle w:val="Hyperlink"/>
                <w:noProof/>
                <w:lang w:val="en-US"/>
              </w:rPr>
              <w:t>8.9.3 Analyzing the Implications</w:t>
            </w:r>
            <w:r>
              <w:rPr>
                <w:noProof/>
                <w:webHidden/>
              </w:rPr>
              <w:tab/>
            </w:r>
            <w:r>
              <w:rPr>
                <w:noProof/>
                <w:webHidden/>
              </w:rPr>
              <w:fldChar w:fldCharType="begin"/>
            </w:r>
            <w:r>
              <w:rPr>
                <w:noProof/>
                <w:webHidden/>
              </w:rPr>
              <w:instrText xml:space="preserve"> PAGEREF _Toc144117255 \h </w:instrText>
            </w:r>
            <w:r>
              <w:rPr>
                <w:noProof/>
                <w:webHidden/>
              </w:rPr>
            </w:r>
            <w:r>
              <w:rPr>
                <w:noProof/>
                <w:webHidden/>
              </w:rPr>
              <w:fldChar w:fldCharType="separate"/>
            </w:r>
            <w:r>
              <w:rPr>
                <w:noProof/>
                <w:webHidden/>
              </w:rPr>
              <w:t>61</w:t>
            </w:r>
            <w:r>
              <w:rPr>
                <w:noProof/>
                <w:webHidden/>
              </w:rPr>
              <w:fldChar w:fldCharType="end"/>
            </w:r>
          </w:hyperlink>
        </w:p>
        <w:p w14:paraId="4C5CBCAE" w14:textId="3BC736C5" w:rsidR="00A55C52" w:rsidRDefault="00A55C52">
          <w:pPr>
            <w:pStyle w:val="TOC1"/>
            <w:tabs>
              <w:tab w:val="right" w:leader="dot" w:pos="9016"/>
            </w:tabs>
            <w:rPr>
              <w:rFonts w:cstheme="minorBidi"/>
              <w:b w:val="0"/>
              <w:bCs w:val="0"/>
              <w:i w:val="0"/>
              <w:iCs w:val="0"/>
              <w:noProof/>
            </w:rPr>
          </w:pPr>
          <w:hyperlink w:anchor="_Toc144117256" w:history="1">
            <w:r w:rsidRPr="009549EF">
              <w:rPr>
                <w:rStyle w:val="Hyperlink"/>
                <w:noProof/>
              </w:rPr>
              <w:t>9. Discussion</w:t>
            </w:r>
            <w:r>
              <w:rPr>
                <w:noProof/>
                <w:webHidden/>
              </w:rPr>
              <w:tab/>
            </w:r>
            <w:r>
              <w:rPr>
                <w:noProof/>
                <w:webHidden/>
              </w:rPr>
              <w:fldChar w:fldCharType="begin"/>
            </w:r>
            <w:r>
              <w:rPr>
                <w:noProof/>
                <w:webHidden/>
              </w:rPr>
              <w:instrText xml:space="preserve"> PAGEREF _Toc144117256 \h </w:instrText>
            </w:r>
            <w:r>
              <w:rPr>
                <w:noProof/>
                <w:webHidden/>
              </w:rPr>
            </w:r>
            <w:r>
              <w:rPr>
                <w:noProof/>
                <w:webHidden/>
              </w:rPr>
              <w:fldChar w:fldCharType="separate"/>
            </w:r>
            <w:r>
              <w:rPr>
                <w:noProof/>
                <w:webHidden/>
              </w:rPr>
              <w:t>62</w:t>
            </w:r>
            <w:r>
              <w:rPr>
                <w:noProof/>
                <w:webHidden/>
              </w:rPr>
              <w:fldChar w:fldCharType="end"/>
            </w:r>
          </w:hyperlink>
        </w:p>
        <w:p w14:paraId="1CBF4DCF" w14:textId="7C7F8815" w:rsidR="00A55C52" w:rsidRDefault="00A55C52">
          <w:pPr>
            <w:pStyle w:val="TOC2"/>
            <w:tabs>
              <w:tab w:val="right" w:leader="dot" w:pos="9016"/>
            </w:tabs>
            <w:rPr>
              <w:rFonts w:cstheme="minorBidi"/>
              <w:b w:val="0"/>
              <w:bCs w:val="0"/>
              <w:noProof/>
              <w:sz w:val="24"/>
              <w:szCs w:val="24"/>
            </w:rPr>
          </w:pPr>
          <w:hyperlink w:anchor="_Toc144117257" w:history="1">
            <w:r w:rsidRPr="009549EF">
              <w:rPr>
                <w:rStyle w:val="Hyperlink"/>
                <w:noProof/>
              </w:rPr>
              <w:t>9.2 Variability Among Models</w:t>
            </w:r>
            <w:r>
              <w:rPr>
                <w:noProof/>
                <w:webHidden/>
              </w:rPr>
              <w:tab/>
            </w:r>
            <w:r>
              <w:rPr>
                <w:noProof/>
                <w:webHidden/>
              </w:rPr>
              <w:fldChar w:fldCharType="begin"/>
            </w:r>
            <w:r>
              <w:rPr>
                <w:noProof/>
                <w:webHidden/>
              </w:rPr>
              <w:instrText xml:space="preserve"> PAGEREF _Toc144117257 \h </w:instrText>
            </w:r>
            <w:r>
              <w:rPr>
                <w:noProof/>
                <w:webHidden/>
              </w:rPr>
            </w:r>
            <w:r>
              <w:rPr>
                <w:noProof/>
                <w:webHidden/>
              </w:rPr>
              <w:fldChar w:fldCharType="separate"/>
            </w:r>
            <w:r>
              <w:rPr>
                <w:noProof/>
                <w:webHidden/>
              </w:rPr>
              <w:t>63</w:t>
            </w:r>
            <w:r>
              <w:rPr>
                <w:noProof/>
                <w:webHidden/>
              </w:rPr>
              <w:fldChar w:fldCharType="end"/>
            </w:r>
          </w:hyperlink>
        </w:p>
        <w:p w14:paraId="7218B592" w14:textId="7791CBDF" w:rsidR="00A55C52" w:rsidRDefault="00A55C52">
          <w:pPr>
            <w:pStyle w:val="TOC2"/>
            <w:tabs>
              <w:tab w:val="right" w:leader="dot" w:pos="9016"/>
            </w:tabs>
            <w:rPr>
              <w:rFonts w:cstheme="minorBidi"/>
              <w:b w:val="0"/>
              <w:bCs w:val="0"/>
              <w:noProof/>
              <w:sz w:val="24"/>
              <w:szCs w:val="24"/>
            </w:rPr>
          </w:pPr>
          <w:hyperlink w:anchor="_Toc144117258" w:history="1">
            <w:r w:rsidRPr="009549EF">
              <w:rPr>
                <w:rStyle w:val="Hyperlink"/>
                <w:noProof/>
              </w:rPr>
              <w:t>9.3 Limitations and Scope for Future Research</w:t>
            </w:r>
            <w:r>
              <w:rPr>
                <w:noProof/>
                <w:webHidden/>
              </w:rPr>
              <w:tab/>
            </w:r>
            <w:r>
              <w:rPr>
                <w:noProof/>
                <w:webHidden/>
              </w:rPr>
              <w:fldChar w:fldCharType="begin"/>
            </w:r>
            <w:r>
              <w:rPr>
                <w:noProof/>
                <w:webHidden/>
              </w:rPr>
              <w:instrText xml:space="preserve"> PAGEREF _Toc144117258 \h </w:instrText>
            </w:r>
            <w:r>
              <w:rPr>
                <w:noProof/>
                <w:webHidden/>
              </w:rPr>
            </w:r>
            <w:r>
              <w:rPr>
                <w:noProof/>
                <w:webHidden/>
              </w:rPr>
              <w:fldChar w:fldCharType="separate"/>
            </w:r>
            <w:r>
              <w:rPr>
                <w:noProof/>
                <w:webHidden/>
              </w:rPr>
              <w:t>63</w:t>
            </w:r>
            <w:r>
              <w:rPr>
                <w:noProof/>
                <w:webHidden/>
              </w:rPr>
              <w:fldChar w:fldCharType="end"/>
            </w:r>
          </w:hyperlink>
        </w:p>
        <w:p w14:paraId="38FA84CC" w14:textId="6D7800B5" w:rsidR="00A55C52" w:rsidRDefault="00A55C52">
          <w:pPr>
            <w:pStyle w:val="TOC1"/>
            <w:tabs>
              <w:tab w:val="right" w:leader="dot" w:pos="9016"/>
            </w:tabs>
            <w:rPr>
              <w:rFonts w:cstheme="minorBidi"/>
              <w:b w:val="0"/>
              <w:bCs w:val="0"/>
              <w:i w:val="0"/>
              <w:iCs w:val="0"/>
              <w:noProof/>
            </w:rPr>
          </w:pPr>
          <w:hyperlink w:anchor="_Toc144117259" w:history="1">
            <w:r w:rsidRPr="009549EF">
              <w:rPr>
                <w:rStyle w:val="Hyperlink"/>
                <w:noProof/>
              </w:rPr>
              <w:t>10. Ethics</w:t>
            </w:r>
            <w:r>
              <w:rPr>
                <w:noProof/>
                <w:webHidden/>
              </w:rPr>
              <w:tab/>
            </w:r>
            <w:r>
              <w:rPr>
                <w:noProof/>
                <w:webHidden/>
              </w:rPr>
              <w:fldChar w:fldCharType="begin"/>
            </w:r>
            <w:r>
              <w:rPr>
                <w:noProof/>
                <w:webHidden/>
              </w:rPr>
              <w:instrText xml:space="preserve"> PAGEREF _Toc144117259 \h </w:instrText>
            </w:r>
            <w:r>
              <w:rPr>
                <w:noProof/>
                <w:webHidden/>
              </w:rPr>
            </w:r>
            <w:r>
              <w:rPr>
                <w:noProof/>
                <w:webHidden/>
              </w:rPr>
              <w:fldChar w:fldCharType="separate"/>
            </w:r>
            <w:r>
              <w:rPr>
                <w:noProof/>
                <w:webHidden/>
              </w:rPr>
              <w:t>64</w:t>
            </w:r>
            <w:r>
              <w:rPr>
                <w:noProof/>
                <w:webHidden/>
              </w:rPr>
              <w:fldChar w:fldCharType="end"/>
            </w:r>
          </w:hyperlink>
        </w:p>
        <w:p w14:paraId="7DC54904" w14:textId="2510AAFA" w:rsidR="00A55C52" w:rsidRDefault="00A55C52">
          <w:pPr>
            <w:pStyle w:val="TOC2"/>
            <w:tabs>
              <w:tab w:val="right" w:leader="dot" w:pos="9016"/>
            </w:tabs>
            <w:rPr>
              <w:rFonts w:cstheme="minorBidi"/>
              <w:b w:val="0"/>
              <w:bCs w:val="0"/>
              <w:noProof/>
              <w:sz w:val="24"/>
              <w:szCs w:val="24"/>
            </w:rPr>
          </w:pPr>
          <w:hyperlink w:anchor="_Toc144117260" w:history="1">
            <w:r w:rsidRPr="009549EF">
              <w:rPr>
                <w:rStyle w:val="Hyperlink"/>
                <w:noProof/>
              </w:rPr>
              <w:t>10.1 Ethical Foundations and Risk Management</w:t>
            </w:r>
            <w:r>
              <w:rPr>
                <w:noProof/>
                <w:webHidden/>
              </w:rPr>
              <w:tab/>
            </w:r>
            <w:r>
              <w:rPr>
                <w:noProof/>
                <w:webHidden/>
              </w:rPr>
              <w:fldChar w:fldCharType="begin"/>
            </w:r>
            <w:r>
              <w:rPr>
                <w:noProof/>
                <w:webHidden/>
              </w:rPr>
              <w:instrText xml:space="preserve"> PAGEREF _Toc144117260 \h </w:instrText>
            </w:r>
            <w:r>
              <w:rPr>
                <w:noProof/>
                <w:webHidden/>
              </w:rPr>
            </w:r>
            <w:r>
              <w:rPr>
                <w:noProof/>
                <w:webHidden/>
              </w:rPr>
              <w:fldChar w:fldCharType="separate"/>
            </w:r>
            <w:r>
              <w:rPr>
                <w:noProof/>
                <w:webHidden/>
              </w:rPr>
              <w:t>64</w:t>
            </w:r>
            <w:r>
              <w:rPr>
                <w:noProof/>
                <w:webHidden/>
              </w:rPr>
              <w:fldChar w:fldCharType="end"/>
            </w:r>
          </w:hyperlink>
        </w:p>
        <w:p w14:paraId="148F2687" w14:textId="0DF408E8" w:rsidR="00A55C52" w:rsidRDefault="00A55C52">
          <w:pPr>
            <w:pStyle w:val="TOC2"/>
            <w:tabs>
              <w:tab w:val="right" w:leader="dot" w:pos="9016"/>
            </w:tabs>
            <w:rPr>
              <w:rFonts w:cstheme="minorBidi"/>
              <w:b w:val="0"/>
              <w:bCs w:val="0"/>
              <w:noProof/>
              <w:sz w:val="24"/>
              <w:szCs w:val="24"/>
            </w:rPr>
          </w:pPr>
          <w:hyperlink w:anchor="_Toc144117261" w:history="1">
            <w:r w:rsidRPr="009549EF">
              <w:rPr>
                <w:rStyle w:val="Hyperlink"/>
                <w:noProof/>
              </w:rPr>
              <w:t>10.2 Societal Implications and Ethical Risks</w:t>
            </w:r>
            <w:r>
              <w:rPr>
                <w:noProof/>
                <w:webHidden/>
              </w:rPr>
              <w:tab/>
            </w:r>
            <w:r>
              <w:rPr>
                <w:noProof/>
                <w:webHidden/>
              </w:rPr>
              <w:fldChar w:fldCharType="begin"/>
            </w:r>
            <w:r>
              <w:rPr>
                <w:noProof/>
                <w:webHidden/>
              </w:rPr>
              <w:instrText xml:space="preserve"> PAGEREF _Toc144117261 \h </w:instrText>
            </w:r>
            <w:r>
              <w:rPr>
                <w:noProof/>
                <w:webHidden/>
              </w:rPr>
            </w:r>
            <w:r>
              <w:rPr>
                <w:noProof/>
                <w:webHidden/>
              </w:rPr>
              <w:fldChar w:fldCharType="separate"/>
            </w:r>
            <w:r>
              <w:rPr>
                <w:noProof/>
                <w:webHidden/>
              </w:rPr>
              <w:t>64</w:t>
            </w:r>
            <w:r>
              <w:rPr>
                <w:noProof/>
                <w:webHidden/>
              </w:rPr>
              <w:fldChar w:fldCharType="end"/>
            </w:r>
          </w:hyperlink>
        </w:p>
        <w:p w14:paraId="52C5B720" w14:textId="1A7EBADE" w:rsidR="00A55C52" w:rsidRDefault="00A55C52">
          <w:pPr>
            <w:pStyle w:val="TOC2"/>
            <w:tabs>
              <w:tab w:val="right" w:leader="dot" w:pos="9016"/>
            </w:tabs>
            <w:rPr>
              <w:rFonts w:cstheme="minorBidi"/>
              <w:b w:val="0"/>
              <w:bCs w:val="0"/>
              <w:noProof/>
              <w:sz w:val="24"/>
              <w:szCs w:val="24"/>
            </w:rPr>
          </w:pPr>
          <w:hyperlink w:anchor="_Toc144117262" w:history="1">
            <w:r w:rsidRPr="009549EF">
              <w:rPr>
                <w:rStyle w:val="Hyperlink"/>
                <w:noProof/>
              </w:rPr>
              <w:t>10.3 Methodological Ethical Challenges</w:t>
            </w:r>
            <w:r>
              <w:rPr>
                <w:noProof/>
                <w:webHidden/>
              </w:rPr>
              <w:tab/>
            </w:r>
            <w:r>
              <w:rPr>
                <w:noProof/>
                <w:webHidden/>
              </w:rPr>
              <w:fldChar w:fldCharType="begin"/>
            </w:r>
            <w:r>
              <w:rPr>
                <w:noProof/>
                <w:webHidden/>
              </w:rPr>
              <w:instrText xml:space="preserve"> PAGEREF _Toc144117262 \h </w:instrText>
            </w:r>
            <w:r>
              <w:rPr>
                <w:noProof/>
                <w:webHidden/>
              </w:rPr>
            </w:r>
            <w:r>
              <w:rPr>
                <w:noProof/>
                <w:webHidden/>
              </w:rPr>
              <w:fldChar w:fldCharType="separate"/>
            </w:r>
            <w:r>
              <w:rPr>
                <w:noProof/>
                <w:webHidden/>
              </w:rPr>
              <w:t>65</w:t>
            </w:r>
            <w:r>
              <w:rPr>
                <w:noProof/>
                <w:webHidden/>
              </w:rPr>
              <w:fldChar w:fldCharType="end"/>
            </w:r>
          </w:hyperlink>
        </w:p>
        <w:p w14:paraId="060F154E" w14:textId="17132251" w:rsidR="00A55C52" w:rsidRDefault="00A55C52">
          <w:pPr>
            <w:pStyle w:val="TOC2"/>
            <w:tabs>
              <w:tab w:val="right" w:leader="dot" w:pos="9016"/>
            </w:tabs>
            <w:rPr>
              <w:rFonts w:cstheme="minorBidi"/>
              <w:b w:val="0"/>
              <w:bCs w:val="0"/>
              <w:noProof/>
              <w:sz w:val="24"/>
              <w:szCs w:val="24"/>
            </w:rPr>
          </w:pPr>
          <w:hyperlink w:anchor="_Toc144117263" w:history="1">
            <w:r w:rsidRPr="009549EF">
              <w:rPr>
                <w:rStyle w:val="Hyperlink"/>
                <w:noProof/>
              </w:rPr>
              <w:t>10.4 Responsible Innovation and Future Directions</w:t>
            </w:r>
            <w:r>
              <w:rPr>
                <w:noProof/>
                <w:webHidden/>
              </w:rPr>
              <w:tab/>
            </w:r>
            <w:r>
              <w:rPr>
                <w:noProof/>
                <w:webHidden/>
              </w:rPr>
              <w:fldChar w:fldCharType="begin"/>
            </w:r>
            <w:r>
              <w:rPr>
                <w:noProof/>
                <w:webHidden/>
              </w:rPr>
              <w:instrText xml:space="preserve"> PAGEREF _Toc144117263 \h </w:instrText>
            </w:r>
            <w:r>
              <w:rPr>
                <w:noProof/>
                <w:webHidden/>
              </w:rPr>
            </w:r>
            <w:r>
              <w:rPr>
                <w:noProof/>
                <w:webHidden/>
              </w:rPr>
              <w:fldChar w:fldCharType="separate"/>
            </w:r>
            <w:r>
              <w:rPr>
                <w:noProof/>
                <w:webHidden/>
              </w:rPr>
              <w:t>65</w:t>
            </w:r>
            <w:r>
              <w:rPr>
                <w:noProof/>
                <w:webHidden/>
              </w:rPr>
              <w:fldChar w:fldCharType="end"/>
            </w:r>
          </w:hyperlink>
        </w:p>
        <w:p w14:paraId="0BB0FA2D" w14:textId="616E55A7" w:rsidR="00A55C52" w:rsidRDefault="00A55C52">
          <w:pPr>
            <w:pStyle w:val="TOC1"/>
            <w:tabs>
              <w:tab w:val="right" w:leader="dot" w:pos="9016"/>
            </w:tabs>
            <w:rPr>
              <w:rFonts w:cstheme="minorBidi"/>
              <w:b w:val="0"/>
              <w:bCs w:val="0"/>
              <w:i w:val="0"/>
              <w:iCs w:val="0"/>
              <w:noProof/>
            </w:rPr>
          </w:pPr>
          <w:hyperlink w:anchor="_Toc144117264" w:history="1">
            <w:r w:rsidRPr="009549EF">
              <w:rPr>
                <w:rStyle w:val="Hyperlink"/>
                <w:noProof/>
              </w:rPr>
              <w:t>11. Conclusion</w:t>
            </w:r>
            <w:r>
              <w:rPr>
                <w:noProof/>
                <w:webHidden/>
              </w:rPr>
              <w:tab/>
            </w:r>
            <w:r>
              <w:rPr>
                <w:noProof/>
                <w:webHidden/>
              </w:rPr>
              <w:fldChar w:fldCharType="begin"/>
            </w:r>
            <w:r>
              <w:rPr>
                <w:noProof/>
                <w:webHidden/>
              </w:rPr>
              <w:instrText xml:space="preserve"> PAGEREF _Toc144117264 \h </w:instrText>
            </w:r>
            <w:r>
              <w:rPr>
                <w:noProof/>
                <w:webHidden/>
              </w:rPr>
            </w:r>
            <w:r>
              <w:rPr>
                <w:noProof/>
                <w:webHidden/>
              </w:rPr>
              <w:fldChar w:fldCharType="separate"/>
            </w:r>
            <w:r>
              <w:rPr>
                <w:noProof/>
                <w:webHidden/>
              </w:rPr>
              <w:t>66</w:t>
            </w:r>
            <w:r>
              <w:rPr>
                <w:noProof/>
                <w:webHidden/>
              </w:rPr>
              <w:fldChar w:fldCharType="end"/>
            </w:r>
          </w:hyperlink>
        </w:p>
        <w:p w14:paraId="1F7A439A" w14:textId="5A0492F1" w:rsidR="00A55C52" w:rsidRDefault="00A55C52">
          <w:pPr>
            <w:pStyle w:val="TOC1"/>
            <w:tabs>
              <w:tab w:val="right" w:leader="dot" w:pos="9016"/>
            </w:tabs>
            <w:rPr>
              <w:rFonts w:cstheme="minorBidi"/>
              <w:b w:val="0"/>
              <w:bCs w:val="0"/>
              <w:i w:val="0"/>
              <w:iCs w:val="0"/>
              <w:noProof/>
            </w:rPr>
          </w:pPr>
          <w:hyperlink w:anchor="_Toc144117265" w:history="1">
            <w:r w:rsidRPr="009549EF">
              <w:rPr>
                <w:rStyle w:val="Hyperlink"/>
                <w:noProof/>
              </w:rPr>
              <w:t xml:space="preserve">References </w:t>
            </w:r>
            <w:r>
              <w:rPr>
                <w:noProof/>
                <w:webHidden/>
              </w:rPr>
              <w:tab/>
            </w:r>
            <w:r>
              <w:rPr>
                <w:noProof/>
                <w:webHidden/>
              </w:rPr>
              <w:fldChar w:fldCharType="begin"/>
            </w:r>
            <w:r>
              <w:rPr>
                <w:noProof/>
                <w:webHidden/>
              </w:rPr>
              <w:instrText xml:space="preserve"> PAGEREF _Toc144117265 \h </w:instrText>
            </w:r>
            <w:r>
              <w:rPr>
                <w:noProof/>
                <w:webHidden/>
              </w:rPr>
            </w:r>
            <w:r>
              <w:rPr>
                <w:noProof/>
                <w:webHidden/>
              </w:rPr>
              <w:fldChar w:fldCharType="separate"/>
            </w:r>
            <w:r>
              <w:rPr>
                <w:noProof/>
                <w:webHidden/>
              </w:rPr>
              <w:t>67</w:t>
            </w:r>
            <w:r>
              <w:rPr>
                <w:noProof/>
                <w:webHidden/>
              </w:rPr>
              <w:fldChar w:fldCharType="end"/>
            </w:r>
          </w:hyperlink>
        </w:p>
        <w:p w14:paraId="308027B7" w14:textId="4A4A9445" w:rsidR="00A55C52" w:rsidRDefault="00A55C52">
          <w:pPr>
            <w:pStyle w:val="TOC1"/>
            <w:tabs>
              <w:tab w:val="right" w:leader="dot" w:pos="9016"/>
            </w:tabs>
            <w:rPr>
              <w:rFonts w:cstheme="minorBidi"/>
              <w:b w:val="0"/>
              <w:bCs w:val="0"/>
              <w:i w:val="0"/>
              <w:iCs w:val="0"/>
              <w:noProof/>
            </w:rPr>
          </w:pPr>
          <w:hyperlink w:anchor="_Toc144117266" w:history="1">
            <w:r w:rsidRPr="009549EF">
              <w:rPr>
                <w:rStyle w:val="Hyperlink"/>
                <w:noProof/>
              </w:rPr>
              <w:t>Appendix</w:t>
            </w:r>
            <w:r>
              <w:rPr>
                <w:noProof/>
                <w:webHidden/>
              </w:rPr>
              <w:tab/>
            </w:r>
            <w:r>
              <w:rPr>
                <w:noProof/>
                <w:webHidden/>
              </w:rPr>
              <w:fldChar w:fldCharType="begin"/>
            </w:r>
            <w:r>
              <w:rPr>
                <w:noProof/>
                <w:webHidden/>
              </w:rPr>
              <w:instrText xml:space="preserve"> PAGEREF _Toc144117266 \h </w:instrText>
            </w:r>
            <w:r>
              <w:rPr>
                <w:noProof/>
                <w:webHidden/>
              </w:rPr>
            </w:r>
            <w:r>
              <w:rPr>
                <w:noProof/>
                <w:webHidden/>
              </w:rPr>
              <w:fldChar w:fldCharType="separate"/>
            </w:r>
            <w:r>
              <w:rPr>
                <w:noProof/>
                <w:webHidden/>
              </w:rPr>
              <w:t>73</w:t>
            </w:r>
            <w:r>
              <w:rPr>
                <w:noProof/>
                <w:webHidden/>
              </w:rPr>
              <w:fldChar w:fldCharType="end"/>
            </w:r>
          </w:hyperlink>
        </w:p>
        <w:p w14:paraId="55AFF083" w14:textId="3F8056DF" w:rsidR="003F7514" w:rsidRPr="00DE40EC" w:rsidRDefault="003F7514">
          <w:r w:rsidRPr="00DE40EC">
            <w:rPr>
              <w:bCs/>
              <w:noProof/>
            </w:rPr>
            <w:fldChar w:fldCharType="end"/>
          </w:r>
        </w:p>
      </w:sdtContent>
    </w:sdt>
    <w:p w14:paraId="0C1BC79E" w14:textId="77777777" w:rsidR="003F7514" w:rsidRPr="00DE40EC" w:rsidRDefault="003F7514">
      <w:pPr>
        <w:rPr>
          <w:rFonts w:ascii="Arial" w:hAnsi="Arial" w:cs="Arial"/>
          <w:lang w:val="en-US"/>
        </w:rPr>
      </w:pPr>
      <w:r w:rsidRPr="00DE40EC">
        <w:rPr>
          <w:rFonts w:ascii="Arial" w:hAnsi="Arial" w:cs="Arial"/>
        </w:rPr>
        <w:br w:type="page"/>
      </w:r>
    </w:p>
    <w:p w14:paraId="4EE59D47" w14:textId="77777777" w:rsidR="005F6FD4" w:rsidRDefault="005F6FD4">
      <w:pPr>
        <w:rPr>
          <w:rFonts w:ascii="Arial" w:hAnsi="Arial" w:cs="Arial"/>
        </w:rPr>
      </w:pPr>
    </w:p>
    <w:p w14:paraId="5BC510CC" w14:textId="77777777" w:rsidR="005F6FD4" w:rsidRPr="00372612" w:rsidRDefault="005F6FD4">
      <w:pPr>
        <w:rPr>
          <w:rFonts w:ascii="Arial" w:hAnsi="Arial" w:cs="Arial"/>
          <w:lang w:val="en-US"/>
        </w:rPr>
      </w:pPr>
      <w:commentRangeStart w:id="7"/>
      <w:commentRangeEnd w:id="7"/>
      <w:r>
        <w:rPr>
          <w:rStyle w:val="CommentReference"/>
        </w:rPr>
        <w:commentReference w:id="7"/>
      </w:r>
    </w:p>
    <w:p w14:paraId="3F1D619C" w14:textId="139202A6" w:rsidR="00A55C52" w:rsidRDefault="005F6FD4">
      <w:pPr>
        <w:pStyle w:val="TableofFigures"/>
        <w:tabs>
          <w:tab w:val="right" w:leader="dot" w:pos="9016"/>
        </w:tabs>
        <w:rPr>
          <w:noProof/>
        </w:rPr>
      </w:pPr>
      <w:r w:rsidRPr="00DE40EC">
        <w:rPr>
          <w:rFonts w:ascii="Arial" w:hAnsi="Arial" w:cs="Arial"/>
        </w:rPr>
        <w:fldChar w:fldCharType="begin"/>
      </w:r>
      <w:r w:rsidRPr="00DE40EC">
        <w:rPr>
          <w:rFonts w:ascii="Arial" w:hAnsi="Arial" w:cs="Arial"/>
        </w:rPr>
        <w:instrText xml:space="preserve"> TOC \h \z \c "Table" </w:instrText>
      </w:r>
      <w:r w:rsidRPr="00DE40EC">
        <w:rPr>
          <w:rFonts w:ascii="Arial" w:hAnsi="Arial" w:cs="Arial"/>
        </w:rPr>
        <w:fldChar w:fldCharType="separate"/>
      </w:r>
      <w:hyperlink w:anchor="_Toc144117267" w:history="1">
        <w:r w:rsidR="00A55C52" w:rsidRPr="003B7193">
          <w:rPr>
            <w:rStyle w:val="Hyperlink"/>
            <w:noProof/>
          </w:rPr>
          <w:t>Table 1 Variables</w:t>
        </w:r>
        <w:r w:rsidR="00A55C52">
          <w:rPr>
            <w:noProof/>
            <w:webHidden/>
          </w:rPr>
          <w:tab/>
        </w:r>
        <w:r w:rsidR="00A55C52">
          <w:rPr>
            <w:noProof/>
            <w:webHidden/>
          </w:rPr>
          <w:fldChar w:fldCharType="begin"/>
        </w:r>
        <w:r w:rsidR="00A55C52">
          <w:rPr>
            <w:noProof/>
            <w:webHidden/>
          </w:rPr>
          <w:instrText xml:space="preserve"> PAGEREF _Toc144117267 \h </w:instrText>
        </w:r>
        <w:r w:rsidR="00A55C52">
          <w:rPr>
            <w:noProof/>
            <w:webHidden/>
          </w:rPr>
        </w:r>
        <w:r w:rsidR="00A55C52">
          <w:rPr>
            <w:noProof/>
            <w:webHidden/>
          </w:rPr>
          <w:fldChar w:fldCharType="separate"/>
        </w:r>
        <w:r w:rsidR="00A55C52">
          <w:rPr>
            <w:noProof/>
            <w:webHidden/>
          </w:rPr>
          <w:t>12</w:t>
        </w:r>
        <w:r w:rsidR="00A55C52">
          <w:rPr>
            <w:noProof/>
            <w:webHidden/>
          </w:rPr>
          <w:fldChar w:fldCharType="end"/>
        </w:r>
      </w:hyperlink>
    </w:p>
    <w:p w14:paraId="65367D0E" w14:textId="6A8F45AE" w:rsidR="00A55C52" w:rsidRDefault="00A55C52">
      <w:pPr>
        <w:pStyle w:val="TableofFigures"/>
        <w:tabs>
          <w:tab w:val="right" w:leader="dot" w:pos="9016"/>
        </w:tabs>
        <w:rPr>
          <w:noProof/>
        </w:rPr>
      </w:pPr>
      <w:hyperlink w:anchor="_Toc144117268" w:history="1">
        <w:r w:rsidRPr="003B7193">
          <w:rPr>
            <w:rStyle w:val="Hyperlink"/>
            <w:noProof/>
          </w:rPr>
          <w:t>Table 2 Sample of Companies with Their Tickers</w:t>
        </w:r>
        <w:r>
          <w:rPr>
            <w:noProof/>
            <w:webHidden/>
          </w:rPr>
          <w:tab/>
        </w:r>
        <w:r>
          <w:rPr>
            <w:noProof/>
            <w:webHidden/>
          </w:rPr>
          <w:fldChar w:fldCharType="begin"/>
        </w:r>
        <w:r>
          <w:rPr>
            <w:noProof/>
            <w:webHidden/>
          </w:rPr>
          <w:instrText xml:space="preserve"> PAGEREF _Toc144117268 \h </w:instrText>
        </w:r>
        <w:r>
          <w:rPr>
            <w:noProof/>
            <w:webHidden/>
          </w:rPr>
        </w:r>
        <w:r>
          <w:rPr>
            <w:noProof/>
            <w:webHidden/>
          </w:rPr>
          <w:fldChar w:fldCharType="separate"/>
        </w:r>
        <w:r>
          <w:rPr>
            <w:noProof/>
            <w:webHidden/>
          </w:rPr>
          <w:t>13</w:t>
        </w:r>
        <w:r>
          <w:rPr>
            <w:noProof/>
            <w:webHidden/>
          </w:rPr>
          <w:fldChar w:fldCharType="end"/>
        </w:r>
      </w:hyperlink>
    </w:p>
    <w:p w14:paraId="766864B0" w14:textId="51F5EADD" w:rsidR="00A55C52" w:rsidRDefault="00A55C52">
      <w:pPr>
        <w:pStyle w:val="TableofFigures"/>
        <w:tabs>
          <w:tab w:val="right" w:leader="dot" w:pos="9016"/>
        </w:tabs>
        <w:rPr>
          <w:noProof/>
        </w:rPr>
      </w:pPr>
      <w:hyperlink w:anchor="_Toc144117269" w:history="1">
        <w:r w:rsidRPr="003B7193">
          <w:rPr>
            <w:rStyle w:val="Hyperlink"/>
            <w:noProof/>
          </w:rPr>
          <w:t>Table 3 Descriptive statistics</w:t>
        </w:r>
        <w:r>
          <w:rPr>
            <w:noProof/>
            <w:webHidden/>
          </w:rPr>
          <w:tab/>
        </w:r>
        <w:r>
          <w:rPr>
            <w:noProof/>
            <w:webHidden/>
          </w:rPr>
          <w:fldChar w:fldCharType="begin"/>
        </w:r>
        <w:r>
          <w:rPr>
            <w:noProof/>
            <w:webHidden/>
          </w:rPr>
          <w:instrText xml:space="preserve"> PAGEREF _Toc144117269 \h </w:instrText>
        </w:r>
        <w:r>
          <w:rPr>
            <w:noProof/>
            <w:webHidden/>
          </w:rPr>
        </w:r>
        <w:r>
          <w:rPr>
            <w:noProof/>
            <w:webHidden/>
          </w:rPr>
          <w:fldChar w:fldCharType="separate"/>
        </w:r>
        <w:r>
          <w:rPr>
            <w:noProof/>
            <w:webHidden/>
          </w:rPr>
          <w:t>20</w:t>
        </w:r>
        <w:r>
          <w:rPr>
            <w:noProof/>
            <w:webHidden/>
          </w:rPr>
          <w:fldChar w:fldCharType="end"/>
        </w:r>
      </w:hyperlink>
    </w:p>
    <w:p w14:paraId="1DEBB5A4" w14:textId="55BBF2DD" w:rsidR="00A55C52" w:rsidRDefault="00A55C52">
      <w:pPr>
        <w:pStyle w:val="TableofFigures"/>
        <w:tabs>
          <w:tab w:val="right" w:leader="dot" w:pos="9016"/>
        </w:tabs>
        <w:rPr>
          <w:noProof/>
        </w:rPr>
      </w:pPr>
      <w:hyperlink w:anchor="_Toc144117270" w:history="1">
        <w:r w:rsidRPr="003B7193">
          <w:rPr>
            <w:rStyle w:val="Hyperlink"/>
            <w:noProof/>
          </w:rPr>
          <w:t>Table 4 Results of AUC scores</w:t>
        </w:r>
        <w:r>
          <w:rPr>
            <w:noProof/>
            <w:webHidden/>
          </w:rPr>
          <w:tab/>
        </w:r>
        <w:r>
          <w:rPr>
            <w:noProof/>
            <w:webHidden/>
          </w:rPr>
          <w:fldChar w:fldCharType="begin"/>
        </w:r>
        <w:r>
          <w:rPr>
            <w:noProof/>
            <w:webHidden/>
          </w:rPr>
          <w:instrText xml:space="preserve"> PAGEREF _Toc144117270 \h </w:instrText>
        </w:r>
        <w:r>
          <w:rPr>
            <w:noProof/>
            <w:webHidden/>
          </w:rPr>
        </w:r>
        <w:r>
          <w:rPr>
            <w:noProof/>
            <w:webHidden/>
          </w:rPr>
          <w:fldChar w:fldCharType="separate"/>
        </w:r>
        <w:r>
          <w:rPr>
            <w:noProof/>
            <w:webHidden/>
          </w:rPr>
          <w:t>51</w:t>
        </w:r>
        <w:r>
          <w:rPr>
            <w:noProof/>
            <w:webHidden/>
          </w:rPr>
          <w:fldChar w:fldCharType="end"/>
        </w:r>
      </w:hyperlink>
    </w:p>
    <w:p w14:paraId="76A4183C" w14:textId="6DEDC141" w:rsidR="00A55C52" w:rsidRDefault="00A55C52">
      <w:pPr>
        <w:pStyle w:val="TableofFigures"/>
        <w:tabs>
          <w:tab w:val="right" w:leader="dot" w:pos="9016"/>
        </w:tabs>
        <w:rPr>
          <w:noProof/>
        </w:rPr>
      </w:pPr>
      <w:hyperlink w:anchor="_Toc144117271" w:history="1">
        <w:r w:rsidRPr="003B7193">
          <w:rPr>
            <w:rStyle w:val="Hyperlink"/>
            <w:noProof/>
          </w:rPr>
          <w:t>Table 5 Companies with Their Tickers</w:t>
        </w:r>
        <w:r>
          <w:rPr>
            <w:noProof/>
            <w:webHidden/>
          </w:rPr>
          <w:tab/>
        </w:r>
        <w:r>
          <w:rPr>
            <w:noProof/>
            <w:webHidden/>
          </w:rPr>
          <w:fldChar w:fldCharType="begin"/>
        </w:r>
        <w:r>
          <w:rPr>
            <w:noProof/>
            <w:webHidden/>
          </w:rPr>
          <w:instrText xml:space="preserve"> PAGEREF _Toc144117271 \h </w:instrText>
        </w:r>
        <w:r>
          <w:rPr>
            <w:noProof/>
            <w:webHidden/>
          </w:rPr>
        </w:r>
        <w:r>
          <w:rPr>
            <w:noProof/>
            <w:webHidden/>
          </w:rPr>
          <w:fldChar w:fldCharType="separate"/>
        </w:r>
        <w:r>
          <w:rPr>
            <w:noProof/>
            <w:webHidden/>
          </w:rPr>
          <w:t>73</w:t>
        </w:r>
        <w:r>
          <w:rPr>
            <w:noProof/>
            <w:webHidden/>
          </w:rPr>
          <w:fldChar w:fldCharType="end"/>
        </w:r>
      </w:hyperlink>
    </w:p>
    <w:p w14:paraId="4B278775" w14:textId="77777777" w:rsidR="00A55C52" w:rsidRDefault="005F6FD4" w:rsidP="002E5761">
      <w:pPr>
        <w:spacing w:line="360" w:lineRule="auto"/>
        <w:jc w:val="both"/>
        <w:rPr>
          <w:noProof/>
        </w:rPr>
      </w:pPr>
      <w:r w:rsidRPr="00DE40EC">
        <w:rPr>
          <w:rFonts w:ascii="Arial" w:hAnsi="Arial" w:cs="Arial"/>
        </w:rPr>
        <w:fldChar w:fldCharType="end"/>
      </w:r>
      <w:r w:rsidRPr="00DE40EC">
        <w:rPr>
          <w:rFonts w:ascii="Arial" w:hAnsi="Arial" w:cs="Arial"/>
        </w:rPr>
        <w:fldChar w:fldCharType="begin"/>
      </w:r>
      <w:r w:rsidRPr="00DE40EC">
        <w:rPr>
          <w:rFonts w:ascii="Arial" w:hAnsi="Arial" w:cs="Arial"/>
        </w:rPr>
        <w:instrText xml:space="preserve"> TOC \h \z \c "Figure" </w:instrText>
      </w:r>
      <w:r w:rsidRPr="00DE40EC">
        <w:rPr>
          <w:rFonts w:ascii="Arial" w:hAnsi="Arial" w:cs="Arial"/>
        </w:rPr>
        <w:fldChar w:fldCharType="separate"/>
      </w:r>
    </w:p>
    <w:p w14:paraId="4684785B" w14:textId="05FA8CD6" w:rsidR="00A55C52" w:rsidRDefault="00A55C52">
      <w:pPr>
        <w:pStyle w:val="TableofFigures"/>
        <w:tabs>
          <w:tab w:val="right" w:leader="dot" w:pos="9016"/>
        </w:tabs>
        <w:rPr>
          <w:noProof/>
        </w:rPr>
      </w:pPr>
      <w:hyperlink w:anchor="_Toc144117272" w:history="1">
        <w:r w:rsidRPr="000615D0">
          <w:rPr>
            <w:rStyle w:val="Hyperlink"/>
            <w:noProof/>
          </w:rPr>
          <w:t>Figure 1 Top 20 tickers with most missing in news sentiment score.</w:t>
        </w:r>
        <w:r>
          <w:rPr>
            <w:noProof/>
            <w:webHidden/>
          </w:rPr>
          <w:tab/>
        </w:r>
        <w:r>
          <w:rPr>
            <w:noProof/>
            <w:webHidden/>
          </w:rPr>
          <w:fldChar w:fldCharType="begin"/>
        </w:r>
        <w:r>
          <w:rPr>
            <w:noProof/>
            <w:webHidden/>
          </w:rPr>
          <w:instrText xml:space="preserve"> PAGEREF _Toc144117272 \h </w:instrText>
        </w:r>
        <w:r>
          <w:rPr>
            <w:noProof/>
            <w:webHidden/>
          </w:rPr>
        </w:r>
        <w:r>
          <w:rPr>
            <w:noProof/>
            <w:webHidden/>
          </w:rPr>
          <w:fldChar w:fldCharType="separate"/>
        </w:r>
        <w:r>
          <w:rPr>
            <w:noProof/>
            <w:webHidden/>
          </w:rPr>
          <w:t>16</w:t>
        </w:r>
        <w:r>
          <w:rPr>
            <w:noProof/>
            <w:webHidden/>
          </w:rPr>
          <w:fldChar w:fldCharType="end"/>
        </w:r>
      </w:hyperlink>
    </w:p>
    <w:p w14:paraId="630A27A1" w14:textId="2B1891D3" w:rsidR="00A55C52" w:rsidRDefault="00A55C52">
      <w:pPr>
        <w:pStyle w:val="TableofFigures"/>
        <w:tabs>
          <w:tab w:val="right" w:leader="dot" w:pos="9016"/>
        </w:tabs>
        <w:rPr>
          <w:noProof/>
        </w:rPr>
      </w:pPr>
      <w:hyperlink w:anchor="_Toc144117273" w:history="1">
        <w:r w:rsidRPr="000615D0">
          <w:rPr>
            <w:rStyle w:val="Hyperlink"/>
            <w:noProof/>
          </w:rPr>
          <w:t>Figure 2 Distribution of positive and negative returns</w:t>
        </w:r>
        <w:r>
          <w:rPr>
            <w:noProof/>
            <w:webHidden/>
          </w:rPr>
          <w:tab/>
        </w:r>
        <w:r>
          <w:rPr>
            <w:noProof/>
            <w:webHidden/>
          </w:rPr>
          <w:fldChar w:fldCharType="begin"/>
        </w:r>
        <w:r>
          <w:rPr>
            <w:noProof/>
            <w:webHidden/>
          </w:rPr>
          <w:instrText xml:space="preserve"> PAGEREF _Toc144117273 \h </w:instrText>
        </w:r>
        <w:r>
          <w:rPr>
            <w:noProof/>
            <w:webHidden/>
          </w:rPr>
        </w:r>
        <w:r>
          <w:rPr>
            <w:noProof/>
            <w:webHidden/>
          </w:rPr>
          <w:fldChar w:fldCharType="separate"/>
        </w:r>
        <w:r>
          <w:rPr>
            <w:noProof/>
            <w:webHidden/>
          </w:rPr>
          <w:t>18</w:t>
        </w:r>
        <w:r>
          <w:rPr>
            <w:noProof/>
            <w:webHidden/>
          </w:rPr>
          <w:fldChar w:fldCharType="end"/>
        </w:r>
      </w:hyperlink>
    </w:p>
    <w:p w14:paraId="179F2CE6" w14:textId="5D2EC787" w:rsidR="00A55C52" w:rsidRDefault="00A55C52">
      <w:pPr>
        <w:pStyle w:val="TableofFigures"/>
        <w:tabs>
          <w:tab w:val="right" w:leader="dot" w:pos="9016"/>
        </w:tabs>
        <w:rPr>
          <w:noProof/>
        </w:rPr>
      </w:pPr>
      <w:hyperlink w:anchor="_Toc144117274" w:history="1">
        <w:r w:rsidRPr="000615D0">
          <w:rPr>
            <w:rStyle w:val="Hyperlink"/>
            <w:noProof/>
          </w:rPr>
          <w:t>Figure 3 Correlation matrix of features</w:t>
        </w:r>
        <w:r>
          <w:rPr>
            <w:noProof/>
            <w:webHidden/>
          </w:rPr>
          <w:tab/>
        </w:r>
        <w:r>
          <w:rPr>
            <w:noProof/>
            <w:webHidden/>
          </w:rPr>
          <w:fldChar w:fldCharType="begin"/>
        </w:r>
        <w:r>
          <w:rPr>
            <w:noProof/>
            <w:webHidden/>
          </w:rPr>
          <w:instrText xml:space="preserve"> PAGEREF _Toc144117274 \h </w:instrText>
        </w:r>
        <w:r>
          <w:rPr>
            <w:noProof/>
            <w:webHidden/>
          </w:rPr>
        </w:r>
        <w:r>
          <w:rPr>
            <w:noProof/>
            <w:webHidden/>
          </w:rPr>
          <w:fldChar w:fldCharType="separate"/>
        </w:r>
        <w:r>
          <w:rPr>
            <w:noProof/>
            <w:webHidden/>
          </w:rPr>
          <w:t>19</w:t>
        </w:r>
        <w:r>
          <w:rPr>
            <w:noProof/>
            <w:webHidden/>
          </w:rPr>
          <w:fldChar w:fldCharType="end"/>
        </w:r>
      </w:hyperlink>
    </w:p>
    <w:p w14:paraId="508A2C20" w14:textId="199EC1F2" w:rsidR="00A55C52" w:rsidRDefault="00A55C52">
      <w:pPr>
        <w:pStyle w:val="TableofFigures"/>
        <w:tabs>
          <w:tab w:val="right" w:leader="dot" w:pos="9016"/>
        </w:tabs>
        <w:rPr>
          <w:noProof/>
        </w:rPr>
      </w:pPr>
      <w:hyperlink w:anchor="_Toc144117275" w:history="1">
        <w:r w:rsidRPr="000615D0">
          <w:rPr>
            <w:rStyle w:val="Hyperlink"/>
            <w:noProof/>
          </w:rPr>
          <w:t>Figure 4 Temporal evolution of average sentiment score</w:t>
        </w:r>
        <w:r>
          <w:rPr>
            <w:noProof/>
            <w:webHidden/>
          </w:rPr>
          <w:tab/>
        </w:r>
        <w:r>
          <w:rPr>
            <w:noProof/>
            <w:webHidden/>
          </w:rPr>
          <w:fldChar w:fldCharType="begin"/>
        </w:r>
        <w:r>
          <w:rPr>
            <w:noProof/>
            <w:webHidden/>
          </w:rPr>
          <w:instrText xml:space="preserve"> PAGEREF _Toc144117275 \h </w:instrText>
        </w:r>
        <w:r>
          <w:rPr>
            <w:noProof/>
            <w:webHidden/>
          </w:rPr>
        </w:r>
        <w:r>
          <w:rPr>
            <w:noProof/>
            <w:webHidden/>
          </w:rPr>
          <w:fldChar w:fldCharType="separate"/>
        </w:r>
        <w:r>
          <w:rPr>
            <w:noProof/>
            <w:webHidden/>
          </w:rPr>
          <w:t>22</w:t>
        </w:r>
        <w:r>
          <w:rPr>
            <w:noProof/>
            <w:webHidden/>
          </w:rPr>
          <w:fldChar w:fldCharType="end"/>
        </w:r>
      </w:hyperlink>
    </w:p>
    <w:p w14:paraId="5FCBA6C8" w14:textId="0E996B8E" w:rsidR="00A55C52" w:rsidRDefault="00A55C52">
      <w:pPr>
        <w:pStyle w:val="TableofFigures"/>
        <w:tabs>
          <w:tab w:val="right" w:leader="dot" w:pos="9016"/>
        </w:tabs>
        <w:rPr>
          <w:noProof/>
        </w:rPr>
      </w:pPr>
      <w:hyperlink w:anchor="_Toc144117276" w:history="1">
        <w:r w:rsidRPr="000615D0">
          <w:rPr>
            <w:rStyle w:val="Hyperlink"/>
            <w:noProof/>
          </w:rPr>
          <w:t>Figure 5 Average sentiment score by company</w:t>
        </w:r>
        <w:r>
          <w:rPr>
            <w:noProof/>
            <w:webHidden/>
          </w:rPr>
          <w:tab/>
        </w:r>
        <w:r>
          <w:rPr>
            <w:noProof/>
            <w:webHidden/>
          </w:rPr>
          <w:fldChar w:fldCharType="begin"/>
        </w:r>
        <w:r>
          <w:rPr>
            <w:noProof/>
            <w:webHidden/>
          </w:rPr>
          <w:instrText xml:space="preserve"> PAGEREF _Toc144117276 \h </w:instrText>
        </w:r>
        <w:r>
          <w:rPr>
            <w:noProof/>
            <w:webHidden/>
          </w:rPr>
        </w:r>
        <w:r>
          <w:rPr>
            <w:noProof/>
            <w:webHidden/>
          </w:rPr>
          <w:fldChar w:fldCharType="separate"/>
        </w:r>
        <w:r>
          <w:rPr>
            <w:noProof/>
            <w:webHidden/>
          </w:rPr>
          <w:t>24</w:t>
        </w:r>
        <w:r>
          <w:rPr>
            <w:noProof/>
            <w:webHidden/>
          </w:rPr>
          <w:fldChar w:fldCharType="end"/>
        </w:r>
      </w:hyperlink>
    </w:p>
    <w:p w14:paraId="22CA3AB9" w14:textId="559F869C" w:rsidR="00A55C52" w:rsidRDefault="00A55C52">
      <w:pPr>
        <w:pStyle w:val="TableofFigures"/>
        <w:tabs>
          <w:tab w:val="right" w:leader="dot" w:pos="9016"/>
        </w:tabs>
        <w:rPr>
          <w:noProof/>
        </w:rPr>
      </w:pPr>
      <w:hyperlink w:anchor="_Toc144117277" w:history="1">
        <w:r w:rsidRPr="000615D0">
          <w:rPr>
            <w:rStyle w:val="Hyperlink"/>
            <w:noProof/>
          </w:rPr>
          <w:t>Figure 6 Time series of new COVID-19 cases</w:t>
        </w:r>
        <w:r>
          <w:rPr>
            <w:noProof/>
            <w:webHidden/>
          </w:rPr>
          <w:tab/>
        </w:r>
        <w:r>
          <w:rPr>
            <w:noProof/>
            <w:webHidden/>
          </w:rPr>
          <w:fldChar w:fldCharType="begin"/>
        </w:r>
        <w:r>
          <w:rPr>
            <w:noProof/>
            <w:webHidden/>
          </w:rPr>
          <w:instrText xml:space="preserve"> PAGEREF _Toc144117277 \h </w:instrText>
        </w:r>
        <w:r>
          <w:rPr>
            <w:noProof/>
            <w:webHidden/>
          </w:rPr>
        </w:r>
        <w:r>
          <w:rPr>
            <w:noProof/>
            <w:webHidden/>
          </w:rPr>
          <w:fldChar w:fldCharType="separate"/>
        </w:r>
        <w:r>
          <w:rPr>
            <w:noProof/>
            <w:webHidden/>
          </w:rPr>
          <w:t>26</w:t>
        </w:r>
        <w:r>
          <w:rPr>
            <w:noProof/>
            <w:webHidden/>
          </w:rPr>
          <w:fldChar w:fldCharType="end"/>
        </w:r>
      </w:hyperlink>
    </w:p>
    <w:p w14:paraId="433B8C8B" w14:textId="4F88758E" w:rsidR="00A55C52" w:rsidRDefault="00A55C52">
      <w:pPr>
        <w:pStyle w:val="TableofFigures"/>
        <w:tabs>
          <w:tab w:val="right" w:leader="dot" w:pos="9016"/>
        </w:tabs>
        <w:rPr>
          <w:noProof/>
        </w:rPr>
      </w:pPr>
      <w:hyperlink w:anchor="_Toc144117278" w:history="1">
        <w:r w:rsidRPr="000615D0">
          <w:rPr>
            <w:rStyle w:val="Hyperlink"/>
            <w:noProof/>
          </w:rPr>
          <w:t>Figure 7 Trend of closing prices for all companies</w:t>
        </w:r>
        <w:r>
          <w:rPr>
            <w:noProof/>
            <w:webHidden/>
          </w:rPr>
          <w:tab/>
        </w:r>
        <w:r>
          <w:rPr>
            <w:noProof/>
            <w:webHidden/>
          </w:rPr>
          <w:fldChar w:fldCharType="begin"/>
        </w:r>
        <w:r>
          <w:rPr>
            <w:noProof/>
            <w:webHidden/>
          </w:rPr>
          <w:instrText xml:space="preserve"> PAGEREF _Toc144117278 \h </w:instrText>
        </w:r>
        <w:r>
          <w:rPr>
            <w:noProof/>
            <w:webHidden/>
          </w:rPr>
        </w:r>
        <w:r>
          <w:rPr>
            <w:noProof/>
            <w:webHidden/>
          </w:rPr>
          <w:fldChar w:fldCharType="separate"/>
        </w:r>
        <w:r>
          <w:rPr>
            <w:noProof/>
            <w:webHidden/>
          </w:rPr>
          <w:t>27</w:t>
        </w:r>
        <w:r>
          <w:rPr>
            <w:noProof/>
            <w:webHidden/>
          </w:rPr>
          <w:fldChar w:fldCharType="end"/>
        </w:r>
      </w:hyperlink>
    </w:p>
    <w:p w14:paraId="5E8B9952" w14:textId="602D4678" w:rsidR="00A55C52" w:rsidRDefault="00A55C52">
      <w:pPr>
        <w:pStyle w:val="TableofFigures"/>
        <w:tabs>
          <w:tab w:val="right" w:leader="dot" w:pos="9016"/>
        </w:tabs>
        <w:rPr>
          <w:noProof/>
        </w:rPr>
      </w:pPr>
      <w:hyperlink w:anchor="_Toc144117279" w:history="1">
        <w:r w:rsidRPr="000615D0">
          <w:rPr>
            <w:rStyle w:val="Hyperlink"/>
            <w:noProof/>
          </w:rPr>
          <w:t>Figure 8 News sentiment score vs. MarketCap</w:t>
        </w:r>
        <w:r>
          <w:rPr>
            <w:noProof/>
            <w:webHidden/>
          </w:rPr>
          <w:tab/>
        </w:r>
        <w:r>
          <w:rPr>
            <w:noProof/>
            <w:webHidden/>
          </w:rPr>
          <w:fldChar w:fldCharType="begin"/>
        </w:r>
        <w:r>
          <w:rPr>
            <w:noProof/>
            <w:webHidden/>
          </w:rPr>
          <w:instrText xml:space="preserve"> PAGEREF _Toc144117279 \h </w:instrText>
        </w:r>
        <w:r>
          <w:rPr>
            <w:noProof/>
            <w:webHidden/>
          </w:rPr>
        </w:r>
        <w:r>
          <w:rPr>
            <w:noProof/>
            <w:webHidden/>
          </w:rPr>
          <w:fldChar w:fldCharType="separate"/>
        </w:r>
        <w:r>
          <w:rPr>
            <w:noProof/>
            <w:webHidden/>
          </w:rPr>
          <w:t>29</w:t>
        </w:r>
        <w:r>
          <w:rPr>
            <w:noProof/>
            <w:webHidden/>
          </w:rPr>
          <w:fldChar w:fldCharType="end"/>
        </w:r>
      </w:hyperlink>
    </w:p>
    <w:p w14:paraId="2C85BD0D" w14:textId="6D05325E" w:rsidR="00A55C52" w:rsidRDefault="00A55C52">
      <w:pPr>
        <w:pStyle w:val="TableofFigures"/>
        <w:tabs>
          <w:tab w:val="right" w:leader="dot" w:pos="9016"/>
        </w:tabs>
        <w:rPr>
          <w:noProof/>
        </w:rPr>
      </w:pPr>
      <w:hyperlink w:anchor="_Toc144117280" w:history="1">
        <w:r w:rsidRPr="000615D0">
          <w:rPr>
            <w:rStyle w:val="Hyperlink"/>
            <w:noProof/>
          </w:rPr>
          <w:t>Figure 9 Regression line: Impact of market capitalization on news sentiment score.</w:t>
        </w:r>
        <w:r>
          <w:rPr>
            <w:noProof/>
            <w:webHidden/>
          </w:rPr>
          <w:tab/>
        </w:r>
        <w:r>
          <w:rPr>
            <w:noProof/>
            <w:webHidden/>
          </w:rPr>
          <w:fldChar w:fldCharType="begin"/>
        </w:r>
        <w:r>
          <w:rPr>
            <w:noProof/>
            <w:webHidden/>
          </w:rPr>
          <w:instrText xml:space="preserve"> PAGEREF _Toc144117280 \h </w:instrText>
        </w:r>
        <w:r>
          <w:rPr>
            <w:noProof/>
            <w:webHidden/>
          </w:rPr>
        </w:r>
        <w:r>
          <w:rPr>
            <w:noProof/>
            <w:webHidden/>
          </w:rPr>
          <w:fldChar w:fldCharType="separate"/>
        </w:r>
        <w:r>
          <w:rPr>
            <w:noProof/>
            <w:webHidden/>
          </w:rPr>
          <w:t>30</w:t>
        </w:r>
        <w:r>
          <w:rPr>
            <w:noProof/>
            <w:webHidden/>
          </w:rPr>
          <w:fldChar w:fldCharType="end"/>
        </w:r>
      </w:hyperlink>
    </w:p>
    <w:p w14:paraId="21B26288" w14:textId="0CDD1D63" w:rsidR="00A55C52" w:rsidRDefault="00A55C52">
      <w:pPr>
        <w:pStyle w:val="TableofFigures"/>
        <w:tabs>
          <w:tab w:val="right" w:leader="dot" w:pos="9016"/>
        </w:tabs>
        <w:rPr>
          <w:noProof/>
        </w:rPr>
      </w:pPr>
      <w:hyperlink w:anchor="_Toc144117281" w:history="1">
        <w:r w:rsidRPr="000615D0">
          <w:rPr>
            <w:rStyle w:val="Hyperlink"/>
            <w:noProof/>
          </w:rPr>
          <w:t>Figure 10 Clusters of companies</w:t>
        </w:r>
        <w:r>
          <w:rPr>
            <w:noProof/>
            <w:webHidden/>
          </w:rPr>
          <w:tab/>
        </w:r>
        <w:r>
          <w:rPr>
            <w:noProof/>
            <w:webHidden/>
          </w:rPr>
          <w:fldChar w:fldCharType="begin"/>
        </w:r>
        <w:r>
          <w:rPr>
            <w:noProof/>
            <w:webHidden/>
          </w:rPr>
          <w:instrText xml:space="preserve"> PAGEREF _Toc144117281 \h </w:instrText>
        </w:r>
        <w:r>
          <w:rPr>
            <w:noProof/>
            <w:webHidden/>
          </w:rPr>
        </w:r>
        <w:r>
          <w:rPr>
            <w:noProof/>
            <w:webHidden/>
          </w:rPr>
          <w:fldChar w:fldCharType="separate"/>
        </w:r>
        <w:r>
          <w:rPr>
            <w:noProof/>
            <w:webHidden/>
          </w:rPr>
          <w:t>32</w:t>
        </w:r>
        <w:r>
          <w:rPr>
            <w:noProof/>
            <w:webHidden/>
          </w:rPr>
          <w:fldChar w:fldCharType="end"/>
        </w:r>
      </w:hyperlink>
    </w:p>
    <w:p w14:paraId="537AC7D5" w14:textId="4E6136ED" w:rsidR="00A55C52" w:rsidRDefault="00A55C52">
      <w:pPr>
        <w:pStyle w:val="TableofFigures"/>
        <w:tabs>
          <w:tab w:val="right" w:leader="dot" w:pos="9016"/>
        </w:tabs>
        <w:rPr>
          <w:noProof/>
        </w:rPr>
      </w:pPr>
      <w:hyperlink w:anchor="_Toc144117282" w:history="1">
        <w:r w:rsidRPr="000615D0">
          <w:rPr>
            <w:rStyle w:val="Hyperlink"/>
            <w:noProof/>
          </w:rPr>
          <w:t>Figure 11 KMeans clustering of firm (Exclusing Outliers)</w:t>
        </w:r>
        <w:r>
          <w:rPr>
            <w:noProof/>
            <w:webHidden/>
          </w:rPr>
          <w:tab/>
        </w:r>
        <w:r>
          <w:rPr>
            <w:noProof/>
            <w:webHidden/>
          </w:rPr>
          <w:fldChar w:fldCharType="begin"/>
        </w:r>
        <w:r>
          <w:rPr>
            <w:noProof/>
            <w:webHidden/>
          </w:rPr>
          <w:instrText xml:space="preserve"> PAGEREF _Toc144117282 \h </w:instrText>
        </w:r>
        <w:r>
          <w:rPr>
            <w:noProof/>
            <w:webHidden/>
          </w:rPr>
        </w:r>
        <w:r>
          <w:rPr>
            <w:noProof/>
            <w:webHidden/>
          </w:rPr>
          <w:fldChar w:fldCharType="separate"/>
        </w:r>
        <w:r>
          <w:rPr>
            <w:noProof/>
            <w:webHidden/>
          </w:rPr>
          <w:t>34</w:t>
        </w:r>
        <w:r>
          <w:rPr>
            <w:noProof/>
            <w:webHidden/>
          </w:rPr>
          <w:fldChar w:fldCharType="end"/>
        </w:r>
      </w:hyperlink>
    </w:p>
    <w:p w14:paraId="28511AB6" w14:textId="6B8C3AE6" w:rsidR="00A55C52" w:rsidRDefault="00A55C52">
      <w:pPr>
        <w:pStyle w:val="TableofFigures"/>
        <w:tabs>
          <w:tab w:val="right" w:leader="dot" w:pos="9016"/>
        </w:tabs>
        <w:rPr>
          <w:noProof/>
        </w:rPr>
      </w:pPr>
      <w:hyperlink w:anchor="_Toc144117283" w:history="1">
        <w:r w:rsidRPr="000615D0">
          <w:rPr>
            <w:rStyle w:val="Hyperlink"/>
            <w:noProof/>
          </w:rPr>
          <w:t>Figure 12 AUC scores for Random Forest by ticker</w:t>
        </w:r>
        <w:r>
          <w:rPr>
            <w:noProof/>
            <w:webHidden/>
          </w:rPr>
          <w:tab/>
        </w:r>
        <w:r>
          <w:rPr>
            <w:noProof/>
            <w:webHidden/>
          </w:rPr>
          <w:fldChar w:fldCharType="begin"/>
        </w:r>
        <w:r>
          <w:rPr>
            <w:noProof/>
            <w:webHidden/>
          </w:rPr>
          <w:instrText xml:space="preserve"> PAGEREF _Toc144117283 \h </w:instrText>
        </w:r>
        <w:r>
          <w:rPr>
            <w:noProof/>
            <w:webHidden/>
          </w:rPr>
        </w:r>
        <w:r>
          <w:rPr>
            <w:noProof/>
            <w:webHidden/>
          </w:rPr>
          <w:fldChar w:fldCharType="separate"/>
        </w:r>
        <w:r>
          <w:rPr>
            <w:noProof/>
            <w:webHidden/>
          </w:rPr>
          <w:t>40</w:t>
        </w:r>
        <w:r>
          <w:rPr>
            <w:noProof/>
            <w:webHidden/>
          </w:rPr>
          <w:fldChar w:fldCharType="end"/>
        </w:r>
      </w:hyperlink>
    </w:p>
    <w:p w14:paraId="4A7A73E9" w14:textId="3328E07A" w:rsidR="00A55C52" w:rsidRDefault="00A55C52">
      <w:pPr>
        <w:pStyle w:val="TableofFigures"/>
        <w:tabs>
          <w:tab w:val="right" w:leader="dot" w:pos="9016"/>
        </w:tabs>
        <w:rPr>
          <w:noProof/>
        </w:rPr>
      </w:pPr>
      <w:hyperlink w:anchor="_Toc144117284" w:history="1">
        <w:r w:rsidRPr="000615D0">
          <w:rPr>
            <w:rStyle w:val="Hyperlink"/>
            <w:noProof/>
          </w:rPr>
          <w:t>Figure 13 AUC scores for XGBoost by ticker</w:t>
        </w:r>
        <w:r>
          <w:rPr>
            <w:noProof/>
            <w:webHidden/>
          </w:rPr>
          <w:tab/>
        </w:r>
        <w:r>
          <w:rPr>
            <w:noProof/>
            <w:webHidden/>
          </w:rPr>
          <w:fldChar w:fldCharType="begin"/>
        </w:r>
        <w:r>
          <w:rPr>
            <w:noProof/>
            <w:webHidden/>
          </w:rPr>
          <w:instrText xml:space="preserve"> PAGEREF _Toc144117284 \h </w:instrText>
        </w:r>
        <w:r>
          <w:rPr>
            <w:noProof/>
            <w:webHidden/>
          </w:rPr>
        </w:r>
        <w:r>
          <w:rPr>
            <w:noProof/>
            <w:webHidden/>
          </w:rPr>
          <w:fldChar w:fldCharType="separate"/>
        </w:r>
        <w:r>
          <w:rPr>
            <w:noProof/>
            <w:webHidden/>
          </w:rPr>
          <w:t>44</w:t>
        </w:r>
        <w:r>
          <w:rPr>
            <w:noProof/>
            <w:webHidden/>
          </w:rPr>
          <w:fldChar w:fldCharType="end"/>
        </w:r>
      </w:hyperlink>
    </w:p>
    <w:p w14:paraId="56BD8989" w14:textId="0D8E8095" w:rsidR="00A55C52" w:rsidRDefault="00A55C52">
      <w:pPr>
        <w:pStyle w:val="TableofFigures"/>
        <w:tabs>
          <w:tab w:val="right" w:leader="dot" w:pos="9016"/>
        </w:tabs>
        <w:rPr>
          <w:noProof/>
        </w:rPr>
      </w:pPr>
      <w:hyperlink w:anchor="_Toc144117285" w:history="1">
        <w:r w:rsidRPr="000615D0">
          <w:rPr>
            <w:rStyle w:val="Hyperlink"/>
            <w:noProof/>
          </w:rPr>
          <w:t>Figure 14 AUC scores for LightGBM by ticker</w:t>
        </w:r>
        <w:r>
          <w:rPr>
            <w:noProof/>
            <w:webHidden/>
          </w:rPr>
          <w:tab/>
        </w:r>
        <w:r>
          <w:rPr>
            <w:noProof/>
            <w:webHidden/>
          </w:rPr>
          <w:fldChar w:fldCharType="begin"/>
        </w:r>
        <w:r>
          <w:rPr>
            <w:noProof/>
            <w:webHidden/>
          </w:rPr>
          <w:instrText xml:space="preserve"> PAGEREF _Toc144117285 \h </w:instrText>
        </w:r>
        <w:r>
          <w:rPr>
            <w:noProof/>
            <w:webHidden/>
          </w:rPr>
        </w:r>
        <w:r>
          <w:rPr>
            <w:noProof/>
            <w:webHidden/>
          </w:rPr>
          <w:fldChar w:fldCharType="separate"/>
        </w:r>
        <w:r>
          <w:rPr>
            <w:noProof/>
            <w:webHidden/>
          </w:rPr>
          <w:t>47</w:t>
        </w:r>
        <w:r>
          <w:rPr>
            <w:noProof/>
            <w:webHidden/>
          </w:rPr>
          <w:fldChar w:fldCharType="end"/>
        </w:r>
      </w:hyperlink>
    </w:p>
    <w:p w14:paraId="40522915" w14:textId="0AF08E1E" w:rsidR="00A55C52" w:rsidRDefault="00A55C52">
      <w:pPr>
        <w:pStyle w:val="TableofFigures"/>
        <w:tabs>
          <w:tab w:val="right" w:leader="dot" w:pos="9016"/>
        </w:tabs>
        <w:rPr>
          <w:noProof/>
        </w:rPr>
      </w:pPr>
      <w:hyperlink w:anchor="_Toc144117286" w:history="1">
        <w:r w:rsidRPr="000615D0">
          <w:rPr>
            <w:rStyle w:val="Hyperlink"/>
            <w:noProof/>
          </w:rPr>
          <w:t>Figure 15 AUC scores for CatBoost by ticker</w:t>
        </w:r>
        <w:r>
          <w:rPr>
            <w:noProof/>
            <w:webHidden/>
          </w:rPr>
          <w:tab/>
        </w:r>
        <w:r>
          <w:rPr>
            <w:noProof/>
            <w:webHidden/>
          </w:rPr>
          <w:fldChar w:fldCharType="begin"/>
        </w:r>
        <w:r>
          <w:rPr>
            <w:noProof/>
            <w:webHidden/>
          </w:rPr>
          <w:instrText xml:space="preserve"> PAGEREF _Toc144117286 \h </w:instrText>
        </w:r>
        <w:r>
          <w:rPr>
            <w:noProof/>
            <w:webHidden/>
          </w:rPr>
        </w:r>
        <w:r>
          <w:rPr>
            <w:noProof/>
            <w:webHidden/>
          </w:rPr>
          <w:fldChar w:fldCharType="separate"/>
        </w:r>
        <w:r>
          <w:rPr>
            <w:noProof/>
            <w:webHidden/>
          </w:rPr>
          <w:t>50</w:t>
        </w:r>
        <w:r>
          <w:rPr>
            <w:noProof/>
            <w:webHidden/>
          </w:rPr>
          <w:fldChar w:fldCharType="end"/>
        </w:r>
      </w:hyperlink>
    </w:p>
    <w:p w14:paraId="2AFEDC14" w14:textId="484F92DC" w:rsidR="00A55C52" w:rsidRDefault="00A55C52">
      <w:pPr>
        <w:pStyle w:val="TableofFigures"/>
        <w:tabs>
          <w:tab w:val="right" w:leader="dot" w:pos="9016"/>
        </w:tabs>
        <w:rPr>
          <w:noProof/>
        </w:rPr>
      </w:pPr>
      <w:hyperlink w:anchor="_Toc144117287" w:history="1">
        <w:r w:rsidRPr="000615D0">
          <w:rPr>
            <w:rStyle w:val="Hyperlink"/>
            <w:noProof/>
          </w:rPr>
          <w:t>Figure 16 Top 10 frims and bottom 10 Firms in AUC score across models</w:t>
        </w:r>
        <w:r>
          <w:rPr>
            <w:noProof/>
            <w:webHidden/>
          </w:rPr>
          <w:tab/>
        </w:r>
        <w:r>
          <w:rPr>
            <w:noProof/>
            <w:webHidden/>
          </w:rPr>
          <w:fldChar w:fldCharType="begin"/>
        </w:r>
        <w:r>
          <w:rPr>
            <w:noProof/>
            <w:webHidden/>
          </w:rPr>
          <w:instrText xml:space="preserve"> PAGEREF _Toc144117287 \h </w:instrText>
        </w:r>
        <w:r>
          <w:rPr>
            <w:noProof/>
            <w:webHidden/>
          </w:rPr>
        </w:r>
        <w:r>
          <w:rPr>
            <w:noProof/>
            <w:webHidden/>
          </w:rPr>
          <w:fldChar w:fldCharType="separate"/>
        </w:r>
        <w:r>
          <w:rPr>
            <w:noProof/>
            <w:webHidden/>
          </w:rPr>
          <w:t>56</w:t>
        </w:r>
        <w:r>
          <w:rPr>
            <w:noProof/>
            <w:webHidden/>
          </w:rPr>
          <w:fldChar w:fldCharType="end"/>
        </w:r>
      </w:hyperlink>
    </w:p>
    <w:p w14:paraId="0E4DAFC1" w14:textId="39C60FFB" w:rsidR="00A55C52" w:rsidRDefault="00A55C52">
      <w:pPr>
        <w:pStyle w:val="TableofFigures"/>
        <w:tabs>
          <w:tab w:val="right" w:leader="dot" w:pos="9016"/>
        </w:tabs>
        <w:rPr>
          <w:noProof/>
        </w:rPr>
      </w:pPr>
      <w:hyperlink w:anchor="_Toc144117288" w:history="1">
        <w:r w:rsidRPr="000615D0">
          <w:rPr>
            <w:rStyle w:val="Hyperlink"/>
            <w:noProof/>
          </w:rPr>
          <w:t>Figure 17 Feature importance across models</w:t>
        </w:r>
        <w:r>
          <w:rPr>
            <w:noProof/>
            <w:webHidden/>
          </w:rPr>
          <w:tab/>
        </w:r>
        <w:r>
          <w:rPr>
            <w:noProof/>
            <w:webHidden/>
          </w:rPr>
          <w:fldChar w:fldCharType="begin"/>
        </w:r>
        <w:r>
          <w:rPr>
            <w:noProof/>
            <w:webHidden/>
          </w:rPr>
          <w:instrText xml:space="preserve"> PAGEREF _Toc144117288 \h </w:instrText>
        </w:r>
        <w:r>
          <w:rPr>
            <w:noProof/>
            <w:webHidden/>
          </w:rPr>
        </w:r>
        <w:r>
          <w:rPr>
            <w:noProof/>
            <w:webHidden/>
          </w:rPr>
          <w:fldChar w:fldCharType="separate"/>
        </w:r>
        <w:r>
          <w:rPr>
            <w:noProof/>
            <w:webHidden/>
          </w:rPr>
          <w:t>60</w:t>
        </w:r>
        <w:r>
          <w:rPr>
            <w:noProof/>
            <w:webHidden/>
          </w:rPr>
          <w:fldChar w:fldCharType="end"/>
        </w:r>
      </w:hyperlink>
    </w:p>
    <w:p w14:paraId="76E7C22B" w14:textId="6EAC6742" w:rsidR="005F6FD4" w:rsidRPr="00C9766E" w:rsidRDefault="005F6FD4" w:rsidP="002E5761">
      <w:pPr>
        <w:spacing w:line="360" w:lineRule="auto"/>
        <w:jc w:val="both"/>
        <w:rPr>
          <w:rFonts w:ascii="Arial" w:hAnsi="Arial" w:cs="Arial"/>
          <w:lang w:val="en-US"/>
        </w:rPr>
      </w:pPr>
      <w:r w:rsidRPr="00DE40EC">
        <w:rPr>
          <w:rFonts w:ascii="Arial" w:hAnsi="Arial" w:cs="Arial"/>
        </w:rPr>
        <w:fldChar w:fldCharType="end"/>
      </w:r>
    </w:p>
    <w:p w14:paraId="608F4995" w14:textId="77777777" w:rsidR="005F6FD4" w:rsidRPr="00DE40EC" w:rsidRDefault="005F6FD4">
      <w:pPr>
        <w:rPr>
          <w:rFonts w:ascii="Arial" w:hAnsi="Arial" w:cs="Arial"/>
        </w:rPr>
      </w:pPr>
      <w:r w:rsidRPr="00DE40EC">
        <w:rPr>
          <w:rFonts w:ascii="Arial" w:hAnsi="Arial" w:cs="Arial"/>
        </w:rPr>
        <w:br w:type="page"/>
      </w:r>
    </w:p>
    <w:p w14:paraId="50EFB60A" w14:textId="77777777" w:rsidR="00A85E56" w:rsidRPr="00825BC3" w:rsidRDefault="00A85E56" w:rsidP="002E5761">
      <w:pPr>
        <w:spacing w:line="360" w:lineRule="auto"/>
        <w:jc w:val="both"/>
        <w:rPr>
          <w:rFonts w:ascii="Arial" w:hAnsi="Arial" w:cs="Arial"/>
        </w:rPr>
      </w:pPr>
    </w:p>
    <w:p w14:paraId="24B0CE13" w14:textId="18F3FCA5" w:rsidR="00825BC3" w:rsidRPr="00825BC3" w:rsidRDefault="00825BC3" w:rsidP="005F6FD4">
      <w:pPr>
        <w:pStyle w:val="Heading1"/>
      </w:pPr>
      <w:bookmarkStart w:id="8" w:name="_Toc144117192"/>
      <w:r w:rsidRPr="00825BC3">
        <w:t xml:space="preserve">1. </w:t>
      </w:r>
      <w:r w:rsidRPr="005F6FD4">
        <w:t>Introduction</w:t>
      </w:r>
      <w:bookmarkEnd w:id="8"/>
    </w:p>
    <w:p w14:paraId="2DDE7902" w14:textId="63300481" w:rsidR="00825BC3" w:rsidRPr="005F6FD4" w:rsidRDefault="00825BC3" w:rsidP="005F6FD4">
      <w:pPr>
        <w:pStyle w:val="Heading2"/>
      </w:pPr>
      <w:bookmarkStart w:id="9" w:name="_Toc144117193"/>
      <w:r w:rsidRPr="005F6FD4">
        <w:t>1.1 Background</w:t>
      </w:r>
      <w:bookmarkEnd w:id="9"/>
    </w:p>
    <w:p w14:paraId="4AD5195B" w14:textId="77777777" w:rsidR="00825BC3" w:rsidRPr="00875B0A" w:rsidRDefault="00825BC3" w:rsidP="002E5761">
      <w:pPr>
        <w:spacing w:line="360" w:lineRule="auto"/>
        <w:jc w:val="both"/>
        <w:rPr>
          <w:rFonts w:ascii="Arial" w:hAnsi="Arial" w:cs="Arial"/>
          <w:lang w:val="en-US"/>
        </w:rPr>
      </w:pPr>
      <w:r w:rsidRPr="00825BC3">
        <w:rPr>
          <w:rFonts w:ascii="Arial" w:hAnsi="Arial" w:cs="Arial"/>
        </w:rPr>
        <w:t>In today's digital era, the intertwining of the financial markets with the expanse of digital information has reached unprecedented levels. The advent of the digital age has seen a paradigm shift from traditional financial analysis rooted in stock price histories and fundamental analyses to more contemporary methods, such as sentiment analysis. This innovative approach leverages the prowess of algorithms to interpret and predict based on sentiments encapsulated within a wide array of textual data sources.</w:t>
      </w:r>
    </w:p>
    <w:p w14:paraId="6C3A8F29" w14:textId="77777777" w:rsidR="00825BC3" w:rsidRPr="00825BC3" w:rsidRDefault="00825BC3" w:rsidP="002E5761">
      <w:pPr>
        <w:spacing w:line="360" w:lineRule="auto"/>
        <w:jc w:val="both"/>
        <w:rPr>
          <w:rFonts w:ascii="Arial" w:hAnsi="Arial" w:cs="Arial"/>
        </w:rPr>
      </w:pPr>
    </w:p>
    <w:p w14:paraId="1D930AFD" w14:textId="77777777" w:rsidR="00825BC3" w:rsidRPr="00825BC3" w:rsidRDefault="00825BC3" w:rsidP="002E5761">
      <w:pPr>
        <w:spacing w:line="360" w:lineRule="auto"/>
        <w:jc w:val="both"/>
        <w:rPr>
          <w:rFonts w:ascii="Arial" w:hAnsi="Arial" w:cs="Arial"/>
        </w:rPr>
      </w:pPr>
      <w:r w:rsidRPr="00825BC3">
        <w:rPr>
          <w:rFonts w:ascii="Arial" w:hAnsi="Arial" w:cs="Arial"/>
        </w:rPr>
        <w:t xml:space="preserve">Sentiment analysis, an analytical technique that mines textual data to discern and quantify sentiments, emotions, and opinions, has become an invaluable tool in the financial realm. By systematically applying algorithms to extract sentiments from financial news, reports, and the burgeoning universe of social media, financial experts and researchers aim to predict stock market movements, striving to gain an edge in an </w:t>
      </w:r>
      <w:proofErr w:type="gramStart"/>
      <w:r w:rsidRPr="00825BC3">
        <w:rPr>
          <w:rFonts w:ascii="Arial" w:hAnsi="Arial" w:cs="Arial"/>
        </w:rPr>
        <w:t>ever-evolving</w:t>
      </w:r>
      <w:proofErr w:type="gramEnd"/>
      <w:r w:rsidRPr="00825BC3">
        <w:rPr>
          <w:rFonts w:ascii="Arial" w:hAnsi="Arial" w:cs="Arial"/>
        </w:rPr>
        <w:t xml:space="preserve"> and highly competitive landscape (</w:t>
      </w:r>
      <w:proofErr w:type="spellStart"/>
      <w:r w:rsidRPr="00825BC3">
        <w:rPr>
          <w:rFonts w:ascii="Arial" w:hAnsi="Arial" w:cs="Arial"/>
        </w:rPr>
        <w:t>Bollen</w:t>
      </w:r>
      <w:proofErr w:type="spellEnd"/>
      <w:r w:rsidRPr="00825BC3">
        <w:rPr>
          <w:rFonts w:ascii="Arial" w:hAnsi="Arial" w:cs="Arial"/>
        </w:rPr>
        <w:t>, Mao, &amp; Zeng, 2011).</w:t>
      </w:r>
    </w:p>
    <w:p w14:paraId="2D193F63" w14:textId="77777777" w:rsidR="00825BC3" w:rsidRPr="00825BC3" w:rsidRDefault="00825BC3" w:rsidP="002E5761">
      <w:pPr>
        <w:spacing w:line="360" w:lineRule="auto"/>
        <w:jc w:val="both"/>
        <w:rPr>
          <w:rFonts w:ascii="Arial" w:hAnsi="Arial" w:cs="Arial"/>
        </w:rPr>
      </w:pPr>
    </w:p>
    <w:p w14:paraId="3CA18AA3" w14:textId="62726CB0" w:rsidR="00825BC3" w:rsidRPr="00825BC3" w:rsidDel="000626E2" w:rsidRDefault="00825BC3" w:rsidP="002E5761">
      <w:pPr>
        <w:spacing w:line="360" w:lineRule="auto"/>
        <w:jc w:val="both"/>
        <w:rPr>
          <w:del w:id="10" w:author="He He (Staff)" w:date="2023-08-20T09:46:00Z"/>
          <w:rFonts w:ascii="Arial" w:hAnsi="Arial" w:cs="Arial"/>
          <w:b/>
          <w:bCs/>
          <w:sz w:val="28"/>
          <w:szCs w:val="28"/>
        </w:rPr>
      </w:pPr>
      <w:del w:id="11" w:author="He He (Staff)" w:date="2023-08-20T09:46:00Z">
        <w:r w:rsidDel="000626E2">
          <w:rPr>
            <w:rFonts w:ascii="Arial" w:hAnsi="Arial" w:cs="Arial"/>
            <w:b/>
            <w:bCs/>
            <w:sz w:val="28"/>
            <w:szCs w:val="28"/>
          </w:rPr>
          <w:delText>1.</w:delText>
        </w:r>
        <w:r w:rsidRPr="00825BC3" w:rsidDel="000626E2">
          <w:rPr>
            <w:rFonts w:ascii="Arial" w:hAnsi="Arial" w:cs="Arial"/>
            <w:b/>
            <w:bCs/>
            <w:sz w:val="28"/>
            <w:szCs w:val="28"/>
          </w:rPr>
          <w:delText>2 What is known</w:delText>
        </w:r>
      </w:del>
    </w:p>
    <w:p w14:paraId="1C50689B" w14:textId="4E10CF26" w:rsidR="00825BC3" w:rsidRPr="00825BC3" w:rsidRDefault="00825BC3" w:rsidP="002E5761">
      <w:pPr>
        <w:spacing w:line="360" w:lineRule="auto"/>
        <w:jc w:val="both"/>
        <w:rPr>
          <w:rFonts w:ascii="Arial" w:hAnsi="Arial" w:cs="Arial"/>
        </w:rPr>
      </w:pPr>
      <w:r w:rsidRPr="00825BC3">
        <w:rPr>
          <w:rFonts w:ascii="Arial" w:hAnsi="Arial" w:cs="Arial"/>
        </w:rPr>
        <w:t xml:space="preserve">The symbiotic relationship between news sentiment and stock market movements has been a focal point for many empirical studies. Research by </w:t>
      </w:r>
      <w:proofErr w:type="spellStart"/>
      <w:r w:rsidRPr="00825BC3">
        <w:rPr>
          <w:rFonts w:ascii="Arial" w:hAnsi="Arial" w:cs="Arial"/>
        </w:rPr>
        <w:t>Tetlock</w:t>
      </w:r>
      <w:proofErr w:type="spellEnd"/>
      <w:r w:rsidRPr="00825BC3">
        <w:rPr>
          <w:rFonts w:ascii="Arial" w:hAnsi="Arial" w:cs="Arial"/>
        </w:rPr>
        <w:t xml:space="preserve"> (2007), among others, has posited that stock prices are influenced by the release of news. The sentiments embedded in these news releases, either bullish or bearish, can act as catalysts for market volatility. This relationship was thrown into sharp relief with the onset of the COVID-19 pandemic, a period marked by heightened unpredictability and significant financial fluctuations</w:t>
      </w:r>
      <w:r w:rsidR="00A73B00">
        <w:rPr>
          <w:rFonts w:ascii="Arial" w:hAnsi="Arial" w:cs="Arial"/>
        </w:rPr>
        <w:t xml:space="preserve"> (Mazur et al., 2021)</w:t>
      </w:r>
      <w:r w:rsidRPr="00825BC3">
        <w:rPr>
          <w:rFonts w:ascii="Arial" w:hAnsi="Arial" w:cs="Arial"/>
        </w:rPr>
        <w:t>.</w:t>
      </w:r>
    </w:p>
    <w:p w14:paraId="53C9D088" w14:textId="77777777" w:rsidR="00825BC3" w:rsidRPr="00825BC3" w:rsidRDefault="00825BC3" w:rsidP="002E5761">
      <w:pPr>
        <w:spacing w:line="360" w:lineRule="auto"/>
        <w:jc w:val="both"/>
        <w:rPr>
          <w:rFonts w:ascii="Arial" w:hAnsi="Arial" w:cs="Arial"/>
        </w:rPr>
      </w:pPr>
    </w:p>
    <w:p w14:paraId="0051E387" w14:textId="4FF1F511" w:rsidR="00825BC3" w:rsidRPr="00ED2731" w:rsidDel="000626E2" w:rsidRDefault="00ED2731" w:rsidP="002E5761">
      <w:pPr>
        <w:spacing w:line="360" w:lineRule="auto"/>
        <w:jc w:val="both"/>
        <w:rPr>
          <w:del w:id="12" w:author="He He (Staff)" w:date="2023-08-20T09:46:00Z"/>
          <w:rFonts w:ascii="Arial" w:hAnsi="Arial" w:cs="Arial"/>
          <w:b/>
          <w:bCs/>
          <w:sz w:val="28"/>
          <w:szCs w:val="28"/>
        </w:rPr>
      </w:pPr>
      <w:commentRangeStart w:id="13"/>
      <w:del w:id="14" w:author="He He (Staff)" w:date="2023-08-20T09:46:00Z">
        <w:r w:rsidRPr="00ED2731" w:rsidDel="000626E2">
          <w:rPr>
            <w:rFonts w:ascii="Arial" w:hAnsi="Arial" w:cs="Arial"/>
            <w:b/>
            <w:bCs/>
            <w:sz w:val="28"/>
            <w:szCs w:val="28"/>
          </w:rPr>
          <w:delText>1.</w:delText>
        </w:r>
        <w:r w:rsidR="00825BC3" w:rsidRPr="00ED2731" w:rsidDel="000626E2">
          <w:rPr>
            <w:rFonts w:ascii="Arial" w:hAnsi="Arial" w:cs="Arial"/>
            <w:b/>
            <w:bCs/>
            <w:sz w:val="28"/>
            <w:szCs w:val="28"/>
          </w:rPr>
          <w:delText>3 What is unknown</w:delText>
        </w:r>
      </w:del>
      <w:commentRangeEnd w:id="13"/>
      <w:r w:rsidR="000626E2">
        <w:rPr>
          <w:rStyle w:val="CommentReference"/>
        </w:rPr>
        <w:commentReference w:id="13"/>
      </w:r>
    </w:p>
    <w:p w14:paraId="609257A8" w14:textId="122AC26E" w:rsidR="00825BC3" w:rsidRDefault="00825BC3" w:rsidP="002E5761">
      <w:pPr>
        <w:spacing w:line="360" w:lineRule="auto"/>
        <w:jc w:val="both"/>
        <w:rPr>
          <w:rFonts w:ascii="Arial" w:hAnsi="Arial" w:cs="Arial"/>
        </w:rPr>
      </w:pPr>
      <w:r w:rsidRPr="00825BC3">
        <w:rPr>
          <w:rFonts w:ascii="Arial" w:hAnsi="Arial" w:cs="Arial"/>
        </w:rPr>
        <w:t>Despite the established interplay between news sentiment and stock returns, there remains a lacuna in the empirical exploration of the comparative efficacy of diverse machine learning models, especially during global events of the magnitude of the COVID-19 pandemic. The pandemic's wide-reaching effects across various sectors and geographies highlighted the need for sophisticated predictive models capable of capturing these nuances (Baker</w:t>
      </w:r>
      <w:r w:rsidR="00875B0A">
        <w:rPr>
          <w:rFonts w:ascii="Arial" w:hAnsi="Arial" w:cs="Arial"/>
        </w:rPr>
        <w:t xml:space="preserve"> et al.</w:t>
      </w:r>
      <w:r w:rsidRPr="00825BC3">
        <w:rPr>
          <w:rFonts w:ascii="Arial" w:hAnsi="Arial" w:cs="Arial"/>
        </w:rPr>
        <w:t xml:space="preserve">, 2020). Further, while existing literature often zeroes in on broad market indices or a select cluster of large-cap stocks, </w:t>
      </w:r>
      <w:r w:rsidRPr="00825BC3">
        <w:rPr>
          <w:rFonts w:ascii="Arial" w:hAnsi="Arial" w:cs="Arial"/>
        </w:rPr>
        <w:lastRenderedPageBreak/>
        <w:t xml:space="preserve">comprehensive studies evaluating the performance of these models across an extensive array of tickers, </w:t>
      </w:r>
      <w:commentRangeStart w:id="15"/>
      <w:r w:rsidRPr="00825BC3">
        <w:rPr>
          <w:rFonts w:ascii="Arial" w:hAnsi="Arial" w:cs="Arial"/>
        </w:rPr>
        <w:t>particularly those on NASDAQ, remain scant.</w:t>
      </w:r>
      <w:commentRangeEnd w:id="15"/>
      <w:r w:rsidR="00C55CCE">
        <w:rPr>
          <w:rStyle w:val="CommentReference"/>
        </w:rPr>
        <w:commentReference w:id="15"/>
      </w:r>
    </w:p>
    <w:p w14:paraId="3CC47C0F" w14:textId="77777777" w:rsidR="00E31D73" w:rsidRDefault="00E31D73" w:rsidP="002E5761">
      <w:pPr>
        <w:spacing w:line="360" w:lineRule="auto"/>
        <w:jc w:val="both"/>
        <w:rPr>
          <w:rFonts w:ascii="Arial" w:hAnsi="Arial" w:cs="Arial"/>
        </w:rPr>
      </w:pPr>
    </w:p>
    <w:p w14:paraId="23939F4C" w14:textId="7E8D939D" w:rsidR="00E31D73" w:rsidRPr="00E31D73" w:rsidRDefault="00E31D73" w:rsidP="002E5761">
      <w:pPr>
        <w:spacing w:line="360" w:lineRule="auto"/>
        <w:jc w:val="both"/>
        <w:rPr>
          <w:rFonts w:ascii="Arial" w:hAnsi="Arial" w:cs="Arial"/>
        </w:rPr>
      </w:pPr>
      <w:commentRangeStart w:id="16"/>
      <w:r w:rsidRPr="00E31D73">
        <w:rPr>
          <w:rFonts w:ascii="Arial" w:hAnsi="Arial" w:cs="Arial"/>
        </w:rPr>
        <w:t>Further</w:t>
      </w:r>
      <w:r w:rsidR="00682AC4">
        <w:rPr>
          <w:rFonts w:ascii="Arial" w:hAnsi="Arial" w:cs="Arial"/>
        </w:rPr>
        <w:t>more</w:t>
      </w:r>
      <w:r w:rsidRPr="00E31D73">
        <w:rPr>
          <w:rFonts w:ascii="Arial" w:hAnsi="Arial" w:cs="Arial"/>
        </w:rPr>
        <w:t>, while existing literature has often concentrated on broad market indices such as the S&amp;P 500 (</w:t>
      </w:r>
      <w:proofErr w:type="spellStart"/>
      <w:r w:rsidR="00720E98">
        <w:rPr>
          <w:rFonts w:ascii="Arial" w:hAnsi="Arial" w:cs="Arial"/>
        </w:rPr>
        <w:t>Yousse</w:t>
      </w:r>
      <w:proofErr w:type="spellEnd"/>
      <w:r w:rsidRPr="00E31D73">
        <w:rPr>
          <w:rFonts w:ascii="Arial" w:hAnsi="Arial" w:cs="Arial"/>
        </w:rPr>
        <w:t>,</w:t>
      </w:r>
      <w:r w:rsidR="00720E98">
        <w:rPr>
          <w:rFonts w:ascii="Arial" w:hAnsi="Arial" w:cs="Arial"/>
        </w:rPr>
        <w:t xml:space="preserve"> et al</w:t>
      </w:r>
      <w:r w:rsidR="00906E7C">
        <w:rPr>
          <w:rFonts w:ascii="Arial" w:hAnsi="Arial" w:cs="Arial"/>
        </w:rPr>
        <w:t>.</w:t>
      </w:r>
      <w:r w:rsidR="00720E98">
        <w:rPr>
          <w:rFonts w:ascii="Arial" w:hAnsi="Arial" w:cs="Arial"/>
        </w:rPr>
        <w:t>,</w:t>
      </w:r>
      <w:r w:rsidRPr="00E31D73">
        <w:rPr>
          <w:rFonts w:ascii="Arial" w:hAnsi="Arial" w:cs="Arial"/>
        </w:rPr>
        <w:t xml:space="preserve"> 20</w:t>
      </w:r>
      <w:r w:rsidR="00720E98">
        <w:rPr>
          <w:rFonts w:ascii="Arial" w:hAnsi="Arial" w:cs="Arial"/>
        </w:rPr>
        <w:t>22</w:t>
      </w:r>
      <w:r w:rsidRPr="00E31D73">
        <w:rPr>
          <w:rFonts w:ascii="Arial" w:hAnsi="Arial" w:cs="Arial"/>
        </w:rPr>
        <w:t>) or specific sectors like the Dow Jones Industrial Average (</w:t>
      </w:r>
      <w:r w:rsidR="00906E7C" w:rsidRPr="00906E7C">
        <w:rPr>
          <w:rFonts w:ascii="Arial" w:hAnsi="Arial" w:cs="Arial"/>
        </w:rPr>
        <w:t>Sousa</w:t>
      </w:r>
      <w:r w:rsidR="00906E7C">
        <w:rPr>
          <w:rFonts w:ascii="Arial" w:hAnsi="Arial" w:cs="Arial"/>
        </w:rPr>
        <w:t xml:space="preserve"> et al.</w:t>
      </w:r>
      <w:r w:rsidRPr="00E31D73">
        <w:rPr>
          <w:rFonts w:ascii="Arial" w:hAnsi="Arial" w:cs="Arial"/>
        </w:rPr>
        <w:t>, 201</w:t>
      </w:r>
      <w:r w:rsidR="00906E7C">
        <w:rPr>
          <w:rFonts w:ascii="Arial" w:hAnsi="Arial" w:cs="Arial"/>
        </w:rPr>
        <w:t>9</w:t>
      </w:r>
      <w:r w:rsidRPr="00E31D73">
        <w:rPr>
          <w:rFonts w:ascii="Arial" w:hAnsi="Arial" w:cs="Arial"/>
        </w:rPr>
        <w:t>), there is a relative scarcity of in-depth studies focusing on the intricacies of NASDAQ-listed companies. For instance, the S&amp;P 500, representing a broader market perspective, is frequently used as a benchmark for U.S. equities. The Dow, being price-weighted, is often seen as a reflection of the industrial sector's health. However, neither provides the granularity of technology-centric and growth-oriented firms that the NASDAQ offers.</w:t>
      </w:r>
    </w:p>
    <w:p w14:paraId="717E99EF" w14:textId="77777777" w:rsidR="00E31D73" w:rsidRPr="00E31D73" w:rsidRDefault="00E31D73" w:rsidP="002E5761">
      <w:pPr>
        <w:spacing w:line="360" w:lineRule="auto"/>
        <w:jc w:val="both"/>
        <w:rPr>
          <w:rFonts w:ascii="Arial" w:hAnsi="Arial" w:cs="Arial"/>
        </w:rPr>
      </w:pPr>
    </w:p>
    <w:p w14:paraId="134B09FE" w14:textId="77777777" w:rsidR="00F56EE4" w:rsidRPr="00F56EE4" w:rsidRDefault="00F56EE4" w:rsidP="002E5761">
      <w:pPr>
        <w:spacing w:line="360" w:lineRule="auto"/>
        <w:jc w:val="both"/>
        <w:rPr>
          <w:rFonts w:ascii="Arial" w:hAnsi="Arial" w:cs="Arial"/>
        </w:rPr>
      </w:pPr>
      <w:r w:rsidRPr="00F56EE4">
        <w:rPr>
          <w:rFonts w:ascii="Arial" w:hAnsi="Arial" w:cs="Arial"/>
        </w:rPr>
        <w:t>The choice of NASDAQ as a focal point for stock market prediction using news sentiment analysis is underpinned by several compelling reasons. First and foremost, NASDAQ's competitive nature, especially for smaller stocks, makes it a dynamic and volatile market. Elliott and Warr (2003) observed that NASDAQ stocks exhibit pronounced price effects compared to NYSE stocks when added to indices like the S&amp;P 500, suggesting that NASDAQ's dealer market system can lead to more pronounced price movements, making it an intriguing subject for sentiment analysis (Elliott &amp; Warr, 2003).</w:t>
      </w:r>
    </w:p>
    <w:p w14:paraId="40CB0E98" w14:textId="77777777" w:rsidR="00F56EE4" w:rsidRPr="00F56EE4" w:rsidRDefault="00F56EE4" w:rsidP="002E5761">
      <w:pPr>
        <w:spacing w:line="360" w:lineRule="auto"/>
        <w:jc w:val="both"/>
        <w:rPr>
          <w:rFonts w:ascii="Arial" w:hAnsi="Arial" w:cs="Arial"/>
        </w:rPr>
      </w:pPr>
    </w:p>
    <w:p w14:paraId="48FBB556" w14:textId="2C0186EA" w:rsidR="00F56EE4" w:rsidRPr="00F56EE4" w:rsidRDefault="00F56EE4" w:rsidP="002E5761">
      <w:pPr>
        <w:spacing w:line="360" w:lineRule="auto"/>
        <w:jc w:val="both"/>
        <w:rPr>
          <w:rFonts w:ascii="Arial" w:hAnsi="Arial" w:cs="Arial"/>
        </w:rPr>
      </w:pPr>
      <w:r w:rsidRPr="00F56EE4">
        <w:rPr>
          <w:rFonts w:ascii="Arial" w:hAnsi="Arial" w:cs="Arial"/>
        </w:rPr>
        <w:t xml:space="preserve">Furthermore, NASDAQ is renowned for its diverse listings, encompassing a plethora of high-tech companies, </w:t>
      </w:r>
      <w:proofErr w:type="spellStart"/>
      <w:r w:rsidRPr="00F56EE4">
        <w:rPr>
          <w:rFonts w:ascii="Arial" w:hAnsi="Arial" w:cs="Arial"/>
        </w:rPr>
        <w:t>startups</w:t>
      </w:r>
      <w:proofErr w:type="spellEnd"/>
      <w:r w:rsidRPr="00F56EE4">
        <w:rPr>
          <w:rFonts w:ascii="Arial" w:hAnsi="Arial" w:cs="Arial"/>
        </w:rPr>
        <w:t>, and firms with high market-to-book ratios. This diversity is not just a testament to the market's breadth but also its depth. Chen</w:t>
      </w:r>
      <w:r w:rsidR="000E4F94">
        <w:rPr>
          <w:rFonts w:ascii="Arial" w:hAnsi="Arial" w:cs="Arial"/>
        </w:rPr>
        <w:t xml:space="preserve"> et al.</w:t>
      </w:r>
      <w:r w:rsidRPr="00F56EE4">
        <w:rPr>
          <w:rFonts w:ascii="Arial" w:hAnsi="Arial" w:cs="Arial"/>
        </w:rPr>
        <w:t xml:space="preserve"> (2019) emphasized that the effects of investor sentiment on stock price performance are particularly potent for small, young, and high market-to-book ratio firms, a demographic that is well-represented on NASDAQ.</w:t>
      </w:r>
    </w:p>
    <w:p w14:paraId="339D523B" w14:textId="77777777" w:rsidR="00F56EE4" w:rsidRPr="00F56EE4" w:rsidRDefault="00F56EE4" w:rsidP="002E5761">
      <w:pPr>
        <w:spacing w:line="360" w:lineRule="auto"/>
        <w:jc w:val="both"/>
        <w:rPr>
          <w:rFonts w:ascii="Arial" w:hAnsi="Arial" w:cs="Arial"/>
        </w:rPr>
      </w:pPr>
    </w:p>
    <w:p w14:paraId="6939A8EA" w14:textId="35687188" w:rsidR="00825BC3" w:rsidRDefault="00F56EE4" w:rsidP="002E5761">
      <w:pPr>
        <w:spacing w:line="360" w:lineRule="auto"/>
        <w:jc w:val="both"/>
        <w:rPr>
          <w:rFonts w:ascii="Arial" w:hAnsi="Arial" w:cs="Arial"/>
        </w:rPr>
      </w:pPr>
      <w:proofErr w:type="gramStart"/>
      <w:r w:rsidRPr="00F56EE4">
        <w:rPr>
          <w:rFonts w:ascii="Arial" w:hAnsi="Arial" w:cs="Arial"/>
        </w:rPr>
        <w:t>In light of</w:t>
      </w:r>
      <w:proofErr w:type="gramEnd"/>
      <w:r w:rsidRPr="00F56EE4">
        <w:rPr>
          <w:rFonts w:ascii="Arial" w:hAnsi="Arial" w:cs="Arial"/>
        </w:rPr>
        <w:t xml:space="preserve"> these factors, it becomes evident that while other indices like the S&amp;P 500 and DJI offer valuable insights into broader market movements and blue-chip stock performance, NASDAQ's unique characteristics render it especially conducive for academic stock market prediction using news sentiment analysis.</w:t>
      </w:r>
    </w:p>
    <w:p w14:paraId="509267B4" w14:textId="77777777" w:rsidR="00604D0D" w:rsidRPr="00825BC3" w:rsidRDefault="00604D0D" w:rsidP="002E5761">
      <w:pPr>
        <w:spacing w:line="360" w:lineRule="auto"/>
        <w:jc w:val="both"/>
        <w:rPr>
          <w:rFonts w:ascii="Arial" w:hAnsi="Arial" w:cs="Arial"/>
        </w:rPr>
      </w:pPr>
    </w:p>
    <w:p w14:paraId="6411FBE9" w14:textId="0B5E639F" w:rsidR="00825BC3" w:rsidRPr="00440D91" w:rsidRDefault="00440D91" w:rsidP="005F6FD4">
      <w:pPr>
        <w:pStyle w:val="Heading2"/>
      </w:pPr>
      <w:bookmarkStart w:id="17" w:name="_Toc144117194"/>
      <w:r>
        <w:lastRenderedPageBreak/>
        <w:t>1.</w:t>
      </w:r>
      <w:del w:id="18" w:author="Kobayashi, Kota" w:date="2023-08-20T16:41:00Z">
        <w:r w:rsidR="00825BC3" w:rsidRPr="00440D91" w:rsidDel="00DB4247">
          <w:delText>4</w:delText>
        </w:r>
      </w:del>
      <w:ins w:id="19" w:author="Kobayashi, Kota" w:date="2023-08-20T16:41:00Z">
        <w:r w:rsidR="00DB4247">
          <w:t>2</w:t>
        </w:r>
      </w:ins>
      <w:r w:rsidR="00825BC3" w:rsidRPr="00440D91">
        <w:t xml:space="preserve"> Objective</w:t>
      </w:r>
      <w:commentRangeEnd w:id="16"/>
      <w:r w:rsidR="00CF1270">
        <w:rPr>
          <w:rStyle w:val="CommentReference"/>
        </w:rPr>
        <w:commentReference w:id="16"/>
      </w:r>
      <w:bookmarkEnd w:id="17"/>
    </w:p>
    <w:p w14:paraId="0FDFCAB2" w14:textId="38597F14" w:rsidR="00776CD1" w:rsidRPr="00776CD1" w:rsidRDefault="00825BC3" w:rsidP="002E5761">
      <w:pPr>
        <w:spacing w:line="360" w:lineRule="auto"/>
        <w:jc w:val="both"/>
        <w:rPr>
          <w:rFonts w:ascii="Arial" w:hAnsi="Arial" w:cs="Arial"/>
        </w:rPr>
      </w:pPr>
      <w:r w:rsidRPr="00825BC3">
        <w:rPr>
          <w:rFonts w:ascii="Arial" w:hAnsi="Arial" w:cs="Arial"/>
        </w:rPr>
        <w:t xml:space="preserve">This study seeks to bridge these gaps by embarking on a </w:t>
      </w:r>
      <w:del w:id="20" w:author="He He (Staff)" w:date="2023-08-20T12:48:00Z">
        <w:r w:rsidRPr="00825BC3" w:rsidDel="00C55CCE">
          <w:rPr>
            <w:rFonts w:ascii="Arial" w:hAnsi="Arial" w:cs="Arial"/>
          </w:rPr>
          <w:delText xml:space="preserve">comprehensive </w:delText>
        </w:r>
      </w:del>
      <w:r w:rsidRPr="00825BC3">
        <w:rPr>
          <w:rFonts w:ascii="Arial" w:hAnsi="Arial" w:cs="Arial"/>
        </w:rPr>
        <w:t xml:space="preserve">comparative evaluation of four cutting-edge machine learning models: </w:t>
      </w:r>
      <w:commentRangeStart w:id="21"/>
      <w:r w:rsidRPr="00825BC3">
        <w:rPr>
          <w:rFonts w:ascii="Arial" w:hAnsi="Arial" w:cs="Arial"/>
        </w:rPr>
        <w:t xml:space="preserve">Random Forest, </w:t>
      </w:r>
      <w:proofErr w:type="spellStart"/>
      <w:r w:rsidRPr="00825BC3">
        <w:rPr>
          <w:rFonts w:ascii="Arial" w:hAnsi="Arial" w:cs="Arial"/>
        </w:rPr>
        <w:t>XGBoost</w:t>
      </w:r>
      <w:proofErr w:type="spellEnd"/>
      <w:r w:rsidRPr="00825BC3">
        <w:rPr>
          <w:rFonts w:ascii="Arial" w:hAnsi="Arial" w:cs="Arial"/>
        </w:rPr>
        <w:t xml:space="preserve">, </w:t>
      </w:r>
      <w:proofErr w:type="spellStart"/>
      <w:r w:rsidRPr="00825BC3">
        <w:rPr>
          <w:rFonts w:ascii="Arial" w:hAnsi="Arial" w:cs="Arial"/>
        </w:rPr>
        <w:t>LightGBM</w:t>
      </w:r>
      <w:proofErr w:type="spellEnd"/>
      <w:r w:rsidRPr="00825BC3">
        <w:rPr>
          <w:rFonts w:ascii="Arial" w:hAnsi="Arial" w:cs="Arial"/>
        </w:rPr>
        <w:t xml:space="preserve">, and </w:t>
      </w:r>
      <w:proofErr w:type="spellStart"/>
      <w:r w:rsidRPr="00825BC3">
        <w:rPr>
          <w:rFonts w:ascii="Arial" w:hAnsi="Arial" w:cs="Arial"/>
        </w:rPr>
        <w:t>CatBoost</w:t>
      </w:r>
      <w:proofErr w:type="spellEnd"/>
      <w:r w:rsidRPr="00825BC3">
        <w:rPr>
          <w:rFonts w:ascii="Arial" w:hAnsi="Arial" w:cs="Arial"/>
        </w:rPr>
        <w:t xml:space="preserve">, </w:t>
      </w:r>
      <w:commentRangeEnd w:id="21"/>
      <w:r w:rsidR="00C55CCE">
        <w:rPr>
          <w:rStyle w:val="CommentReference"/>
        </w:rPr>
        <w:commentReference w:id="21"/>
      </w:r>
      <w:r w:rsidRPr="00825BC3">
        <w:rPr>
          <w:rFonts w:ascii="Arial" w:hAnsi="Arial" w:cs="Arial"/>
        </w:rPr>
        <w:t xml:space="preserve">specifically focusing on their aptitude in predicting stock returns using sentiment scores during the COVID-19 era. </w:t>
      </w:r>
      <w:commentRangeStart w:id="22"/>
      <w:r w:rsidR="00776CD1" w:rsidRPr="00776CD1">
        <w:rPr>
          <w:rFonts w:ascii="Arial" w:hAnsi="Arial" w:cs="Arial"/>
        </w:rPr>
        <w:t xml:space="preserve">I focus on these four models because they are among the most widely used and have demonstrated superior performance across various prediction tasks, including in finance, as evidenced by previous literature (Huang et al., 2020). More traditional models like linear regression and SVM have become outdated, while deep learning approaches tend to be complex and computationally expensive. In contrast, ensemble tree-based methods like Random Forest, </w:t>
      </w:r>
      <w:proofErr w:type="spellStart"/>
      <w:r w:rsidR="00776CD1" w:rsidRPr="00776CD1">
        <w:rPr>
          <w:rFonts w:ascii="Arial" w:hAnsi="Arial" w:cs="Arial"/>
        </w:rPr>
        <w:t>XGBoost</w:t>
      </w:r>
      <w:proofErr w:type="spellEnd"/>
      <w:r w:rsidR="00776CD1" w:rsidRPr="00776CD1">
        <w:rPr>
          <w:rFonts w:ascii="Arial" w:hAnsi="Arial" w:cs="Arial"/>
        </w:rPr>
        <w:t xml:space="preserve">, </w:t>
      </w:r>
      <w:proofErr w:type="spellStart"/>
      <w:r w:rsidR="00776CD1" w:rsidRPr="00776CD1">
        <w:rPr>
          <w:rFonts w:ascii="Arial" w:hAnsi="Arial" w:cs="Arial"/>
        </w:rPr>
        <w:t>LightGBM</w:t>
      </w:r>
      <w:proofErr w:type="spellEnd"/>
      <w:r w:rsidR="00776CD1" w:rsidRPr="00776CD1">
        <w:rPr>
          <w:rFonts w:ascii="Arial" w:hAnsi="Arial" w:cs="Arial"/>
        </w:rPr>
        <w:t xml:space="preserve">, and </w:t>
      </w:r>
      <w:proofErr w:type="spellStart"/>
      <w:r w:rsidR="00776CD1" w:rsidRPr="00776CD1">
        <w:rPr>
          <w:rFonts w:ascii="Arial" w:hAnsi="Arial" w:cs="Arial"/>
        </w:rPr>
        <w:t>CatBoost</w:t>
      </w:r>
      <w:proofErr w:type="spellEnd"/>
      <w:r w:rsidR="00776CD1" w:rsidRPr="00776CD1">
        <w:rPr>
          <w:rFonts w:ascii="Arial" w:hAnsi="Arial" w:cs="Arial"/>
        </w:rPr>
        <w:t xml:space="preserve"> provide a balance of interpretability, efficiency, and predictive accuracy.</w:t>
      </w:r>
    </w:p>
    <w:p w14:paraId="176FBE3F" w14:textId="77777777" w:rsidR="00776CD1" w:rsidRPr="00776CD1" w:rsidRDefault="00776CD1" w:rsidP="002E5761">
      <w:pPr>
        <w:spacing w:line="360" w:lineRule="auto"/>
        <w:jc w:val="both"/>
        <w:rPr>
          <w:rFonts w:ascii="Arial" w:hAnsi="Arial" w:cs="Arial"/>
        </w:rPr>
      </w:pPr>
    </w:p>
    <w:p w14:paraId="20FA10DC" w14:textId="0155998B" w:rsidR="00825BC3" w:rsidRPr="00825BC3" w:rsidRDefault="00776CD1" w:rsidP="002E5761">
      <w:pPr>
        <w:spacing w:line="360" w:lineRule="auto"/>
        <w:jc w:val="both"/>
        <w:rPr>
          <w:rFonts w:ascii="Arial" w:hAnsi="Arial" w:cs="Arial"/>
        </w:rPr>
      </w:pPr>
      <w:r w:rsidRPr="00776CD1">
        <w:rPr>
          <w:rFonts w:ascii="Arial" w:hAnsi="Arial" w:cs="Arial"/>
        </w:rPr>
        <w:t>Random Forest is chosen for its robust performance and inherent feature selection capabilities (</w:t>
      </w:r>
      <w:proofErr w:type="spellStart"/>
      <w:r w:rsidRPr="00776CD1">
        <w:rPr>
          <w:rFonts w:ascii="Arial" w:hAnsi="Arial" w:cs="Arial"/>
        </w:rPr>
        <w:t>Breiman</w:t>
      </w:r>
      <w:proofErr w:type="spellEnd"/>
      <w:r w:rsidRPr="00776CD1">
        <w:rPr>
          <w:rFonts w:ascii="Arial" w:hAnsi="Arial" w:cs="Arial"/>
        </w:rPr>
        <w:t xml:space="preserve">, 2001). </w:t>
      </w:r>
      <w:proofErr w:type="spellStart"/>
      <w:r w:rsidRPr="00776CD1">
        <w:rPr>
          <w:rFonts w:ascii="Arial" w:hAnsi="Arial" w:cs="Arial"/>
        </w:rPr>
        <w:t>XGBoost</w:t>
      </w:r>
      <w:proofErr w:type="spellEnd"/>
      <w:r w:rsidRPr="00776CD1">
        <w:rPr>
          <w:rFonts w:ascii="Arial" w:hAnsi="Arial" w:cs="Arial"/>
        </w:rPr>
        <w:t xml:space="preserve"> has emerged as a dominant technique in Kaggle competitions and real-world predictions due to its speed and performance optimization (Chen &amp; </w:t>
      </w:r>
      <w:proofErr w:type="spellStart"/>
      <w:r w:rsidRPr="00776CD1">
        <w:rPr>
          <w:rFonts w:ascii="Arial" w:hAnsi="Arial" w:cs="Arial"/>
        </w:rPr>
        <w:t>Guestrin</w:t>
      </w:r>
      <w:proofErr w:type="spellEnd"/>
      <w:r w:rsidRPr="00776CD1">
        <w:rPr>
          <w:rFonts w:ascii="Arial" w:hAnsi="Arial" w:cs="Arial"/>
        </w:rPr>
        <w:t xml:space="preserve">, 2016). </w:t>
      </w:r>
      <w:proofErr w:type="spellStart"/>
      <w:r w:rsidRPr="00776CD1">
        <w:rPr>
          <w:rFonts w:ascii="Arial" w:hAnsi="Arial" w:cs="Arial"/>
        </w:rPr>
        <w:t>LightGBM</w:t>
      </w:r>
      <w:proofErr w:type="spellEnd"/>
      <w:r w:rsidRPr="00776CD1">
        <w:rPr>
          <w:rFonts w:ascii="Arial" w:hAnsi="Arial" w:cs="Arial"/>
        </w:rPr>
        <w:t xml:space="preserve"> utilizes gradient-based one-side sampling and exclusive feature bundling to achieve faster training speed and higher efficiency (</w:t>
      </w:r>
      <w:proofErr w:type="spellStart"/>
      <w:r w:rsidRPr="00776CD1">
        <w:rPr>
          <w:rFonts w:ascii="Arial" w:hAnsi="Arial" w:cs="Arial"/>
        </w:rPr>
        <w:t>Ke</w:t>
      </w:r>
      <w:proofErr w:type="spellEnd"/>
      <w:r w:rsidRPr="00776CD1">
        <w:rPr>
          <w:rFonts w:ascii="Arial" w:hAnsi="Arial" w:cs="Arial"/>
        </w:rPr>
        <w:t xml:space="preserve"> et al., 2017). </w:t>
      </w:r>
      <w:proofErr w:type="spellStart"/>
      <w:r w:rsidRPr="00776CD1">
        <w:rPr>
          <w:rFonts w:ascii="Arial" w:hAnsi="Arial" w:cs="Arial"/>
        </w:rPr>
        <w:t>CatBoost</w:t>
      </w:r>
      <w:proofErr w:type="spellEnd"/>
      <w:r w:rsidRPr="00776CD1">
        <w:rPr>
          <w:rFonts w:ascii="Arial" w:hAnsi="Arial" w:cs="Arial"/>
        </w:rPr>
        <w:t xml:space="preserve"> leverages categorical data and avoids overfitting through innovative ordered boosting and categorical features processing (</w:t>
      </w:r>
      <w:proofErr w:type="spellStart"/>
      <w:r w:rsidRPr="00776CD1">
        <w:rPr>
          <w:rFonts w:ascii="Arial" w:hAnsi="Arial" w:cs="Arial"/>
        </w:rPr>
        <w:t>Prokhorenkova</w:t>
      </w:r>
      <w:proofErr w:type="spellEnd"/>
      <w:r w:rsidRPr="00776CD1">
        <w:rPr>
          <w:rFonts w:ascii="Arial" w:hAnsi="Arial" w:cs="Arial"/>
        </w:rPr>
        <w:t xml:space="preserve"> et al., 2018). By comparing these leading-edge models, this study aims to provide valuable insights into their comparative strengths and suitability for stock market predictions.</w:t>
      </w:r>
      <w:r>
        <w:rPr>
          <w:rFonts w:ascii="Arial" w:hAnsi="Arial" w:cs="Arial"/>
        </w:rPr>
        <w:t xml:space="preserve"> </w:t>
      </w:r>
      <w:commentRangeEnd w:id="22"/>
      <w:r>
        <w:rPr>
          <w:rStyle w:val="CommentReference"/>
        </w:rPr>
        <w:commentReference w:id="22"/>
      </w:r>
      <w:r w:rsidR="00825BC3" w:rsidRPr="00825BC3">
        <w:rPr>
          <w:rFonts w:ascii="Arial" w:hAnsi="Arial" w:cs="Arial"/>
        </w:rPr>
        <w:t>Central to this research are three pivotal questions:</w:t>
      </w:r>
    </w:p>
    <w:p w14:paraId="34657B06" w14:textId="77777777" w:rsidR="00825BC3" w:rsidRPr="00825BC3" w:rsidRDefault="00825BC3" w:rsidP="002E5761">
      <w:pPr>
        <w:spacing w:line="360" w:lineRule="auto"/>
        <w:jc w:val="both"/>
        <w:rPr>
          <w:rFonts w:ascii="Arial" w:hAnsi="Arial" w:cs="Arial"/>
        </w:rPr>
      </w:pPr>
    </w:p>
    <w:p w14:paraId="342D6A60" w14:textId="21F6CDFA" w:rsidR="00825BC3" w:rsidRPr="00440D91" w:rsidRDefault="00E527C4" w:rsidP="002E5761">
      <w:pPr>
        <w:pStyle w:val="ListParagraph"/>
        <w:numPr>
          <w:ilvl w:val="0"/>
          <w:numId w:val="20"/>
        </w:numPr>
        <w:spacing w:line="360" w:lineRule="auto"/>
        <w:jc w:val="both"/>
        <w:rPr>
          <w:rFonts w:ascii="Arial" w:hAnsi="Arial" w:cs="Arial"/>
        </w:rPr>
      </w:pPr>
      <w:r>
        <w:rPr>
          <w:rFonts w:ascii="Arial" w:hAnsi="Arial" w:cs="Arial"/>
        </w:rPr>
        <w:t>Comparative analysis</w:t>
      </w:r>
      <w:r w:rsidR="00825BC3" w:rsidRPr="00440D91">
        <w:rPr>
          <w:rFonts w:ascii="Arial" w:hAnsi="Arial" w:cs="Arial"/>
        </w:rPr>
        <w:t xml:space="preserve">: In the backdrop of the COVID-19 pandemic, how do machine learning models like </w:t>
      </w:r>
      <w:proofErr w:type="spellStart"/>
      <w:r w:rsidR="00825BC3" w:rsidRPr="00440D91">
        <w:rPr>
          <w:rFonts w:ascii="Arial" w:hAnsi="Arial" w:cs="Arial"/>
        </w:rPr>
        <w:t>XGBoost</w:t>
      </w:r>
      <w:proofErr w:type="spellEnd"/>
      <w:r w:rsidR="00825BC3" w:rsidRPr="00440D91">
        <w:rPr>
          <w:rFonts w:ascii="Arial" w:hAnsi="Arial" w:cs="Arial"/>
        </w:rPr>
        <w:t xml:space="preserve">, Random Forest, </w:t>
      </w:r>
      <w:proofErr w:type="spellStart"/>
      <w:r w:rsidR="00825BC3" w:rsidRPr="00440D91">
        <w:rPr>
          <w:rFonts w:ascii="Arial" w:hAnsi="Arial" w:cs="Arial"/>
        </w:rPr>
        <w:t>LightGBM</w:t>
      </w:r>
      <w:proofErr w:type="spellEnd"/>
      <w:r w:rsidR="00825BC3" w:rsidRPr="00440D91">
        <w:rPr>
          <w:rFonts w:ascii="Arial" w:hAnsi="Arial" w:cs="Arial"/>
        </w:rPr>
        <w:t xml:space="preserve">, and </w:t>
      </w:r>
      <w:proofErr w:type="spellStart"/>
      <w:r w:rsidR="00825BC3" w:rsidRPr="00440D91">
        <w:rPr>
          <w:rFonts w:ascii="Arial" w:hAnsi="Arial" w:cs="Arial"/>
        </w:rPr>
        <w:t>CatBoost</w:t>
      </w:r>
      <w:proofErr w:type="spellEnd"/>
      <w:r w:rsidR="00825BC3" w:rsidRPr="00440D91">
        <w:rPr>
          <w:rFonts w:ascii="Arial" w:hAnsi="Arial" w:cs="Arial"/>
        </w:rPr>
        <w:t xml:space="preserve"> fare in leveraging news sentiment for stock return predictions?</w:t>
      </w:r>
    </w:p>
    <w:p w14:paraId="4D56AC82" w14:textId="77777777" w:rsidR="00825BC3" w:rsidRPr="00440D91" w:rsidRDefault="00825BC3" w:rsidP="002E5761">
      <w:pPr>
        <w:pStyle w:val="ListParagraph"/>
        <w:numPr>
          <w:ilvl w:val="0"/>
          <w:numId w:val="20"/>
        </w:numPr>
        <w:spacing w:line="360" w:lineRule="auto"/>
        <w:jc w:val="both"/>
        <w:rPr>
          <w:rFonts w:ascii="Arial" w:hAnsi="Arial" w:cs="Arial"/>
        </w:rPr>
      </w:pPr>
      <w:r w:rsidRPr="00440D91">
        <w:rPr>
          <w:rFonts w:ascii="Arial" w:hAnsi="Arial" w:cs="Arial"/>
        </w:rPr>
        <w:t>Feature Importance: Which attributes play a crucial role in influencing the predictions of these models? Is news sentiment consistently paramount, or do other factors such as volume or market cap wield a more significant influence?</w:t>
      </w:r>
    </w:p>
    <w:p w14:paraId="1124C395" w14:textId="65B09F8D" w:rsidR="00825BC3" w:rsidDel="00C55CCE" w:rsidRDefault="00825BC3" w:rsidP="002E5761">
      <w:pPr>
        <w:pStyle w:val="ListParagraph"/>
        <w:numPr>
          <w:ilvl w:val="0"/>
          <w:numId w:val="20"/>
        </w:numPr>
        <w:spacing w:line="360" w:lineRule="auto"/>
        <w:jc w:val="both"/>
        <w:rPr>
          <w:del w:id="23" w:author="He He (Staff)" w:date="2023-08-20T12:51:00Z"/>
          <w:rFonts w:ascii="Arial" w:hAnsi="Arial" w:cs="Arial"/>
        </w:rPr>
      </w:pPr>
      <w:r w:rsidRPr="00C55CCE">
        <w:rPr>
          <w:rFonts w:ascii="Arial" w:hAnsi="Arial" w:cs="Arial"/>
        </w:rPr>
        <w:t xml:space="preserve">Stock Specificity: </w:t>
      </w:r>
      <w:ins w:id="24" w:author="He He (Staff)" w:date="2023-08-20T12:50:00Z">
        <w:r w:rsidR="00C55CCE" w:rsidRPr="00C55CCE">
          <w:rPr>
            <w:rFonts w:ascii="Arial" w:hAnsi="Arial" w:cs="Arial"/>
          </w:rPr>
          <w:t xml:space="preserve">Does stocks’ intrinsic factors </w:t>
        </w:r>
      </w:ins>
      <w:ins w:id="25" w:author="He He (Staff)" w:date="2023-08-20T12:51:00Z">
        <w:r w:rsidR="00C55CCE" w:rsidRPr="00C55CCE">
          <w:rPr>
            <w:rFonts w:ascii="Arial" w:hAnsi="Arial" w:cs="Arial"/>
          </w:rPr>
          <w:t xml:space="preserve">(i.e., business model or industry sector) </w:t>
        </w:r>
      </w:ins>
      <w:ins w:id="26" w:author="He He (Staff)" w:date="2023-08-20T12:50:00Z">
        <w:r w:rsidR="00C55CCE" w:rsidRPr="00C55CCE">
          <w:rPr>
            <w:rFonts w:ascii="Arial" w:hAnsi="Arial" w:cs="Arial"/>
          </w:rPr>
          <w:t xml:space="preserve">affects the predictability </w:t>
        </w:r>
      </w:ins>
      <w:ins w:id="27" w:author="He He (Staff)" w:date="2023-08-20T12:51:00Z">
        <w:r w:rsidR="00C55CCE" w:rsidRPr="00C55CCE">
          <w:rPr>
            <w:rFonts w:ascii="Arial" w:hAnsi="Arial" w:cs="Arial"/>
          </w:rPr>
          <w:t xml:space="preserve">of the stock returns. </w:t>
        </w:r>
      </w:ins>
      <w:del w:id="28" w:author="He He (Staff)" w:date="2023-08-20T12:51:00Z">
        <w:r w:rsidRPr="00440D91" w:rsidDel="00C55CCE">
          <w:rPr>
            <w:rFonts w:ascii="Arial" w:hAnsi="Arial" w:cs="Arial"/>
          </w:rPr>
          <w:delText xml:space="preserve">Are specific stocks, such as 'NFLX', 'GILD', 'BIIB', and 'SIRI', more predictable, perhaps attributable to </w:delText>
        </w:r>
      </w:del>
      <w:del w:id="29" w:author="He He (Staff)" w:date="2023-08-20T12:50:00Z">
        <w:r w:rsidRPr="00440D91" w:rsidDel="00C55CCE">
          <w:rPr>
            <w:rFonts w:ascii="Arial" w:hAnsi="Arial" w:cs="Arial"/>
          </w:rPr>
          <w:delText xml:space="preserve">intrinsic factors </w:delText>
        </w:r>
      </w:del>
      <w:del w:id="30" w:author="He He (Staff)" w:date="2023-08-20T12:51:00Z">
        <w:r w:rsidRPr="00440D91" w:rsidDel="00C55CCE">
          <w:rPr>
            <w:rFonts w:ascii="Arial" w:hAnsi="Arial" w:cs="Arial"/>
          </w:rPr>
          <w:delText>related to their business model or industry sector?</w:delText>
        </w:r>
      </w:del>
    </w:p>
    <w:p w14:paraId="62258A4D" w14:textId="77777777" w:rsidR="00440D91" w:rsidRPr="00C55CCE" w:rsidRDefault="00440D91">
      <w:pPr>
        <w:pStyle w:val="ListParagraph"/>
        <w:numPr>
          <w:ilvl w:val="0"/>
          <w:numId w:val="20"/>
        </w:numPr>
        <w:spacing w:line="360" w:lineRule="auto"/>
        <w:jc w:val="both"/>
        <w:rPr>
          <w:rFonts w:ascii="Arial" w:hAnsi="Arial" w:cs="Arial"/>
        </w:rPr>
        <w:pPrChange w:id="31" w:author="He He (Staff)" w:date="2023-08-20T12:51:00Z">
          <w:pPr>
            <w:pStyle w:val="ListParagraph"/>
            <w:spacing w:line="360" w:lineRule="auto"/>
          </w:pPr>
        </w:pPrChange>
      </w:pPr>
    </w:p>
    <w:p w14:paraId="7246D2EF" w14:textId="77777777" w:rsidR="00E66939" w:rsidRDefault="00E66939" w:rsidP="002E5761">
      <w:pPr>
        <w:spacing w:line="360" w:lineRule="auto"/>
        <w:jc w:val="both"/>
        <w:rPr>
          <w:ins w:id="32" w:author="Kobayashi, Kota" w:date="2023-08-20T17:29:00Z"/>
          <w:rFonts w:ascii="Arial" w:hAnsi="Arial" w:cs="Arial"/>
        </w:rPr>
      </w:pPr>
    </w:p>
    <w:p w14:paraId="4838B7DF" w14:textId="7E6B37C1" w:rsidR="00BC6342" w:rsidRPr="00131B15" w:rsidRDefault="00825BC3" w:rsidP="002E5761">
      <w:pPr>
        <w:spacing w:line="360" w:lineRule="auto"/>
        <w:jc w:val="both"/>
        <w:rPr>
          <w:rFonts w:ascii="Arial" w:hAnsi="Arial" w:cs="Arial"/>
        </w:rPr>
      </w:pPr>
      <w:r w:rsidRPr="00825BC3">
        <w:rPr>
          <w:rFonts w:ascii="Arial" w:hAnsi="Arial" w:cs="Arial"/>
        </w:rPr>
        <w:lastRenderedPageBreak/>
        <w:t>By addressing these research questions, this investigation aspires to furnish seminal insights into the nuances of financial forecasting, especially in an epoch marked by volatility and rapid change.</w:t>
      </w:r>
    </w:p>
    <w:p w14:paraId="1B53645F" w14:textId="77777777" w:rsidR="00BC6342" w:rsidRDefault="00BC6342" w:rsidP="002E5761">
      <w:pPr>
        <w:spacing w:line="360" w:lineRule="auto"/>
        <w:jc w:val="both"/>
        <w:rPr>
          <w:rFonts w:ascii="Arial" w:hAnsi="Arial" w:cs="Arial"/>
        </w:rPr>
      </w:pPr>
    </w:p>
    <w:p w14:paraId="66E83455" w14:textId="77777777" w:rsidR="00751397" w:rsidRPr="004F4D55" w:rsidRDefault="00751397" w:rsidP="005F6FD4">
      <w:pPr>
        <w:pStyle w:val="Heading1"/>
      </w:pPr>
      <w:bookmarkStart w:id="33" w:name="_Toc144117195"/>
      <w:r w:rsidRPr="004F4D55">
        <w:t>2. Literature Review</w:t>
      </w:r>
      <w:bookmarkEnd w:id="33"/>
    </w:p>
    <w:p w14:paraId="752C81C2" w14:textId="77777777" w:rsidR="00751397" w:rsidRPr="00751397" w:rsidRDefault="00751397" w:rsidP="002E5761">
      <w:pPr>
        <w:spacing w:line="360" w:lineRule="auto"/>
        <w:jc w:val="both"/>
        <w:rPr>
          <w:rFonts w:ascii="Arial" w:hAnsi="Arial" w:cs="Arial"/>
        </w:rPr>
      </w:pPr>
      <w:r w:rsidRPr="00751397">
        <w:rPr>
          <w:rFonts w:ascii="Arial" w:hAnsi="Arial" w:cs="Arial"/>
        </w:rPr>
        <w:t>The study of the relationship between news sentiment and stock market movements is a burgeoning field in financial research, enriched by the intersection of computational linguistics, finance, and machine learning. The increasing volume and accessibility of digital textual data, coupled with rapid advancements in computational techniques, have breathed new life into sentiment analysis and its applications in the realm of financial forecasting.</w:t>
      </w:r>
    </w:p>
    <w:p w14:paraId="477AEA5C" w14:textId="77777777" w:rsidR="00751397" w:rsidRPr="00751397" w:rsidRDefault="00751397" w:rsidP="002E5761">
      <w:pPr>
        <w:spacing w:line="360" w:lineRule="auto"/>
        <w:jc w:val="both"/>
        <w:rPr>
          <w:rFonts w:ascii="Arial" w:hAnsi="Arial" w:cs="Arial"/>
        </w:rPr>
      </w:pPr>
    </w:p>
    <w:p w14:paraId="517DA110" w14:textId="77777777" w:rsidR="00751397" w:rsidRPr="004F4D55" w:rsidRDefault="00751397" w:rsidP="005F6FD4">
      <w:pPr>
        <w:pStyle w:val="Heading2"/>
      </w:pPr>
      <w:bookmarkStart w:id="34" w:name="_Toc144117196"/>
      <w:r w:rsidRPr="004F4D55">
        <w:t>2.1 Sentiment Analysis: A Brief Overview</w:t>
      </w:r>
      <w:bookmarkEnd w:id="34"/>
    </w:p>
    <w:p w14:paraId="5B98D441" w14:textId="01AC6696" w:rsidR="00751397" w:rsidRPr="00751397" w:rsidRDefault="00751397" w:rsidP="002E5761">
      <w:pPr>
        <w:spacing w:line="360" w:lineRule="auto"/>
        <w:jc w:val="both"/>
        <w:rPr>
          <w:rFonts w:ascii="Arial" w:hAnsi="Arial" w:cs="Arial"/>
        </w:rPr>
      </w:pPr>
      <w:r w:rsidRPr="00751397">
        <w:rPr>
          <w:rFonts w:ascii="Arial" w:hAnsi="Arial" w:cs="Arial"/>
        </w:rPr>
        <w:t xml:space="preserve">Sentiment analysis, or opinion mining, involves discerning and quantifying sentiments, emotions, and opinions within textual data. Early work in the domain, such as that by Pang, Lee, and </w:t>
      </w:r>
      <w:proofErr w:type="spellStart"/>
      <w:r w:rsidRPr="00751397">
        <w:rPr>
          <w:rFonts w:ascii="Arial" w:hAnsi="Arial" w:cs="Arial"/>
        </w:rPr>
        <w:t>Vaithyanathan</w:t>
      </w:r>
      <w:proofErr w:type="spellEnd"/>
      <w:r w:rsidRPr="00751397">
        <w:rPr>
          <w:rFonts w:ascii="Arial" w:hAnsi="Arial" w:cs="Arial"/>
        </w:rPr>
        <w:t xml:space="preserve"> (2002), focused primarily on product reviews. Their seminal research illuminated the potential of using textual analysis to infer consumer sentiments. </w:t>
      </w:r>
      <w:commentRangeStart w:id="35"/>
      <w:del w:id="36" w:author="He He (Staff)" w:date="2023-08-20T12:52:00Z">
        <w:r w:rsidRPr="00751397" w:rsidDel="00C55CCE">
          <w:rPr>
            <w:rFonts w:ascii="Arial" w:hAnsi="Arial" w:cs="Arial"/>
          </w:rPr>
          <w:delText xml:space="preserve">Since then, </w:delText>
        </w:r>
      </w:del>
      <w:ins w:id="37" w:author="He He (Staff)" w:date="2023-08-20T12:52:00Z">
        <w:r w:rsidR="00C55CCE">
          <w:rPr>
            <w:rFonts w:ascii="Arial" w:hAnsi="Arial" w:cs="Arial"/>
          </w:rPr>
          <w:t xml:space="preserve">Recently, </w:t>
        </w:r>
      </w:ins>
      <w:r w:rsidRPr="00751397">
        <w:rPr>
          <w:rFonts w:ascii="Arial" w:hAnsi="Arial" w:cs="Arial"/>
        </w:rPr>
        <w:t xml:space="preserve">the application of sentiment analysis has expanded manifold, especially in the field of finance. </w:t>
      </w:r>
      <w:commentRangeEnd w:id="35"/>
      <w:r w:rsidR="00C55CCE">
        <w:rPr>
          <w:rStyle w:val="CommentReference"/>
        </w:rPr>
        <w:commentReference w:id="35"/>
      </w:r>
      <w:commentRangeStart w:id="38"/>
      <w:r w:rsidR="009F6A35" w:rsidRPr="009F6A35">
        <w:rPr>
          <w:rFonts w:ascii="Arial" w:hAnsi="Arial" w:cs="Arial"/>
        </w:rPr>
        <w:t xml:space="preserve">For example, </w:t>
      </w:r>
      <w:r w:rsidR="009639E0" w:rsidRPr="009639E0">
        <w:rPr>
          <w:rFonts w:ascii="Arial" w:hAnsi="Arial" w:cs="Arial"/>
        </w:rPr>
        <w:t xml:space="preserve">Valle-Cruz et al. (2020) emphasized its significance as a forecasting tool for the stock market, with polarity being a widely adopted technique. Moreover, </w:t>
      </w:r>
      <w:r w:rsidR="0073506C">
        <w:rPr>
          <w:rFonts w:ascii="Arial" w:hAnsi="Arial" w:cs="Arial"/>
        </w:rPr>
        <w:t>Kumar</w:t>
      </w:r>
      <w:r w:rsidR="009639E0" w:rsidRPr="009639E0">
        <w:rPr>
          <w:rFonts w:ascii="Arial" w:hAnsi="Arial" w:cs="Arial"/>
        </w:rPr>
        <w:t xml:space="preserve"> et al. (2021) highlighted the benefits of sentiment analysis in enhancing data accuracy in financial contexts</w:t>
      </w:r>
      <w:r w:rsidR="009F6A35" w:rsidRPr="009F6A35">
        <w:rPr>
          <w:rFonts w:ascii="Arial" w:hAnsi="Arial" w:cs="Arial"/>
        </w:rPr>
        <w:t>.</w:t>
      </w:r>
      <w:commentRangeEnd w:id="38"/>
      <w:r w:rsidR="009F6A35">
        <w:rPr>
          <w:rStyle w:val="CommentReference"/>
        </w:rPr>
        <w:commentReference w:id="38"/>
      </w:r>
      <w:r w:rsidR="009F6A35">
        <w:rPr>
          <w:rFonts w:ascii="Arial" w:hAnsi="Arial" w:cs="Arial"/>
        </w:rPr>
        <w:t xml:space="preserve"> </w:t>
      </w:r>
      <w:r w:rsidRPr="00751397">
        <w:rPr>
          <w:rFonts w:ascii="Arial" w:hAnsi="Arial" w:cs="Arial"/>
        </w:rPr>
        <w:t>A study by Loughran and McDonald (2011) stressed the importance of crafting specialized dictionaries to mine financial texts, noting that traditional dictionaries often misclassify financial terms, leading to inaccurate sentiment classifications.</w:t>
      </w:r>
    </w:p>
    <w:p w14:paraId="11139B9B" w14:textId="77777777" w:rsidR="00751397" w:rsidRPr="00751397" w:rsidRDefault="00751397" w:rsidP="002E5761">
      <w:pPr>
        <w:spacing w:line="360" w:lineRule="auto"/>
        <w:jc w:val="both"/>
        <w:rPr>
          <w:rFonts w:ascii="Arial" w:hAnsi="Arial" w:cs="Arial"/>
        </w:rPr>
      </w:pPr>
    </w:p>
    <w:p w14:paraId="3845428E" w14:textId="77777777" w:rsidR="00751397" w:rsidRPr="004F4D55" w:rsidRDefault="00751397" w:rsidP="005F6FD4">
      <w:pPr>
        <w:pStyle w:val="Heading2"/>
      </w:pPr>
      <w:bookmarkStart w:id="39" w:name="_Toc144117197"/>
      <w:r w:rsidRPr="004F4D55">
        <w:t>2.2 News Sentiment and Stock Market Movements</w:t>
      </w:r>
      <w:bookmarkEnd w:id="39"/>
    </w:p>
    <w:p w14:paraId="541712BB" w14:textId="77777777" w:rsidR="00751397" w:rsidRPr="00751397" w:rsidRDefault="00751397" w:rsidP="002E5761">
      <w:pPr>
        <w:spacing w:line="360" w:lineRule="auto"/>
        <w:jc w:val="both"/>
        <w:rPr>
          <w:rFonts w:ascii="Arial" w:hAnsi="Arial" w:cs="Arial"/>
        </w:rPr>
      </w:pPr>
      <w:r w:rsidRPr="00751397">
        <w:rPr>
          <w:rFonts w:ascii="Arial" w:hAnsi="Arial" w:cs="Arial"/>
        </w:rPr>
        <w:t xml:space="preserve">The link between stock market performance and news sentiment has been an area of keen academic interest. </w:t>
      </w:r>
      <w:proofErr w:type="spellStart"/>
      <w:r w:rsidRPr="00751397">
        <w:rPr>
          <w:rFonts w:ascii="Arial" w:hAnsi="Arial" w:cs="Arial"/>
        </w:rPr>
        <w:t>Tetlock</w:t>
      </w:r>
      <w:proofErr w:type="spellEnd"/>
      <w:r w:rsidRPr="00751397">
        <w:rPr>
          <w:rFonts w:ascii="Arial" w:hAnsi="Arial" w:cs="Arial"/>
        </w:rPr>
        <w:t xml:space="preserve"> (2007) demonstrated that negative words in financial news were strongly correlated with downward stock price movements. Further, </w:t>
      </w:r>
      <w:proofErr w:type="spellStart"/>
      <w:r w:rsidRPr="00751397">
        <w:rPr>
          <w:rFonts w:ascii="Arial" w:hAnsi="Arial" w:cs="Arial"/>
        </w:rPr>
        <w:t>Engelberg</w:t>
      </w:r>
      <w:proofErr w:type="spellEnd"/>
      <w:r w:rsidRPr="00751397">
        <w:rPr>
          <w:rFonts w:ascii="Arial" w:hAnsi="Arial" w:cs="Arial"/>
        </w:rPr>
        <w:t xml:space="preserve"> and Parsons (2011) illustrated how front-page news articles could induce stock market volatility. These findings underscore the market's sensitivity to news </w:t>
      </w:r>
      <w:r w:rsidRPr="00751397">
        <w:rPr>
          <w:rFonts w:ascii="Arial" w:hAnsi="Arial" w:cs="Arial"/>
        </w:rPr>
        <w:lastRenderedPageBreak/>
        <w:t>sentiment, with investors often reacting, either positively or negatively, to the sentiments embedded in news articles.</w:t>
      </w:r>
    </w:p>
    <w:p w14:paraId="14368546" w14:textId="77777777" w:rsidR="00751397" w:rsidRPr="00751397" w:rsidRDefault="00751397" w:rsidP="002E5761">
      <w:pPr>
        <w:spacing w:line="360" w:lineRule="auto"/>
        <w:jc w:val="both"/>
        <w:rPr>
          <w:rFonts w:ascii="Arial" w:hAnsi="Arial" w:cs="Arial"/>
        </w:rPr>
      </w:pPr>
    </w:p>
    <w:p w14:paraId="0AA39324" w14:textId="77777777" w:rsidR="00751397" w:rsidRPr="00751397" w:rsidRDefault="00751397" w:rsidP="002E5761">
      <w:pPr>
        <w:spacing w:line="360" w:lineRule="auto"/>
        <w:jc w:val="both"/>
        <w:rPr>
          <w:rFonts w:ascii="Arial" w:hAnsi="Arial" w:cs="Arial"/>
        </w:rPr>
      </w:pPr>
      <w:r w:rsidRPr="00751397">
        <w:rPr>
          <w:rFonts w:ascii="Arial" w:hAnsi="Arial" w:cs="Arial"/>
        </w:rPr>
        <w:t xml:space="preserve">The influence of social media platforms, particularly Twitter, has also been explored in depth. </w:t>
      </w:r>
      <w:proofErr w:type="spellStart"/>
      <w:r w:rsidRPr="00751397">
        <w:rPr>
          <w:rFonts w:ascii="Arial" w:hAnsi="Arial" w:cs="Arial"/>
        </w:rPr>
        <w:t>Bollen</w:t>
      </w:r>
      <w:proofErr w:type="spellEnd"/>
      <w:r w:rsidRPr="00751397">
        <w:rPr>
          <w:rFonts w:ascii="Arial" w:hAnsi="Arial" w:cs="Arial"/>
        </w:rPr>
        <w:t>, Mao, and Zeng's (2011) pioneering work revealed that Twitter mood could indeed serve as a predictor for stock market movements. Their research posited that the collective mood derived from Twitter feeds was indicative of subsequent changes in the Dow Jones Industrial Average.</w:t>
      </w:r>
    </w:p>
    <w:p w14:paraId="40509535" w14:textId="77777777" w:rsidR="00751397" w:rsidRPr="00751397" w:rsidRDefault="00751397" w:rsidP="002E5761">
      <w:pPr>
        <w:spacing w:line="360" w:lineRule="auto"/>
        <w:jc w:val="both"/>
        <w:rPr>
          <w:rFonts w:ascii="Arial" w:hAnsi="Arial" w:cs="Arial"/>
        </w:rPr>
      </w:pPr>
    </w:p>
    <w:p w14:paraId="6E78F6E1" w14:textId="77777777" w:rsidR="00751397" w:rsidRPr="004F4D55" w:rsidRDefault="00751397" w:rsidP="005F6FD4">
      <w:pPr>
        <w:pStyle w:val="Heading2"/>
      </w:pPr>
      <w:bookmarkStart w:id="40" w:name="_Toc144117198"/>
      <w:r w:rsidRPr="004F4D55">
        <w:t>2.3 Machine Learning Models in Financial Forecasting</w:t>
      </w:r>
      <w:bookmarkEnd w:id="40"/>
    </w:p>
    <w:p w14:paraId="31A413C5" w14:textId="13CD461F" w:rsidR="00751397" w:rsidRPr="00751397" w:rsidRDefault="00751397" w:rsidP="002E5761">
      <w:pPr>
        <w:spacing w:line="360" w:lineRule="auto"/>
        <w:jc w:val="both"/>
        <w:rPr>
          <w:rFonts w:ascii="Arial" w:hAnsi="Arial" w:cs="Arial"/>
        </w:rPr>
      </w:pPr>
      <w:r w:rsidRPr="00751397">
        <w:rPr>
          <w:rFonts w:ascii="Arial" w:hAnsi="Arial" w:cs="Arial"/>
        </w:rPr>
        <w:t>Machine learning models have brought about a paradigm shift in financial forecasting.</w:t>
      </w:r>
      <w:commentRangeStart w:id="41"/>
      <w:r w:rsidRPr="00751397">
        <w:rPr>
          <w:rFonts w:ascii="Arial" w:hAnsi="Arial" w:cs="Arial"/>
        </w:rPr>
        <w:t xml:space="preserve"> </w:t>
      </w:r>
      <w:commentRangeEnd w:id="41"/>
      <w:r w:rsidR="00C55CCE">
        <w:rPr>
          <w:rStyle w:val="CommentReference"/>
        </w:rPr>
        <w:commentReference w:id="41"/>
      </w:r>
      <w:commentRangeStart w:id="42"/>
      <w:r w:rsidR="00280941" w:rsidRPr="00280941">
        <w:rPr>
          <w:rFonts w:ascii="Arial" w:hAnsi="Arial" w:cs="Arial"/>
        </w:rPr>
        <w:t>Traditional statistical models like multivariate linear regression have been extensively used for prediction tasks in finance (Brooks, 2014). However, these linear models often fail to capture complex nonlinear relationships and interactions in financial data (</w:t>
      </w:r>
      <w:proofErr w:type="spellStart"/>
      <w:r w:rsidR="00280941" w:rsidRPr="00280941">
        <w:rPr>
          <w:rFonts w:ascii="Arial" w:hAnsi="Arial" w:cs="Arial"/>
        </w:rPr>
        <w:t>Atsalakis</w:t>
      </w:r>
      <w:proofErr w:type="spellEnd"/>
      <w:r w:rsidR="00280941" w:rsidRPr="00280941">
        <w:rPr>
          <w:rFonts w:ascii="Arial" w:hAnsi="Arial" w:cs="Arial"/>
        </w:rPr>
        <w:t xml:space="preserve"> &amp; </w:t>
      </w:r>
      <w:proofErr w:type="spellStart"/>
      <w:r w:rsidR="00280941" w:rsidRPr="00280941">
        <w:rPr>
          <w:rFonts w:ascii="Arial" w:hAnsi="Arial" w:cs="Arial"/>
        </w:rPr>
        <w:t>Valavanis</w:t>
      </w:r>
      <w:proofErr w:type="spellEnd"/>
      <w:r w:rsidR="00280941" w:rsidRPr="00280941">
        <w:rPr>
          <w:rFonts w:ascii="Arial" w:hAnsi="Arial" w:cs="Arial"/>
        </w:rPr>
        <w:t>, 2009).</w:t>
      </w:r>
      <w:commentRangeEnd w:id="42"/>
      <w:r w:rsidR="001C2058">
        <w:rPr>
          <w:rStyle w:val="CommentReference"/>
        </w:rPr>
        <w:commentReference w:id="42"/>
      </w:r>
      <w:r w:rsidRPr="00751397">
        <w:rPr>
          <w:rFonts w:ascii="Arial" w:hAnsi="Arial" w:cs="Arial"/>
        </w:rPr>
        <w:t>The advent of machine learning heralded a new era, enabling more nuanced predictions.</w:t>
      </w:r>
    </w:p>
    <w:p w14:paraId="7E9733F8" w14:textId="77777777" w:rsidR="00751397" w:rsidRPr="00751397" w:rsidRDefault="00751397" w:rsidP="002E5761">
      <w:pPr>
        <w:spacing w:line="360" w:lineRule="auto"/>
        <w:jc w:val="both"/>
        <w:rPr>
          <w:rFonts w:ascii="Arial" w:hAnsi="Arial" w:cs="Arial"/>
        </w:rPr>
      </w:pPr>
    </w:p>
    <w:p w14:paraId="09B1B545" w14:textId="77777777" w:rsidR="00751397" w:rsidRPr="00751397" w:rsidRDefault="00751397" w:rsidP="002E5761">
      <w:pPr>
        <w:spacing w:line="360" w:lineRule="auto"/>
        <w:jc w:val="both"/>
        <w:rPr>
          <w:rFonts w:ascii="Arial" w:hAnsi="Arial" w:cs="Arial"/>
        </w:rPr>
      </w:pPr>
      <w:r w:rsidRPr="00751397">
        <w:rPr>
          <w:rFonts w:ascii="Arial" w:hAnsi="Arial" w:cs="Arial"/>
        </w:rPr>
        <w:t xml:space="preserve">Various machine learning algorithms have been deployed in the financial sector. </w:t>
      </w:r>
      <w:proofErr w:type="spellStart"/>
      <w:r w:rsidRPr="00751397">
        <w:rPr>
          <w:rFonts w:ascii="Arial" w:hAnsi="Arial" w:cs="Arial"/>
        </w:rPr>
        <w:t>XGBoost</w:t>
      </w:r>
      <w:proofErr w:type="spellEnd"/>
      <w:r w:rsidRPr="00751397">
        <w:rPr>
          <w:rFonts w:ascii="Arial" w:hAnsi="Arial" w:cs="Arial"/>
        </w:rPr>
        <w:t xml:space="preserve">, for instance, is renowned for its robustness and has been employed extensively in financial forecasting, as highlighted by Chen and </w:t>
      </w:r>
      <w:proofErr w:type="spellStart"/>
      <w:r w:rsidRPr="00751397">
        <w:rPr>
          <w:rFonts w:ascii="Arial" w:hAnsi="Arial" w:cs="Arial"/>
        </w:rPr>
        <w:t>Guestrin</w:t>
      </w:r>
      <w:proofErr w:type="spellEnd"/>
      <w:r w:rsidRPr="00751397">
        <w:rPr>
          <w:rFonts w:ascii="Arial" w:hAnsi="Arial" w:cs="Arial"/>
        </w:rPr>
        <w:t xml:space="preserve"> (2016). On the other hand, Random Forest, a versatile ensemble learning method, has been lauded for its accuracy in financial applications (</w:t>
      </w:r>
      <w:proofErr w:type="spellStart"/>
      <w:r w:rsidRPr="00751397">
        <w:rPr>
          <w:rFonts w:ascii="Arial" w:hAnsi="Arial" w:cs="Arial"/>
        </w:rPr>
        <w:t>Liaw</w:t>
      </w:r>
      <w:proofErr w:type="spellEnd"/>
      <w:r w:rsidRPr="00751397">
        <w:rPr>
          <w:rFonts w:ascii="Arial" w:hAnsi="Arial" w:cs="Arial"/>
        </w:rPr>
        <w:t xml:space="preserve"> and Wiener, 2002).</w:t>
      </w:r>
    </w:p>
    <w:p w14:paraId="0183DB6E" w14:textId="77777777" w:rsidR="00751397" w:rsidRPr="00751397" w:rsidRDefault="00751397" w:rsidP="002E5761">
      <w:pPr>
        <w:spacing w:line="360" w:lineRule="auto"/>
        <w:jc w:val="both"/>
        <w:rPr>
          <w:rFonts w:ascii="Arial" w:hAnsi="Arial" w:cs="Arial"/>
        </w:rPr>
      </w:pPr>
    </w:p>
    <w:p w14:paraId="6E5440C0" w14:textId="69BB0781" w:rsidR="00751397" w:rsidRPr="00131B15" w:rsidRDefault="00751397" w:rsidP="002E5761">
      <w:pPr>
        <w:spacing w:line="360" w:lineRule="auto"/>
        <w:jc w:val="both"/>
        <w:rPr>
          <w:rFonts w:ascii="Arial" w:hAnsi="Arial" w:cs="Arial"/>
        </w:rPr>
      </w:pPr>
      <w:r w:rsidRPr="00751397">
        <w:rPr>
          <w:rFonts w:ascii="Arial" w:hAnsi="Arial" w:cs="Arial"/>
        </w:rPr>
        <w:t xml:space="preserve">Recent studies have also shed light on the efficacy of </w:t>
      </w:r>
      <w:del w:id="43" w:author="He He (Staff)" w:date="2023-08-20T12:56:00Z">
        <w:r w:rsidRPr="00751397" w:rsidDel="00C55CCE">
          <w:rPr>
            <w:rFonts w:ascii="Arial" w:hAnsi="Arial" w:cs="Arial"/>
          </w:rPr>
          <w:delText xml:space="preserve">newer </w:delText>
        </w:r>
      </w:del>
      <w:ins w:id="44" w:author="He He (Staff)" w:date="2023-08-20T12:56:00Z">
        <w:r w:rsidR="00C55CCE">
          <w:rPr>
            <w:rFonts w:ascii="Arial" w:hAnsi="Arial" w:cs="Arial"/>
          </w:rPr>
          <w:t>more advanced</w:t>
        </w:r>
        <w:r w:rsidR="00C55CCE" w:rsidRPr="00751397">
          <w:rPr>
            <w:rFonts w:ascii="Arial" w:hAnsi="Arial" w:cs="Arial"/>
          </w:rPr>
          <w:t xml:space="preserve"> </w:t>
        </w:r>
      </w:ins>
      <w:r w:rsidRPr="00751397">
        <w:rPr>
          <w:rFonts w:ascii="Arial" w:hAnsi="Arial" w:cs="Arial"/>
        </w:rPr>
        <w:t xml:space="preserve">algorithms such as </w:t>
      </w:r>
      <w:proofErr w:type="spellStart"/>
      <w:r w:rsidRPr="00751397">
        <w:rPr>
          <w:rFonts w:ascii="Arial" w:hAnsi="Arial" w:cs="Arial"/>
        </w:rPr>
        <w:t>LightGBM</w:t>
      </w:r>
      <w:proofErr w:type="spellEnd"/>
      <w:r w:rsidRPr="00751397">
        <w:rPr>
          <w:rFonts w:ascii="Arial" w:hAnsi="Arial" w:cs="Arial"/>
        </w:rPr>
        <w:t xml:space="preserve"> and </w:t>
      </w:r>
      <w:proofErr w:type="spellStart"/>
      <w:r w:rsidRPr="00751397">
        <w:rPr>
          <w:rFonts w:ascii="Arial" w:hAnsi="Arial" w:cs="Arial"/>
        </w:rPr>
        <w:t>CatBoost</w:t>
      </w:r>
      <w:proofErr w:type="spellEnd"/>
      <w:r w:rsidRPr="00751397">
        <w:rPr>
          <w:rFonts w:ascii="Arial" w:hAnsi="Arial" w:cs="Arial"/>
        </w:rPr>
        <w:t xml:space="preserve">. </w:t>
      </w:r>
      <w:proofErr w:type="spellStart"/>
      <w:r w:rsidRPr="00751397">
        <w:rPr>
          <w:rFonts w:ascii="Arial" w:hAnsi="Arial" w:cs="Arial"/>
        </w:rPr>
        <w:t>Ke</w:t>
      </w:r>
      <w:proofErr w:type="spellEnd"/>
      <w:r w:rsidRPr="00751397">
        <w:rPr>
          <w:rFonts w:ascii="Arial" w:hAnsi="Arial" w:cs="Arial"/>
        </w:rPr>
        <w:t xml:space="preserve">, Meng, Finley, and Wang (2017) extolled the virtues of </w:t>
      </w:r>
      <w:proofErr w:type="spellStart"/>
      <w:r w:rsidRPr="00751397">
        <w:rPr>
          <w:rFonts w:ascii="Arial" w:hAnsi="Arial" w:cs="Arial"/>
        </w:rPr>
        <w:t>LightGBM</w:t>
      </w:r>
      <w:proofErr w:type="spellEnd"/>
      <w:r w:rsidRPr="00751397">
        <w:rPr>
          <w:rFonts w:ascii="Arial" w:hAnsi="Arial" w:cs="Arial"/>
        </w:rPr>
        <w:t xml:space="preserve">, emphasizing its scalability and efficiency. Similarly, </w:t>
      </w:r>
      <w:proofErr w:type="spellStart"/>
      <w:r w:rsidRPr="00751397">
        <w:rPr>
          <w:rFonts w:ascii="Arial" w:hAnsi="Arial" w:cs="Arial"/>
        </w:rPr>
        <w:t>Prokhorenkova</w:t>
      </w:r>
      <w:proofErr w:type="spellEnd"/>
      <w:r w:rsidRPr="00751397">
        <w:rPr>
          <w:rFonts w:ascii="Arial" w:hAnsi="Arial" w:cs="Arial"/>
        </w:rPr>
        <w:t xml:space="preserve"> et al. (2018) explored the capabilities of </w:t>
      </w:r>
      <w:proofErr w:type="spellStart"/>
      <w:r w:rsidRPr="00751397">
        <w:rPr>
          <w:rFonts w:ascii="Arial" w:hAnsi="Arial" w:cs="Arial"/>
        </w:rPr>
        <w:t>CatBoost</w:t>
      </w:r>
      <w:proofErr w:type="spellEnd"/>
      <w:r w:rsidRPr="00751397">
        <w:rPr>
          <w:rFonts w:ascii="Arial" w:hAnsi="Arial" w:cs="Arial"/>
        </w:rPr>
        <w:t>, highlighting its prowess in handling categorical features, a common occurrence in financial datasets.</w:t>
      </w:r>
    </w:p>
    <w:p w14:paraId="710B4C92" w14:textId="3999ACD5" w:rsidR="006554BB" w:rsidRDefault="006554BB" w:rsidP="002E5761">
      <w:pPr>
        <w:spacing w:line="360" w:lineRule="auto"/>
        <w:jc w:val="both"/>
        <w:rPr>
          <w:rFonts w:ascii="Arial" w:hAnsi="Arial" w:cs="Arial"/>
        </w:rPr>
      </w:pPr>
    </w:p>
    <w:p w14:paraId="0F800504" w14:textId="77777777" w:rsidR="00751397" w:rsidRPr="004F4D55" w:rsidRDefault="00751397" w:rsidP="005F6FD4">
      <w:pPr>
        <w:pStyle w:val="Heading2"/>
      </w:pPr>
      <w:bookmarkStart w:id="45" w:name="_Toc144117199"/>
      <w:r w:rsidRPr="004F4D55">
        <w:t>2.4 The COVID-19 Pandemic: A New Challenge</w:t>
      </w:r>
      <w:bookmarkEnd w:id="45"/>
    </w:p>
    <w:p w14:paraId="3D4D353B" w14:textId="77777777" w:rsidR="00751397" w:rsidRPr="00751397" w:rsidRDefault="00751397" w:rsidP="002E5761">
      <w:pPr>
        <w:spacing w:line="360" w:lineRule="auto"/>
        <w:jc w:val="both"/>
        <w:rPr>
          <w:rFonts w:ascii="Arial" w:hAnsi="Arial" w:cs="Arial"/>
        </w:rPr>
      </w:pPr>
      <w:r w:rsidRPr="00751397">
        <w:rPr>
          <w:rFonts w:ascii="Arial" w:hAnsi="Arial" w:cs="Arial"/>
        </w:rPr>
        <w:t xml:space="preserve">The onset of the COVID-19 pandemic brought about unprecedented challenges for financial forecasting. Traditional models were often found wanting in the face of the pandemic's volatile impact on global stock markets. Baker et al. (2020) detailed the </w:t>
      </w:r>
      <w:r w:rsidRPr="00751397">
        <w:rPr>
          <w:rFonts w:ascii="Arial" w:hAnsi="Arial" w:cs="Arial"/>
        </w:rPr>
        <w:lastRenderedPageBreak/>
        <w:t>heightened economic uncertainty induced by COVID-19, emphasizing the need for more adaptable forecasting models.</w:t>
      </w:r>
    </w:p>
    <w:p w14:paraId="55FFFCE9" w14:textId="77777777" w:rsidR="00751397" w:rsidRPr="00751397" w:rsidRDefault="00751397" w:rsidP="002E5761">
      <w:pPr>
        <w:spacing w:line="360" w:lineRule="auto"/>
        <w:jc w:val="both"/>
        <w:rPr>
          <w:rFonts w:ascii="Arial" w:hAnsi="Arial" w:cs="Arial"/>
        </w:rPr>
      </w:pPr>
    </w:p>
    <w:p w14:paraId="589666BC" w14:textId="77777777" w:rsidR="00751397" w:rsidRDefault="00751397" w:rsidP="002E5761">
      <w:pPr>
        <w:spacing w:line="360" w:lineRule="auto"/>
        <w:jc w:val="both"/>
        <w:rPr>
          <w:rFonts w:ascii="Arial" w:hAnsi="Arial" w:cs="Arial"/>
        </w:rPr>
      </w:pPr>
      <w:r w:rsidRPr="00751397">
        <w:rPr>
          <w:rFonts w:ascii="Arial" w:hAnsi="Arial" w:cs="Arial"/>
        </w:rPr>
        <w:t xml:space="preserve">The pandemic also underscored the significance of news sentiment. With news cycles dominated by pandemic-related updates, investor sentiment was highly influenced by the tone and content of news articles. This phenomenon accentuated the symbiotic relationship between news sentiment and stock market movements, with studies like </w:t>
      </w:r>
      <w:commentRangeStart w:id="46"/>
      <w:commentRangeStart w:id="47"/>
      <w:r w:rsidRPr="00751397">
        <w:rPr>
          <w:rFonts w:ascii="Arial" w:hAnsi="Arial" w:cs="Arial"/>
        </w:rPr>
        <w:t xml:space="preserve">Zhang, </w:t>
      </w:r>
      <w:proofErr w:type="spellStart"/>
      <w:r w:rsidRPr="00751397">
        <w:rPr>
          <w:rFonts w:ascii="Arial" w:hAnsi="Arial" w:cs="Arial"/>
        </w:rPr>
        <w:t>Xie</w:t>
      </w:r>
      <w:proofErr w:type="spellEnd"/>
      <w:r w:rsidRPr="00751397">
        <w:rPr>
          <w:rFonts w:ascii="Arial" w:hAnsi="Arial" w:cs="Arial"/>
        </w:rPr>
        <w:t>, Wang, and Chen's (2020) work highlighting the potential of sentiment analysis in predicting stock market volatility during the pandemic.</w:t>
      </w:r>
      <w:commentRangeEnd w:id="46"/>
      <w:r w:rsidR="0035156F">
        <w:rPr>
          <w:rStyle w:val="CommentReference"/>
        </w:rPr>
        <w:commentReference w:id="46"/>
      </w:r>
      <w:commentRangeEnd w:id="47"/>
      <w:r w:rsidR="003E4F6C">
        <w:rPr>
          <w:rStyle w:val="CommentReference"/>
        </w:rPr>
        <w:commentReference w:id="47"/>
      </w:r>
    </w:p>
    <w:p w14:paraId="457A23C3" w14:textId="77777777" w:rsidR="00751397" w:rsidRDefault="00751397" w:rsidP="002E5761">
      <w:pPr>
        <w:spacing w:line="360" w:lineRule="auto"/>
        <w:jc w:val="both"/>
        <w:rPr>
          <w:rFonts w:ascii="Arial" w:hAnsi="Arial" w:cs="Arial"/>
        </w:rPr>
      </w:pPr>
    </w:p>
    <w:p w14:paraId="3B5E9C5D" w14:textId="19013392" w:rsidR="00751397" w:rsidRPr="004F4D55" w:rsidRDefault="00751397" w:rsidP="005F6FD4">
      <w:pPr>
        <w:pStyle w:val="Heading2"/>
      </w:pPr>
      <w:bookmarkStart w:id="48" w:name="_Toc144117200"/>
      <w:r w:rsidRPr="004F4D55">
        <w:t xml:space="preserve">2.5 </w:t>
      </w:r>
      <w:del w:id="49" w:author="He He (Staff)" w:date="2023-08-20T12:57:00Z">
        <w:r w:rsidRPr="004F4D55" w:rsidDel="00C55CCE">
          <w:rPr>
            <w:rFonts w:hint="eastAsia"/>
            <w:lang w:eastAsia="zh-CN"/>
          </w:rPr>
          <w:delText>Conclusion</w:delText>
        </w:r>
      </w:del>
      <w:ins w:id="50" w:author="He He (Staff)" w:date="2023-08-20T12:57:00Z">
        <w:r w:rsidR="00C55CCE">
          <w:rPr>
            <w:lang w:eastAsia="zh-CN"/>
          </w:rPr>
          <w:t>Literature Review Summary</w:t>
        </w:r>
        <w:bookmarkEnd w:id="48"/>
        <w:r w:rsidR="00C55CCE">
          <w:rPr>
            <w:lang w:eastAsia="zh-CN"/>
          </w:rPr>
          <w:t xml:space="preserve"> </w:t>
        </w:r>
      </w:ins>
    </w:p>
    <w:p w14:paraId="7020B2B2" w14:textId="1D6EDD72" w:rsidR="00067C70" w:rsidRPr="00067C70" w:rsidRDefault="00751397" w:rsidP="002E5761">
      <w:pPr>
        <w:spacing w:line="360" w:lineRule="auto"/>
        <w:jc w:val="both"/>
        <w:rPr>
          <w:rFonts w:ascii="Arial" w:hAnsi="Arial" w:cs="Arial"/>
        </w:rPr>
      </w:pPr>
      <w:r w:rsidRPr="00751397">
        <w:rPr>
          <w:rFonts w:ascii="Arial" w:hAnsi="Arial" w:cs="Arial"/>
        </w:rPr>
        <w:t xml:space="preserve">In </w:t>
      </w:r>
      <w:del w:id="51" w:author="He He (Staff)" w:date="2023-08-20T12:57:00Z">
        <w:r w:rsidRPr="00751397" w:rsidDel="00C55CCE">
          <w:rPr>
            <w:rFonts w:ascii="Arial" w:hAnsi="Arial" w:cs="Arial"/>
          </w:rPr>
          <w:delText>conclusion</w:delText>
        </w:r>
      </w:del>
      <w:ins w:id="52" w:author="He He (Staff)" w:date="2023-08-20T12:57:00Z">
        <w:r w:rsidR="00C55CCE">
          <w:rPr>
            <w:rFonts w:ascii="Arial" w:hAnsi="Arial" w:cs="Arial"/>
          </w:rPr>
          <w:t>summary</w:t>
        </w:r>
      </w:ins>
      <w:r w:rsidRPr="00751397">
        <w:rPr>
          <w:rFonts w:ascii="Arial" w:hAnsi="Arial" w:cs="Arial"/>
        </w:rPr>
        <w:t xml:space="preserve">, </w:t>
      </w:r>
      <w:commentRangeStart w:id="53"/>
      <w:r w:rsidR="00067C70">
        <w:rPr>
          <w:rFonts w:ascii="Arial" w:hAnsi="Arial" w:cs="Arial"/>
        </w:rPr>
        <w:t>t</w:t>
      </w:r>
      <w:r w:rsidR="00067C70" w:rsidRPr="00067C70">
        <w:rPr>
          <w:rFonts w:ascii="Arial" w:hAnsi="Arial" w:cs="Arial"/>
        </w:rPr>
        <w:t>he evolving relationship between news sentiment and stock market movements stands at the intersection of computational linguistics, finance, and machine learning. Initially, sentiment analysis, with its origins in product reviews, transitioned to significantly impact financial forecasting. The interplay between news sentiment and stock market dynamics has been particularly intriguing, with evidence suggesting pronounced market reactions based on news sentiment. The advent of machine learning has ushered in a transformative phase in financial forecasting, introducing tools that adeptly unravel complex data patterns. The challenges posed by the COVID-19 pandemic brought to the fore the criticality of nimble forecasting models and magnified the role of news sentiment during times of global upheaval.</w:t>
      </w:r>
      <w:commentRangeEnd w:id="53"/>
      <w:r w:rsidR="00067C70">
        <w:rPr>
          <w:rStyle w:val="CommentReference"/>
        </w:rPr>
        <w:commentReference w:id="53"/>
      </w:r>
    </w:p>
    <w:p w14:paraId="317449C1" w14:textId="77777777" w:rsidR="00067C70" w:rsidRPr="00067C70" w:rsidRDefault="00067C70" w:rsidP="002E5761">
      <w:pPr>
        <w:spacing w:line="360" w:lineRule="auto"/>
        <w:jc w:val="both"/>
        <w:rPr>
          <w:rFonts w:ascii="Arial" w:hAnsi="Arial" w:cs="Arial"/>
        </w:rPr>
      </w:pPr>
    </w:p>
    <w:p w14:paraId="553E4AF4" w14:textId="77777777" w:rsidR="00067C70" w:rsidRPr="00067C70" w:rsidRDefault="00067C70" w:rsidP="002E5761">
      <w:pPr>
        <w:spacing w:line="360" w:lineRule="auto"/>
        <w:jc w:val="both"/>
        <w:rPr>
          <w:rFonts w:ascii="Arial" w:hAnsi="Arial" w:cs="Arial"/>
        </w:rPr>
      </w:pPr>
    </w:p>
    <w:p w14:paraId="51CE4450" w14:textId="77777777" w:rsidR="00067C70" w:rsidRPr="00067C70" w:rsidRDefault="00067C70" w:rsidP="002E5761">
      <w:pPr>
        <w:spacing w:line="360" w:lineRule="auto"/>
        <w:jc w:val="both"/>
        <w:rPr>
          <w:rFonts w:ascii="Arial" w:hAnsi="Arial" w:cs="Arial"/>
        </w:rPr>
      </w:pPr>
    </w:p>
    <w:p w14:paraId="0B87C487" w14:textId="711F8A73" w:rsidR="00751397" w:rsidRPr="00751397" w:rsidRDefault="00751397" w:rsidP="002E5761">
      <w:pPr>
        <w:spacing w:line="360" w:lineRule="auto"/>
        <w:jc w:val="both"/>
        <w:rPr>
          <w:rFonts w:ascii="Arial" w:hAnsi="Arial" w:cs="Arial"/>
        </w:rPr>
      </w:pPr>
    </w:p>
    <w:p w14:paraId="219C8E9F" w14:textId="77777777" w:rsidR="00751397" w:rsidRPr="00131B15" w:rsidRDefault="00751397" w:rsidP="002E5761">
      <w:pPr>
        <w:spacing w:line="360" w:lineRule="auto"/>
        <w:jc w:val="both"/>
        <w:rPr>
          <w:rFonts w:ascii="Arial" w:hAnsi="Arial" w:cs="Arial"/>
        </w:rPr>
      </w:pPr>
    </w:p>
    <w:p w14:paraId="6667D1C3" w14:textId="77777777" w:rsidR="00F662A4" w:rsidRPr="00D328CA" w:rsidRDefault="00F662A4" w:rsidP="005F6FD4">
      <w:pPr>
        <w:pStyle w:val="Heading1"/>
      </w:pPr>
      <w:bookmarkStart w:id="54" w:name="_Toc144117201"/>
      <w:r w:rsidRPr="00D328CA">
        <w:t>3. Data</w:t>
      </w:r>
      <w:bookmarkEnd w:id="54"/>
    </w:p>
    <w:p w14:paraId="37E70D18" w14:textId="77777777" w:rsidR="00F662A4" w:rsidRPr="00D328CA" w:rsidRDefault="00F662A4" w:rsidP="005F6FD4">
      <w:pPr>
        <w:pStyle w:val="Heading2"/>
      </w:pPr>
      <w:bookmarkStart w:id="55" w:name="_Toc144117202"/>
      <w:r w:rsidRPr="00D328CA">
        <w:t>3.1 Dataset Overview</w:t>
      </w:r>
      <w:bookmarkEnd w:id="55"/>
    </w:p>
    <w:p w14:paraId="35EE10BC" w14:textId="2D06902E" w:rsidR="00F662A4" w:rsidRPr="00131B15" w:rsidRDefault="00F662A4" w:rsidP="002E5761">
      <w:pPr>
        <w:spacing w:line="360" w:lineRule="auto"/>
        <w:jc w:val="both"/>
        <w:rPr>
          <w:rFonts w:ascii="Arial" w:hAnsi="Arial" w:cs="Arial"/>
        </w:rPr>
      </w:pPr>
      <w:commentRangeStart w:id="56"/>
      <w:commentRangeStart w:id="57"/>
      <w:r w:rsidRPr="00131B15">
        <w:rPr>
          <w:rFonts w:ascii="Arial" w:hAnsi="Arial" w:cs="Arial"/>
        </w:rPr>
        <w:t xml:space="preserve">The dataset consolidates daily stock data with sentiment scores derived from news analytics, covering a wide range of firms listed on NASDAQ. </w:t>
      </w:r>
      <w:commentRangeEnd w:id="56"/>
      <w:r w:rsidR="0035156F">
        <w:rPr>
          <w:rStyle w:val="CommentReference"/>
        </w:rPr>
        <w:commentReference w:id="56"/>
      </w:r>
      <w:commentRangeEnd w:id="57"/>
      <w:r w:rsidR="003E4F6C">
        <w:rPr>
          <w:rStyle w:val="CommentReference"/>
        </w:rPr>
        <w:commentReference w:id="57"/>
      </w:r>
      <w:r w:rsidRPr="00131B15">
        <w:rPr>
          <w:rFonts w:ascii="Arial" w:hAnsi="Arial" w:cs="Arial"/>
        </w:rPr>
        <w:t xml:space="preserve">The study spans from April 30, 2013, to April 26, 2023, allowing </w:t>
      </w:r>
      <w:commentRangeStart w:id="58"/>
      <w:del w:id="59" w:author="He He (Staff)" w:date="2023-08-20T13:03:00Z">
        <w:r w:rsidRPr="00131B15" w:rsidDel="0035156F">
          <w:rPr>
            <w:rFonts w:ascii="Arial" w:hAnsi="Arial" w:cs="Arial"/>
          </w:rPr>
          <w:delText xml:space="preserve">us </w:delText>
        </w:r>
      </w:del>
      <w:ins w:id="60" w:author="He He (Staff)" w:date="2023-08-20T13:03:00Z">
        <w:r w:rsidR="0035156F">
          <w:rPr>
            <w:rFonts w:ascii="Arial" w:hAnsi="Arial" w:cs="Arial"/>
          </w:rPr>
          <w:t xml:space="preserve">me </w:t>
        </w:r>
        <w:commentRangeEnd w:id="58"/>
        <w:r w:rsidR="0035156F">
          <w:rPr>
            <w:rStyle w:val="CommentReference"/>
          </w:rPr>
          <w:commentReference w:id="58"/>
        </w:r>
      </w:ins>
      <w:r w:rsidRPr="00131B15">
        <w:rPr>
          <w:rFonts w:ascii="Arial" w:hAnsi="Arial" w:cs="Arial"/>
        </w:rPr>
        <w:t xml:space="preserve">to not only capture the intricacies of the COVID-19 pandemic era but also the years leading up to it. This comprehensive </w:t>
      </w:r>
      <w:r w:rsidRPr="00131B15">
        <w:rPr>
          <w:rFonts w:ascii="Arial" w:hAnsi="Arial" w:cs="Arial"/>
        </w:rPr>
        <w:lastRenderedPageBreak/>
        <w:t>timeframe facilitates a deeper understanding of stock returns in relation to news sentiment.</w:t>
      </w:r>
    </w:p>
    <w:p w14:paraId="0904CCEC" w14:textId="77777777" w:rsidR="00F662A4" w:rsidRPr="00131B15" w:rsidRDefault="00F662A4" w:rsidP="002E5761">
      <w:pPr>
        <w:spacing w:line="360" w:lineRule="auto"/>
        <w:jc w:val="both"/>
        <w:rPr>
          <w:rFonts w:ascii="Arial" w:hAnsi="Arial" w:cs="Arial"/>
        </w:rPr>
      </w:pPr>
    </w:p>
    <w:p w14:paraId="2D1D0A7B" w14:textId="7E8620A4" w:rsidR="00D328CA" w:rsidRPr="00D328CA" w:rsidRDefault="00F662A4" w:rsidP="005F6FD4">
      <w:pPr>
        <w:pStyle w:val="Heading2"/>
      </w:pPr>
      <w:bookmarkStart w:id="61" w:name="_Toc144117203"/>
      <w:r w:rsidRPr="00D328CA">
        <w:t>3.2 Data Sources</w:t>
      </w:r>
      <w:bookmarkEnd w:id="61"/>
    </w:p>
    <w:p w14:paraId="5A3140CF" w14:textId="326B74E0" w:rsidR="008B06C6" w:rsidRDefault="008B06C6" w:rsidP="002E5761">
      <w:pPr>
        <w:spacing w:line="360" w:lineRule="auto"/>
        <w:jc w:val="both"/>
        <w:rPr>
          <w:rFonts w:ascii="Arial" w:hAnsi="Arial" w:cs="Arial"/>
        </w:rPr>
      </w:pPr>
      <w:r>
        <w:rPr>
          <w:rFonts w:ascii="Arial" w:hAnsi="Arial" w:cs="Arial"/>
        </w:rPr>
        <w:t xml:space="preserve">In this paper, </w:t>
      </w:r>
      <w:r w:rsidR="003E4F6C">
        <w:rPr>
          <w:rFonts w:ascii="Arial" w:hAnsi="Arial" w:cs="Arial"/>
        </w:rPr>
        <w:t>I</w:t>
      </w:r>
      <w:r>
        <w:rPr>
          <w:rFonts w:ascii="Arial" w:hAnsi="Arial" w:cs="Arial"/>
        </w:rPr>
        <w:t xml:space="preserve"> utilized three types of datasets</w:t>
      </w:r>
      <w:ins w:id="62" w:author="He He (Staff)" w:date="2023-08-20T13:04:00Z">
        <w:r w:rsidR="0035156F">
          <w:rPr>
            <w:rFonts w:ascii="Arial" w:hAnsi="Arial" w:cs="Arial"/>
          </w:rPr>
          <w:t xml:space="preserve">, in particular, </w:t>
        </w:r>
      </w:ins>
      <w:del w:id="63" w:author="He He (Staff)" w:date="2023-08-20T13:04:00Z">
        <w:r w:rsidDel="0035156F">
          <w:rPr>
            <w:rFonts w:ascii="Arial" w:hAnsi="Arial" w:cs="Arial"/>
          </w:rPr>
          <w:delText xml:space="preserve"> such as </w:delText>
        </w:r>
      </w:del>
      <w:r>
        <w:rPr>
          <w:rFonts w:ascii="Arial" w:hAnsi="Arial" w:cs="Arial"/>
        </w:rPr>
        <w:t xml:space="preserve">stock data, </w:t>
      </w:r>
      <w:ins w:id="64" w:author="He He (Staff)" w:date="2023-08-20T13:04:00Z">
        <w:r w:rsidR="0035156F">
          <w:rPr>
            <w:rFonts w:ascii="Arial" w:hAnsi="Arial" w:cs="Arial"/>
          </w:rPr>
          <w:t xml:space="preserve">news </w:t>
        </w:r>
      </w:ins>
      <w:r>
        <w:rPr>
          <w:rFonts w:ascii="Arial" w:hAnsi="Arial" w:cs="Arial"/>
        </w:rPr>
        <w:t xml:space="preserve">sentiment data, and COVID-19 data. </w:t>
      </w:r>
    </w:p>
    <w:p w14:paraId="4858907E" w14:textId="77777777" w:rsidR="008B06C6" w:rsidRDefault="008B06C6" w:rsidP="002E5761">
      <w:pPr>
        <w:spacing w:line="360" w:lineRule="auto"/>
        <w:jc w:val="both"/>
        <w:rPr>
          <w:rFonts w:ascii="Arial" w:hAnsi="Arial" w:cs="Arial"/>
        </w:rPr>
      </w:pPr>
    </w:p>
    <w:p w14:paraId="7400A4CD" w14:textId="6470D829" w:rsidR="00F662A4" w:rsidRPr="00131B15" w:rsidRDefault="00F662A4" w:rsidP="002E5761">
      <w:pPr>
        <w:spacing w:line="360" w:lineRule="auto"/>
        <w:jc w:val="both"/>
        <w:rPr>
          <w:rFonts w:ascii="Arial" w:hAnsi="Arial" w:cs="Arial"/>
        </w:rPr>
      </w:pPr>
      <w:commentRangeStart w:id="65"/>
      <w:r w:rsidRPr="00131B15">
        <w:rPr>
          <w:rFonts w:ascii="Arial" w:hAnsi="Arial" w:cs="Arial"/>
        </w:rPr>
        <w:t xml:space="preserve">Stock Data: The stock </w:t>
      </w:r>
      <w:del w:id="66" w:author="He He (Staff)" w:date="2023-08-20T13:05:00Z">
        <w:r w:rsidRPr="00131B15" w:rsidDel="0035156F">
          <w:rPr>
            <w:rFonts w:ascii="Arial" w:hAnsi="Arial" w:cs="Arial"/>
          </w:rPr>
          <w:delText xml:space="preserve">information </w:delText>
        </w:r>
      </w:del>
      <w:ins w:id="67" w:author="He He (Staff)" w:date="2023-08-20T13:05:00Z">
        <w:r w:rsidR="0035156F">
          <w:rPr>
            <w:rFonts w:ascii="Arial" w:hAnsi="Arial" w:cs="Arial"/>
          </w:rPr>
          <w:t>data is at daily level and</w:t>
        </w:r>
        <w:r w:rsidR="0035156F" w:rsidRPr="00131B15">
          <w:rPr>
            <w:rFonts w:ascii="Arial" w:hAnsi="Arial" w:cs="Arial"/>
          </w:rPr>
          <w:t xml:space="preserve"> </w:t>
        </w:r>
      </w:ins>
      <w:r w:rsidRPr="00131B15">
        <w:rPr>
          <w:rFonts w:ascii="Arial" w:hAnsi="Arial" w:cs="Arial"/>
        </w:rPr>
        <w:t xml:space="preserve">was sourced using the Yahoo Finance Python library, which </w:t>
      </w:r>
      <w:ins w:id="68" w:author="He He (Staff)" w:date="2023-08-20T13:06:00Z">
        <w:r w:rsidR="0035156F">
          <w:rPr>
            <w:rFonts w:ascii="Arial" w:hAnsi="Arial" w:cs="Arial"/>
          </w:rPr>
          <w:t xml:space="preserve">records information regarding </w:t>
        </w:r>
      </w:ins>
      <w:del w:id="69" w:author="He He (Staff)" w:date="2023-08-20T13:06:00Z">
        <w:r w:rsidRPr="00131B15" w:rsidDel="0035156F">
          <w:rPr>
            <w:rFonts w:ascii="Arial" w:hAnsi="Arial" w:cs="Arial"/>
          </w:rPr>
          <w:delText xml:space="preserve">offers insights into conventional </w:delText>
        </w:r>
      </w:del>
      <w:r w:rsidRPr="00131B15">
        <w:rPr>
          <w:rFonts w:ascii="Arial" w:hAnsi="Arial" w:cs="Arial"/>
        </w:rPr>
        <w:t xml:space="preserve">stock indicators </w:t>
      </w:r>
      <w:del w:id="70" w:author="He He (Staff)" w:date="2023-08-20T13:06:00Z">
        <w:r w:rsidRPr="00131B15" w:rsidDel="0035156F">
          <w:rPr>
            <w:rFonts w:ascii="Arial" w:hAnsi="Arial" w:cs="Arial"/>
          </w:rPr>
          <w:delText>such as</w:delText>
        </w:r>
      </w:del>
      <w:ins w:id="71" w:author="He He (Staff)" w:date="2023-08-20T13:06:00Z">
        <w:r w:rsidR="0035156F">
          <w:rPr>
            <w:rFonts w:ascii="Arial" w:hAnsi="Arial" w:cs="Arial"/>
          </w:rPr>
          <w:t>including</w:t>
        </w:r>
      </w:ins>
      <w:r w:rsidRPr="00131B15">
        <w:rPr>
          <w:rFonts w:ascii="Arial" w:hAnsi="Arial" w:cs="Arial"/>
        </w:rPr>
        <w:t xml:space="preserve"> opening price, closing price, high, low, adjusted closing price, and trading volume.</w:t>
      </w:r>
      <w:commentRangeEnd w:id="65"/>
      <w:r w:rsidR="00130226">
        <w:rPr>
          <w:rStyle w:val="CommentReference"/>
        </w:rPr>
        <w:commentReference w:id="65"/>
      </w:r>
      <w:r w:rsidR="00171823">
        <w:rPr>
          <w:rFonts w:ascii="Arial" w:hAnsi="Arial" w:cs="Arial"/>
        </w:rPr>
        <w:t xml:space="preserve"> </w:t>
      </w:r>
      <w:commentRangeStart w:id="72"/>
      <w:r w:rsidR="00171823" w:rsidRPr="00171823">
        <w:rPr>
          <w:rFonts w:ascii="Arial" w:hAnsi="Arial" w:cs="Arial"/>
        </w:rPr>
        <w:t xml:space="preserve">The significance of stock data, especially from Yahoo Finance, in predicting stock </w:t>
      </w:r>
      <w:proofErr w:type="spellStart"/>
      <w:r w:rsidR="00171823" w:rsidRPr="00171823">
        <w:rPr>
          <w:rFonts w:ascii="Arial" w:hAnsi="Arial" w:cs="Arial"/>
        </w:rPr>
        <w:t>behaviors</w:t>
      </w:r>
      <w:proofErr w:type="spellEnd"/>
      <w:r w:rsidR="00171823" w:rsidRPr="00171823">
        <w:rPr>
          <w:rFonts w:ascii="Arial" w:hAnsi="Arial" w:cs="Arial"/>
        </w:rPr>
        <w:t xml:space="preserve"> has been emphasized in previous research. For instance, </w:t>
      </w:r>
      <w:proofErr w:type="spellStart"/>
      <w:r w:rsidR="00171823" w:rsidRPr="00171823">
        <w:rPr>
          <w:rFonts w:ascii="Arial" w:hAnsi="Arial" w:cs="Arial"/>
        </w:rPr>
        <w:t>Jagwani</w:t>
      </w:r>
      <w:proofErr w:type="spellEnd"/>
      <w:r w:rsidR="00171823" w:rsidRPr="00171823">
        <w:rPr>
          <w:rFonts w:ascii="Arial" w:hAnsi="Arial" w:cs="Arial"/>
        </w:rPr>
        <w:t xml:space="preserve">, Gupta, Sachdeva, and Singhal (2018) explored stock price forecasting using data from Yahoo Finance and highlighted the importance of </w:t>
      </w:r>
      <w:proofErr w:type="spellStart"/>
      <w:r w:rsidR="00171823" w:rsidRPr="00171823">
        <w:rPr>
          <w:rFonts w:ascii="Arial" w:hAnsi="Arial" w:cs="Arial"/>
        </w:rPr>
        <w:t>analyzing</w:t>
      </w:r>
      <w:proofErr w:type="spellEnd"/>
      <w:r w:rsidR="00171823" w:rsidRPr="00171823">
        <w:rPr>
          <w:rFonts w:ascii="Arial" w:hAnsi="Arial" w:cs="Arial"/>
        </w:rPr>
        <w:t xml:space="preserve"> both seasonal and nonseasonal trends. Furthermore, </w:t>
      </w:r>
      <w:proofErr w:type="spellStart"/>
      <w:r w:rsidR="00171823" w:rsidRPr="00171823">
        <w:rPr>
          <w:rFonts w:ascii="Arial" w:hAnsi="Arial" w:cs="Arial"/>
        </w:rPr>
        <w:t>Bordino</w:t>
      </w:r>
      <w:proofErr w:type="spellEnd"/>
      <w:r w:rsidR="00171823" w:rsidRPr="00171823">
        <w:rPr>
          <w:rFonts w:ascii="Arial" w:hAnsi="Arial" w:cs="Arial"/>
        </w:rPr>
        <w:t xml:space="preserve">, </w:t>
      </w:r>
      <w:proofErr w:type="spellStart"/>
      <w:r w:rsidR="00171823" w:rsidRPr="00171823">
        <w:rPr>
          <w:rFonts w:ascii="Arial" w:hAnsi="Arial" w:cs="Arial"/>
        </w:rPr>
        <w:t>Kourtellis</w:t>
      </w:r>
      <w:proofErr w:type="spellEnd"/>
      <w:r w:rsidR="00171823" w:rsidRPr="00171823">
        <w:rPr>
          <w:rFonts w:ascii="Arial" w:hAnsi="Arial" w:cs="Arial"/>
        </w:rPr>
        <w:t xml:space="preserve">, Laptev, and </w:t>
      </w:r>
      <w:proofErr w:type="spellStart"/>
      <w:r w:rsidR="00171823" w:rsidRPr="00171823">
        <w:rPr>
          <w:rFonts w:ascii="Arial" w:hAnsi="Arial" w:cs="Arial"/>
        </w:rPr>
        <w:t>Billawala</w:t>
      </w:r>
      <w:proofErr w:type="spellEnd"/>
      <w:r w:rsidR="00171823" w:rsidRPr="00171823">
        <w:rPr>
          <w:rFonts w:ascii="Arial" w:hAnsi="Arial" w:cs="Arial"/>
        </w:rPr>
        <w:t xml:space="preserve"> (2014) underscored the predictive power of Yahoo Finance user browsing </w:t>
      </w:r>
      <w:proofErr w:type="spellStart"/>
      <w:r w:rsidR="00171823" w:rsidRPr="00171823">
        <w:rPr>
          <w:rFonts w:ascii="Arial" w:hAnsi="Arial" w:cs="Arial"/>
        </w:rPr>
        <w:t>behavior</w:t>
      </w:r>
      <w:proofErr w:type="spellEnd"/>
      <w:r w:rsidR="00171823" w:rsidRPr="00171823">
        <w:rPr>
          <w:rFonts w:ascii="Arial" w:hAnsi="Arial" w:cs="Arial"/>
        </w:rPr>
        <w:t xml:space="preserve"> in determining stock trade volumes</w:t>
      </w:r>
      <w:r w:rsidR="00171823">
        <w:rPr>
          <w:rFonts w:ascii="Arial" w:hAnsi="Arial" w:cs="Arial"/>
        </w:rPr>
        <w:t>.</w:t>
      </w:r>
      <w:commentRangeEnd w:id="72"/>
      <w:r w:rsidR="00D432C5">
        <w:rPr>
          <w:rStyle w:val="CommentReference"/>
        </w:rPr>
        <w:commentReference w:id="72"/>
      </w:r>
    </w:p>
    <w:p w14:paraId="57BF3958" w14:textId="77777777" w:rsidR="00F662A4" w:rsidRPr="00131B15" w:rsidRDefault="00F662A4" w:rsidP="002E5761">
      <w:pPr>
        <w:spacing w:line="360" w:lineRule="auto"/>
        <w:jc w:val="both"/>
        <w:rPr>
          <w:rFonts w:ascii="Arial" w:hAnsi="Arial" w:cs="Arial"/>
        </w:rPr>
      </w:pPr>
    </w:p>
    <w:p w14:paraId="5E07BBF6" w14:textId="77777777" w:rsidR="00F662A4" w:rsidRPr="00131B15" w:rsidRDefault="00F662A4" w:rsidP="002E5761">
      <w:pPr>
        <w:spacing w:line="360" w:lineRule="auto"/>
        <w:jc w:val="both"/>
        <w:rPr>
          <w:rFonts w:ascii="Arial" w:hAnsi="Arial" w:cs="Arial"/>
        </w:rPr>
      </w:pPr>
      <w:r w:rsidRPr="00131B15">
        <w:rPr>
          <w:rFonts w:ascii="Arial" w:hAnsi="Arial" w:cs="Arial"/>
        </w:rPr>
        <w:t xml:space="preserve">Sentiment Data: </w:t>
      </w:r>
      <w:proofErr w:type="spellStart"/>
      <w:r w:rsidRPr="00131B15">
        <w:rPr>
          <w:rFonts w:ascii="Arial" w:hAnsi="Arial" w:cs="Arial"/>
        </w:rPr>
        <w:t>RavenPack</w:t>
      </w:r>
      <w:proofErr w:type="spellEnd"/>
      <w:r w:rsidRPr="00131B15">
        <w:rPr>
          <w:rFonts w:ascii="Arial" w:hAnsi="Arial" w:cs="Arial"/>
        </w:rPr>
        <w:t xml:space="preserve"> Analytics, a leading provider of real-time data services for financial professionals, supplied the sentiment scores. They aggregate data from numerous sources, including but not limited to Dow Jones Financial Wires, Wall Street Journal, Barron’s, and MarketWatch.</w:t>
      </w:r>
    </w:p>
    <w:p w14:paraId="69C2A1C9" w14:textId="77777777" w:rsidR="00F662A4" w:rsidRPr="00131B15" w:rsidRDefault="00F662A4" w:rsidP="002E5761">
      <w:pPr>
        <w:spacing w:line="360" w:lineRule="auto"/>
        <w:jc w:val="both"/>
        <w:rPr>
          <w:rFonts w:ascii="Arial" w:hAnsi="Arial" w:cs="Arial"/>
        </w:rPr>
      </w:pPr>
    </w:p>
    <w:p w14:paraId="6AC5788E" w14:textId="77777777" w:rsidR="00F662A4" w:rsidRPr="00131B15" w:rsidRDefault="00F662A4" w:rsidP="002E5761">
      <w:pPr>
        <w:spacing w:line="360" w:lineRule="auto"/>
        <w:jc w:val="both"/>
        <w:rPr>
          <w:rFonts w:ascii="Arial" w:hAnsi="Arial" w:cs="Arial"/>
        </w:rPr>
      </w:pPr>
      <w:r w:rsidRPr="00131B15">
        <w:rPr>
          <w:rFonts w:ascii="Arial" w:hAnsi="Arial" w:cs="Arial"/>
        </w:rPr>
        <w:t>COVID-19 Data: The data detailing new daily COVID-19 cases in the US was procured from Our World in Data. This dataset stands out for its comprehensiveness and timely updates. Data is regularly sourced from esteemed organizations such as the World Health Organization (WHO), Johns Hopkins University, and the European Centre for Disease Prevention and Control (ECDC).</w:t>
      </w:r>
    </w:p>
    <w:p w14:paraId="34AEC5F0" w14:textId="77777777" w:rsidR="00F662A4" w:rsidRPr="00131B15" w:rsidRDefault="00F662A4" w:rsidP="002E5761">
      <w:pPr>
        <w:spacing w:line="360" w:lineRule="auto"/>
        <w:jc w:val="both"/>
        <w:rPr>
          <w:rFonts w:ascii="Arial" w:hAnsi="Arial" w:cs="Arial"/>
        </w:rPr>
      </w:pPr>
    </w:p>
    <w:p w14:paraId="2FEC66AC" w14:textId="77777777" w:rsidR="00F662A4" w:rsidRPr="007D2840" w:rsidRDefault="00F662A4" w:rsidP="005F6FD4">
      <w:pPr>
        <w:pStyle w:val="Heading2"/>
      </w:pPr>
      <w:bookmarkStart w:id="73" w:name="_Toc144117204"/>
      <w:r w:rsidRPr="007D2840">
        <w:t>3.3 Variables</w:t>
      </w:r>
      <w:bookmarkEnd w:id="73"/>
    </w:p>
    <w:p w14:paraId="1B2BB033" w14:textId="77777777" w:rsidR="00F662A4" w:rsidRPr="00131B15" w:rsidRDefault="00F662A4" w:rsidP="002E5761">
      <w:pPr>
        <w:spacing w:line="360" w:lineRule="auto"/>
        <w:jc w:val="both"/>
        <w:rPr>
          <w:rFonts w:ascii="Arial" w:hAnsi="Arial" w:cs="Arial"/>
        </w:rPr>
      </w:pPr>
      <w:r w:rsidRPr="00131B15">
        <w:rPr>
          <w:rFonts w:ascii="Arial" w:hAnsi="Arial" w:cs="Arial"/>
        </w:rPr>
        <w:t>The dataset encompasses the following variables:</w:t>
      </w:r>
    </w:p>
    <w:p w14:paraId="76135497" w14:textId="77777777" w:rsidR="00F662A4" w:rsidRPr="00131B15" w:rsidRDefault="00F662A4" w:rsidP="002E5761">
      <w:pPr>
        <w:spacing w:line="360" w:lineRule="auto"/>
        <w:jc w:val="both"/>
        <w:rPr>
          <w:rFonts w:ascii="Arial" w:hAnsi="Arial" w:cs="Arial"/>
        </w:rPr>
      </w:pPr>
    </w:p>
    <w:p w14:paraId="37637B98" w14:textId="7357A9BD" w:rsidR="008D0459" w:rsidRDefault="008D0459" w:rsidP="002E5761">
      <w:pPr>
        <w:spacing w:line="360" w:lineRule="auto"/>
        <w:jc w:val="both"/>
        <w:rPr>
          <w:rFonts w:ascii="Arial" w:hAnsi="Arial" w:cs="Arial"/>
        </w:rPr>
      </w:pPr>
    </w:p>
    <w:p w14:paraId="4761781A" w14:textId="3F7DB0D7" w:rsidR="00D066F2" w:rsidRPr="0082647A" w:rsidRDefault="00D066F2" w:rsidP="001E066A">
      <w:pPr>
        <w:pStyle w:val="Caption"/>
      </w:pPr>
      <w:bookmarkStart w:id="74" w:name="_Toc144117267"/>
      <w:r w:rsidRPr="0082647A">
        <w:lastRenderedPageBreak/>
        <w:t xml:space="preserve">Table </w:t>
      </w:r>
      <w:fldSimple w:instr=" SEQ Table \* ARABIC ">
        <w:r w:rsidR="00590585">
          <w:rPr>
            <w:noProof/>
          </w:rPr>
          <w:t>1</w:t>
        </w:r>
      </w:fldSimple>
      <w:r w:rsidR="0082647A">
        <w:t xml:space="preserve"> Variables</w:t>
      </w:r>
      <w:bookmarkEnd w:id="74"/>
      <w:r w:rsidR="0082647A">
        <w:t xml:space="preserve"> </w:t>
      </w:r>
    </w:p>
    <w:tbl>
      <w:tblPr>
        <w:tblW w:w="0" w:type="auto"/>
        <w:tblCellMar>
          <w:left w:w="0" w:type="dxa"/>
          <w:right w:w="0" w:type="dxa"/>
        </w:tblCellMar>
        <w:tblLook w:val="04A0" w:firstRow="1" w:lastRow="0" w:firstColumn="1" w:lastColumn="0" w:noHBand="0" w:noVBand="1"/>
        <w:tblPrChange w:id="75" w:author="He He (Staff)" w:date="2023-08-20T13:06:00Z">
          <w:tblPr>
            <w:tblW w:w="0" w:type="auto"/>
            <w:tblCellMar>
              <w:left w:w="0" w:type="dxa"/>
              <w:right w:w="0" w:type="dxa"/>
            </w:tblCellMar>
            <w:tblLook w:val="04A0" w:firstRow="1" w:lastRow="0" w:firstColumn="1" w:lastColumn="0" w:noHBand="0" w:noVBand="1"/>
          </w:tblPr>
        </w:tblPrChange>
      </w:tblPr>
      <w:tblGrid>
        <w:gridCol w:w="2302"/>
        <w:gridCol w:w="5170"/>
        <w:gridCol w:w="1554"/>
        <w:tblGridChange w:id="76">
          <w:tblGrid>
            <w:gridCol w:w="2301"/>
            <w:gridCol w:w="5155"/>
            <w:gridCol w:w="1554"/>
          </w:tblGrid>
        </w:tblGridChange>
      </w:tblGrid>
      <w:tr w:rsidR="007D2840" w:rsidRPr="007D2840" w14:paraId="53DADE04" w14:textId="77777777" w:rsidTr="00D066F2">
        <w:trPr>
          <w:trHeight w:val="165"/>
          <w:trPrChange w:id="77" w:author="He He (Staff)" w:date="2023-08-20T13:06:00Z">
            <w:trPr>
              <w:trHeight w:val="165"/>
            </w:trPr>
          </w:trPrChange>
        </w:trPr>
        <w:tc>
          <w:tcPr>
            <w:tcW w:w="2302" w:type="dxa"/>
            <w:tcBorders>
              <w:top w:val="single" w:sz="4" w:space="0" w:color="auto"/>
              <w:bottom w:val="single" w:sz="4" w:space="0" w:color="auto"/>
            </w:tcBorders>
            <w:shd w:val="clear" w:color="auto" w:fill="auto"/>
            <w:tcMar>
              <w:top w:w="60" w:type="dxa"/>
              <w:left w:w="60" w:type="dxa"/>
              <w:bottom w:w="60" w:type="dxa"/>
              <w:right w:w="60" w:type="dxa"/>
            </w:tcMar>
            <w:hideMark/>
            <w:tcPrChange w:id="78"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tcPrChange>
          </w:tcPr>
          <w:p w14:paraId="261637AE" w14:textId="77777777" w:rsidR="007D2840" w:rsidRPr="007D2840" w:rsidRDefault="007D2840" w:rsidP="002E5761">
            <w:pPr>
              <w:spacing w:line="360" w:lineRule="auto"/>
              <w:jc w:val="both"/>
              <w:rPr>
                <w:rFonts w:ascii="Arial" w:hAnsi="Arial" w:cs="Arial"/>
              </w:rPr>
            </w:pPr>
            <w:commentRangeStart w:id="79"/>
            <w:r w:rsidRPr="007D2840">
              <w:rPr>
                <w:rFonts w:ascii="Arial" w:hAnsi="Arial" w:cs="Arial"/>
                <w:b/>
                <w:bCs/>
              </w:rPr>
              <w:t>Name of Variables</w:t>
            </w:r>
            <w:commentRangeEnd w:id="79"/>
            <w:r w:rsidR="0035156F">
              <w:rPr>
                <w:rStyle w:val="CommentReference"/>
              </w:rPr>
              <w:commentReference w:id="79"/>
            </w:r>
          </w:p>
        </w:tc>
        <w:tc>
          <w:tcPr>
            <w:tcW w:w="5170" w:type="dxa"/>
            <w:tcBorders>
              <w:top w:val="single" w:sz="4" w:space="0" w:color="auto"/>
              <w:bottom w:val="single" w:sz="4" w:space="0" w:color="auto"/>
            </w:tcBorders>
            <w:shd w:val="clear" w:color="auto" w:fill="auto"/>
            <w:tcMar>
              <w:top w:w="60" w:type="dxa"/>
              <w:left w:w="60" w:type="dxa"/>
              <w:bottom w:w="60" w:type="dxa"/>
              <w:right w:w="60" w:type="dxa"/>
            </w:tcMar>
            <w:hideMark/>
            <w:tcPrChange w:id="80" w:author="He He (Staff)" w:date="2023-08-20T13:06:00Z">
              <w:tcPr>
                <w:tcW w:w="148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tcPrChange>
          </w:tcPr>
          <w:p w14:paraId="3D62C476" w14:textId="77777777" w:rsidR="007D2840" w:rsidRPr="007D2840" w:rsidRDefault="007D2840" w:rsidP="002E5761">
            <w:pPr>
              <w:spacing w:line="360" w:lineRule="auto"/>
              <w:jc w:val="both"/>
              <w:rPr>
                <w:rFonts w:ascii="Arial" w:hAnsi="Arial" w:cs="Arial"/>
              </w:rPr>
            </w:pPr>
            <w:r w:rsidRPr="007D2840">
              <w:rPr>
                <w:rFonts w:ascii="Arial" w:hAnsi="Arial" w:cs="Arial"/>
                <w:b/>
                <w:bCs/>
              </w:rPr>
              <w:t>Explanation</w:t>
            </w:r>
          </w:p>
        </w:tc>
        <w:tc>
          <w:tcPr>
            <w:tcW w:w="1554" w:type="dxa"/>
            <w:tcBorders>
              <w:top w:val="single" w:sz="4" w:space="0" w:color="auto"/>
              <w:bottom w:val="single" w:sz="4" w:space="0" w:color="auto"/>
            </w:tcBorders>
            <w:shd w:val="clear" w:color="auto" w:fill="auto"/>
            <w:tcMar>
              <w:top w:w="60" w:type="dxa"/>
              <w:left w:w="60" w:type="dxa"/>
              <w:bottom w:w="60" w:type="dxa"/>
              <w:right w:w="60" w:type="dxa"/>
            </w:tcMar>
            <w:hideMark/>
            <w:tcPrChange w:id="81" w:author="He He (Staff)" w:date="2023-08-20T13:06:00Z">
              <w:tcPr>
                <w:tcW w:w="17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tcPrChange>
          </w:tcPr>
          <w:p w14:paraId="1117A9D4" w14:textId="77777777" w:rsidR="007D2840" w:rsidRPr="007D2840" w:rsidRDefault="007D2840" w:rsidP="002E5761">
            <w:pPr>
              <w:spacing w:line="360" w:lineRule="auto"/>
              <w:jc w:val="both"/>
              <w:rPr>
                <w:rFonts w:ascii="Arial" w:hAnsi="Arial" w:cs="Arial"/>
              </w:rPr>
            </w:pPr>
            <w:r w:rsidRPr="007D2840">
              <w:rPr>
                <w:rFonts w:ascii="Arial" w:hAnsi="Arial" w:cs="Arial"/>
                <w:b/>
                <w:bCs/>
              </w:rPr>
              <w:t>Source</w:t>
            </w:r>
          </w:p>
        </w:tc>
      </w:tr>
      <w:tr w:rsidR="007D2840" w:rsidRPr="007D2840" w14:paraId="1246B83A" w14:textId="77777777" w:rsidTr="00D066F2">
        <w:trPr>
          <w:trHeight w:val="180"/>
          <w:trPrChange w:id="82" w:author="He He (Staff)" w:date="2023-08-20T13:06:00Z">
            <w:trPr>
              <w:trHeight w:val="180"/>
            </w:trPr>
          </w:trPrChange>
        </w:trPr>
        <w:tc>
          <w:tcPr>
            <w:tcW w:w="2302" w:type="dxa"/>
            <w:tcBorders>
              <w:top w:val="single" w:sz="4" w:space="0" w:color="auto"/>
            </w:tcBorders>
            <w:shd w:val="clear" w:color="auto" w:fill="auto"/>
            <w:tcMar>
              <w:top w:w="60" w:type="dxa"/>
              <w:left w:w="60" w:type="dxa"/>
              <w:bottom w:w="60" w:type="dxa"/>
              <w:right w:w="60" w:type="dxa"/>
            </w:tcMar>
            <w:hideMark/>
            <w:tcPrChange w:id="83"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0E841B8B" w14:textId="77777777" w:rsidR="007D2840" w:rsidRPr="007D2840" w:rsidRDefault="007D2840" w:rsidP="002E5761">
            <w:pPr>
              <w:spacing w:line="360" w:lineRule="auto"/>
              <w:jc w:val="both"/>
              <w:rPr>
                <w:rFonts w:ascii="Arial" w:hAnsi="Arial" w:cs="Arial"/>
              </w:rPr>
            </w:pPr>
            <w:r w:rsidRPr="007D2840">
              <w:rPr>
                <w:rFonts w:ascii="Arial" w:hAnsi="Arial" w:cs="Arial"/>
                <w:b/>
                <w:bCs/>
              </w:rPr>
              <w:t>Date</w:t>
            </w:r>
          </w:p>
        </w:tc>
        <w:tc>
          <w:tcPr>
            <w:tcW w:w="5170" w:type="dxa"/>
            <w:tcBorders>
              <w:top w:val="single" w:sz="4" w:space="0" w:color="auto"/>
            </w:tcBorders>
            <w:shd w:val="clear" w:color="auto" w:fill="auto"/>
            <w:tcMar>
              <w:top w:w="60" w:type="dxa"/>
              <w:left w:w="60" w:type="dxa"/>
              <w:bottom w:w="60" w:type="dxa"/>
              <w:right w:w="60" w:type="dxa"/>
            </w:tcMar>
            <w:hideMark/>
            <w:tcPrChange w:id="84"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D216009" w14:textId="77777777" w:rsidR="007D2840" w:rsidRPr="007D2840" w:rsidRDefault="007D2840" w:rsidP="002E5761">
            <w:pPr>
              <w:spacing w:line="360" w:lineRule="auto"/>
              <w:jc w:val="both"/>
              <w:rPr>
                <w:rFonts w:ascii="Arial" w:hAnsi="Arial" w:cs="Arial"/>
              </w:rPr>
            </w:pPr>
            <w:r w:rsidRPr="007D2840">
              <w:rPr>
                <w:rFonts w:ascii="Arial" w:hAnsi="Arial" w:cs="Arial"/>
              </w:rPr>
              <w:t>Highlights the weekdays, strictly adhering to stock market operational days, spanning from April 30, 2013, to April 26, 2023.</w:t>
            </w:r>
          </w:p>
        </w:tc>
        <w:tc>
          <w:tcPr>
            <w:tcW w:w="1554" w:type="dxa"/>
            <w:tcBorders>
              <w:top w:val="single" w:sz="4" w:space="0" w:color="auto"/>
            </w:tcBorders>
            <w:shd w:val="clear" w:color="auto" w:fill="auto"/>
            <w:tcMar>
              <w:top w:w="60" w:type="dxa"/>
              <w:left w:w="60" w:type="dxa"/>
              <w:bottom w:w="60" w:type="dxa"/>
              <w:right w:w="60" w:type="dxa"/>
            </w:tcMar>
            <w:hideMark/>
            <w:tcPrChange w:id="85"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046E307C" w14:textId="77777777" w:rsidR="007D2840" w:rsidRPr="007D2840" w:rsidRDefault="007D2840" w:rsidP="002E5761">
            <w:pPr>
              <w:spacing w:line="360" w:lineRule="auto"/>
              <w:jc w:val="both"/>
              <w:rPr>
                <w:rFonts w:ascii="Arial" w:hAnsi="Arial" w:cs="Arial"/>
              </w:rPr>
            </w:pPr>
            <w:r w:rsidRPr="007D2840">
              <w:rPr>
                <w:rFonts w:ascii="Arial" w:hAnsi="Arial" w:cs="Arial"/>
              </w:rPr>
              <w:t>Yahoo Finance</w:t>
            </w:r>
          </w:p>
        </w:tc>
      </w:tr>
      <w:tr w:rsidR="007D2840" w:rsidRPr="007D2840" w14:paraId="498B809F" w14:textId="77777777" w:rsidTr="00D066F2">
        <w:trPr>
          <w:trHeight w:val="165"/>
          <w:trPrChange w:id="86" w:author="He He (Staff)" w:date="2023-08-20T13:06:00Z">
            <w:trPr>
              <w:trHeight w:val="165"/>
            </w:trPr>
          </w:trPrChange>
        </w:trPr>
        <w:tc>
          <w:tcPr>
            <w:tcW w:w="2302" w:type="dxa"/>
            <w:shd w:val="clear" w:color="auto" w:fill="auto"/>
            <w:tcMar>
              <w:top w:w="60" w:type="dxa"/>
              <w:left w:w="60" w:type="dxa"/>
              <w:bottom w:w="60" w:type="dxa"/>
              <w:right w:w="60" w:type="dxa"/>
            </w:tcMar>
            <w:hideMark/>
            <w:tcPrChange w:id="87"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3E163EDF" w14:textId="77777777" w:rsidR="007D2840" w:rsidRPr="007D2840" w:rsidRDefault="007D2840" w:rsidP="002E5761">
            <w:pPr>
              <w:spacing w:line="360" w:lineRule="auto"/>
              <w:jc w:val="both"/>
              <w:rPr>
                <w:rFonts w:ascii="Arial" w:hAnsi="Arial" w:cs="Arial"/>
              </w:rPr>
            </w:pPr>
            <w:r w:rsidRPr="007D2840">
              <w:rPr>
                <w:rFonts w:ascii="Arial" w:hAnsi="Arial" w:cs="Arial"/>
                <w:b/>
                <w:bCs/>
              </w:rPr>
              <w:t xml:space="preserve">Open, High, Low, Close, </w:t>
            </w:r>
            <w:proofErr w:type="spellStart"/>
            <w:r w:rsidRPr="007D2840">
              <w:rPr>
                <w:rFonts w:ascii="Arial" w:hAnsi="Arial" w:cs="Arial"/>
                <w:b/>
                <w:bCs/>
              </w:rPr>
              <w:t>Adj</w:t>
            </w:r>
            <w:proofErr w:type="spellEnd"/>
            <w:r w:rsidRPr="007D2840">
              <w:rPr>
                <w:rFonts w:ascii="Arial" w:hAnsi="Arial" w:cs="Arial"/>
                <w:b/>
                <w:bCs/>
              </w:rPr>
              <w:t xml:space="preserve"> Close</w:t>
            </w:r>
          </w:p>
        </w:tc>
        <w:tc>
          <w:tcPr>
            <w:tcW w:w="5170" w:type="dxa"/>
            <w:shd w:val="clear" w:color="auto" w:fill="auto"/>
            <w:tcMar>
              <w:top w:w="60" w:type="dxa"/>
              <w:left w:w="60" w:type="dxa"/>
              <w:bottom w:w="60" w:type="dxa"/>
              <w:right w:w="60" w:type="dxa"/>
            </w:tcMar>
            <w:hideMark/>
            <w:tcPrChange w:id="88"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676B485" w14:textId="77777777" w:rsidR="007D2840" w:rsidRPr="007D2840" w:rsidRDefault="007D2840" w:rsidP="002E5761">
            <w:pPr>
              <w:spacing w:line="360" w:lineRule="auto"/>
              <w:jc w:val="both"/>
              <w:rPr>
                <w:rFonts w:ascii="Arial" w:hAnsi="Arial" w:cs="Arial"/>
              </w:rPr>
            </w:pPr>
            <w:r w:rsidRPr="007D2840">
              <w:rPr>
                <w:rFonts w:ascii="Arial" w:hAnsi="Arial" w:cs="Arial"/>
              </w:rPr>
              <w:t>These are conventional stock price indicators illustrating daily stock dynamics.</w:t>
            </w:r>
          </w:p>
        </w:tc>
        <w:tc>
          <w:tcPr>
            <w:tcW w:w="1554" w:type="dxa"/>
            <w:shd w:val="clear" w:color="auto" w:fill="auto"/>
            <w:tcMar>
              <w:top w:w="60" w:type="dxa"/>
              <w:left w:w="60" w:type="dxa"/>
              <w:bottom w:w="60" w:type="dxa"/>
              <w:right w:w="60" w:type="dxa"/>
            </w:tcMar>
            <w:hideMark/>
            <w:tcPrChange w:id="89"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42F84568" w14:textId="77777777" w:rsidR="007D2840" w:rsidRPr="007D2840" w:rsidRDefault="007D2840" w:rsidP="002E5761">
            <w:pPr>
              <w:spacing w:line="360" w:lineRule="auto"/>
              <w:jc w:val="both"/>
              <w:rPr>
                <w:rFonts w:ascii="Arial" w:hAnsi="Arial" w:cs="Arial"/>
              </w:rPr>
            </w:pPr>
            <w:r w:rsidRPr="007D2840">
              <w:rPr>
                <w:rFonts w:ascii="Arial" w:hAnsi="Arial" w:cs="Arial"/>
              </w:rPr>
              <w:t>Yahoo Finance</w:t>
            </w:r>
          </w:p>
        </w:tc>
      </w:tr>
      <w:tr w:rsidR="007D2840" w:rsidRPr="007D2840" w14:paraId="17584982" w14:textId="77777777" w:rsidTr="00D066F2">
        <w:trPr>
          <w:trHeight w:val="165"/>
          <w:trPrChange w:id="90" w:author="He He (Staff)" w:date="2023-08-20T13:06:00Z">
            <w:trPr>
              <w:trHeight w:val="165"/>
            </w:trPr>
          </w:trPrChange>
        </w:trPr>
        <w:tc>
          <w:tcPr>
            <w:tcW w:w="2302" w:type="dxa"/>
            <w:shd w:val="clear" w:color="auto" w:fill="auto"/>
            <w:tcMar>
              <w:top w:w="60" w:type="dxa"/>
              <w:left w:w="60" w:type="dxa"/>
              <w:bottom w:w="60" w:type="dxa"/>
              <w:right w:w="60" w:type="dxa"/>
            </w:tcMar>
            <w:hideMark/>
            <w:tcPrChange w:id="91"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07D22570" w14:textId="77777777" w:rsidR="007D2840" w:rsidRPr="007D2840" w:rsidRDefault="007D2840" w:rsidP="002E5761">
            <w:pPr>
              <w:spacing w:line="360" w:lineRule="auto"/>
              <w:jc w:val="both"/>
              <w:rPr>
                <w:rFonts w:ascii="Arial" w:hAnsi="Arial" w:cs="Arial"/>
              </w:rPr>
            </w:pPr>
            <w:r w:rsidRPr="007D2840">
              <w:rPr>
                <w:rFonts w:ascii="Arial" w:hAnsi="Arial" w:cs="Arial"/>
                <w:b/>
                <w:bCs/>
              </w:rPr>
              <w:t>Volume</w:t>
            </w:r>
          </w:p>
        </w:tc>
        <w:tc>
          <w:tcPr>
            <w:tcW w:w="5170" w:type="dxa"/>
            <w:shd w:val="clear" w:color="auto" w:fill="auto"/>
            <w:tcMar>
              <w:top w:w="60" w:type="dxa"/>
              <w:left w:w="60" w:type="dxa"/>
              <w:bottom w:w="60" w:type="dxa"/>
              <w:right w:w="60" w:type="dxa"/>
            </w:tcMar>
            <w:hideMark/>
            <w:tcPrChange w:id="92"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23F2ECB7" w14:textId="77777777" w:rsidR="007D2840" w:rsidRPr="007D2840" w:rsidRDefault="007D2840" w:rsidP="002E5761">
            <w:pPr>
              <w:spacing w:line="360" w:lineRule="auto"/>
              <w:jc w:val="both"/>
              <w:rPr>
                <w:rFonts w:ascii="Arial" w:hAnsi="Arial" w:cs="Arial"/>
              </w:rPr>
            </w:pPr>
            <w:r w:rsidRPr="007D2840">
              <w:rPr>
                <w:rFonts w:ascii="Arial" w:hAnsi="Arial" w:cs="Arial"/>
              </w:rPr>
              <w:t>Represents the quantity of shares exchanged on a particular day.</w:t>
            </w:r>
          </w:p>
        </w:tc>
        <w:tc>
          <w:tcPr>
            <w:tcW w:w="1554" w:type="dxa"/>
            <w:shd w:val="clear" w:color="auto" w:fill="auto"/>
            <w:tcMar>
              <w:top w:w="60" w:type="dxa"/>
              <w:left w:w="60" w:type="dxa"/>
              <w:bottom w:w="60" w:type="dxa"/>
              <w:right w:w="60" w:type="dxa"/>
            </w:tcMar>
            <w:hideMark/>
            <w:tcPrChange w:id="93"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96FF6B5" w14:textId="77777777" w:rsidR="007D2840" w:rsidRPr="007D2840" w:rsidRDefault="007D2840" w:rsidP="002E5761">
            <w:pPr>
              <w:spacing w:line="360" w:lineRule="auto"/>
              <w:jc w:val="both"/>
              <w:rPr>
                <w:rFonts w:ascii="Arial" w:hAnsi="Arial" w:cs="Arial"/>
              </w:rPr>
            </w:pPr>
            <w:r w:rsidRPr="007D2840">
              <w:rPr>
                <w:rFonts w:ascii="Arial" w:hAnsi="Arial" w:cs="Arial"/>
              </w:rPr>
              <w:t>Yahoo Finance</w:t>
            </w:r>
          </w:p>
        </w:tc>
      </w:tr>
      <w:tr w:rsidR="007D2840" w:rsidRPr="007D2840" w14:paraId="5B93D06B" w14:textId="77777777" w:rsidTr="00D066F2">
        <w:trPr>
          <w:trHeight w:val="165"/>
          <w:trPrChange w:id="94" w:author="He He (Staff)" w:date="2023-08-20T13:06:00Z">
            <w:trPr>
              <w:trHeight w:val="165"/>
            </w:trPr>
          </w:trPrChange>
        </w:trPr>
        <w:tc>
          <w:tcPr>
            <w:tcW w:w="2302" w:type="dxa"/>
            <w:shd w:val="clear" w:color="auto" w:fill="auto"/>
            <w:tcMar>
              <w:top w:w="60" w:type="dxa"/>
              <w:left w:w="60" w:type="dxa"/>
              <w:bottom w:w="60" w:type="dxa"/>
              <w:right w:w="60" w:type="dxa"/>
            </w:tcMar>
            <w:hideMark/>
            <w:tcPrChange w:id="95"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3108CC35" w14:textId="77777777" w:rsidR="007D2840" w:rsidRPr="007D2840" w:rsidRDefault="007D2840" w:rsidP="002E5761">
            <w:pPr>
              <w:spacing w:line="360" w:lineRule="auto"/>
              <w:jc w:val="both"/>
              <w:rPr>
                <w:rFonts w:ascii="Arial" w:hAnsi="Arial" w:cs="Arial"/>
              </w:rPr>
            </w:pPr>
            <w:r w:rsidRPr="007D2840">
              <w:rPr>
                <w:rFonts w:ascii="Arial" w:hAnsi="Arial" w:cs="Arial"/>
                <w:b/>
                <w:bCs/>
              </w:rPr>
              <w:t>Ticker</w:t>
            </w:r>
          </w:p>
        </w:tc>
        <w:tc>
          <w:tcPr>
            <w:tcW w:w="5170" w:type="dxa"/>
            <w:shd w:val="clear" w:color="auto" w:fill="auto"/>
            <w:tcMar>
              <w:top w:w="60" w:type="dxa"/>
              <w:left w:w="60" w:type="dxa"/>
              <w:bottom w:w="60" w:type="dxa"/>
              <w:right w:w="60" w:type="dxa"/>
            </w:tcMar>
            <w:hideMark/>
            <w:tcPrChange w:id="96"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98EC7C6" w14:textId="77777777" w:rsidR="007D2840" w:rsidRPr="007D2840" w:rsidRDefault="007D2840" w:rsidP="002E5761">
            <w:pPr>
              <w:spacing w:line="360" w:lineRule="auto"/>
              <w:jc w:val="both"/>
              <w:rPr>
                <w:rFonts w:ascii="Arial" w:hAnsi="Arial" w:cs="Arial"/>
              </w:rPr>
            </w:pPr>
            <w:r w:rsidRPr="007D2840">
              <w:rPr>
                <w:rFonts w:ascii="Arial" w:hAnsi="Arial" w:cs="Arial"/>
              </w:rPr>
              <w:t>Identifiers for NASDAQ-listed firms, encapsulating a broad array of companies from diverse sectors.</w:t>
            </w:r>
          </w:p>
        </w:tc>
        <w:tc>
          <w:tcPr>
            <w:tcW w:w="1554" w:type="dxa"/>
            <w:shd w:val="clear" w:color="auto" w:fill="auto"/>
            <w:tcMar>
              <w:top w:w="60" w:type="dxa"/>
              <w:left w:w="60" w:type="dxa"/>
              <w:bottom w:w="60" w:type="dxa"/>
              <w:right w:w="60" w:type="dxa"/>
            </w:tcMar>
            <w:hideMark/>
            <w:tcPrChange w:id="97"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592CB73" w14:textId="77777777" w:rsidR="007D2840" w:rsidRPr="007D2840" w:rsidRDefault="007D2840" w:rsidP="002E5761">
            <w:pPr>
              <w:spacing w:line="360" w:lineRule="auto"/>
              <w:jc w:val="both"/>
              <w:rPr>
                <w:rFonts w:ascii="Arial" w:hAnsi="Arial" w:cs="Arial"/>
              </w:rPr>
            </w:pPr>
            <w:r w:rsidRPr="007D2840">
              <w:rPr>
                <w:rFonts w:ascii="Arial" w:hAnsi="Arial" w:cs="Arial"/>
              </w:rPr>
              <w:t>Yahoo Finance</w:t>
            </w:r>
          </w:p>
        </w:tc>
      </w:tr>
      <w:tr w:rsidR="007D2840" w:rsidRPr="007D2840" w14:paraId="1E215907" w14:textId="77777777" w:rsidTr="00D066F2">
        <w:trPr>
          <w:trHeight w:val="165"/>
          <w:trPrChange w:id="98" w:author="He He (Staff)" w:date="2023-08-20T13:06:00Z">
            <w:trPr>
              <w:trHeight w:val="165"/>
            </w:trPr>
          </w:trPrChange>
        </w:trPr>
        <w:tc>
          <w:tcPr>
            <w:tcW w:w="2302" w:type="dxa"/>
            <w:shd w:val="clear" w:color="auto" w:fill="auto"/>
            <w:tcMar>
              <w:top w:w="60" w:type="dxa"/>
              <w:left w:w="60" w:type="dxa"/>
              <w:bottom w:w="60" w:type="dxa"/>
              <w:right w:w="60" w:type="dxa"/>
            </w:tcMar>
            <w:hideMark/>
            <w:tcPrChange w:id="99"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50AF8A50" w14:textId="77777777" w:rsidR="007D2840" w:rsidRPr="007D2840" w:rsidRDefault="007D2840" w:rsidP="002E5761">
            <w:pPr>
              <w:spacing w:line="360" w:lineRule="auto"/>
              <w:jc w:val="both"/>
              <w:rPr>
                <w:rFonts w:ascii="Arial" w:hAnsi="Arial" w:cs="Arial"/>
              </w:rPr>
            </w:pPr>
            <w:proofErr w:type="spellStart"/>
            <w:r w:rsidRPr="007D2840">
              <w:rPr>
                <w:rFonts w:ascii="Arial" w:hAnsi="Arial" w:cs="Arial"/>
                <w:b/>
                <w:bCs/>
              </w:rPr>
              <w:t>Sentiment_Score</w:t>
            </w:r>
            <w:proofErr w:type="spellEnd"/>
          </w:p>
        </w:tc>
        <w:tc>
          <w:tcPr>
            <w:tcW w:w="5170" w:type="dxa"/>
            <w:shd w:val="clear" w:color="auto" w:fill="auto"/>
            <w:tcMar>
              <w:top w:w="60" w:type="dxa"/>
              <w:left w:w="60" w:type="dxa"/>
              <w:bottom w:w="60" w:type="dxa"/>
              <w:right w:w="60" w:type="dxa"/>
            </w:tcMar>
            <w:hideMark/>
            <w:tcPrChange w:id="100"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959F90C" w14:textId="77777777" w:rsidR="007D2840" w:rsidRPr="007D2840" w:rsidRDefault="007D2840" w:rsidP="002E5761">
            <w:pPr>
              <w:spacing w:line="360" w:lineRule="auto"/>
              <w:jc w:val="both"/>
              <w:rPr>
                <w:rFonts w:ascii="Arial" w:hAnsi="Arial" w:cs="Arial"/>
              </w:rPr>
            </w:pPr>
            <w:r w:rsidRPr="007D2840">
              <w:rPr>
                <w:rFonts w:ascii="Arial" w:hAnsi="Arial" w:cs="Arial"/>
              </w:rPr>
              <w:t>Quantifies the sentiment, derived as an average from all pertinent news articles associated with the respective company on a specific day. The score oscillates between -1 (denoting negative sentiment) and 1 (representing positive sentiment).</w:t>
            </w:r>
          </w:p>
        </w:tc>
        <w:tc>
          <w:tcPr>
            <w:tcW w:w="1554" w:type="dxa"/>
            <w:shd w:val="clear" w:color="auto" w:fill="auto"/>
            <w:tcMar>
              <w:top w:w="60" w:type="dxa"/>
              <w:left w:w="60" w:type="dxa"/>
              <w:bottom w:w="60" w:type="dxa"/>
              <w:right w:w="60" w:type="dxa"/>
            </w:tcMar>
            <w:hideMark/>
            <w:tcPrChange w:id="101"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0BB44756" w14:textId="72421D36" w:rsidR="007D2840" w:rsidRPr="007D2840" w:rsidRDefault="001C7B02" w:rsidP="002E5761">
            <w:pPr>
              <w:spacing w:line="360" w:lineRule="auto"/>
              <w:jc w:val="both"/>
              <w:rPr>
                <w:rFonts w:ascii="Arial" w:hAnsi="Arial" w:cs="Arial"/>
              </w:rPr>
            </w:pPr>
            <w:proofErr w:type="spellStart"/>
            <w:r w:rsidRPr="001C7B02">
              <w:rPr>
                <w:rFonts w:ascii="Arial" w:hAnsi="Arial" w:cs="Arial"/>
              </w:rPr>
              <w:t>RavenPack</w:t>
            </w:r>
            <w:proofErr w:type="spellEnd"/>
            <w:r w:rsidRPr="001C7B02">
              <w:rPr>
                <w:rFonts w:ascii="Arial" w:hAnsi="Arial" w:cs="Arial"/>
              </w:rPr>
              <w:t xml:space="preserve"> Analytics</w:t>
            </w:r>
          </w:p>
        </w:tc>
      </w:tr>
      <w:tr w:rsidR="007D2840" w:rsidRPr="007D2840" w14:paraId="7A04957F" w14:textId="77777777" w:rsidTr="00D066F2">
        <w:trPr>
          <w:trHeight w:val="165"/>
          <w:trPrChange w:id="102" w:author="He He (Staff)" w:date="2023-08-20T13:06:00Z">
            <w:trPr>
              <w:trHeight w:val="165"/>
            </w:trPr>
          </w:trPrChange>
        </w:trPr>
        <w:tc>
          <w:tcPr>
            <w:tcW w:w="2302" w:type="dxa"/>
            <w:shd w:val="clear" w:color="auto" w:fill="auto"/>
            <w:tcMar>
              <w:top w:w="60" w:type="dxa"/>
              <w:left w:w="60" w:type="dxa"/>
              <w:bottom w:w="60" w:type="dxa"/>
              <w:right w:w="60" w:type="dxa"/>
            </w:tcMar>
            <w:hideMark/>
            <w:tcPrChange w:id="103"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00613086" w14:textId="77777777" w:rsidR="007D2840" w:rsidRPr="007D2840" w:rsidRDefault="007D2840" w:rsidP="002E5761">
            <w:pPr>
              <w:spacing w:line="360" w:lineRule="auto"/>
              <w:jc w:val="both"/>
              <w:rPr>
                <w:rFonts w:ascii="Arial" w:hAnsi="Arial" w:cs="Arial"/>
              </w:rPr>
            </w:pPr>
            <w:proofErr w:type="spellStart"/>
            <w:r w:rsidRPr="007D2840">
              <w:rPr>
                <w:rFonts w:ascii="Arial" w:hAnsi="Arial" w:cs="Arial"/>
                <w:b/>
                <w:bCs/>
              </w:rPr>
              <w:t>New_Covid_Cases</w:t>
            </w:r>
            <w:proofErr w:type="spellEnd"/>
          </w:p>
        </w:tc>
        <w:tc>
          <w:tcPr>
            <w:tcW w:w="5170" w:type="dxa"/>
            <w:shd w:val="clear" w:color="auto" w:fill="auto"/>
            <w:tcMar>
              <w:top w:w="60" w:type="dxa"/>
              <w:left w:w="60" w:type="dxa"/>
              <w:bottom w:w="60" w:type="dxa"/>
              <w:right w:w="60" w:type="dxa"/>
            </w:tcMar>
            <w:hideMark/>
            <w:tcPrChange w:id="104"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2B8F2307" w14:textId="77777777" w:rsidR="007D2840" w:rsidRPr="007D2840" w:rsidRDefault="007D2840" w:rsidP="002E5761">
            <w:pPr>
              <w:spacing w:line="360" w:lineRule="auto"/>
              <w:jc w:val="both"/>
              <w:rPr>
                <w:rFonts w:ascii="Arial" w:hAnsi="Arial" w:cs="Arial"/>
              </w:rPr>
            </w:pPr>
            <w:r w:rsidRPr="007D2840">
              <w:rPr>
                <w:rFonts w:ascii="Arial" w:hAnsi="Arial" w:cs="Arial"/>
              </w:rPr>
              <w:t>Chronicles the daily count of fresh COVID-19 cases reported in the US.</w:t>
            </w:r>
          </w:p>
        </w:tc>
        <w:tc>
          <w:tcPr>
            <w:tcW w:w="1554" w:type="dxa"/>
            <w:shd w:val="clear" w:color="auto" w:fill="auto"/>
            <w:tcMar>
              <w:top w:w="60" w:type="dxa"/>
              <w:left w:w="60" w:type="dxa"/>
              <w:bottom w:w="60" w:type="dxa"/>
              <w:right w:w="60" w:type="dxa"/>
            </w:tcMar>
            <w:hideMark/>
            <w:tcPrChange w:id="105"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2D3F8CAD" w14:textId="77777777" w:rsidR="007D2840" w:rsidRPr="007D2840" w:rsidRDefault="007D2840" w:rsidP="002E5761">
            <w:pPr>
              <w:spacing w:line="360" w:lineRule="auto"/>
              <w:jc w:val="both"/>
              <w:rPr>
                <w:rFonts w:ascii="Arial" w:hAnsi="Arial" w:cs="Arial"/>
              </w:rPr>
            </w:pPr>
            <w:r w:rsidRPr="007D2840">
              <w:rPr>
                <w:rFonts w:ascii="Arial" w:hAnsi="Arial" w:cs="Arial"/>
              </w:rPr>
              <w:t>Our World in Data</w:t>
            </w:r>
          </w:p>
        </w:tc>
      </w:tr>
      <w:tr w:rsidR="007D2840" w:rsidRPr="007D2840" w14:paraId="3AFDDF71" w14:textId="77777777" w:rsidTr="00D066F2">
        <w:trPr>
          <w:trHeight w:val="165"/>
          <w:trPrChange w:id="106" w:author="He He (Staff)" w:date="2023-08-20T13:06:00Z">
            <w:trPr>
              <w:trHeight w:val="165"/>
            </w:trPr>
          </w:trPrChange>
        </w:trPr>
        <w:tc>
          <w:tcPr>
            <w:tcW w:w="2302" w:type="dxa"/>
            <w:shd w:val="clear" w:color="auto" w:fill="auto"/>
            <w:tcMar>
              <w:top w:w="60" w:type="dxa"/>
              <w:left w:w="60" w:type="dxa"/>
              <w:bottom w:w="60" w:type="dxa"/>
              <w:right w:w="60" w:type="dxa"/>
            </w:tcMar>
            <w:hideMark/>
            <w:tcPrChange w:id="107"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1CE82260" w14:textId="77777777" w:rsidR="007D2840" w:rsidRPr="007D2840" w:rsidRDefault="007D2840" w:rsidP="002E5761">
            <w:pPr>
              <w:spacing w:line="360" w:lineRule="auto"/>
              <w:jc w:val="both"/>
              <w:rPr>
                <w:rFonts w:ascii="Arial" w:hAnsi="Arial" w:cs="Arial"/>
              </w:rPr>
            </w:pPr>
            <w:proofErr w:type="spellStart"/>
            <w:r w:rsidRPr="007D2840">
              <w:rPr>
                <w:rFonts w:ascii="Arial" w:hAnsi="Arial" w:cs="Arial"/>
                <w:b/>
                <w:bCs/>
              </w:rPr>
              <w:t>MarketCap</w:t>
            </w:r>
            <w:proofErr w:type="spellEnd"/>
          </w:p>
        </w:tc>
        <w:tc>
          <w:tcPr>
            <w:tcW w:w="5170" w:type="dxa"/>
            <w:shd w:val="clear" w:color="auto" w:fill="auto"/>
            <w:tcMar>
              <w:top w:w="60" w:type="dxa"/>
              <w:left w:w="60" w:type="dxa"/>
              <w:bottom w:w="60" w:type="dxa"/>
              <w:right w:w="60" w:type="dxa"/>
            </w:tcMar>
            <w:hideMark/>
            <w:tcPrChange w:id="108"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107B6C4F" w14:textId="77777777" w:rsidR="007D2840" w:rsidRPr="007D2840" w:rsidRDefault="007D2840" w:rsidP="002E5761">
            <w:pPr>
              <w:spacing w:line="360" w:lineRule="auto"/>
              <w:jc w:val="both"/>
              <w:rPr>
                <w:rFonts w:ascii="Arial" w:hAnsi="Arial" w:cs="Arial"/>
              </w:rPr>
            </w:pPr>
            <w:r w:rsidRPr="007D2840">
              <w:rPr>
                <w:rFonts w:ascii="Arial" w:hAnsi="Arial" w:cs="Arial"/>
              </w:rPr>
              <w:t>Portrays the market capitalization of the corresponding company on the given date.</w:t>
            </w:r>
          </w:p>
        </w:tc>
        <w:tc>
          <w:tcPr>
            <w:tcW w:w="1554" w:type="dxa"/>
            <w:shd w:val="clear" w:color="auto" w:fill="auto"/>
            <w:tcMar>
              <w:top w:w="60" w:type="dxa"/>
              <w:left w:w="60" w:type="dxa"/>
              <w:bottom w:w="60" w:type="dxa"/>
              <w:right w:w="60" w:type="dxa"/>
            </w:tcMar>
            <w:hideMark/>
            <w:tcPrChange w:id="109"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69F6C559" w14:textId="77777777" w:rsidR="007D2840" w:rsidRPr="007D2840" w:rsidRDefault="007D2840" w:rsidP="002E5761">
            <w:pPr>
              <w:spacing w:line="360" w:lineRule="auto"/>
              <w:jc w:val="both"/>
              <w:rPr>
                <w:rFonts w:ascii="Arial" w:hAnsi="Arial" w:cs="Arial"/>
              </w:rPr>
            </w:pPr>
            <w:r w:rsidRPr="007D2840">
              <w:rPr>
                <w:rFonts w:ascii="Arial" w:hAnsi="Arial" w:cs="Arial"/>
              </w:rPr>
              <w:t>Yahoo Finance</w:t>
            </w:r>
          </w:p>
        </w:tc>
      </w:tr>
      <w:tr w:rsidR="007D2840" w:rsidRPr="007D2840" w14:paraId="338B98B2" w14:textId="77777777" w:rsidTr="00D066F2">
        <w:trPr>
          <w:trHeight w:val="165"/>
          <w:trPrChange w:id="110" w:author="He He (Staff)" w:date="2023-08-20T13:06:00Z">
            <w:trPr>
              <w:trHeight w:val="165"/>
            </w:trPr>
          </w:trPrChange>
        </w:trPr>
        <w:tc>
          <w:tcPr>
            <w:tcW w:w="2302" w:type="dxa"/>
            <w:shd w:val="clear" w:color="auto" w:fill="auto"/>
            <w:tcMar>
              <w:top w:w="60" w:type="dxa"/>
              <w:left w:w="60" w:type="dxa"/>
              <w:bottom w:w="60" w:type="dxa"/>
              <w:right w:w="60" w:type="dxa"/>
            </w:tcMar>
            <w:hideMark/>
            <w:tcPrChange w:id="111"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3871D269" w14:textId="77777777" w:rsidR="007D2840" w:rsidRPr="007D2840" w:rsidRDefault="007D2840" w:rsidP="002E5761">
            <w:pPr>
              <w:spacing w:line="360" w:lineRule="auto"/>
              <w:jc w:val="both"/>
              <w:rPr>
                <w:rFonts w:ascii="Arial" w:hAnsi="Arial" w:cs="Arial"/>
              </w:rPr>
            </w:pPr>
            <w:proofErr w:type="spellStart"/>
            <w:r w:rsidRPr="007D2840">
              <w:rPr>
                <w:rFonts w:ascii="Arial" w:hAnsi="Arial" w:cs="Arial"/>
                <w:b/>
                <w:bCs/>
              </w:rPr>
              <w:t>PandemicPhase</w:t>
            </w:r>
            <w:proofErr w:type="spellEnd"/>
          </w:p>
        </w:tc>
        <w:tc>
          <w:tcPr>
            <w:tcW w:w="5170" w:type="dxa"/>
            <w:shd w:val="clear" w:color="auto" w:fill="auto"/>
            <w:tcMar>
              <w:top w:w="60" w:type="dxa"/>
              <w:left w:w="60" w:type="dxa"/>
              <w:bottom w:w="60" w:type="dxa"/>
              <w:right w:w="60" w:type="dxa"/>
            </w:tcMar>
            <w:hideMark/>
            <w:tcPrChange w:id="112"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01A1D041" w14:textId="77777777" w:rsidR="007D2840" w:rsidRPr="007D2840" w:rsidRDefault="007D2840" w:rsidP="002E5761">
            <w:pPr>
              <w:spacing w:line="360" w:lineRule="auto"/>
              <w:jc w:val="both"/>
              <w:rPr>
                <w:rFonts w:ascii="Arial" w:hAnsi="Arial" w:cs="Arial"/>
              </w:rPr>
            </w:pPr>
            <w:r w:rsidRPr="007D2840">
              <w:rPr>
                <w:rFonts w:ascii="Arial" w:hAnsi="Arial" w:cs="Arial"/>
              </w:rPr>
              <w:t>A binary delineation demarcating the periods before and after the World Health Organization's official declaration of the pandemic on March 11, 2020.</w:t>
            </w:r>
          </w:p>
        </w:tc>
        <w:tc>
          <w:tcPr>
            <w:tcW w:w="1554" w:type="dxa"/>
            <w:shd w:val="clear" w:color="auto" w:fill="auto"/>
            <w:tcMar>
              <w:top w:w="60" w:type="dxa"/>
              <w:left w:w="60" w:type="dxa"/>
              <w:bottom w:w="60" w:type="dxa"/>
              <w:right w:w="60" w:type="dxa"/>
            </w:tcMar>
            <w:hideMark/>
            <w:tcPrChange w:id="113"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7BEF361" w14:textId="77777777" w:rsidR="007D2840" w:rsidRPr="007D2840" w:rsidRDefault="007D2840" w:rsidP="002E5761">
            <w:pPr>
              <w:spacing w:line="360" w:lineRule="auto"/>
              <w:jc w:val="both"/>
              <w:rPr>
                <w:rFonts w:ascii="Arial" w:hAnsi="Arial" w:cs="Arial"/>
              </w:rPr>
            </w:pPr>
            <w:r w:rsidRPr="007D2840">
              <w:rPr>
                <w:rFonts w:ascii="Arial" w:hAnsi="Arial" w:cs="Arial"/>
              </w:rPr>
              <w:t>World Health Organization</w:t>
            </w:r>
          </w:p>
        </w:tc>
      </w:tr>
      <w:tr w:rsidR="007D2840" w:rsidRPr="007D2840" w14:paraId="0A20F672" w14:textId="77777777" w:rsidTr="00D066F2">
        <w:trPr>
          <w:trHeight w:val="165"/>
          <w:trPrChange w:id="114" w:author="He He (Staff)" w:date="2023-08-20T13:06:00Z">
            <w:trPr>
              <w:trHeight w:val="165"/>
            </w:trPr>
          </w:trPrChange>
        </w:trPr>
        <w:tc>
          <w:tcPr>
            <w:tcW w:w="2302" w:type="dxa"/>
            <w:shd w:val="clear" w:color="auto" w:fill="auto"/>
            <w:tcMar>
              <w:top w:w="60" w:type="dxa"/>
              <w:left w:w="60" w:type="dxa"/>
              <w:bottom w:w="60" w:type="dxa"/>
              <w:right w:w="60" w:type="dxa"/>
            </w:tcMar>
            <w:hideMark/>
            <w:tcPrChange w:id="115"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0D6DBC69" w14:textId="77777777" w:rsidR="007D2840" w:rsidRPr="007D2840" w:rsidRDefault="007D2840" w:rsidP="002E5761">
            <w:pPr>
              <w:spacing w:line="360" w:lineRule="auto"/>
              <w:jc w:val="both"/>
              <w:rPr>
                <w:rFonts w:ascii="Arial" w:hAnsi="Arial" w:cs="Arial"/>
              </w:rPr>
            </w:pPr>
            <w:r w:rsidRPr="007D2840">
              <w:rPr>
                <w:rFonts w:ascii="Arial" w:hAnsi="Arial" w:cs="Arial"/>
                <w:b/>
                <w:bCs/>
              </w:rPr>
              <w:t>Volatility</w:t>
            </w:r>
          </w:p>
        </w:tc>
        <w:tc>
          <w:tcPr>
            <w:tcW w:w="5170" w:type="dxa"/>
            <w:shd w:val="clear" w:color="auto" w:fill="auto"/>
            <w:tcMar>
              <w:top w:w="60" w:type="dxa"/>
              <w:left w:w="60" w:type="dxa"/>
              <w:bottom w:w="60" w:type="dxa"/>
              <w:right w:w="60" w:type="dxa"/>
            </w:tcMar>
            <w:hideMark/>
            <w:tcPrChange w:id="116"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45E1B028" w14:textId="77777777" w:rsidR="007D2840" w:rsidRPr="007D2840" w:rsidRDefault="007D2840" w:rsidP="002E5761">
            <w:pPr>
              <w:spacing w:line="360" w:lineRule="auto"/>
              <w:jc w:val="both"/>
              <w:rPr>
                <w:rFonts w:ascii="Arial" w:hAnsi="Arial" w:cs="Arial"/>
              </w:rPr>
            </w:pPr>
            <w:r w:rsidRPr="007D2840">
              <w:rPr>
                <w:rFonts w:ascii="Arial" w:hAnsi="Arial" w:cs="Arial"/>
              </w:rPr>
              <w:t>Evaluated as the rolling standard deviation across the past 5 days of returns.</w:t>
            </w:r>
          </w:p>
        </w:tc>
        <w:tc>
          <w:tcPr>
            <w:tcW w:w="1554" w:type="dxa"/>
            <w:shd w:val="clear" w:color="auto" w:fill="auto"/>
            <w:tcMar>
              <w:top w:w="60" w:type="dxa"/>
              <w:left w:w="60" w:type="dxa"/>
              <w:bottom w:w="60" w:type="dxa"/>
              <w:right w:w="60" w:type="dxa"/>
            </w:tcMar>
            <w:hideMark/>
            <w:tcPrChange w:id="117"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E2FC838" w14:textId="77777777" w:rsidR="007D2840" w:rsidRPr="007D2840" w:rsidRDefault="007D2840" w:rsidP="002E5761">
            <w:pPr>
              <w:spacing w:line="360" w:lineRule="auto"/>
              <w:jc w:val="both"/>
              <w:rPr>
                <w:rFonts w:ascii="Arial" w:hAnsi="Arial" w:cs="Arial"/>
              </w:rPr>
            </w:pPr>
            <w:r w:rsidRPr="007D2840">
              <w:rPr>
                <w:rFonts w:ascii="Arial" w:hAnsi="Arial" w:cs="Arial"/>
              </w:rPr>
              <w:t>Yahoo Finance</w:t>
            </w:r>
          </w:p>
        </w:tc>
      </w:tr>
      <w:tr w:rsidR="007D2840" w:rsidRPr="007D2840" w14:paraId="0583B325" w14:textId="77777777" w:rsidTr="00D066F2">
        <w:trPr>
          <w:trHeight w:val="165"/>
          <w:trPrChange w:id="118" w:author="He He (Staff)" w:date="2023-08-20T13:07:00Z">
            <w:trPr>
              <w:trHeight w:val="165"/>
            </w:trPr>
          </w:trPrChange>
        </w:trPr>
        <w:tc>
          <w:tcPr>
            <w:tcW w:w="2302" w:type="dxa"/>
            <w:shd w:val="clear" w:color="auto" w:fill="auto"/>
            <w:tcMar>
              <w:top w:w="60" w:type="dxa"/>
              <w:left w:w="60" w:type="dxa"/>
              <w:bottom w:w="60" w:type="dxa"/>
              <w:right w:w="60" w:type="dxa"/>
            </w:tcMar>
            <w:hideMark/>
            <w:tcPrChange w:id="119" w:author="He He (Staff)" w:date="2023-08-20T13:07: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2D9B2EAF" w14:textId="77777777" w:rsidR="007D2840" w:rsidRPr="007D2840" w:rsidRDefault="007D2840" w:rsidP="002E5761">
            <w:pPr>
              <w:spacing w:line="360" w:lineRule="auto"/>
              <w:jc w:val="both"/>
              <w:rPr>
                <w:rFonts w:ascii="Arial" w:hAnsi="Arial" w:cs="Arial"/>
              </w:rPr>
            </w:pPr>
            <w:r w:rsidRPr="007D2840">
              <w:rPr>
                <w:rFonts w:ascii="Arial" w:hAnsi="Arial" w:cs="Arial"/>
                <w:b/>
                <w:bCs/>
              </w:rPr>
              <w:t>Year, Month, Weekday</w:t>
            </w:r>
          </w:p>
        </w:tc>
        <w:tc>
          <w:tcPr>
            <w:tcW w:w="5170" w:type="dxa"/>
            <w:shd w:val="clear" w:color="auto" w:fill="auto"/>
            <w:tcMar>
              <w:top w:w="60" w:type="dxa"/>
              <w:left w:w="60" w:type="dxa"/>
              <w:bottom w:w="60" w:type="dxa"/>
              <w:right w:w="60" w:type="dxa"/>
            </w:tcMar>
            <w:hideMark/>
            <w:tcPrChange w:id="120" w:author="He He (Staff)" w:date="2023-08-20T13:07: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55ABD0D" w14:textId="77777777" w:rsidR="007D2840" w:rsidRPr="007D2840" w:rsidRDefault="007D2840" w:rsidP="002E5761">
            <w:pPr>
              <w:spacing w:line="360" w:lineRule="auto"/>
              <w:jc w:val="both"/>
              <w:rPr>
                <w:rFonts w:ascii="Arial" w:hAnsi="Arial" w:cs="Arial"/>
              </w:rPr>
            </w:pPr>
            <w:r w:rsidRPr="007D2840">
              <w:rPr>
                <w:rFonts w:ascii="Arial" w:hAnsi="Arial" w:cs="Arial"/>
              </w:rPr>
              <w:t>Time-oriented features extracted from the Date column.</w:t>
            </w:r>
          </w:p>
        </w:tc>
        <w:tc>
          <w:tcPr>
            <w:tcW w:w="1554" w:type="dxa"/>
            <w:shd w:val="clear" w:color="auto" w:fill="auto"/>
            <w:tcMar>
              <w:top w:w="60" w:type="dxa"/>
              <w:left w:w="60" w:type="dxa"/>
              <w:bottom w:w="60" w:type="dxa"/>
              <w:right w:w="60" w:type="dxa"/>
            </w:tcMar>
            <w:hideMark/>
            <w:tcPrChange w:id="121" w:author="He He (Staff)" w:date="2023-08-20T13:07: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5136E84" w14:textId="77777777" w:rsidR="007D2840" w:rsidRPr="007D2840" w:rsidRDefault="007D2840" w:rsidP="002E5761">
            <w:pPr>
              <w:spacing w:line="360" w:lineRule="auto"/>
              <w:jc w:val="both"/>
              <w:rPr>
                <w:rFonts w:ascii="Arial" w:hAnsi="Arial" w:cs="Arial"/>
              </w:rPr>
            </w:pPr>
            <w:r w:rsidRPr="007D2840">
              <w:rPr>
                <w:rFonts w:ascii="Arial" w:hAnsi="Arial" w:cs="Arial"/>
              </w:rPr>
              <w:t>Yahoo Finance</w:t>
            </w:r>
          </w:p>
        </w:tc>
      </w:tr>
      <w:tr w:rsidR="007D2840" w:rsidRPr="007D2840" w14:paraId="6D08FA1C" w14:textId="77777777" w:rsidTr="00D066F2">
        <w:trPr>
          <w:trHeight w:val="165"/>
          <w:trPrChange w:id="122" w:author="He He (Staff)" w:date="2023-08-20T13:07:00Z">
            <w:trPr>
              <w:trHeight w:val="165"/>
            </w:trPr>
          </w:trPrChange>
        </w:trPr>
        <w:tc>
          <w:tcPr>
            <w:tcW w:w="2302" w:type="dxa"/>
            <w:tcBorders>
              <w:bottom w:val="single" w:sz="4" w:space="0" w:color="auto"/>
            </w:tcBorders>
            <w:shd w:val="clear" w:color="auto" w:fill="auto"/>
            <w:tcMar>
              <w:top w:w="60" w:type="dxa"/>
              <w:left w:w="60" w:type="dxa"/>
              <w:bottom w:w="60" w:type="dxa"/>
              <w:right w:w="60" w:type="dxa"/>
            </w:tcMar>
            <w:hideMark/>
            <w:tcPrChange w:id="123" w:author="He He (Staff)" w:date="2023-08-20T13:07: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287C4937" w14:textId="77777777" w:rsidR="007D2840" w:rsidRPr="007D2840" w:rsidRDefault="007D2840" w:rsidP="002E5761">
            <w:pPr>
              <w:spacing w:line="360" w:lineRule="auto"/>
              <w:jc w:val="both"/>
              <w:rPr>
                <w:rFonts w:ascii="Arial" w:hAnsi="Arial" w:cs="Arial"/>
              </w:rPr>
            </w:pPr>
            <w:proofErr w:type="spellStart"/>
            <w:r w:rsidRPr="007D2840">
              <w:rPr>
                <w:rFonts w:ascii="Arial" w:hAnsi="Arial" w:cs="Arial"/>
                <w:b/>
                <w:bCs/>
              </w:rPr>
              <w:lastRenderedPageBreak/>
              <w:t>PositiveReturn</w:t>
            </w:r>
            <w:proofErr w:type="spellEnd"/>
          </w:p>
        </w:tc>
        <w:tc>
          <w:tcPr>
            <w:tcW w:w="5170" w:type="dxa"/>
            <w:tcBorders>
              <w:bottom w:val="single" w:sz="4" w:space="0" w:color="auto"/>
            </w:tcBorders>
            <w:shd w:val="clear" w:color="auto" w:fill="auto"/>
            <w:tcMar>
              <w:top w:w="60" w:type="dxa"/>
              <w:left w:w="60" w:type="dxa"/>
              <w:bottom w:w="60" w:type="dxa"/>
              <w:right w:w="60" w:type="dxa"/>
            </w:tcMar>
            <w:hideMark/>
            <w:tcPrChange w:id="124" w:author="He He (Staff)" w:date="2023-08-20T13:07: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4311945A" w14:textId="794F527E" w:rsidR="007D2840" w:rsidRPr="007D2840" w:rsidRDefault="007D2840" w:rsidP="002E5761">
            <w:pPr>
              <w:spacing w:line="360" w:lineRule="auto"/>
              <w:jc w:val="both"/>
              <w:rPr>
                <w:rFonts w:ascii="Arial" w:hAnsi="Arial" w:cs="Arial"/>
              </w:rPr>
            </w:pPr>
            <w:commentRangeStart w:id="125"/>
            <w:r w:rsidRPr="007D2840">
              <w:rPr>
                <w:rFonts w:ascii="Arial" w:hAnsi="Arial" w:cs="Arial"/>
              </w:rPr>
              <w:t xml:space="preserve">A binary flag signifying whether the stock registered a positive return on that </w:t>
            </w:r>
            <w:proofErr w:type="spellStart"/>
            <w:r w:rsidRPr="007D2840">
              <w:rPr>
                <w:rFonts w:ascii="Arial" w:hAnsi="Arial" w:cs="Arial"/>
              </w:rPr>
              <w:t>day.</w:t>
            </w:r>
            <w:commentRangeEnd w:id="125"/>
            <w:r w:rsidR="00287CF8">
              <w:rPr>
                <w:rStyle w:val="CommentReference"/>
              </w:rPr>
              <w:commentReference w:id="125"/>
            </w:r>
            <w:commentRangeStart w:id="126"/>
            <w:r w:rsidR="000D23A3" w:rsidRPr="000D23A3">
              <w:rPr>
                <w:rFonts w:ascii="Arial" w:hAnsi="Arial" w:cs="Arial"/>
              </w:rPr>
              <w:t>If</w:t>
            </w:r>
            <w:proofErr w:type="spellEnd"/>
            <w:r w:rsidR="000D23A3" w:rsidRPr="000D23A3">
              <w:rPr>
                <w:rFonts w:ascii="Arial" w:hAnsi="Arial" w:cs="Arial"/>
              </w:rPr>
              <w:t xml:space="preserve"> the value is set to one, it indicates that the stock registered a positive return on that </w:t>
            </w:r>
            <w:proofErr w:type="gramStart"/>
            <w:r w:rsidR="000D23A3" w:rsidRPr="000D23A3">
              <w:rPr>
                <w:rFonts w:ascii="Arial" w:hAnsi="Arial" w:cs="Arial"/>
              </w:rPr>
              <w:t>particular day</w:t>
            </w:r>
            <w:proofErr w:type="gramEnd"/>
            <w:r w:rsidR="000D23A3" w:rsidRPr="000D23A3">
              <w:rPr>
                <w:rFonts w:ascii="Arial" w:hAnsi="Arial" w:cs="Arial"/>
              </w:rPr>
              <w:t>; otherwise, it suggests a non-positive return.</w:t>
            </w:r>
            <w:commentRangeEnd w:id="126"/>
            <w:r w:rsidR="000D23A3">
              <w:rPr>
                <w:rStyle w:val="CommentReference"/>
              </w:rPr>
              <w:commentReference w:id="126"/>
            </w:r>
          </w:p>
        </w:tc>
        <w:tc>
          <w:tcPr>
            <w:tcW w:w="1554" w:type="dxa"/>
            <w:tcBorders>
              <w:bottom w:val="single" w:sz="4" w:space="0" w:color="auto"/>
            </w:tcBorders>
            <w:shd w:val="clear" w:color="auto" w:fill="auto"/>
            <w:tcMar>
              <w:top w:w="60" w:type="dxa"/>
              <w:left w:w="60" w:type="dxa"/>
              <w:bottom w:w="60" w:type="dxa"/>
              <w:right w:w="60" w:type="dxa"/>
            </w:tcMar>
            <w:hideMark/>
            <w:tcPrChange w:id="127" w:author="He He (Staff)" w:date="2023-08-20T13:07: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14752494" w14:textId="77777777" w:rsidR="007D2840" w:rsidRPr="007D2840" w:rsidRDefault="007D2840" w:rsidP="002E5761">
            <w:pPr>
              <w:spacing w:line="360" w:lineRule="auto"/>
              <w:jc w:val="both"/>
              <w:rPr>
                <w:rFonts w:ascii="Arial" w:hAnsi="Arial" w:cs="Arial"/>
              </w:rPr>
            </w:pPr>
            <w:r w:rsidRPr="007D2840">
              <w:rPr>
                <w:rFonts w:ascii="Arial" w:hAnsi="Arial" w:cs="Arial"/>
              </w:rPr>
              <w:t>Yahoo Finance</w:t>
            </w:r>
          </w:p>
        </w:tc>
      </w:tr>
    </w:tbl>
    <w:p w14:paraId="00DC43D4" w14:textId="77777777" w:rsidR="007D2840" w:rsidRDefault="007D2840" w:rsidP="002E5761">
      <w:pPr>
        <w:spacing w:line="360" w:lineRule="auto"/>
        <w:jc w:val="both"/>
        <w:rPr>
          <w:rFonts w:ascii="Arial" w:hAnsi="Arial" w:cs="Arial"/>
        </w:rPr>
      </w:pPr>
    </w:p>
    <w:p w14:paraId="15E1B8E9" w14:textId="1C5263BF" w:rsidR="00E34490" w:rsidRDefault="00E34490" w:rsidP="005F6FD4">
      <w:pPr>
        <w:pStyle w:val="Heading2"/>
      </w:pPr>
      <w:bookmarkStart w:id="128" w:name="_Toc144117205"/>
      <w:commentRangeStart w:id="129"/>
      <w:r w:rsidRPr="007D2840">
        <w:t>3.</w:t>
      </w:r>
      <w:r>
        <w:t xml:space="preserve">4 </w:t>
      </w:r>
      <w:r w:rsidRPr="00E34490">
        <w:t>Dataset Specifications</w:t>
      </w:r>
      <w:commentRangeEnd w:id="129"/>
      <w:r w:rsidR="009E12A0">
        <w:rPr>
          <w:rStyle w:val="CommentReference"/>
        </w:rPr>
        <w:commentReference w:id="129"/>
      </w:r>
      <w:bookmarkEnd w:id="128"/>
    </w:p>
    <w:p w14:paraId="521C8D85" w14:textId="383082F2" w:rsidR="00E34490" w:rsidRDefault="00E34490" w:rsidP="002E5761">
      <w:pPr>
        <w:spacing w:line="360" w:lineRule="auto"/>
        <w:jc w:val="both"/>
        <w:rPr>
          <w:rFonts w:ascii="Arial" w:hAnsi="Arial" w:cs="Arial"/>
        </w:rPr>
      </w:pPr>
      <w:r w:rsidRPr="00E34490">
        <w:rPr>
          <w:rFonts w:ascii="Arial" w:hAnsi="Arial" w:cs="Arial"/>
        </w:rPr>
        <w:t xml:space="preserve">The dataset utilized for this research is a meticulously curated amalgamation of financial metrics, sentiment scores, and pandemic-related data, specifically curated to decipher the intricate dynamics of the stock market in the wake of the COVID-19 pandemic. Derived from the NASDAQ-100 index, the dataset encapsulates observations from 102 companies, representing a diverse spectrum of industries and market capitalizations. Some notable firms included are tech behemoths like Apple, </w:t>
      </w:r>
      <w:r w:rsidR="009E12A0" w:rsidRPr="009E12A0">
        <w:rPr>
          <w:rFonts w:ascii="Arial" w:hAnsi="Arial" w:cs="Arial"/>
        </w:rPr>
        <w:t>NVIDIA</w:t>
      </w:r>
      <w:r w:rsidRPr="00E34490">
        <w:rPr>
          <w:rFonts w:ascii="Arial" w:hAnsi="Arial" w:cs="Arial"/>
        </w:rPr>
        <w:t>, and Microsoft, along with other significant players across different sectors.</w:t>
      </w:r>
    </w:p>
    <w:p w14:paraId="02B19E98" w14:textId="77777777" w:rsidR="009E632E" w:rsidRDefault="009E632E" w:rsidP="002E5761">
      <w:pPr>
        <w:spacing w:line="360" w:lineRule="auto"/>
        <w:jc w:val="both"/>
        <w:rPr>
          <w:rFonts w:ascii="Arial" w:hAnsi="Arial" w:cs="Arial"/>
        </w:rPr>
      </w:pPr>
    </w:p>
    <w:p w14:paraId="1813E466" w14:textId="77777777" w:rsidR="009E632E" w:rsidRDefault="009E632E" w:rsidP="002E5761">
      <w:pPr>
        <w:spacing w:line="360" w:lineRule="auto"/>
        <w:jc w:val="both"/>
        <w:rPr>
          <w:rFonts w:ascii="Arial" w:hAnsi="Arial" w:cs="Arial"/>
        </w:rPr>
      </w:pPr>
      <w:r w:rsidRPr="009E632E">
        <w:rPr>
          <w:rFonts w:ascii="Arial" w:hAnsi="Arial" w:cs="Arial"/>
        </w:rPr>
        <w:t>In total, the dataset boasts a substantial 233,135 observations, offering a comprehensive view of the market's trajectory during the stipulated period. The sentiment scores, a pivotal component of this dataset, exhibit a range from a minimum of -96.88 to a maximum of 66.62, with a median sentiment value of 0.06. These scores provide insights into the market's sentiment, reflecting investor perceptions and reactions to daily news and events.</w:t>
      </w:r>
    </w:p>
    <w:p w14:paraId="4E5C6E77" w14:textId="77777777" w:rsidR="00F176B0" w:rsidRDefault="00F176B0" w:rsidP="002E5761">
      <w:pPr>
        <w:spacing w:line="360" w:lineRule="auto"/>
        <w:jc w:val="both"/>
        <w:rPr>
          <w:rFonts w:ascii="Arial" w:hAnsi="Arial" w:cs="Arial"/>
        </w:rPr>
      </w:pPr>
    </w:p>
    <w:p w14:paraId="0E5178E5" w14:textId="5427010D" w:rsidR="00454D39" w:rsidRDefault="00454D39" w:rsidP="001E066A">
      <w:pPr>
        <w:pStyle w:val="Caption"/>
      </w:pPr>
      <w:bookmarkStart w:id="130" w:name="_Toc144117268"/>
      <w:r>
        <w:t xml:space="preserve">Table </w:t>
      </w:r>
      <w:fldSimple w:instr=" SEQ Table \* ARABIC ">
        <w:r w:rsidR="00590585">
          <w:rPr>
            <w:noProof/>
          </w:rPr>
          <w:t>2</w:t>
        </w:r>
      </w:fldSimple>
      <w:r>
        <w:t xml:space="preserve"> </w:t>
      </w:r>
      <w:r w:rsidRPr="007C790F">
        <w:t>Sample of Companies with Their Tickers</w:t>
      </w:r>
      <w:bookmarkEnd w:id="130"/>
    </w:p>
    <w:tbl>
      <w:tblPr>
        <w:tblW w:w="0" w:type="auto"/>
        <w:jc w:val="center"/>
        <w:tblCellMar>
          <w:left w:w="0" w:type="dxa"/>
          <w:right w:w="0" w:type="dxa"/>
        </w:tblCellMar>
        <w:tblLook w:val="04A0" w:firstRow="1" w:lastRow="0" w:firstColumn="1" w:lastColumn="0" w:noHBand="0" w:noVBand="1"/>
      </w:tblPr>
      <w:tblGrid>
        <w:gridCol w:w="2280"/>
        <w:gridCol w:w="706"/>
      </w:tblGrid>
      <w:tr w:rsidR="00EA7E83" w:rsidRPr="00F176B0" w14:paraId="6C642CE4" w14:textId="77777777" w:rsidTr="00454D39">
        <w:trPr>
          <w:trHeight w:val="165"/>
          <w:jc w:val="center"/>
        </w:trPr>
        <w:tc>
          <w:tcPr>
            <w:tcW w:w="2280" w:type="dxa"/>
            <w:tcBorders>
              <w:top w:val="single" w:sz="4" w:space="0" w:color="auto"/>
              <w:bottom w:val="single" w:sz="4" w:space="0" w:color="auto"/>
            </w:tcBorders>
            <w:shd w:val="clear" w:color="auto" w:fill="auto"/>
            <w:tcMar>
              <w:top w:w="60" w:type="dxa"/>
              <w:left w:w="60" w:type="dxa"/>
              <w:bottom w:w="60" w:type="dxa"/>
              <w:right w:w="60" w:type="dxa"/>
            </w:tcMar>
            <w:hideMark/>
          </w:tcPr>
          <w:p w14:paraId="6B3EC5E1" w14:textId="77777777" w:rsidR="00EA7E83" w:rsidRPr="00F176B0" w:rsidRDefault="00EA7E83" w:rsidP="002E5761">
            <w:pPr>
              <w:spacing w:line="360" w:lineRule="auto"/>
              <w:jc w:val="both"/>
              <w:rPr>
                <w:rFonts w:ascii="Arial" w:hAnsi="Arial" w:cs="Arial"/>
                <w:sz w:val="20"/>
                <w:szCs w:val="20"/>
              </w:rPr>
            </w:pPr>
            <w:commentRangeStart w:id="131"/>
            <w:r w:rsidRPr="00F176B0">
              <w:rPr>
                <w:rFonts w:ascii="Arial" w:hAnsi="Arial" w:cs="Arial"/>
                <w:b/>
                <w:bCs/>
                <w:sz w:val="20"/>
                <w:szCs w:val="20"/>
              </w:rPr>
              <w:t>Company</w:t>
            </w:r>
            <w:commentRangeEnd w:id="131"/>
            <w:r>
              <w:rPr>
                <w:rStyle w:val="CommentReference"/>
              </w:rPr>
              <w:commentReference w:id="131"/>
            </w:r>
            <w:r w:rsidRPr="00F176B0">
              <w:rPr>
                <w:rFonts w:ascii="Arial" w:hAnsi="Arial" w:cs="Arial"/>
                <w:b/>
                <w:bCs/>
                <w:sz w:val="20"/>
                <w:szCs w:val="20"/>
              </w:rPr>
              <w:t xml:space="preserve"> name</w:t>
            </w:r>
          </w:p>
        </w:tc>
        <w:tc>
          <w:tcPr>
            <w:tcW w:w="706" w:type="dxa"/>
            <w:tcBorders>
              <w:top w:val="single" w:sz="4" w:space="0" w:color="auto"/>
              <w:bottom w:val="single" w:sz="4" w:space="0" w:color="auto"/>
            </w:tcBorders>
            <w:shd w:val="clear" w:color="auto" w:fill="auto"/>
            <w:tcMar>
              <w:top w:w="60" w:type="dxa"/>
              <w:left w:w="60" w:type="dxa"/>
              <w:bottom w:w="60" w:type="dxa"/>
              <w:right w:w="60" w:type="dxa"/>
            </w:tcMar>
            <w:hideMark/>
          </w:tcPr>
          <w:p w14:paraId="623A29D8" w14:textId="77777777" w:rsidR="00EA7E83" w:rsidRPr="00F176B0" w:rsidRDefault="00EA7E83" w:rsidP="002E5761">
            <w:pPr>
              <w:spacing w:line="360" w:lineRule="auto"/>
              <w:jc w:val="both"/>
              <w:rPr>
                <w:rFonts w:ascii="Arial" w:hAnsi="Arial" w:cs="Arial"/>
                <w:sz w:val="20"/>
                <w:szCs w:val="20"/>
              </w:rPr>
            </w:pPr>
            <w:r w:rsidRPr="00F176B0">
              <w:rPr>
                <w:rFonts w:ascii="Arial" w:hAnsi="Arial" w:cs="Arial"/>
                <w:b/>
                <w:bCs/>
                <w:sz w:val="20"/>
                <w:szCs w:val="20"/>
              </w:rPr>
              <w:t>Ticker</w:t>
            </w:r>
          </w:p>
        </w:tc>
      </w:tr>
      <w:tr w:rsidR="00EA7E83" w:rsidRPr="00F176B0" w14:paraId="3525B052" w14:textId="77777777" w:rsidTr="00454D39">
        <w:trPr>
          <w:trHeight w:val="180"/>
          <w:jc w:val="center"/>
        </w:trPr>
        <w:tc>
          <w:tcPr>
            <w:tcW w:w="2280" w:type="dxa"/>
            <w:tcBorders>
              <w:top w:val="single" w:sz="4" w:space="0" w:color="auto"/>
            </w:tcBorders>
            <w:shd w:val="clear" w:color="auto" w:fill="auto"/>
            <w:tcMar>
              <w:top w:w="60" w:type="dxa"/>
              <w:left w:w="60" w:type="dxa"/>
              <w:bottom w:w="60" w:type="dxa"/>
              <w:right w:w="60" w:type="dxa"/>
            </w:tcMar>
            <w:hideMark/>
          </w:tcPr>
          <w:p w14:paraId="5A1B1678" w14:textId="77777777" w:rsidR="00EA7E83" w:rsidRPr="00F176B0" w:rsidRDefault="00EA7E83" w:rsidP="002E5761">
            <w:pPr>
              <w:spacing w:line="360" w:lineRule="auto"/>
              <w:jc w:val="both"/>
              <w:rPr>
                <w:rFonts w:ascii="Arial" w:hAnsi="Arial" w:cs="Arial"/>
                <w:sz w:val="20"/>
                <w:szCs w:val="20"/>
              </w:rPr>
            </w:pPr>
            <w:r w:rsidRPr="00F176B0">
              <w:rPr>
                <w:rFonts w:ascii="Arial" w:hAnsi="Arial" w:cs="Arial"/>
                <w:b/>
                <w:bCs/>
                <w:sz w:val="20"/>
                <w:szCs w:val="20"/>
              </w:rPr>
              <w:t>Microsoft Corp</w:t>
            </w:r>
          </w:p>
        </w:tc>
        <w:tc>
          <w:tcPr>
            <w:tcW w:w="706" w:type="dxa"/>
            <w:tcBorders>
              <w:top w:val="single" w:sz="4" w:space="0" w:color="auto"/>
            </w:tcBorders>
            <w:shd w:val="clear" w:color="auto" w:fill="auto"/>
            <w:tcMar>
              <w:top w:w="60" w:type="dxa"/>
              <w:left w:w="60" w:type="dxa"/>
              <w:bottom w:w="60" w:type="dxa"/>
              <w:right w:w="60" w:type="dxa"/>
            </w:tcMar>
            <w:hideMark/>
          </w:tcPr>
          <w:p w14:paraId="5C39EC28" w14:textId="77777777" w:rsidR="00EA7E83" w:rsidRPr="00F176B0" w:rsidRDefault="00EA7E83" w:rsidP="002E5761">
            <w:pPr>
              <w:spacing w:line="360" w:lineRule="auto"/>
              <w:jc w:val="both"/>
              <w:rPr>
                <w:rFonts w:ascii="Arial" w:hAnsi="Arial" w:cs="Arial"/>
                <w:sz w:val="20"/>
                <w:szCs w:val="20"/>
              </w:rPr>
            </w:pPr>
            <w:r w:rsidRPr="00F176B0">
              <w:rPr>
                <w:rFonts w:ascii="Arial" w:hAnsi="Arial" w:cs="Arial"/>
                <w:sz w:val="20"/>
                <w:szCs w:val="20"/>
              </w:rPr>
              <w:t>MSFT</w:t>
            </w:r>
          </w:p>
        </w:tc>
      </w:tr>
      <w:tr w:rsidR="00EA7E83" w:rsidRPr="00F176B0" w14:paraId="48513517" w14:textId="77777777" w:rsidTr="00454D39">
        <w:trPr>
          <w:trHeight w:val="165"/>
          <w:jc w:val="center"/>
        </w:trPr>
        <w:tc>
          <w:tcPr>
            <w:tcW w:w="2280" w:type="dxa"/>
            <w:shd w:val="clear" w:color="auto" w:fill="auto"/>
            <w:tcMar>
              <w:top w:w="60" w:type="dxa"/>
              <w:left w:w="60" w:type="dxa"/>
              <w:bottom w:w="60" w:type="dxa"/>
              <w:right w:w="60" w:type="dxa"/>
            </w:tcMar>
            <w:hideMark/>
          </w:tcPr>
          <w:p w14:paraId="01EA01F3" w14:textId="77777777" w:rsidR="00EA7E83" w:rsidRPr="00F176B0" w:rsidRDefault="00EA7E83" w:rsidP="002E5761">
            <w:pPr>
              <w:spacing w:line="360" w:lineRule="auto"/>
              <w:jc w:val="both"/>
              <w:rPr>
                <w:rFonts w:ascii="Arial" w:hAnsi="Arial" w:cs="Arial"/>
                <w:sz w:val="20"/>
                <w:szCs w:val="20"/>
              </w:rPr>
            </w:pPr>
            <w:r w:rsidRPr="00F176B0">
              <w:rPr>
                <w:rFonts w:ascii="Arial" w:hAnsi="Arial" w:cs="Arial"/>
                <w:b/>
                <w:bCs/>
                <w:sz w:val="20"/>
                <w:szCs w:val="20"/>
              </w:rPr>
              <w:t>Apple Inc</w:t>
            </w:r>
          </w:p>
        </w:tc>
        <w:tc>
          <w:tcPr>
            <w:tcW w:w="706" w:type="dxa"/>
            <w:shd w:val="clear" w:color="auto" w:fill="auto"/>
            <w:tcMar>
              <w:top w:w="60" w:type="dxa"/>
              <w:left w:w="60" w:type="dxa"/>
              <w:bottom w:w="60" w:type="dxa"/>
              <w:right w:w="60" w:type="dxa"/>
            </w:tcMar>
            <w:hideMark/>
          </w:tcPr>
          <w:p w14:paraId="095977AF" w14:textId="77777777" w:rsidR="00EA7E83" w:rsidRPr="00F176B0" w:rsidRDefault="00EA7E83" w:rsidP="002E5761">
            <w:pPr>
              <w:spacing w:line="360" w:lineRule="auto"/>
              <w:jc w:val="both"/>
              <w:rPr>
                <w:rFonts w:ascii="Arial" w:hAnsi="Arial" w:cs="Arial"/>
                <w:sz w:val="20"/>
                <w:szCs w:val="20"/>
              </w:rPr>
            </w:pPr>
            <w:r w:rsidRPr="00F176B0">
              <w:rPr>
                <w:rFonts w:ascii="Arial" w:hAnsi="Arial" w:cs="Arial"/>
                <w:sz w:val="20"/>
                <w:szCs w:val="20"/>
              </w:rPr>
              <w:t>AAPL</w:t>
            </w:r>
          </w:p>
        </w:tc>
      </w:tr>
      <w:tr w:rsidR="00EA7E83" w:rsidRPr="00F176B0" w14:paraId="3449CA62" w14:textId="77777777" w:rsidTr="00454D39">
        <w:trPr>
          <w:trHeight w:val="165"/>
          <w:jc w:val="center"/>
        </w:trPr>
        <w:tc>
          <w:tcPr>
            <w:tcW w:w="2280" w:type="dxa"/>
            <w:shd w:val="clear" w:color="auto" w:fill="auto"/>
            <w:tcMar>
              <w:top w:w="60" w:type="dxa"/>
              <w:left w:w="60" w:type="dxa"/>
              <w:bottom w:w="60" w:type="dxa"/>
              <w:right w:w="60" w:type="dxa"/>
            </w:tcMar>
            <w:hideMark/>
          </w:tcPr>
          <w:p w14:paraId="6E6E8CE2" w14:textId="77777777" w:rsidR="00EA7E83" w:rsidRPr="00F176B0" w:rsidRDefault="00EA7E83" w:rsidP="002E5761">
            <w:pPr>
              <w:spacing w:line="360" w:lineRule="auto"/>
              <w:jc w:val="both"/>
              <w:rPr>
                <w:rFonts w:ascii="Arial" w:hAnsi="Arial" w:cs="Arial"/>
                <w:sz w:val="20"/>
                <w:szCs w:val="20"/>
              </w:rPr>
            </w:pPr>
            <w:r w:rsidRPr="00F176B0">
              <w:rPr>
                <w:rFonts w:ascii="Arial" w:hAnsi="Arial" w:cs="Arial"/>
                <w:b/>
                <w:bCs/>
                <w:sz w:val="20"/>
                <w:szCs w:val="20"/>
              </w:rPr>
              <w:t>NVIDIA Corp</w:t>
            </w:r>
          </w:p>
        </w:tc>
        <w:tc>
          <w:tcPr>
            <w:tcW w:w="706" w:type="dxa"/>
            <w:shd w:val="clear" w:color="auto" w:fill="auto"/>
            <w:tcMar>
              <w:top w:w="60" w:type="dxa"/>
              <w:left w:w="60" w:type="dxa"/>
              <w:bottom w:w="60" w:type="dxa"/>
              <w:right w:w="60" w:type="dxa"/>
            </w:tcMar>
            <w:hideMark/>
          </w:tcPr>
          <w:p w14:paraId="221FAD58" w14:textId="77777777" w:rsidR="00EA7E83" w:rsidRPr="00F176B0" w:rsidRDefault="00EA7E83" w:rsidP="002E5761">
            <w:pPr>
              <w:spacing w:line="360" w:lineRule="auto"/>
              <w:jc w:val="both"/>
              <w:rPr>
                <w:rFonts w:ascii="Arial" w:hAnsi="Arial" w:cs="Arial"/>
                <w:sz w:val="20"/>
                <w:szCs w:val="20"/>
              </w:rPr>
            </w:pPr>
            <w:r w:rsidRPr="00F176B0">
              <w:rPr>
                <w:rFonts w:ascii="Arial" w:hAnsi="Arial" w:cs="Arial"/>
                <w:sz w:val="20"/>
                <w:szCs w:val="20"/>
              </w:rPr>
              <w:t>NVDA</w:t>
            </w:r>
          </w:p>
        </w:tc>
      </w:tr>
      <w:tr w:rsidR="00D93939" w:rsidRPr="00F176B0" w14:paraId="6FA6EE96" w14:textId="77777777" w:rsidTr="00454D39">
        <w:trPr>
          <w:trHeight w:val="165"/>
          <w:jc w:val="center"/>
        </w:trPr>
        <w:tc>
          <w:tcPr>
            <w:tcW w:w="2280" w:type="dxa"/>
            <w:tcBorders>
              <w:bottom w:val="single" w:sz="4" w:space="0" w:color="auto"/>
            </w:tcBorders>
            <w:shd w:val="clear" w:color="auto" w:fill="auto"/>
            <w:tcMar>
              <w:top w:w="60" w:type="dxa"/>
              <w:left w:w="60" w:type="dxa"/>
              <w:bottom w:w="60" w:type="dxa"/>
              <w:right w:w="60" w:type="dxa"/>
            </w:tcMar>
          </w:tcPr>
          <w:p w14:paraId="043793A0" w14:textId="4397E1C9" w:rsidR="00D93939" w:rsidRPr="00F176B0" w:rsidRDefault="00D93939" w:rsidP="002E5761">
            <w:pPr>
              <w:spacing w:line="360" w:lineRule="auto"/>
              <w:jc w:val="both"/>
              <w:rPr>
                <w:rFonts w:ascii="Arial" w:hAnsi="Arial" w:cs="Arial"/>
                <w:b/>
                <w:bCs/>
                <w:sz w:val="20"/>
                <w:szCs w:val="20"/>
              </w:rPr>
            </w:pPr>
            <w:r>
              <w:rPr>
                <w:rFonts w:ascii="Arial" w:hAnsi="Arial" w:cs="Arial"/>
                <w:b/>
                <w:bCs/>
                <w:sz w:val="20"/>
                <w:szCs w:val="20"/>
              </w:rPr>
              <w:t>…</w:t>
            </w:r>
          </w:p>
        </w:tc>
        <w:tc>
          <w:tcPr>
            <w:tcW w:w="706" w:type="dxa"/>
            <w:tcBorders>
              <w:bottom w:val="single" w:sz="4" w:space="0" w:color="auto"/>
            </w:tcBorders>
            <w:shd w:val="clear" w:color="auto" w:fill="auto"/>
            <w:tcMar>
              <w:top w:w="60" w:type="dxa"/>
              <w:left w:w="60" w:type="dxa"/>
              <w:bottom w:w="60" w:type="dxa"/>
              <w:right w:w="60" w:type="dxa"/>
            </w:tcMar>
          </w:tcPr>
          <w:p w14:paraId="63272442" w14:textId="453308DD" w:rsidR="00D93939" w:rsidRPr="00F176B0" w:rsidRDefault="00D93939" w:rsidP="002E5761">
            <w:pPr>
              <w:spacing w:line="360" w:lineRule="auto"/>
              <w:jc w:val="both"/>
              <w:rPr>
                <w:rFonts w:ascii="Arial" w:hAnsi="Arial" w:cs="Arial"/>
                <w:sz w:val="20"/>
                <w:szCs w:val="20"/>
              </w:rPr>
            </w:pPr>
            <w:r>
              <w:rPr>
                <w:rFonts w:ascii="Arial" w:hAnsi="Arial" w:cs="Arial"/>
                <w:sz w:val="20"/>
                <w:szCs w:val="20"/>
              </w:rPr>
              <w:t>…</w:t>
            </w:r>
          </w:p>
        </w:tc>
      </w:tr>
    </w:tbl>
    <w:p w14:paraId="62293424" w14:textId="77777777" w:rsidR="00EA7E83" w:rsidRPr="00F176B0" w:rsidRDefault="00EA7E83" w:rsidP="002E5761">
      <w:pPr>
        <w:jc w:val="both"/>
        <w:rPr>
          <w:rFonts w:ascii="Arial" w:hAnsi="Arial" w:cs="Arial"/>
        </w:rPr>
      </w:pPr>
    </w:p>
    <w:p w14:paraId="5F6B2985" w14:textId="77777777" w:rsidR="00EA7E83" w:rsidRDefault="00EA7E83" w:rsidP="002E5761">
      <w:pPr>
        <w:spacing w:line="360" w:lineRule="auto"/>
        <w:jc w:val="both"/>
        <w:rPr>
          <w:rFonts w:ascii="Arial" w:hAnsi="Arial" w:cs="Arial"/>
        </w:rPr>
      </w:pPr>
    </w:p>
    <w:p w14:paraId="59BB1B6F" w14:textId="05535C5D" w:rsidR="009E632E" w:rsidRPr="00E34490" w:rsidRDefault="00EA7E83" w:rsidP="002E5761">
      <w:pPr>
        <w:spacing w:line="360" w:lineRule="auto"/>
        <w:jc w:val="both"/>
        <w:rPr>
          <w:rFonts w:ascii="Arial" w:hAnsi="Arial" w:cs="Arial"/>
        </w:rPr>
      </w:pPr>
      <w:r w:rsidRPr="00EA7E83">
        <w:rPr>
          <w:rFonts w:ascii="Arial" w:hAnsi="Arial" w:cs="Arial"/>
        </w:rPr>
        <w:t>(Note: The table represents a sample of the companies included in the dataset. The complete list can be found in the appendix.)</w:t>
      </w:r>
    </w:p>
    <w:p w14:paraId="1AC132DC" w14:textId="77777777" w:rsidR="00E34490" w:rsidRPr="00E34490" w:rsidRDefault="00E34490" w:rsidP="002E5761">
      <w:pPr>
        <w:spacing w:line="360" w:lineRule="auto"/>
        <w:jc w:val="both"/>
        <w:rPr>
          <w:rFonts w:ascii="Arial" w:hAnsi="Arial" w:cs="Arial"/>
          <w:b/>
          <w:bCs/>
          <w:sz w:val="28"/>
          <w:szCs w:val="28"/>
        </w:rPr>
      </w:pPr>
    </w:p>
    <w:p w14:paraId="478365A3" w14:textId="32461EEA" w:rsidR="00C33B54" w:rsidRPr="007700BA" w:rsidRDefault="007700BA" w:rsidP="005F6FD4">
      <w:pPr>
        <w:pStyle w:val="Heading1"/>
      </w:pPr>
      <w:bookmarkStart w:id="132" w:name="_Toc144117206"/>
      <w:r w:rsidRPr="007700BA">
        <w:t xml:space="preserve">4. </w:t>
      </w:r>
      <w:proofErr w:type="spellStart"/>
      <w:r w:rsidRPr="007700BA">
        <w:t>Preprocessing</w:t>
      </w:r>
      <w:bookmarkEnd w:id="132"/>
      <w:proofErr w:type="spellEnd"/>
    </w:p>
    <w:p w14:paraId="7317F467" w14:textId="1B909AF5" w:rsidR="006C2D07" w:rsidRPr="006C2D07" w:rsidRDefault="006C2D07" w:rsidP="002E5761">
      <w:pPr>
        <w:spacing w:line="360" w:lineRule="auto"/>
        <w:jc w:val="both"/>
        <w:rPr>
          <w:rFonts w:ascii="Arial" w:hAnsi="Arial" w:cs="Arial"/>
        </w:rPr>
      </w:pPr>
      <w:r w:rsidRPr="006C2D07">
        <w:rPr>
          <w:rFonts w:ascii="Arial" w:hAnsi="Arial" w:cs="Arial"/>
        </w:rPr>
        <w:t xml:space="preserve">The primary objective of </w:t>
      </w:r>
      <w:proofErr w:type="spellStart"/>
      <w:r w:rsidRPr="006C2D07">
        <w:rPr>
          <w:rFonts w:ascii="Arial" w:hAnsi="Arial" w:cs="Arial"/>
        </w:rPr>
        <w:t>preprocessing</w:t>
      </w:r>
      <w:proofErr w:type="spellEnd"/>
      <w:r w:rsidRPr="006C2D07">
        <w:rPr>
          <w:rFonts w:ascii="Arial" w:hAnsi="Arial" w:cs="Arial"/>
        </w:rPr>
        <w:t xml:space="preserve"> is to ensure that data is in an appropriate state for subsequent analysis, making it a critical stage in the data pipeline. In finance, data often comes from multiple sources, each with its unique characteristics and potential pitfalls, such as missing values. Addressing these issues is paramount to ensure the robustness of any </w:t>
      </w:r>
      <w:proofErr w:type="spellStart"/>
      <w:r w:rsidRPr="006C2D07">
        <w:rPr>
          <w:rFonts w:ascii="Arial" w:hAnsi="Arial" w:cs="Arial"/>
        </w:rPr>
        <w:t>modeling</w:t>
      </w:r>
      <w:proofErr w:type="spellEnd"/>
      <w:r w:rsidRPr="006C2D07">
        <w:rPr>
          <w:rFonts w:ascii="Arial" w:hAnsi="Arial" w:cs="Arial"/>
        </w:rPr>
        <w:t xml:space="preserve"> efforts that follow.</w:t>
      </w:r>
    </w:p>
    <w:p w14:paraId="5C89F166" w14:textId="77777777" w:rsidR="007700BA" w:rsidRDefault="007700BA" w:rsidP="002E5761">
      <w:pPr>
        <w:spacing w:line="360" w:lineRule="auto"/>
        <w:jc w:val="both"/>
        <w:rPr>
          <w:rFonts w:ascii="Arial" w:hAnsi="Arial" w:cs="Arial"/>
        </w:rPr>
      </w:pPr>
    </w:p>
    <w:p w14:paraId="68CED061" w14:textId="5A087E79" w:rsidR="006C2D07" w:rsidRPr="00113F09" w:rsidRDefault="006C2D07" w:rsidP="005F6FD4">
      <w:pPr>
        <w:pStyle w:val="Heading2"/>
      </w:pPr>
      <w:bookmarkStart w:id="133" w:name="_Toc144117207"/>
      <w:r w:rsidRPr="00113F09">
        <w:t>4.1 Handling Missing Values</w:t>
      </w:r>
      <w:bookmarkEnd w:id="133"/>
    </w:p>
    <w:p w14:paraId="3F8CCE04" w14:textId="77777777" w:rsidR="00926855" w:rsidRPr="00926855" w:rsidRDefault="00926855" w:rsidP="002E5761">
      <w:pPr>
        <w:spacing w:line="360" w:lineRule="auto"/>
        <w:jc w:val="both"/>
        <w:rPr>
          <w:rFonts w:ascii="Arial" w:hAnsi="Arial" w:cs="Arial"/>
        </w:rPr>
      </w:pPr>
      <w:r w:rsidRPr="00926855">
        <w:rPr>
          <w:rFonts w:ascii="Arial" w:hAnsi="Arial" w:cs="Arial"/>
        </w:rPr>
        <w:t xml:space="preserve">One of the most common challenges in financial datasets is the occurrence of missing values. An initial assessment revealed that our dataset had </w:t>
      </w:r>
      <w:commentRangeStart w:id="134"/>
      <w:commentRangeStart w:id="135"/>
      <w:r w:rsidRPr="00926855">
        <w:rPr>
          <w:rFonts w:ascii="Arial" w:hAnsi="Arial" w:cs="Arial"/>
        </w:rPr>
        <w:t xml:space="preserve">30,397 missing values in the </w:t>
      </w:r>
      <w:proofErr w:type="spellStart"/>
      <w:r w:rsidRPr="00926855">
        <w:rPr>
          <w:rFonts w:ascii="Arial" w:hAnsi="Arial" w:cs="Arial"/>
        </w:rPr>
        <w:t>Sentiment_Score</w:t>
      </w:r>
      <w:proofErr w:type="spellEnd"/>
      <w:r w:rsidRPr="00926855">
        <w:rPr>
          <w:rFonts w:ascii="Arial" w:hAnsi="Arial" w:cs="Arial"/>
        </w:rPr>
        <w:t xml:space="preserve"> column and 150,833 in the </w:t>
      </w:r>
      <w:proofErr w:type="spellStart"/>
      <w:r w:rsidRPr="00926855">
        <w:rPr>
          <w:rFonts w:ascii="Arial" w:hAnsi="Arial" w:cs="Arial"/>
        </w:rPr>
        <w:t>New_Covid_Cases</w:t>
      </w:r>
      <w:proofErr w:type="spellEnd"/>
      <w:r w:rsidRPr="00926855">
        <w:rPr>
          <w:rFonts w:ascii="Arial" w:hAnsi="Arial" w:cs="Arial"/>
        </w:rPr>
        <w:t xml:space="preserve"> column.</w:t>
      </w:r>
      <w:commentRangeEnd w:id="134"/>
      <w:r w:rsidR="00130226">
        <w:rPr>
          <w:rStyle w:val="CommentReference"/>
        </w:rPr>
        <w:commentReference w:id="134"/>
      </w:r>
      <w:commentRangeEnd w:id="135"/>
      <w:r w:rsidR="00743A6C">
        <w:rPr>
          <w:rStyle w:val="CommentReference"/>
        </w:rPr>
        <w:commentReference w:id="135"/>
      </w:r>
    </w:p>
    <w:p w14:paraId="034D38C6" w14:textId="77777777" w:rsidR="00113F09" w:rsidRDefault="00113F09" w:rsidP="002E5761">
      <w:pPr>
        <w:spacing w:line="360" w:lineRule="auto"/>
        <w:jc w:val="both"/>
        <w:rPr>
          <w:rFonts w:ascii="Arial" w:hAnsi="Arial" w:cs="Arial"/>
        </w:rPr>
      </w:pPr>
    </w:p>
    <w:p w14:paraId="026A6C56" w14:textId="77777777" w:rsidR="00926855" w:rsidRPr="00926855" w:rsidRDefault="00926855" w:rsidP="002E5761">
      <w:pPr>
        <w:spacing w:line="360" w:lineRule="auto"/>
        <w:jc w:val="both"/>
        <w:rPr>
          <w:rFonts w:ascii="Arial" w:hAnsi="Arial" w:cs="Arial"/>
        </w:rPr>
      </w:pPr>
      <w:r w:rsidRPr="00926855">
        <w:rPr>
          <w:rFonts w:ascii="Arial" w:hAnsi="Arial" w:cs="Arial"/>
        </w:rPr>
        <w:t xml:space="preserve">For the </w:t>
      </w:r>
      <w:proofErr w:type="spellStart"/>
      <w:r w:rsidRPr="00926855">
        <w:rPr>
          <w:rFonts w:ascii="Arial" w:hAnsi="Arial" w:cs="Arial"/>
        </w:rPr>
        <w:t>New_Covid_Cases</w:t>
      </w:r>
      <w:proofErr w:type="spellEnd"/>
      <w:r w:rsidRPr="00926855">
        <w:rPr>
          <w:rFonts w:ascii="Arial" w:hAnsi="Arial" w:cs="Arial"/>
        </w:rPr>
        <w:t xml:space="preserve"> column, the missing values were imputed with zeros. This choice is justified given the nature of the data: on days where no new cases are reported or data isn't available, it's reasonable to consider the new cases as zero.</w:t>
      </w:r>
    </w:p>
    <w:p w14:paraId="47CAD6D7" w14:textId="77777777" w:rsidR="00926855" w:rsidRPr="00926855" w:rsidRDefault="00926855" w:rsidP="002E5761">
      <w:pPr>
        <w:spacing w:line="360" w:lineRule="auto"/>
        <w:jc w:val="both"/>
        <w:rPr>
          <w:rFonts w:ascii="Arial" w:hAnsi="Arial" w:cs="Arial"/>
        </w:rPr>
      </w:pPr>
    </w:p>
    <w:p w14:paraId="25ECFE73" w14:textId="19F122E1" w:rsidR="00113F09" w:rsidRDefault="00926855" w:rsidP="002E5761">
      <w:pPr>
        <w:spacing w:line="360" w:lineRule="auto"/>
        <w:jc w:val="both"/>
        <w:rPr>
          <w:rFonts w:ascii="Arial" w:hAnsi="Arial" w:cs="Arial"/>
        </w:rPr>
      </w:pPr>
      <w:r w:rsidRPr="00926855">
        <w:rPr>
          <w:rFonts w:ascii="Arial" w:hAnsi="Arial" w:cs="Arial"/>
        </w:rPr>
        <w:t xml:space="preserve">However, the </w:t>
      </w:r>
      <w:proofErr w:type="spellStart"/>
      <w:r w:rsidRPr="00926855">
        <w:rPr>
          <w:rFonts w:ascii="Arial" w:hAnsi="Arial" w:cs="Arial"/>
        </w:rPr>
        <w:t>Sentiment_Score</w:t>
      </w:r>
      <w:proofErr w:type="spellEnd"/>
      <w:r w:rsidRPr="00926855">
        <w:rPr>
          <w:rFonts w:ascii="Arial" w:hAnsi="Arial" w:cs="Arial"/>
        </w:rPr>
        <w:t xml:space="preserve"> column presents a more intricate scenario. A deeper dive revealed </w:t>
      </w:r>
      <w:del w:id="136" w:author="He He (Staff)" w:date="2023-08-20T13:16:00Z">
        <w:r w:rsidRPr="00926855" w:rsidDel="00130226">
          <w:rPr>
            <w:rFonts w:ascii="Arial" w:hAnsi="Arial" w:cs="Arial"/>
          </w:rPr>
          <w:delText>that specific tickers like</w:delText>
        </w:r>
      </w:del>
      <w:ins w:id="137" w:author="He He (Staff)" w:date="2023-08-20T13:16:00Z">
        <w:r w:rsidR="00130226">
          <w:rPr>
            <w:rFonts w:ascii="Arial" w:hAnsi="Arial" w:cs="Arial"/>
          </w:rPr>
          <w:t>two companies (</w:t>
        </w:r>
      </w:ins>
      <w:r w:rsidR="00946622" w:rsidRPr="00946622">
        <w:rPr>
          <w:rFonts w:ascii="Arial" w:hAnsi="Arial" w:cs="Arial"/>
        </w:rPr>
        <w:t>PepsiCo</w:t>
      </w:r>
      <w:commentRangeStart w:id="138"/>
      <w:del w:id="139" w:author="He He (Staff)" w:date="2023-08-20T13:16:00Z">
        <w:r w:rsidRPr="00926855" w:rsidDel="00130226">
          <w:rPr>
            <w:rFonts w:ascii="Arial" w:hAnsi="Arial" w:cs="Arial"/>
          </w:rPr>
          <w:delText xml:space="preserve"> </w:delText>
        </w:r>
      </w:del>
      <w:r w:rsidR="00946622">
        <w:rPr>
          <w:rFonts w:ascii="Arial" w:hAnsi="Arial" w:cs="Arial"/>
        </w:rPr>
        <w:t xml:space="preserve"> </w:t>
      </w:r>
      <w:r w:rsidRPr="00926855">
        <w:rPr>
          <w:rFonts w:ascii="Arial" w:hAnsi="Arial" w:cs="Arial"/>
        </w:rPr>
        <w:t>and</w:t>
      </w:r>
      <w:commentRangeEnd w:id="138"/>
      <w:r w:rsidR="00130226">
        <w:rPr>
          <w:rStyle w:val="CommentReference"/>
        </w:rPr>
        <w:commentReference w:id="138"/>
      </w:r>
      <w:r w:rsidR="005D234E" w:rsidRPr="005D234E">
        <w:t xml:space="preserve"> </w:t>
      </w:r>
      <w:r w:rsidR="005D234E" w:rsidRPr="005D234E">
        <w:rPr>
          <w:rFonts w:ascii="Arial" w:hAnsi="Arial" w:cs="Arial"/>
        </w:rPr>
        <w:t>Activision Blizzard</w:t>
      </w:r>
      <w:ins w:id="140" w:author="He He (Staff)" w:date="2023-08-20T13:16:00Z">
        <w:r w:rsidR="00130226">
          <w:rPr>
            <w:rFonts w:ascii="Arial" w:hAnsi="Arial" w:cs="Arial"/>
          </w:rPr>
          <w:t>)</w:t>
        </w:r>
      </w:ins>
      <w:r w:rsidRPr="00926855">
        <w:rPr>
          <w:rFonts w:ascii="Arial" w:hAnsi="Arial" w:cs="Arial"/>
        </w:rPr>
        <w:t xml:space="preserve"> lacked sentiment scores </w:t>
      </w:r>
      <w:del w:id="141" w:author="He He (Staff)" w:date="2023-08-20T13:16:00Z">
        <w:r w:rsidRPr="00926855" w:rsidDel="00130226">
          <w:rPr>
            <w:rFonts w:ascii="Arial" w:hAnsi="Arial" w:cs="Arial"/>
          </w:rPr>
          <w:delText>altogether</w:delText>
        </w:r>
      </w:del>
      <w:ins w:id="142" w:author="He He (Staff)" w:date="2023-08-20T13:16:00Z">
        <w:r w:rsidR="00130226">
          <w:rPr>
            <w:rFonts w:ascii="Arial" w:hAnsi="Arial" w:cs="Arial"/>
          </w:rPr>
          <w:t>across the sample period</w:t>
        </w:r>
      </w:ins>
      <w:r w:rsidRPr="00926855">
        <w:rPr>
          <w:rFonts w:ascii="Arial" w:hAnsi="Arial" w:cs="Arial"/>
        </w:rPr>
        <w:t xml:space="preserve">. It's plausible that these companies might not have had significant news coverage or that the data source did not track their sentiment for the given period. Given the complete absence of sentiment data for these tickers, </w:t>
      </w:r>
      <w:del w:id="143" w:author="He He (Staff)" w:date="2023-08-20T13:17:00Z">
        <w:r w:rsidRPr="00926855" w:rsidDel="00130226">
          <w:rPr>
            <w:rFonts w:ascii="Arial" w:hAnsi="Arial" w:cs="Arial"/>
          </w:rPr>
          <w:delText xml:space="preserve">they </w:delText>
        </w:r>
      </w:del>
      <w:ins w:id="144" w:author="He He (Staff)" w:date="2023-08-20T13:17:00Z">
        <w:r w:rsidR="00130226">
          <w:rPr>
            <w:rFonts w:ascii="Arial" w:hAnsi="Arial" w:cs="Arial"/>
          </w:rPr>
          <w:t>these two companies</w:t>
        </w:r>
        <w:r w:rsidR="00130226" w:rsidRPr="00926855">
          <w:rPr>
            <w:rFonts w:ascii="Arial" w:hAnsi="Arial" w:cs="Arial"/>
          </w:rPr>
          <w:t xml:space="preserve"> </w:t>
        </w:r>
      </w:ins>
      <w:r w:rsidRPr="00926855">
        <w:rPr>
          <w:rFonts w:ascii="Arial" w:hAnsi="Arial" w:cs="Arial"/>
        </w:rPr>
        <w:t xml:space="preserve">were excluded from the dataset to avoid biasing the models with potentially misleading zeros. For the remaining entries, missing values in the </w:t>
      </w:r>
      <w:proofErr w:type="spellStart"/>
      <w:r w:rsidRPr="00926855">
        <w:rPr>
          <w:rFonts w:ascii="Arial" w:hAnsi="Arial" w:cs="Arial"/>
        </w:rPr>
        <w:t>Sentiment_Score</w:t>
      </w:r>
      <w:proofErr w:type="spellEnd"/>
      <w:r w:rsidRPr="00926855">
        <w:rPr>
          <w:rFonts w:ascii="Arial" w:hAnsi="Arial" w:cs="Arial"/>
        </w:rPr>
        <w:t xml:space="preserve"> column were filled with zeros, operating under the assumption that a missing value might imply neutral sentiment or lack of significant news on that </w:t>
      </w:r>
      <w:proofErr w:type="gramStart"/>
      <w:r w:rsidRPr="00926855">
        <w:rPr>
          <w:rFonts w:ascii="Arial" w:hAnsi="Arial" w:cs="Arial"/>
        </w:rPr>
        <w:t>particular day</w:t>
      </w:r>
      <w:proofErr w:type="gramEnd"/>
      <w:r w:rsidRPr="00926855">
        <w:rPr>
          <w:rFonts w:ascii="Arial" w:hAnsi="Arial" w:cs="Arial"/>
        </w:rPr>
        <w:t>.</w:t>
      </w:r>
    </w:p>
    <w:p w14:paraId="28853F37" w14:textId="77777777" w:rsidR="00113F09" w:rsidRDefault="00113F09" w:rsidP="002E5761">
      <w:pPr>
        <w:spacing w:line="360" w:lineRule="auto"/>
        <w:jc w:val="both"/>
        <w:rPr>
          <w:rFonts w:ascii="Arial" w:hAnsi="Arial" w:cs="Arial"/>
        </w:rPr>
      </w:pPr>
    </w:p>
    <w:p w14:paraId="611CFC84" w14:textId="53C47439" w:rsidR="006C2D07" w:rsidRPr="00926855" w:rsidRDefault="006C2D07" w:rsidP="005F6FD4">
      <w:pPr>
        <w:pStyle w:val="Heading2"/>
      </w:pPr>
      <w:bookmarkStart w:id="145" w:name="_Toc144117208"/>
      <w:r w:rsidRPr="00926855">
        <w:t>4.2</w:t>
      </w:r>
      <w:r w:rsidR="00926855" w:rsidRPr="00926855">
        <w:t xml:space="preserve"> Visualization of Missing Data</w:t>
      </w:r>
      <w:bookmarkEnd w:id="145"/>
    </w:p>
    <w:p w14:paraId="684B200A" w14:textId="0116CF1E" w:rsidR="003E7EEC" w:rsidRPr="003E7EEC" w:rsidRDefault="00926855" w:rsidP="002E5761">
      <w:pPr>
        <w:spacing w:line="360" w:lineRule="auto"/>
        <w:jc w:val="both"/>
        <w:rPr>
          <w:rFonts w:ascii="Arial" w:hAnsi="Arial" w:cs="Arial"/>
        </w:rPr>
      </w:pPr>
      <w:r w:rsidRPr="00926855">
        <w:rPr>
          <w:rFonts w:ascii="Arial" w:hAnsi="Arial" w:cs="Arial"/>
        </w:rPr>
        <w:t>A</w:t>
      </w:r>
      <w:del w:id="146" w:author="He He (Staff)" w:date="2023-08-20T13:18:00Z">
        <w:r w:rsidRPr="00926855" w:rsidDel="00130226">
          <w:rPr>
            <w:rFonts w:ascii="Arial" w:hAnsi="Arial" w:cs="Arial"/>
          </w:rPr>
          <w:delText>n insightful</w:delText>
        </w:r>
      </w:del>
      <w:r w:rsidRPr="00926855">
        <w:rPr>
          <w:rFonts w:ascii="Arial" w:hAnsi="Arial" w:cs="Arial"/>
        </w:rPr>
        <w:t xml:space="preserve"> visualization was generated to highlight the top 20 tickers with the highest count of missing </w:t>
      </w:r>
      <w:proofErr w:type="spellStart"/>
      <w:r w:rsidRPr="00926855">
        <w:rPr>
          <w:rFonts w:ascii="Arial" w:hAnsi="Arial" w:cs="Arial"/>
        </w:rPr>
        <w:t>Sentiment_Score</w:t>
      </w:r>
      <w:proofErr w:type="spellEnd"/>
      <w:r w:rsidRPr="00926855">
        <w:rPr>
          <w:rFonts w:ascii="Arial" w:hAnsi="Arial" w:cs="Arial"/>
        </w:rPr>
        <w:t xml:space="preserve"> values. </w:t>
      </w:r>
      <w:commentRangeStart w:id="147"/>
      <w:r w:rsidRPr="00926855">
        <w:rPr>
          <w:rFonts w:ascii="Arial" w:hAnsi="Arial" w:cs="Arial"/>
        </w:rPr>
        <w:t>This visualization can aid in understanding whether the missingness is random or if it correlates with specific tickers.</w:t>
      </w:r>
      <w:commentRangeEnd w:id="147"/>
      <w:r w:rsidR="00287CF8">
        <w:rPr>
          <w:rStyle w:val="CommentReference"/>
        </w:rPr>
        <w:commentReference w:id="147"/>
      </w:r>
      <w:r w:rsidR="003E7EEC" w:rsidRPr="003E7EEC">
        <w:rPr>
          <w:rFonts w:ascii="Arial" w:hAnsi="Arial" w:cs="Arial"/>
        </w:rPr>
        <w:t xml:space="preserve"> </w:t>
      </w:r>
      <w:commentRangeStart w:id="148"/>
      <w:r w:rsidR="003E7EEC" w:rsidRPr="003E7EEC">
        <w:rPr>
          <w:rFonts w:ascii="Arial" w:hAnsi="Arial" w:cs="Arial"/>
        </w:rPr>
        <w:t xml:space="preserve">Both PepsiCo and Activision Blizzard exhibited a complete absence of sentiment scores throughout the </w:t>
      </w:r>
      <w:r w:rsidR="003E7EEC" w:rsidRPr="003E7EEC">
        <w:rPr>
          <w:rFonts w:ascii="Arial" w:hAnsi="Arial" w:cs="Arial"/>
        </w:rPr>
        <w:lastRenderedPageBreak/>
        <w:t>sample period. This conspicuous absence suggests that the missing values for these firms are not random. One potential explanation is that these companies might not have garnered substantial news coverage during this period, or the data source might have excluded their sentiment for the duration under study.</w:t>
      </w:r>
    </w:p>
    <w:p w14:paraId="2518FC79" w14:textId="77777777" w:rsidR="003E7EEC" w:rsidRPr="003E7EEC" w:rsidRDefault="003E7EEC" w:rsidP="002E5761">
      <w:pPr>
        <w:spacing w:line="360" w:lineRule="auto"/>
        <w:jc w:val="both"/>
        <w:rPr>
          <w:rFonts w:ascii="Arial" w:hAnsi="Arial" w:cs="Arial"/>
        </w:rPr>
      </w:pPr>
    </w:p>
    <w:p w14:paraId="4A9A6375" w14:textId="0BF59563" w:rsidR="003E7EEC" w:rsidRPr="003E7EEC" w:rsidRDefault="003E7EEC" w:rsidP="002E5761">
      <w:pPr>
        <w:spacing w:line="360" w:lineRule="auto"/>
        <w:jc w:val="both"/>
        <w:rPr>
          <w:rFonts w:ascii="Arial" w:hAnsi="Arial" w:cs="Arial"/>
        </w:rPr>
      </w:pPr>
      <w:r w:rsidRPr="003E7EEC">
        <w:rPr>
          <w:rFonts w:ascii="Arial" w:hAnsi="Arial" w:cs="Arial"/>
        </w:rPr>
        <w:t xml:space="preserve">In contrast, firms including Atlassian </w:t>
      </w:r>
      <w:proofErr w:type="gramStart"/>
      <w:r w:rsidRPr="003E7EEC">
        <w:rPr>
          <w:rFonts w:ascii="Arial" w:hAnsi="Arial" w:cs="Arial"/>
        </w:rPr>
        <w:t>Corp</w:t>
      </w:r>
      <w:r>
        <w:rPr>
          <w:rFonts w:ascii="Arial" w:hAnsi="Arial" w:cs="Arial"/>
        </w:rPr>
        <w:t>(</w:t>
      </w:r>
      <w:proofErr w:type="gramEnd"/>
      <w:r>
        <w:rPr>
          <w:rFonts w:ascii="Arial" w:hAnsi="Arial" w:cs="Arial"/>
        </w:rPr>
        <w:t xml:space="preserve">TEAM), </w:t>
      </w:r>
      <w:r w:rsidRPr="003E7EEC">
        <w:rPr>
          <w:rFonts w:ascii="Arial" w:hAnsi="Arial" w:cs="Arial"/>
        </w:rPr>
        <w:t>CoStar Group Inc</w:t>
      </w:r>
      <w:r>
        <w:rPr>
          <w:rFonts w:ascii="Arial" w:hAnsi="Arial" w:cs="Arial"/>
        </w:rPr>
        <w:t>(CSGP)</w:t>
      </w:r>
      <w:r w:rsidRPr="003E7EEC">
        <w:rPr>
          <w:rFonts w:ascii="Arial" w:hAnsi="Arial" w:cs="Arial"/>
        </w:rPr>
        <w:t>, and others demonstrated occasional occurrences of missing sentiment scores. This observation implies that while these companies had sentiment data on specific days, there were instances where sentiment information was absent, potentially due to a lack of significant news coverage or other external factors. Such intermittent missing values could be indicative of the fact that certain companies, despite being prominent in the NASDAQ-100, might not always be the focal point of news cycles. This could be attributed to various reasons, ranging from the sector they operate in, the magnitude of their financial operations on specific days, or the overshadowing presence of other major financial or global events that divert media attention.</w:t>
      </w:r>
    </w:p>
    <w:p w14:paraId="1FE64D82" w14:textId="77777777" w:rsidR="003E7EEC" w:rsidRPr="003E7EEC" w:rsidRDefault="003E7EEC" w:rsidP="002E5761">
      <w:pPr>
        <w:spacing w:line="360" w:lineRule="auto"/>
        <w:jc w:val="both"/>
        <w:rPr>
          <w:rFonts w:ascii="Arial" w:hAnsi="Arial" w:cs="Arial"/>
        </w:rPr>
      </w:pPr>
    </w:p>
    <w:p w14:paraId="057E92D0" w14:textId="61382B13" w:rsidR="00926855" w:rsidRDefault="003E7EEC" w:rsidP="002E5761">
      <w:pPr>
        <w:spacing w:line="360" w:lineRule="auto"/>
        <w:jc w:val="both"/>
        <w:rPr>
          <w:rFonts w:ascii="Arial" w:hAnsi="Arial" w:cs="Arial"/>
        </w:rPr>
      </w:pPr>
      <w:r w:rsidRPr="003E7EEC">
        <w:rPr>
          <w:rFonts w:ascii="Arial" w:hAnsi="Arial" w:cs="Arial"/>
        </w:rPr>
        <w:t xml:space="preserve">Given the patterns discerned, </w:t>
      </w:r>
      <w:proofErr w:type="gramStart"/>
      <w:r w:rsidRPr="003E7EEC">
        <w:rPr>
          <w:rFonts w:ascii="Arial" w:hAnsi="Arial" w:cs="Arial"/>
        </w:rPr>
        <w:t>it is clear that addressing</w:t>
      </w:r>
      <w:proofErr w:type="gramEnd"/>
      <w:r w:rsidRPr="003E7EEC">
        <w:rPr>
          <w:rFonts w:ascii="Arial" w:hAnsi="Arial" w:cs="Arial"/>
        </w:rPr>
        <w:t xml:space="preserve"> missing values is of paramount importance. The decision to fill these gaps with zeros, especially for firms with occasional missing data, might imply days with neutral sentiment or a lack of meaningful news. This decision, while practical, is a pivotal </w:t>
      </w:r>
      <w:proofErr w:type="spellStart"/>
      <w:r w:rsidRPr="003E7EEC">
        <w:rPr>
          <w:rFonts w:ascii="Arial" w:hAnsi="Arial" w:cs="Arial"/>
        </w:rPr>
        <w:t>preprocessing</w:t>
      </w:r>
      <w:proofErr w:type="spellEnd"/>
      <w:r w:rsidRPr="003E7EEC">
        <w:rPr>
          <w:rFonts w:ascii="Arial" w:hAnsi="Arial" w:cs="Arial"/>
        </w:rPr>
        <w:t xml:space="preserve"> step that sets the stage for the subsequent analysis, underscoring the importance of thorough data handling in financial research.</w:t>
      </w:r>
      <w:commentRangeEnd w:id="148"/>
      <w:r w:rsidR="00BD39A6">
        <w:rPr>
          <w:rStyle w:val="CommentReference"/>
        </w:rPr>
        <w:commentReference w:id="148"/>
      </w:r>
    </w:p>
    <w:p w14:paraId="533115EF" w14:textId="77777777" w:rsidR="00454D39" w:rsidRDefault="00926855" w:rsidP="002E5761">
      <w:pPr>
        <w:keepNext/>
        <w:spacing w:line="360" w:lineRule="auto"/>
        <w:jc w:val="both"/>
      </w:pPr>
      <w:r w:rsidRPr="00926855">
        <w:rPr>
          <w:rFonts w:ascii="Arial" w:hAnsi="Arial" w:cs="Arial"/>
          <w:noProof/>
        </w:rPr>
        <w:lastRenderedPageBreak/>
        <w:drawing>
          <wp:inline distT="0" distB="0" distL="0" distR="0" wp14:anchorId="1F616955" wp14:editId="683C92BA">
            <wp:extent cx="5731510" cy="4573905"/>
            <wp:effectExtent l="0" t="0" r="0" b="0"/>
            <wp:docPr id="395746890" name="Picture 1" descr="A graph of a number of missing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6890" name="Picture 1" descr="A graph of a number of missing values&#10;&#10;Description automatically generated"/>
                    <pic:cNvPicPr/>
                  </pic:nvPicPr>
                  <pic:blipFill>
                    <a:blip r:embed="rId12"/>
                    <a:stretch>
                      <a:fillRect/>
                    </a:stretch>
                  </pic:blipFill>
                  <pic:spPr>
                    <a:xfrm>
                      <a:off x="0" y="0"/>
                      <a:ext cx="5731510" cy="4573905"/>
                    </a:xfrm>
                    <a:prstGeom prst="rect">
                      <a:avLst/>
                    </a:prstGeom>
                  </pic:spPr>
                </pic:pic>
              </a:graphicData>
            </a:graphic>
          </wp:inline>
        </w:drawing>
      </w:r>
    </w:p>
    <w:p w14:paraId="4CECB494" w14:textId="1332BB87" w:rsidR="00E03A5E" w:rsidRPr="00E03A5E" w:rsidRDefault="00454D39" w:rsidP="001E066A">
      <w:pPr>
        <w:pStyle w:val="Caption"/>
        <w:rPr>
          <w:rFonts w:cs="Arial"/>
        </w:rPr>
      </w:pPr>
      <w:bookmarkStart w:id="149" w:name="_Toc144117272"/>
      <w:r>
        <w:t xml:space="preserve">Figure </w:t>
      </w:r>
      <w:fldSimple w:instr=" SEQ Figure \* ARABIC ">
        <w:r w:rsidR="00106BF3">
          <w:rPr>
            <w:noProof/>
          </w:rPr>
          <w:t>1</w:t>
        </w:r>
      </w:fldSimple>
      <w:r>
        <w:t xml:space="preserve"> Top 20 tickers with most missing in news sentiment score.</w:t>
      </w:r>
      <w:bookmarkEnd w:id="149"/>
    </w:p>
    <w:p w14:paraId="713B6403" w14:textId="77777777" w:rsidR="007700BA" w:rsidRDefault="007700BA" w:rsidP="002E5761">
      <w:pPr>
        <w:spacing w:line="360" w:lineRule="auto"/>
        <w:jc w:val="both"/>
        <w:rPr>
          <w:rFonts w:ascii="Arial" w:hAnsi="Arial" w:cs="Arial"/>
        </w:rPr>
      </w:pPr>
    </w:p>
    <w:p w14:paraId="02D94305" w14:textId="23E2F5BC" w:rsidR="00C33B54" w:rsidRPr="00670EA7" w:rsidRDefault="00670EA7" w:rsidP="005F6FD4">
      <w:pPr>
        <w:pStyle w:val="Heading1"/>
      </w:pPr>
      <w:bookmarkStart w:id="150" w:name="_Toc144117209"/>
      <w:r w:rsidRPr="00670EA7">
        <w:t>5</w:t>
      </w:r>
      <w:r w:rsidR="00C33B54" w:rsidRPr="00670EA7">
        <w:t>. Feature Engineering</w:t>
      </w:r>
      <w:bookmarkEnd w:id="150"/>
    </w:p>
    <w:p w14:paraId="7D7E973E" w14:textId="676E8829" w:rsidR="00C33B54" w:rsidRPr="00131B15" w:rsidRDefault="00C33B54" w:rsidP="002E5761">
      <w:pPr>
        <w:spacing w:line="360" w:lineRule="auto"/>
        <w:jc w:val="both"/>
        <w:rPr>
          <w:rFonts w:ascii="Arial" w:hAnsi="Arial" w:cs="Arial"/>
        </w:rPr>
      </w:pPr>
      <w:r w:rsidRPr="00131B15">
        <w:rPr>
          <w:rFonts w:ascii="Arial" w:hAnsi="Arial" w:cs="Arial"/>
        </w:rPr>
        <w:t xml:space="preserve">Feature engineering is a pivotal phase in the data science pipeline, especially in the realm of financial machine learning, where the intricacies of the financial world meld with the mathematical rigor of machine learning. By transforming, aggregating, or creating new variables from existing data, </w:t>
      </w:r>
      <w:r w:rsidR="003E4F6C">
        <w:rPr>
          <w:rFonts w:ascii="Arial" w:hAnsi="Arial" w:cs="Arial"/>
        </w:rPr>
        <w:t>I</w:t>
      </w:r>
      <w:r w:rsidRPr="00131B15">
        <w:rPr>
          <w:rFonts w:ascii="Arial" w:hAnsi="Arial" w:cs="Arial"/>
        </w:rPr>
        <w:t xml:space="preserve"> aspire to enhance the predictive power of our machine learning models. In the context of this study, where </w:t>
      </w:r>
      <w:r w:rsidR="003E4F6C">
        <w:rPr>
          <w:rFonts w:ascii="Arial" w:hAnsi="Arial" w:cs="Arial"/>
        </w:rPr>
        <w:t>I</w:t>
      </w:r>
      <w:r w:rsidRPr="00131B15">
        <w:rPr>
          <w:rFonts w:ascii="Arial" w:hAnsi="Arial" w:cs="Arial"/>
        </w:rPr>
        <w:t xml:space="preserve"> aim to predict stock returns through an amalgamation of stock price data, news sentiment, and pandemic-related metrics, the significance of feature engineering cannot be overstated.</w:t>
      </w:r>
    </w:p>
    <w:p w14:paraId="36D93ABE" w14:textId="77777777" w:rsidR="00C33B54" w:rsidRPr="00131B15" w:rsidRDefault="00C33B54" w:rsidP="002E5761">
      <w:pPr>
        <w:spacing w:line="360" w:lineRule="auto"/>
        <w:jc w:val="both"/>
        <w:rPr>
          <w:rFonts w:ascii="Arial" w:hAnsi="Arial" w:cs="Arial"/>
        </w:rPr>
      </w:pPr>
    </w:p>
    <w:p w14:paraId="4F2261F6" w14:textId="6FFE8D3B" w:rsidR="00C33B54" w:rsidRPr="00670EA7" w:rsidRDefault="00670EA7" w:rsidP="005F6FD4">
      <w:pPr>
        <w:pStyle w:val="Heading2"/>
      </w:pPr>
      <w:bookmarkStart w:id="151" w:name="_Toc144117210"/>
      <w:r w:rsidRPr="00670EA7">
        <w:t>5</w:t>
      </w:r>
      <w:r w:rsidR="00C33B54" w:rsidRPr="00670EA7">
        <w:t>.1 Time-Based Features</w:t>
      </w:r>
      <w:bookmarkEnd w:id="151"/>
    </w:p>
    <w:p w14:paraId="7A6E71A5" w14:textId="5B1969A0" w:rsidR="00C33B54" w:rsidRPr="00287CF8" w:rsidRDefault="00C33B54" w:rsidP="002E5761">
      <w:pPr>
        <w:spacing w:line="360" w:lineRule="auto"/>
        <w:jc w:val="both"/>
        <w:rPr>
          <w:rFonts w:ascii="Arial" w:eastAsia="DengXian" w:hAnsi="Arial" w:cs="Arial"/>
          <w:lang w:val="en-US" w:eastAsia="zh-CN"/>
          <w:rPrChange w:id="152" w:author="He He (Staff)" w:date="2023-08-20T13:25:00Z">
            <w:rPr>
              <w:rFonts w:ascii="Arial" w:hAnsi="Arial" w:cs="Arial"/>
            </w:rPr>
          </w:rPrChange>
        </w:rPr>
      </w:pPr>
      <w:r w:rsidRPr="00131B15">
        <w:rPr>
          <w:rFonts w:ascii="Arial" w:hAnsi="Arial" w:cs="Arial"/>
        </w:rPr>
        <w:t xml:space="preserve">Time, inherently sequential, holds paramount importance in financial datasets. Extracting finer granularities from the date, such as year, month, and weekday, can provide the model with valuable temporal context. This aids in discerning seasonality, </w:t>
      </w:r>
      <w:r w:rsidRPr="00131B15">
        <w:rPr>
          <w:rFonts w:ascii="Arial" w:hAnsi="Arial" w:cs="Arial"/>
        </w:rPr>
        <w:lastRenderedPageBreak/>
        <w:t>trends, or specific day-of-week effects that might be latent in the stock returns.</w:t>
      </w:r>
      <w:ins w:id="153" w:author="He He (Staff)" w:date="2023-08-20T13:22:00Z">
        <w:r w:rsidR="00287CF8">
          <w:rPr>
            <w:rFonts w:ascii="Arial" w:hAnsi="Arial" w:cs="Arial"/>
          </w:rPr>
          <w:t xml:space="preserve"> </w:t>
        </w:r>
      </w:ins>
      <w:commentRangeStart w:id="154"/>
      <w:ins w:id="155" w:author="He He (Staff)" w:date="2023-08-20T13:23:00Z">
        <w:r w:rsidR="00287CF8" w:rsidRPr="00287CF8">
          <w:rPr>
            <w:rFonts w:ascii="Arial" w:hAnsi="Arial" w:cs="Arial"/>
            <w:i/>
            <w:iCs/>
            <w:rPrChange w:id="156" w:author="He He (Staff)" w:date="2023-08-20T13:25:00Z">
              <w:rPr>
                <w:rFonts w:ascii="Arial" w:hAnsi="Arial" w:cs="Arial"/>
                <w:b/>
                <w:bCs/>
              </w:rPr>
            </w:rPrChange>
          </w:rPr>
          <w:t xml:space="preserve">Year, Month, Weekday </w:t>
        </w:r>
        <w:r w:rsidR="00287CF8" w:rsidRPr="00287CF8">
          <w:rPr>
            <w:rFonts w:ascii="Arial" w:hAnsi="Arial" w:cs="Arial"/>
            <w:lang w:val="en-US"/>
            <w:rPrChange w:id="157" w:author="He He (Staff)" w:date="2023-08-20T13:25:00Z">
              <w:rPr>
                <w:rFonts w:ascii="Arial" w:hAnsi="Arial" w:cs="Arial"/>
                <w:b/>
                <w:bCs/>
                <w:lang w:val="en-US"/>
              </w:rPr>
            </w:rPrChange>
          </w:rPr>
          <w:t xml:space="preserve">variables are constructed used to capture the time-relevant information. </w:t>
        </w:r>
      </w:ins>
      <w:commentRangeEnd w:id="154"/>
      <w:ins w:id="158" w:author="He He (Staff)" w:date="2023-08-20T13:24:00Z">
        <w:r w:rsidR="00287CF8" w:rsidRPr="00287CF8">
          <w:rPr>
            <w:rStyle w:val="CommentReference"/>
          </w:rPr>
          <w:commentReference w:id="154"/>
        </w:r>
      </w:ins>
    </w:p>
    <w:p w14:paraId="60DD2F86" w14:textId="77777777" w:rsidR="00C33B54" w:rsidRPr="00131B15" w:rsidRDefault="00C33B54" w:rsidP="002E5761">
      <w:pPr>
        <w:spacing w:line="360" w:lineRule="auto"/>
        <w:jc w:val="both"/>
        <w:rPr>
          <w:rFonts w:ascii="Arial" w:hAnsi="Arial" w:cs="Arial"/>
        </w:rPr>
      </w:pPr>
    </w:p>
    <w:p w14:paraId="4854489C" w14:textId="1E89A8E3" w:rsidR="00C33B54" w:rsidRPr="00670EA7" w:rsidRDefault="00670EA7" w:rsidP="005F6FD4">
      <w:pPr>
        <w:pStyle w:val="Heading2"/>
      </w:pPr>
      <w:bookmarkStart w:id="159" w:name="_Toc144117211"/>
      <w:r>
        <w:t>5</w:t>
      </w:r>
      <w:r w:rsidR="00C33B54" w:rsidRPr="00670EA7">
        <w:t>.2 Pandemic Phase Indicator</w:t>
      </w:r>
      <w:bookmarkEnd w:id="159"/>
    </w:p>
    <w:p w14:paraId="3C76C179" w14:textId="77777777" w:rsidR="00C33B54" w:rsidRPr="00131B15" w:rsidRDefault="00C33B54" w:rsidP="002E5761">
      <w:pPr>
        <w:spacing w:line="360" w:lineRule="auto"/>
        <w:jc w:val="both"/>
        <w:rPr>
          <w:rFonts w:ascii="Arial" w:hAnsi="Arial" w:cs="Arial"/>
        </w:rPr>
      </w:pPr>
      <w:r w:rsidRPr="00131B15">
        <w:rPr>
          <w:rFonts w:ascii="Arial" w:hAnsi="Arial" w:cs="Arial"/>
        </w:rPr>
        <w:t xml:space="preserve">The COVID-19 pandemic has indubitably left an indelible mark on the financial markets. To encapsulate this transformative event, a binary variable, </w:t>
      </w:r>
      <w:r w:rsidRPr="00287CF8">
        <w:rPr>
          <w:rFonts w:ascii="Arial" w:hAnsi="Arial" w:cs="Arial"/>
          <w:i/>
          <w:iCs/>
          <w:rPrChange w:id="160" w:author="He He (Staff)" w:date="2023-08-20T13:25:00Z">
            <w:rPr>
              <w:rFonts w:ascii="Arial" w:hAnsi="Arial" w:cs="Arial"/>
            </w:rPr>
          </w:rPrChange>
        </w:rPr>
        <w:t>'</w:t>
      </w:r>
      <w:proofErr w:type="spellStart"/>
      <w:r w:rsidRPr="00287CF8">
        <w:rPr>
          <w:rFonts w:ascii="Arial" w:hAnsi="Arial" w:cs="Arial"/>
          <w:i/>
          <w:iCs/>
          <w:rPrChange w:id="161" w:author="He He (Staff)" w:date="2023-08-20T13:25:00Z">
            <w:rPr>
              <w:rFonts w:ascii="Arial" w:hAnsi="Arial" w:cs="Arial"/>
            </w:rPr>
          </w:rPrChange>
        </w:rPr>
        <w:t>PandemicPhase</w:t>
      </w:r>
      <w:proofErr w:type="spellEnd"/>
      <w:r w:rsidRPr="00287CF8">
        <w:rPr>
          <w:rFonts w:ascii="Arial" w:hAnsi="Arial" w:cs="Arial"/>
          <w:i/>
          <w:iCs/>
          <w:rPrChange w:id="162" w:author="He He (Staff)" w:date="2023-08-20T13:25:00Z">
            <w:rPr>
              <w:rFonts w:ascii="Arial" w:hAnsi="Arial" w:cs="Arial"/>
            </w:rPr>
          </w:rPrChange>
        </w:rPr>
        <w:t>'</w:t>
      </w:r>
      <w:r w:rsidRPr="00131B15">
        <w:rPr>
          <w:rFonts w:ascii="Arial" w:hAnsi="Arial" w:cs="Arial"/>
        </w:rPr>
        <w:t>, was introduced. This variable bifurcates the dataset into two phases – before and after the World Health Organization officially declared the pandemic on March 11, 2020.</w:t>
      </w:r>
    </w:p>
    <w:p w14:paraId="51DF4E98" w14:textId="77777777" w:rsidR="00C33B54" w:rsidRPr="00131B15" w:rsidRDefault="00C33B54" w:rsidP="002E5761">
      <w:pPr>
        <w:spacing w:line="360" w:lineRule="auto"/>
        <w:jc w:val="both"/>
        <w:rPr>
          <w:rFonts w:ascii="Arial" w:hAnsi="Arial" w:cs="Arial"/>
        </w:rPr>
      </w:pPr>
    </w:p>
    <w:p w14:paraId="15017B7D" w14:textId="570317E2" w:rsidR="00C33B54" w:rsidRPr="004715ED" w:rsidRDefault="004715ED" w:rsidP="005F6FD4">
      <w:pPr>
        <w:pStyle w:val="Heading2"/>
      </w:pPr>
      <w:bookmarkStart w:id="163" w:name="_Toc144117212"/>
      <w:r>
        <w:t>5</w:t>
      </w:r>
      <w:r w:rsidR="00C33B54" w:rsidRPr="004715ED">
        <w:t>.3 Return Calculations and Classification</w:t>
      </w:r>
      <w:bookmarkEnd w:id="163"/>
    </w:p>
    <w:p w14:paraId="331B6B63" w14:textId="77777777" w:rsidR="00C33B54" w:rsidRPr="00287CF8" w:rsidRDefault="00C33B54" w:rsidP="002E5761">
      <w:pPr>
        <w:spacing w:line="360" w:lineRule="auto"/>
        <w:jc w:val="both"/>
        <w:rPr>
          <w:rFonts w:ascii="Arial" w:hAnsi="Arial" w:cs="Arial"/>
          <w:lang w:val="en-US"/>
          <w:rPrChange w:id="164" w:author="He He (Staff)" w:date="2023-08-20T13:25:00Z">
            <w:rPr>
              <w:rFonts w:ascii="Arial" w:hAnsi="Arial" w:cs="Arial"/>
            </w:rPr>
          </w:rPrChange>
        </w:rPr>
      </w:pPr>
      <w:r w:rsidRPr="00131B15">
        <w:rPr>
          <w:rFonts w:ascii="Arial" w:hAnsi="Arial" w:cs="Arial"/>
        </w:rPr>
        <w:t xml:space="preserve">Stock returns, calculated as the percentage change in closing prices from one day to the next, serve as a foundational metric in financial analyses. This continuous variable was then transformed into a binary format, </w:t>
      </w:r>
      <w:r w:rsidRPr="00743A6C">
        <w:rPr>
          <w:rFonts w:ascii="Arial" w:hAnsi="Arial" w:cs="Arial"/>
          <w:i/>
          <w:iCs/>
        </w:rPr>
        <w:t>'</w:t>
      </w:r>
      <w:proofErr w:type="spellStart"/>
      <w:r w:rsidRPr="00743A6C">
        <w:rPr>
          <w:rFonts w:ascii="Arial" w:hAnsi="Arial" w:cs="Arial"/>
          <w:i/>
          <w:iCs/>
        </w:rPr>
        <w:t>PositiveReturn</w:t>
      </w:r>
      <w:proofErr w:type="spellEnd"/>
      <w:r w:rsidRPr="00743A6C">
        <w:rPr>
          <w:rFonts w:ascii="Arial" w:hAnsi="Arial" w:cs="Arial"/>
          <w:i/>
          <w:iCs/>
        </w:rPr>
        <w:t>'</w:t>
      </w:r>
      <w:r w:rsidRPr="00131B15">
        <w:rPr>
          <w:rFonts w:ascii="Arial" w:hAnsi="Arial" w:cs="Arial"/>
        </w:rPr>
        <w:t>, indicating whether the stock witnessed a positive return on a given day.</w:t>
      </w:r>
    </w:p>
    <w:p w14:paraId="5AC2C28D" w14:textId="77777777" w:rsidR="004C2D62" w:rsidRDefault="009641FA" w:rsidP="002E5761">
      <w:pPr>
        <w:keepNext/>
        <w:spacing w:line="360" w:lineRule="auto"/>
        <w:jc w:val="both"/>
      </w:pPr>
      <w:r w:rsidRPr="009641FA">
        <w:rPr>
          <w:rFonts w:ascii="Arial" w:hAnsi="Arial" w:cs="Arial"/>
          <w:noProof/>
        </w:rPr>
        <w:lastRenderedPageBreak/>
        <w:drawing>
          <wp:inline distT="0" distB="0" distL="0" distR="0" wp14:anchorId="59F7F0FC" wp14:editId="7143A52B">
            <wp:extent cx="5731510" cy="4280535"/>
            <wp:effectExtent l="0" t="0" r="0" b="0"/>
            <wp:docPr id="652259553" name="Picture 1" descr="A graph of a number of negative retu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9553" name="Picture 1" descr="A graph of a number of negative return&#10;&#10;Description automatically generated"/>
                    <pic:cNvPicPr/>
                  </pic:nvPicPr>
                  <pic:blipFill>
                    <a:blip r:embed="rId13"/>
                    <a:stretch>
                      <a:fillRect/>
                    </a:stretch>
                  </pic:blipFill>
                  <pic:spPr>
                    <a:xfrm>
                      <a:off x="0" y="0"/>
                      <a:ext cx="5731510" cy="4280535"/>
                    </a:xfrm>
                    <a:prstGeom prst="rect">
                      <a:avLst/>
                    </a:prstGeom>
                  </pic:spPr>
                </pic:pic>
              </a:graphicData>
            </a:graphic>
          </wp:inline>
        </w:drawing>
      </w:r>
    </w:p>
    <w:p w14:paraId="259FF406" w14:textId="35F02CA8" w:rsidR="009641FA" w:rsidRPr="00131B15" w:rsidRDefault="004C2D62" w:rsidP="001E066A">
      <w:pPr>
        <w:pStyle w:val="Caption"/>
        <w:rPr>
          <w:rFonts w:cs="Arial"/>
        </w:rPr>
      </w:pPr>
      <w:bookmarkStart w:id="165" w:name="_Toc144117273"/>
      <w:r>
        <w:t xml:space="preserve">Figure </w:t>
      </w:r>
      <w:fldSimple w:instr=" SEQ Figure \* ARABIC ">
        <w:r w:rsidR="00106BF3">
          <w:rPr>
            <w:noProof/>
          </w:rPr>
          <w:t>2</w:t>
        </w:r>
      </w:fldSimple>
      <w:r>
        <w:t xml:space="preserve"> Distribution of positive and negative returns</w:t>
      </w:r>
      <w:bookmarkEnd w:id="165"/>
    </w:p>
    <w:p w14:paraId="5B11B8B7" w14:textId="77777777" w:rsidR="00C33B54" w:rsidRPr="00131B15" w:rsidRDefault="00C33B54" w:rsidP="002E5761">
      <w:pPr>
        <w:spacing w:line="360" w:lineRule="auto"/>
        <w:jc w:val="both"/>
        <w:rPr>
          <w:rFonts w:ascii="Arial" w:hAnsi="Arial" w:cs="Arial"/>
        </w:rPr>
      </w:pPr>
    </w:p>
    <w:p w14:paraId="4375499D" w14:textId="2EBEBF4E" w:rsidR="00C33B54" w:rsidRPr="004715ED" w:rsidRDefault="004715ED" w:rsidP="005F6FD4">
      <w:pPr>
        <w:pStyle w:val="Heading2"/>
      </w:pPr>
      <w:bookmarkStart w:id="166" w:name="_Toc144117213"/>
      <w:commentRangeStart w:id="167"/>
      <w:r>
        <w:t>5</w:t>
      </w:r>
      <w:r w:rsidR="00131B15" w:rsidRPr="004715ED">
        <w:t>.</w:t>
      </w:r>
      <w:ins w:id="168" w:author="Kobayashi, Kota" w:date="2023-08-20T18:20:00Z">
        <w:r w:rsidR="00C4507D">
          <w:t>4</w:t>
        </w:r>
      </w:ins>
      <w:del w:id="169" w:author="Kobayashi, Kota" w:date="2023-08-20T18:20:00Z">
        <w:r w:rsidR="00131B15" w:rsidRPr="004715ED" w:rsidDel="00C4507D">
          <w:delText>3</w:delText>
        </w:r>
      </w:del>
      <w:r w:rsidR="00131B15" w:rsidRPr="004715ED">
        <w:t xml:space="preserve"> Volatility</w:t>
      </w:r>
      <w:commentRangeEnd w:id="167"/>
      <w:r w:rsidR="00287CF8">
        <w:rPr>
          <w:rStyle w:val="CommentReference"/>
        </w:rPr>
        <w:commentReference w:id="167"/>
      </w:r>
      <w:bookmarkEnd w:id="166"/>
    </w:p>
    <w:p w14:paraId="568D6EF1" w14:textId="529DDE2D" w:rsidR="00131B15" w:rsidRPr="00131B15" w:rsidRDefault="00131B15" w:rsidP="002E5761">
      <w:pPr>
        <w:spacing w:line="360" w:lineRule="auto"/>
        <w:jc w:val="both"/>
        <w:rPr>
          <w:rFonts w:ascii="Arial" w:hAnsi="Arial" w:cs="Arial"/>
        </w:rPr>
      </w:pPr>
      <w:r w:rsidRPr="00131B15">
        <w:rPr>
          <w:rFonts w:ascii="Arial" w:hAnsi="Arial" w:cs="Arial"/>
        </w:rPr>
        <w:t xml:space="preserve">Volatility, the statistical measure of the dispersion of returns, is a critical risk metric in finance. In this study, </w:t>
      </w:r>
      <w:r w:rsidR="003E4F6C">
        <w:rPr>
          <w:rFonts w:ascii="Arial" w:hAnsi="Arial" w:cs="Arial"/>
        </w:rPr>
        <w:t>I</w:t>
      </w:r>
      <w:r w:rsidRPr="00131B15">
        <w:rPr>
          <w:rFonts w:ascii="Arial" w:hAnsi="Arial" w:cs="Arial"/>
        </w:rPr>
        <w:t xml:space="preserve"> computed the rolling standard deviation of the past 5 days' returns to capture short-term volatility. Such a feature can be instrumental in understanding the risk-reward dynamics and gauging market uncertainty.</w:t>
      </w:r>
    </w:p>
    <w:p w14:paraId="45607919" w14:textId="77777777" w:rsidR="00131B15" w:rsidRPr="00131B15" w:rsidRDefault="00131B15" w:rsidP="002E5761">
      <w:pPr>
        <w:spacing w:line="360" w:lineRule="auto"/>
        <w:jc w:val="both"/>
        <w:rPr>
          <w:rFonts w:ascii="Arial" w:hAnsi="Arial" w:cs="Arial"/>
        </w:rPr>
      </w:pPr>
    </w:p>
    <w:p w14:paraId="382D7204" w14:textId="77777777" w:rsidR="00131B15" w:rsidRDefault="00131B15" w:rsidP="002E5761">
      <w:pPr>
        <w:spacing w:line="360" w:lineRule="auto"/>
        <w:jc w:val="both"/>
        <w:rPr>
          <w:rFonts w:ascii="Arial" w:hAnsi="Arial" w:cs="Arial"/>
        </w:rPr>
      </w:pPr>
      <w:r w:rsidRPr="00131B15">
        <w:rPr>
          <w:rFonts w:ascii="Arial" w:hAnsi="Arial" w:cs="Arial"/>
        </w:rPr>
        <w:t>By integrating these engineered features, our dataset is now equipped with a richer set of variables that encapsulate the multifaceted world of financial markets, especially during the tumultuous period of the COVID-19 pandemic.</w:t>
      </w:r>
    </w:p>
    <w:p w14:paraId="4B2CEA37" w14:textId="77777777" w:rsidR="009641FA" w:rsidRDefault="009641FA" w:rsidP="002E5761">
      <w:pPr>
        <w:spacing w:line="360" w:lineRule="auto"/>
        <w:jc w:val="both"/>
        <w:rPr>
          <w:rFonts w:ascii="Arial" w:hAnsi="Arial" w:cs="Arial"/>
        </w:rPr>
      </w:pPr>
    </w:p>
    <w:p w14:paraId="55F259BB" w14:textId="69996D03" w:rsidR="009641FA" w:rsidRPr="0012693E" w:rsidRDefault="0012693E" w:rsidP="005F6FD4">
      <w:pPr>
        <w:pStyle w:val="Heading2"/>
      </w:pPr>
      <w:bookmarkStart w:id="170" w:name="_Toc144117214"/>
      <w:r w:rsidRPr="0012693E">
        <w:t>5</w:t>
      </w:r>
      <w:r w:rsidR="009641FA" w:rsidRPr="0012693E">
        <w:t>.</w:t>
      </w:r>
      <w:ins w:id="171" w:author="Kobayashi, Kota" w:date="2023-08-20T18:20:00Z">
        <w:r w:rsidR="00C4507D">
          <w:t>5</w:t>
        </w:r>
      </w:ins>
      <w:del w:id="172" w:author="Kobayashi, Kota" w:date="2023-08-20T18:20:00Z">
        <w:r w:rsidR="009641FA" w:rsidRPr="0012693E" w:rsidDel="00C4507D">
          <w:delText>4</w:delText>
        </w:r>
      </w:del>
      <w:r w:rsidR="009641FA" w:rsidRPr="0012693E">
        <w:t xml:space="preserve"> Correlation Matrix</w:t>
      </w:r>
      <w:bookmarkEnd w:id="170"/>
    </w:p>
    <w:p w14:paraId="6B324F5E" w14:textId="078E18D7" w:rsidR="009641FA" w:rsidRPr="009641FA" w:rsidRDefault="009641FA" w:rsidP="002E5761">
      <w:pPr>
        <w:spacing w:line="360" w:lineRule="auto"/>
        <w:jc w:val="both"/>
        <w:rPr>
          <w:rFonts w:ascii="Arial" w:hAnsi="Arial" w:cs="Arial"/>
        </w:rPr>
      </w:pPr>
      <w:r w:rsidRPr="009641FA">
        <w:rPr>
          <w:rFonts w:ascii="Arial" w:hAnsi="Arial" w:cs="Arial"/>
        </w:rPr>
        <w:t xml:space="preserve">Understanding inter-variable relationships is paramount in financial </w:t>
      </w:r>
      <w:proofErr w:type="spellStart"/>
      <w:r w:rsidRPr="009641FA">
        <w:rPr>
          <w:rFonts w:ascii="Arial" w:hAnsi="Arial" w:cs="Arial"/>
        </w:rPr>
        <w:t>modeling</w:t>
      </w:r>
      <w:proofErr w:type="spellEnd"/>
      <w:r w:rsidRPr="009641FA">
        <w:rPr>
          <w:rFonts w:ascii="Arial" w:hAnsi="Arial" w:cs="Arial"/>
        </w:rPr>
        <w:t xml:space="preserve">. A correlation matrix can provide a snapshot of how different features in our dataset relate to each other. This can be instrumental in identifying potential multicollinearity or </w:t>
      </w:r>
      <w:r w:rsidRPr="009641FA">
        <w:rPr>
          <w:rFonts w:ascii="Arial" w:hAnsi="Arial" w:cs="Arial"/>
        </w:rPr>
        <w:lastRenderedPageBreak/>
        <w:t xml:space="preserve">variables that might be of particular interest in predicting stock returns. </w:t>
      </w:r>
      <w:del w:id="173" w:author="He He (Staff)" w:date="2023-08-20T13:28:00Z">
        <w:r w:rsidRPr="009641FA" w:rsidDel="00287CF8">
          <w:rPr>
            <w:rFonts w:ascii="Arial" w:hAnsi="Arial" w:cs="Arial"/>
          </w:rPr>
          <w:delText xml:space="preserve">Let's visualize this </w:delText>
        </w:r>
      </w:del>
      <w:ins w:id="174" w:author="He He (Staff)" w:date="2023-08-20T13:28:00Z">
        <w:r w:rsidR="00287CF8">
          <w:rPr>
            <w:rFonts w:ascii="Arial" w:hAnsi="Arial" w:cs="Arial"/>
          </w:rPr>
          <w:t xml:space="preserve">The </w:t>
        </w:r>
      </w:ins>
      <w:r w:rsidRPr="009641FA">
        <w:rPr>
          <w:rFonts w:ascii="Arial" w:hAnsi="Arial" w:cs="Arial"/>
        </w:rPr>
        <w:t>correlation matrix</w:t>
      </w:r>
      <w:ins w:id="175" w:author="He He (Staff)" w:date="2023-08-20T13:28:00Z">
        <w:r w:rsidR="00287CF8">
          <w:rPr>
            <w:rFonts w:ascii="Arial" w:hAnsi="Arial" w:cs="Arial"/>
          </w:rPr>
          <w:t xml:space="preserve"> is presented below</w:t>
        </w:r>
      </w:ins>
      <w:del w:id="176" w:author="He He (Staff)" w:date="2023-08-20T13:28:00Z">
        <w:r w:rsidRPr="009641FA" w:rsidDel="00287CF8">
          <w:rPr>
            <w:rFonts w:ascii="Arial" w:hAnsi="Arial" w:cs="Arial"/>
          </w:rPr>
          <w:delText>.</w:delText>
        </w:r>
      </w:del>
    </w:p>
    <w:p w14:paraId="31365F27" w14:textId="77777777" w:rsidR="005C74ED" w:rsidRDefault="009641FA" w:rsidP="002E5761">
      <w:pPr>
        <w:keepNext/>
        <w:spacing w:line="360" w:lineRule="auto"/>
        <w:jc w:val="both"/>
      </w:pPr>
      <w:commentRangeStart w:id="177"/>
      <w:r w:rsidRPr="009641FA">
        <w:rPr>
          <w:rFonts w:ascii="Arial" w:hAnsi="Arial" w:cs="Arial"/>
          <w:noProof/>
        </w:rPr>
        <w:drawing>
          <wp:inline distT="0" distB="0" distL="0" distR="0" wp14:anchorId="01503713" wp14:editId="3FA37FD9">
            <wp:extent cx="5731510" cy="4414520"/>
            <wp:effectExtent l="0" t="0" r="0" b="5080"/>
            <wp:docPr id="3102074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7402" name="Picture 1" descr="A screenshot of a graph&#10;&#10;Description automatically generated"/>
                    <pic:cNvPicPr/>
                  </pic:nvPicPr>
                  <pic:blipFill>
                    <a:blip r:embed="rId14"/>
                    <a:stretch>
                      <a:fillRect/>
                    </a:stretch>
                  </pic:blipFill>
                  <pic:spPr>
                    <a:xfrm>
                      <a:off x="0" y="0"/>
                      <a:ext cx="5731510" cy="4414520"/>
                    </a:xfrm>
                    <a:prstGeom prst="rect">
                      <a:avLst/>
                    </a:prstGeom>
                  </pic:spPr>
                </pic:pic>
              </a:graphicData>
            </a:graphic>
          </wp:inline>
        </w:drawing>
      </w:r>
      <w:commentRangeEnd w:id="177"/>
    </w:p>
    <w:p w14:paraId="0DED2E44" w14:textId="713F4450" w:rsidR="005C74ED" w:rsidRPr="007E0F48" w:rsidRDefault="005C74ED" w:rsidP="001E066A">
      <w:pPr>
        <w:pStyle w:val="Caption"/>
      </w:pPr>
      <w:bookmarkStart w:id="178" w:name="_Toc144117274"/>
      <w:r w:rsidRPr="007E0F48">
        <w:t xml:space="preserve">Figure </w:t>
      </w:r>
      <w:fldSimple w:instr=" SEQ Figure \* ARABIC ">
        <w:r w:rsidR="00106BF3">
          <w:rPr>
            <w:noProof/>
          </w:rPr>
          <w:t>3</w:t>
        </w:r>
      </w:fldSimple>
      <w:r w:rsidRPr="007E0F48">
        <w:t xml:space="preserve"> Correlation matrix of features</w:t>
      </w:r>
      <w:bookmarkEnd w:id="178"/>
    </w:p>
    <w:p w14:paraId="4C476A9C" w14:textId="77777777" w:rsidR="005C74ED" w:rsidRDefault="00C41B7F" w:rsidP="002E5761">
      <w:pPr>
        <w:spacing w:line="360" w:lineRule="auto"/>
        <w:jc w:val="both"/>
        <w:rPr>
          <w:rFonts w:ascii="Arial" w:hAnsi="Arial" w:cs="Arial"/>
        </w:rPr>
      </w:pPr>
      <w:r>
        <w:rPr>
          <w:rStyle w:val="CommentReference"/>
        </w:rPr>
        <w:commentReference w:id="177"/>
      </w:r>
    </w:p>
    <w:p w14:paraId="4A357038" w14:textId="617B2500" w:rsidR="009641FA" w:rsidRPr="009641FA" w:rsidRDefault="009641FA" w:rsidP="002E5761">
      <w:pPr>
        <w:spacing w:line="360" w:lineRule="auto"/>
        <w:jc w:val="both"/>
        <w:rPr>
          <w:rFonts w:ascii="Arial" w:hAnsi="Arial" w:cs="Arial"/>
        </w:rPr>
      </w:pPr>
      <w:r w:rsidRPr="009641FA">
        <w:rPr>
          <w:rFonts w:ascii="Arial" w:hAnsi="Arial" w:cs="Arial"/>
        </w:rPr>
        <w:t>The heatmap unveils the correlation coefficients between different features:</w:t>
      </w:r>
    </w:p>
    <w:p w14:paraId="7F1EEC3B" w14:textId="77777777" w:rsidR="009641FA" w:rsidRPr="009641FA" w:rsidRDefault="009641FA" w:rsidP="002E5761">
      <w:pPr>
        <w:spacing w:line="360" w:lineRule="auto"/>
        <w:jc w:val="both"/>
        <w:rPr>
          <w:rFonts w:ascii="Arial" w:hAnsi="Arial" w:cs="Arial"/>
        </w:rPr>
      </w:pPr>
    </w:p>
    <w:p w14:paraId="6059961B" w14:textId="77777777" w:rsidR="009641FA" w:rsidRPr="009641FA" w:rsidRDefault="009641FA" w:rsidP="002E5761">
      <w:pPr>
        <w:pStyle w:val="ListParagraph"/>
        <w:numPr>
          <w:ilvl w:val="0"/>
          <w:numId w:val="5"/>
        </w:numPr>
        <w:spacing w:line="360" w:lineRule="auto"/>
        <w:jc w:val="both"/>
        <w:rPr>
          <w:rFonts w:ascii="Arial" w:hAnsi="Arial" w:cs="Arial"/>
        </w:rPr>
      </w:pPr>
      <w:r w:rsidRPr="009641FA">
        <w:rPr>
          <w:rFonts w:ascii="Arial" w:hAnsi="Arial" w:cs="Arial"/>
        </w:rPr>
        <w:t>The diagonal, as anticipated, shows a correlation of 1 since it represents the correlation of each variable with itself.</w:t>
      </w:r>
    </w:p>
    <w:p w14:paraId="67E0819E" w14:textId="77777777" w:rsidR="009641FA" w:rsidRPr="009641FA" w:rsidRDefault="009641FA" w:rsidP="002E5761">
      <w:pPr>
        <w:pStyle w:val="ListParagraph"/>
        <w:numPr>
          <w:ilvl w:val="0"/>
          <w:numId w:val="5"/>
        </w:numPr>
        <w:spacing w:line="360" w:lineRule="auto"/>
        <w:jc w:val="both"/>
        <w:rPr>
          <w:rFonts w:ascii="Arial" w:hAnsi="Arial" w:cs="Arial"/>
        </w:rPr>
      </w:pPr>
      <w:r w:rsidRPr="009641FA">
        <w:rPr>
          <w:rFonts w:ascii="Arial" w:hAnsi="Arial" w:cs="Arial"/>
        </w:rPr>
        <w:t xml:space="preserve">Open, High, Low, Close, and </w:t>
      </w:r>
      <w:proofErr w:type="spellStart"/>
      <w:r w:rsidRPr="009641FA">
        <w:rPr>
          <w:rFonts w:ascii="Arial" w:hAnsi="Arial" w:cs="Arial"/>
        </w:rPr>
        <w:t>Adj</w:t>
      </w:r>
      <w:proofErr w:type="spellEnd"/>
      <w:r w:rsidRPr="009641FA">
        <w:rPr>
          <w:rFonts w:ascii="Arial" w:hAnsi="Arial" w:cs="Arial"/>
        </w:rPr>
        <w:t xml:space="preserve"> Close showcase high mutual correlations, which is expected since these stock indicators are often intertwined.</w:t>
      </w:r>
    </w:p>
    <w:p w14:paraId="2AD9753F" w14:textId="77777777" w:rsidR="009641FA" w:rsidRPr="009641FA" w:rsidRDefault="009641FA" w:rsidP="002E5761">
      <w:pPr>
        <w:pStyle w:val="ListParagraph"/>
        <w:numPr>
          <w:ilvl w:val="0"/>
          <w:numId w:val="5"/>
        </w:numPr>
        <w:spacing w:line="360" w:lineRule="auto"/>
        <w:jc w:val="both"/>
        <w:rPr>
          <w:rFonts w:ascii="Arial" w:hAnsi="Arial" w:cs="Arial"/>
        </w:rPr>
      </w:pPr>
      <w:r w:rsidRPr="009641FA">
        <w:rPr>
          <w:rFonts w:ascii="Arial" w:hAnsi="Arial" w:cs="Arial"/>
        </w:rPr>
        <w:t xml:space="preserve">Interestingly, </w:t>
      </w:r>
      <w:proofErr w:type="spellStart"/>
      <w:r w:rsidRPr="009641FA">
        <w:rPr>
          <w:rFonts w:ascii="Arial" w:hAnsi="Arial" w:cs="Arial"/>
        </w:rPr>
        <w:t>New_Covid_Cases</w:t>
      </w:r>
      <w:proofErr w:type="spellEnd"/>
      <w:r w:rsidRPr="009641FA">
        <w:rPr>
          <w:rFonts w:ascii="Arial" w:hAnsi="Arial" w:cs="Arial"/>
        </w:rPr>
        <w:t xml:space="preserve"> does not exhibit strong correlations with other features, suggesting that its influence on stock returns is likely nuanced and mediated by other external factors.</w:t>
      </w:r>
    </w:p>
    <w:p w14:paraId="7373CC79" w14:textId="77777777" w:rsidR="009641FA" w:rsidRPr="009641FA" w:rsidRDefault="009641FA" w:rsidP="002E5761">
      <w:pPr>
        <w:pStyle w:val="ListParagraph"/>
        <w:numPr>
          <w:ilvl w:val="0"/>
          <w:numId w:val="5"/>
        </w:numPr>
        <w:spacing w:line="360" w:lineRule="auto"/>
        <w:jc w:val="both"/>
        <w:rPr>
          <w:rFonts w:ascii="Arial" w:hAnsi="Arial" w:cs="Arial"/>
        </w:rPr>
      </w:pPr>
      <w:proofErr w:type="spellStart"/>
      <w:r w:rsidRPr="009641FA">
        <w:rPr>
          <w:rFonts w:ascii="Arial" w:hAnsi="Arial" w:cs="Arial"/>
        </w:rPr>
        <w:t>Sentiment_Score</w:t>
      </w:r>
      <w:proofErr w:type="spellEnd"/>
      <w:r w:rsidRPr="009641FA">
        <w:rPr>
          <w:rFonts w:ascii="Arial" w:hAnsi="Arial" w:cs="Arial"/>
        </w:rPr>
        <w:t xml:space="preserve"> has a relatively low correlation with </w:t>
      </w:r>
      <w:proofErr w:type="spellStart"/>
      <w:r w:rsidRPr="009641FA">
        <w:rPr>
          <w:rFonts w:ascii="Arial" w:hAnsi="Arial" w:cs="Arial"/>
        </w:rPr>
        <w:t>PositiveReturn</w:t>
      </w:r>
      <w:proofErr w:type="spellEnd"/>
      <w:r w:rsidRPr="009641FA">
        <w:rPr>
          <w:rFonts w:ascii="Arial" w:hAnsi="Arial" w:cs="Arial"/>
        </w:rPr>
        <w:t>, reinforcing the complexity of the relationship between news sentiment and stock performance.</w:t>
      </w:r>
    </w:p>
    <w:p w14:paraId="661A8EF4" w14:textId="77777777" w:rsidR="009641FA" w:rsidRPr="009641FA" w:rsidRDefault="009641FA" w:rsidP="002E5761">
      <w:pPr>
        <w:spacing w:line="360" w:lineRule="auto"/>
        <w:jc w:val="both"/>
        <w:rPr>
          <w:rFonts w:ascii="Arial" w:hAnsi="Arial" w:cs="Arial"/>
        </w:rPr>
      </w:pPr>
    </w:p>
    <w:p w14:paraId="3C782EF3" w14:textId="77777777" w:rsidR="009641FA" w:rsidRPr="009641FA" w:rsidRDefault="009641FA" w:rsidP="002E5761">
      <w:pPr>
        <w:spacing w:line="360" w:lineRule="auto"/>
        <w:jc w:val="both"/>
        <w:rPr>
          <w:rFonts w:ascii="Arial" w:hAnsi="Arial" w:cs="Arial"/>
        </w:rPr>
      </w:pPr>
      <w:r w:rsidRPr="009641FA">
        <w:rPr>
          <w:rFonts w:ascii="Arial" w:hAnsi="Arial" w:cs="Arial"/>
        </w:rPr>
        <w:t>The correlation matrix is paramount for two main reasons:</w:t>
      </w:r>
    </w:p>
    <w:p w14:paraId="69ADF6D1" w14:textId="77777777" w:rsidR="009641FA" w:rsidRPr="009641FA" w:rsidRDefault="009641FA" w:rsidP="002E5761">
      <w:pPr>
        <w:spacing w:line="360" w:lineRule="auto"/>
        <w:jc w:val="both"/>
        <w:rPr>
          <w:rFonts w:ascii="Arial" w:hAnsi="Arial" w:cs="Arial"/>
        </w:rPr>
      </w:pPr>
    </w:p>
    <w:p w14:paraId="51E2A843" w14:textId="77777777" w:rsidR="009641FA" w:rsidRPr="009641FA" w:rsidRDefault="009641FA" w:rsidP="002E5761">
      <w:pPr>
        <w:pStyle w:val="ListParagraph"/>
        <w:numPr>
          <w:ilvl w:val="0"/>
          <w:numId w:val="6"/>
        </w:numPr>
        <w:spacing w:line="360" w:lineRule="auto"/>
        <w:jc w:val="both"/>
        <w:rPr>
          <w:rFonts w:ascii="Arial" w:hAnsi="Arial" w:cs="Arial"/>
        </w:rPr>
      </w:pPr>
      <w:r w:rsidRPr="009641FA">
        <w:rPr>
          <w:rFonts w:ascii="Arial" w:hAnsi="Arial" w:cs="Arial"/>
        </w:rPr>
        <w:t xml:space="preserve">It assists in recognizing potential multicollinearity, which might complicate our </w:t>
      </w:r>
      <w:proofErr w:type="spellStart"/>
      <w:r w:rsidRPr="009641FA">
        <w:rPr>
          <w:rFonts w:ascii="Arial" w:hAnsi="Arial" w:cs="Arial"/>
        </w:rPr>
        <w:t>modeling</w:t>
      </w:r>
      <w:proofErr w:type="spellEnd"/>
      <w:r w:rsidRPr="009641FA">
        <w:rPr>
          <w:rFonts w:ascii="Arial" w:hAnsi="Arial" w:cs="Arial"/>
        </w:rPr>
        <w:t xml:space="preserve"> efforts.</w:t>
      </w:r>
    </w:p>
    <w:p w14:paraId="32A87D4D" w14:textId="7F5DE13C" w:rsidR="00131B15" w:rsidRDefault="009641FA" w:rsidP="002E5761">
      <w:pPr>
        <w:pStyle w:val="ListParagraph"/>
        <w:numPr>
          <w:ilvl w:val="0"/>
          <w:numId w:val="6"/>
        </w:numPr>
        <w:spacing w:line="360" w:lineRule="auto"/>
        <w:jc w:val="both"/>
        <w:rPr>
          <w:rFonts w:ascii="Arial" w:hAnsi="Arial" w:cs="Arial"/>
        </w:rPr>
      </w:pPr>
      <w:r w:rsidRPr="009641FA">
        <w:rPr>
          <w:rFonts w:ascii="Arial" w:hAnsi="Arial" w:cs="Arial"/>
        </w:rPr>
        <w:t>It aids in discerning which features might be especially pertinent or redundant in predicting stock returns.</w:t>
      </w:r>
    </w:p>
    <w:p w14:paraId="6696851D" w14:textId="77777777" w:rsidR="009641FA" w:rsidRPr="009641FA" w:rsidRDefault="009641FA" w:rsidP="002E5761">
      <w:pPr>
        <w:pStyle w:val="ListParagraph"/>
        <w:spacing w:line="360" w:lineRule="auto"/>
        <w:jc w:val="both"/>
        <w:rPr>
          <w:rFonts w:ascii="Arial" w:hAnsi="Arial" w:cs="Arial"/>
        </w:rPr>
      </w:pPr>
    </w:p>
    <w:p w14:paraId="070B6DD2" w14:textId="1F26029D" w:rsidR="00131B15" w:rsidRDefault="00131B15" w:rsidP="002E5761">
      <w:pPr>
        <w:spacing w:line="360" w:lineRule="auto"/>
        <w:jc w:val="both"/>
        <w:rPr>
          <w:rFonts w:ascii="Arial" w:hAnsi="Arial" w:cs="Arial"/>
        </w:rPr>
      </w:pPr>
      <w:r w:rsidRPr="00131B15">
        <w:rPr>
          <w:rFonts w:ascii="Arial" w:hAnsi="Arial" w:cs="Arial"/>
        </w:rPr>
        <w:t xml:space="preserve">In </w:t>
      </w:r>
      <w:del w:id="179" w:author="He He (Staff)" w:date="2023-08-20T13:32:00Z">
        <w:r w:rsidRPr="00131B15" w:rsidDel="00C41B7F">
          <w:rPr>
            <w:rFonts w:ascii="Arial" w:hAnsi="Arial" w:cs="Arial"/>
          </w:rPr>
          <w:delText>conclusion</w:delText>
        </w:r>
      </w:del>
      <w:ins w:id="180" w:author="He He (Staff)" w:date="2023-08-20T13:32:00Z">
        <w:r w:rsidR="00C41B7F">
          <w:rPr>
            <w:rFonts w:ascii="Arial" w:hAnsi="Arial" w:cs="Arial"/>
          </w:rPr>
          <w:t>summary</w:t>
        </w:r>
      </w:ins>
      <w:r w:rsidRPr="00131B15">
        <w:rPr>
          <w:rFonts w:ascii="Arial" w:hAnsi="Arial" w:cs="Arial"/>
        </w:rPr>
        <w:t xml:space="preserve">, the feature engineering phase has augmented the dataset by infusing it with variables that encapsulate the nuanced dynamics of the financial domain. By imbuing the model with temporal context, pandemic-induced market shifts, stock return patterns, and volatility measures, </w:t>
      </w:r>
      <w:r w:rsidR="003E4F6C">
        <w:rPr>
          <w:rFonts w:ascii="Arial" w:hAnsi="Arial" w:cs="Arial"/>
        </w:rPr>
        <w:t>I</w:t>
      </w:r>
      <w:r w:rsidRPr="00131B15">
        <w:rPr>
          <w:rFonts w:ascii="Arial" w:hAnsi="Arial" w:cs="Arial"/>
        </w:rPr>
        <w:t xml:space="preserve"> aim to provide a holistic perspective, </w:t>
      </w:r>
      <w:commentRangeStart w:id="181"/>
      <w:r w:rsidRPr="00131B15">
        <w:rPr>
          <w:rFonts w:ascii="Arial" w:hAnsi="Arial" w:cs="Arial"/>
        </w:rPr>
        <w:t>enhancing the model's predictive acumen.</w:t>
      </w:r>
      <w:commentRangeEnd w:id="181"/>
      <w:r w:rsidR="00B93D24">
        <w:rPr>
          <w:rStyle w:val="CommentReference"/>
        </w:rPr>
        <w:commentReference w:id="181"/>
      </w:r>
    </w:p>
    <w:p w14:paraId="374A0085" w14:textId="77777777" w:rsidR="00453D5A" w:rsidRDefault="00453D5A" w:rsidP="002E5761">
      <w:pPr>
        <w:spacing w:line="360" w:lineRule="auto"/>
        <w:jc w:val="both"/>
        <w:rPr>
          <w:rFonts w:ascii="Arial" w:hAnsi="Arial" w:cs="Arial"/>
        </w:rPr>
      </w:pPr>
    </w:p>
    <w:p w14:paraId="5AC3465F" w14:textId="0A07EFC2" w:rsidR="00453D5A" w:rsidRPr="00453D5A" w:rsidRDefault="00453D5A" w:rsidP="005F6FD4">
      <w:pPr>
        <w:pStyle w:val="Heading1"/>
        <w:rPr>
          <w:lang w:val="en-US"/>
        </w:rPr>
      </w:pPr>
      <w:bookmarkStart w:id="182" w:name="_Toc144117215"/>
      <w:r w:rsidRPr="00453D5A">
        <w:t>6. Exploratory Data Analysis (EDA)</w:t>
      </w:r>
      <w:bookmarkEnd w:id="182"/>
    </w:p>
    <w:p w14:paraId="7947513E" w14:textId="3080A9DF" w:rsidR="00453D5A" w:rsidRPr="00453D5A" w:rsidRDefault="00453D5A" w:rsidP="005F6FD4">
      <w:pPr>
        <w:pStyle w:val="Heading2"/>
      </w:pPr>
      <w:bookmarkStart w:id="183" w:name="_Toc144117216"/>
      <w:r w:rsidRPr="00453D5A">
        <w:t>6.1 Descriptive Statistics</w:t>
      </w:r>
      <w:bookmarkEnd w:id="183"/>
    </w:p>
    <w:p w14:paraId="6D8826CE" w14:textId="43184C70" w:rsidR="00453D5A" w:rsidRDefault="00453D5A" w:rsidP="002E5761">
      <w:pPr>
        <w:spacing w:line="360" w:lineRule="auto"/>
        <w:jc w:val="both"/>
        <w:rPr>
          <w:rFonts w:ascii="Arial" w:hAnsi="Arial" w:cs="Arial"/>
        </w:rPr>
      </w:pPr>
      <w:r w:rsidRPr="00453D5A">
        <w:rPr>
          <w:rFonts w:ascii="Arial" w:hAnsi="Arial" w:cs="Arial"/>
        </w:rPr>
        <w:t xml:space="preserve">First, </w:t>
      </w:r>
      <w:r w:rsidR="0064280E">
        <w:rPr>
          <w:rFonts w:ascii="Arial" w:hAnsi="Arial" w:cs="Arial"/>
        </w:rPr>
        <w:t xml:space="preserve">I </w:t>
      </w:r>
      <w:r w:rsidRPr="00453D5A">
        <w:rPr>
          <w:rFonts w:ascii="Arial" w:hAnsi="Arial" w:cs="Arial"/>
        </w:rPr>
        <w:t xml:space="preserve">provide a summary of the dataset's main characteristics using descriptive statistics. This includes measures such as mean, standard deviation, minimum and maximum values for each column. </w:t>
      </w:r>
      <w:r w:rsidR="003E4F6C">
        <w:rPr>
          <w:rFonts w:ascii="Arial" w:hAnsi="Arial" w:cs="Arial"/>
        </w:rPr>
        <w:t>I</w:t>
      </w:r>
      <w:r w:rsidRPr="00453D5A">
        <w:rPr>
          <w:rFonts w:ascii="Arial" w:hAnsi="Arial" w:cs="Arial"/>
        </w:rPr>
        <w:t xml:space="preserve"> commence by summarizing the numerical attributes within our dataset.</w:t>
      </w:r>
    </w:p>
    <w:p w14:paraId="355216A4" w14:textId="77777777" w:rsidR="00F87F41" w:rsidRPr="00F87F41" w:rsidRDefault="00F87F41" w:rsidP="002E5761">
      <w:pPr>
        <w:spacing w:line="360" w:lineRule="auto"/>
        <w:jc w:val="both"/>
        <w:rPr>
          <w:rFonts w:ascii="Arial" w:hAnsi="Arial" w:cs="Arial"/>
          <w:lang w:val="en-US"/>
        </w:rPr>
      </w:pPr>
    </w:p>
    <w:p w14:paraId="6C275CD9" w14:textId="109877F3" w:rsidR="000478E6" w:rsidRDefault="000478E6" w:rsidP="001E066A">
      <w:pPr>
        <w:pStyle w:val="Caption"/>
      </w:pPr>
      <w:bookmarkStart w:id="184" w:name="_Toc144117269"/>
      <w:r>
        <w:t xml:space="preserve">Table </w:t>
      </w:r>
      <w:fldSimple w:instr=" SEQ Table \* ARABIC ">
        <w:r w:rsidR="00590585">
          <w:rPr>
            <w:noProof/>
          </w:rPr>
          <w:t>3</w:t>
        </w:r>
      </w:fldSimple>
      <w:r>
        <w:t xml:space="preserve"> Descriptive statistics</w:t>
      </w:r>
      <w:bookmarkEnd w:id="184"/>
    </w:p>
    <w:tbl>
      <w:tblPr>
        <w:tblW w:w="0" w:type="auto"/>
        <w:tblCellMar>
          <w:left w:w="0" w:type="dxa"/>
          <w:right w:w="0" w:type="dxa"/>
        </w:tblCellMar>
        <w:tblLook w:val="04A0" w:firstRow="1" w:lastRow="0" w:firstColumn="1" w:lastColumn="0" w:noHBand="0" w:noVBand="1"/>
      </w:tblPr>
      <w:tblGrid>
        <w:gridCol w:w="1146"/>
        <w:gridCol w:w="605"/>
        <w:gridCol w:w="1058"/>
        <w:gridCol w:w="1058"/>
        <w:gridCol w:w="993"/>
        <w:gridCol w:w="993"/>
        <w:gridCol w:w="993"/>
        <w:gridCol w:w="1058"/>
        <w:gridCol w:w="1122"/>
      </w:tblGrid>
      <w:tr w:rsidR="00F87F41" w:rsidRPr="00F87F41" w14:paraId="33A5C93B" w14:textId="77777777" w:rsidTr="000478E6">
        <w:trPr>
          <w:trHeight w:val="165"/>
        </w:trPr>
        <w:tc>
          <w:tcPr>
            <w:tcW w:w="1146" w:type="dxa"/>
            <w:tcBorders>
              <w:top w:val="single" w:sz="4" w:space="0" w:color="auto"/>
              <w:bottom w:val="single" w:sz="4" w:space="0" w:color="auto"/>
            </w:tcBorders>
            <w:shd w:val="clear" w:color="auto" w:fill="auto"/>
            <w:tcMar>
              <w:top w:w="60" w:type="dxa"/>
              <w:left w:w="60" w:type="dxa"/>
              <w:bottom w:w="60" w:type="dxa"/>
              <w:right w:w="60" w:type="dxa"/>
            </w:tcMar>
            <w:hideMark/>
          </w:tcPr>
          <w:p w14:paraId="63D08F93" w14:textId="77777777" w:rsidR="00F87F41" w:rsidRPr="00F87F41" w:rsidRDefault="00F87F41" w:rsidP="002E5761">
            <w:pPr>
              <w:spacing w:line="360" w:lineRule="auto"/>
              <w:jc w:val="both"/>
              <w:rPr>
                <w:rFonts w:ascii="Helvetica" w:eastAsia="Times New Roman" w:hAnsi="Helvetica" w:cs="Times New Roman"/>
                <w:kern w:val="0"/>
                <w:sz w:val="18"/>
                <w:szCs w:val="18"/>
                <w14:ligatures w14:val="none"/>
              </w:rPr>
            </w:pPr>
          </w:p>
        </w:tc>
        <w:tc>
          <w:tcPr>
            <w:tcW w:w="605" w:type="dxa"/>
            <w:tcBorders>
              <w:top w:val="single" w:sz="4" w:space="0" w:color="auto"/>
              <w:bottom w:val="single" w:sz="4" w:space="0" w:color="auto"/>
            </w:tcBorders>
            <w:shd w:val="clear" w:color="auto" w:fill="auto"/>
            <w:tcMar>
              <w:top w:w="60" w:type="dxa"/>
              <w:left w:w="60" w:type="dxa"/>
              <w:bottom w:w="60" w:type="dxa"/>
              <w:right w:w="60" w:type="dxa"/>
            </w:tcMar>
            <w:hideMark/>
          </w:tcPr>
          <w:p w14:paraId="5320D969"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count</w:t>
            </w:r>
          </w:p>
        </w:tc>
        <w:tc>
          <w:tcPr>
            <w:tcW w:w="1058" w:type="dxa"/>
            <w:tcBorders>
              <w:top w:val="single" w:sz="4" w:space="0" w:color="auto"/>
              <w:bottom w:val="single" w:sz="4" w:space="0" w:color="auto"/>
            </w:tcBorders>
            <w:shd w:val="clear" w:color="auto" w:fill="auto"/>
            <w:tcMar>
              <w:top w:w="60" w:type="dxa"/>
              <w:left w:w="60" w:type="dxa"/>
              <w:bottom w:w="60" w:type="dxa"/>
              <w:right w:w="60" w:type="dxa"/>
            </w:tcMar>
            <w:hideMark/>
          </w:tcPr>
          <w:p w14:paraId="2E417746" w14:textId="77777777" w:rsidR="00F87F41" w:rsidRPr="008B6375" w:rsidRDefault="00F87F41" w:rsidP="002E5761">
            <w:pPr>
              <w:spacing w:line="360" w:lineRule="auto"/>
              <w:jc w:val="both"/>
              <w:rPr>
                <w:rFonts w:ascii="Times New Roman" w:eastAsia="Times New Roman" w:hAnsi="Times New Roman" w:cs="Times New Roman"/>
                <w:kern w:val="0"/>
                <w:lang w:val="en-US"/>
                <w14:ligatures w14:val="none"/>
              </w:rPr>
            </w:pPr>
            <w:r w:rsidRPr="00F87F41">
              <w:rPr>
                <w:rFonts w:ascii="Helvetica Neue" w:eastAsia="Times New Roman" w:hAnsi="Helvetica Neue" w:cs="Times New Roman"/>
                <w:b/>
                <w:bCs/>
                <w:color w:val="000000"/>
                <w:kern w:val="0"/>
                <w:sz w:val="15"/>
                <w:szCs w:val="15"/>
                <w14:ligatures w14:val="none"/>
              </w:rPr>
              <w:t>mean</w:t>
            </w:r>
          </w:p>
        </w:tc>
        <w:tc>
          <w:tcPr>
            <w:tcW w:w="1058" w:type="dxa"/>
            <w:tcBorders>
              <w:top w:val="single" w:sz="4" w:space="0" w:color="auto"/>
              <w:bottom w:val="single" w:sz="4" w:space="0" w:color="auto"/>
            </w:tcBorders>
            <w:shd w:val="clear" w:color="auto" w:fill="auto"/>
            <w:tcMar>
              <w:top w:w="60" w:type="dxa"/>
              <w:left w:w="60" w:type="dxa"/>
              <w:bottom w:w="60" w:type="dxa"/>
              <w:right w:w="60" w:type="dxa"/>
            </w:tcMar>
            <w:hideMark/>
          </w:tcPr>
          <w:p w14:paraId="20898203"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std</w:t>
            </w:r>
          </w:p>
        </w:tc>
        <w:tc>
          <w:tcPr>
            <w:tcW w:w="993" w:type="dxa"/>
            <w:tcBorders>
              <w:top w:val="single" w:sz="4" w:space="0" w:color="auto"/>
              <w:bottom w:val="single" w:sz="4" w:space="0" w:color="auto"/>
            </w:tcBorders>
            <w:shd w:val="clear" w:color="auto" w:fill="auto"/>
            <w:tcMar>
              <w:top w:w="60" w:type="dxa"/>
              <w:left w:w="60" w:type="dxa"/>
              <w:bottom w:w="60" w:type="dxa"/>
              <w:right w:w="60" w:type="dxa"/>
            </w:tcMar>
            <w:hideMark/>
          </w:tcPr>
          <w:p w14:paraId="564D6ECD"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min</w:t>
            </w:r>
          </w:p>
        </w:tc>
        <w:tc>
          <w:tcPr>
            <w:tcW w:w="993" w:type="dxa"/>
            <w:tcBorders>
              <w:top w:val="single" w:sz="4" w:space="0" w:color="auto"/>
              <w:bottom w:val="single" w:sz="4" w:space="0" w:color="auto"/>
            </w:tcBorders>
            <w:shd w:val="clear" w:color="auto" w:fill="auto"/>
            <w:tcMar>
              <w:top w:w="60" w:type="dxa"/>
              <w:left w:w="60" w:type="dxa"/>
              <w:bottom w:w="60" w:type="dxa"/>
              <w:right w:w="60" w:type="dxa"/>
            </w:tcMar>
            <w:hideMark/>
          </w:tcPr>
          <w:p w14:paraId="73A093C6"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25%</w:t>
            </w:r>
          </w:p>
        </w:tc>
        <w:tc>
          <w:tcPr>
            <w:tcW w:w="993" w:type="dxa"/>
            <w:tcBorders>
              <w:top w:val="single" w:sz="4" w:space="0" w:color="auto"/>
              <w:bottom w:val="single" w:sz="4" w:space="0" w:color="auto"/>
            </w:tcBorders>
            <w:shd w:val="clear" w:color="auto" w:fill="auto"/>
            <w:tcMar>
              <w:top w:w="60" w:type="dxa"/>
              <w:left w:w="60" w:type="dxa"/>
              <w:bottom w:w="60" w:type="dxa"/>
              <w:right w:w="60" w:type="dxa"/>
            </w:tcMar>
            <w:hideMark/>
          </w:tcPr>
          <w:p w14:paraId="725202F2"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50%</w:t>
            </w:r>
          </w:p>
        </w:tc>
        <w:tc>
          <w:tcPr>
            <w:tcW w:w="1058" w:type="dxa"/>
            <w:tcBorders>
              <w:top w:val="single" w:sz="4" w:space="0" w:color="auto"/>
              <w:bottom w:val="single" w:sz="4" w:space="0" w:color="auto"/>
            </w:tcBorders>
            <w:shd w:val="clear" w:color="auto" w:fill="auto"/>
            <w:tcMar>
              <w:top w:w="60" w:type="dxa"/>
              <w:left w:w="60" w:type="dxa"/>
              <w:bottom w:w="60" w:type="dxa"/>
              <w:right w:w="60" w:type="dxa"/>
            </w:tcMar>
            <w:hideMark/>
          </w:tcPr>
          <w:p w14:paraId="4F47ED08"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75%</w:t>
            </w:r>
          </w:p>
        </w:tc>
        <w:tc>
          <w:tcPr>
            <w:tcW w:w="1122" w:type="dxa"/>
            <w:tcBorders>
              <w:top w:val="single" w:sz="4" w:space="0" w:color="auto"/>
              <w:bottom w:val="single" w:sz="4" w:space="0" w:color="auto"/>
            </w:tcBorders>
            <w:shd w:val="clear" w:color="auto" w:fill="auto"/>
            <w:tcMar>
              <w:top w:w="60" w:type="dxa"/>
              <w:left w:w="60" w:type="dxa"/>
              <w:bottom w:w="60" w:type="dxa"/>
              <w:right w:w="60" w:type="dxa"/>
            </w:tcMar>
            <w:hideMark/>
          </w:tcPr>
          <w:p w14:paraId="155D3422"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max</w:t>
            </w:r>
          </w:p>
        </w:tc>
      </w:tr>
      <w:tr w:rsidR="00F87F41" w:rsidRPr="00F87F41" w14:paraId="3301391D" w14:textId="77777777" w:rsidTr="000478E6">
        <w:trPr>
          <w:trHeight w:val="180"/>
        </w:trPr>
        <w:tc>
          <w:tcPr>
            <w:tcW w:w="1146" w:type="dxa"/>
            <w:tcBorders>
              <w:top w:val="single" w:sz="4" w:space="0" w:color="auto"/>
            </w:tcBorders>
            <w:shd w:val="clear" w:color="auto" w:fill="auto"/>
            <w:tcMar>
              <w:top w:w="60" w:type="dxa"/>
              <w:left w:w="60" w:type="dxa"/>
              <w:bottom w:w="60" w:type="dxa"/>
              <w:right w:w="60" w:type="dxa"/>
            </w:tcMar>
            <w:hideMark/>
          </w:tcPr>
          <w:p w14:paraId="7A259DD8"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Open</w:t>
            </w:r>
          </w:p>
        </w:tc>
        <w:tc>
          <w:tcPr>
            <w:tcW w:w="605" w:type="dxa"/>
            <w:tcBorders>
              <w:top w:val="single" w:sz="4" w:space="0" w:color="auto"/>
            </w:tcBorders>
            <w:shd w:val="clear" w:color="auto" w:fill="auto"/>
            <w:tcMar>
              <w:top w:w="60" w:type="dxa"/>
              <w:left w:w="60" w:type="dxa"/>
              <w:bottom w:w="60" w:type="dxa"/>
              <w:right w:w="60" w:type="dxa"/>
            </w:tcMar>
            <w:hideMark/>
          </w:tcPr>
          <w:p w14:paraId="10255744"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058" w:type="dxa"/>
            <w:tcBorders>
              <w:top w:val="single" w:sz="4" w:space="0" w:color="auto"/>
            </w:tcBorders>
            <w:shd w:val="clear" w:color="auto" w:fill="auto"/>
            <w:tcMar>
              <w:top w:w="60" w:type="dxa"/>
              <w:left w:w="60" w:type="dxa"/>
              <w:bottom w:w="60" w:type="dxa"/>
              <w:right w:w="60" w:type="dxa"/>
            </w:tcMar>
            <w:hideMark/>
          </w:tcPr>
          <w:p w14:paraId="03917F7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135.13</w:t>
            </w:r>
          </w:p>
        </w:tc>
        <w:tc>
          <w:tcPr>
            <w:tcW w:w="1058" w:type="dxa"/>
            <w:tcBorders>
              <w:top w:val="single" w:sz="4" w:space="0" w:color="auto"/>
            </w:tcBorders>
            <w:shd w:val="clear" w:color="auto" w:fill="auto"/>
            <w:tcMar>
              <w:top w:w="60" w:type="dxa"/>
              <w:left w:w="60" w:type="dxa"/>
              <w:bottom w:w="60" w:type="dxa"/>
              <w:right w:w="60" w:type="dxa"/>
            </w:tcMar>
            <w:hideMark/>
          </w:tcPr>
          <w:p w14:paraId="7FD458DD"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219.70</w:t>
            </w:r>
          </w:p>
        </w:tc>
        <w:tc>
          <w:tcPr>
            <w:tcW w:w="993" w:type="dxa"/>
            <w:tcBorders>
              <w:top w:val="single" w:sz="4" w:space="0" w:color="auto"/>
            </w:tcBorders>
            <w:shd w:val="clear" w:color="auto" w:fill="auto"/>
            <w:tcMar>
              <w:top w:w="60" w:type="dxa"/>
              <w:left w:w="60" w:type="dxa"/>
              <w:bottom w:w="60" w:type="dxa"/>
              <w:right w:w="60" w:type="dxa"/>
            </w:tcMar>
            <w:hideMark/>
          </w:tcPr>
          <w:p w14:paraId="1062058F"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0.70</w:t>
            </w:r>
          </w:p>
        </w:tc>
        <w:tc>
          <w:tcPr>
            <w:tcW w:w="993" w:type="dxa"/>
            <w:tcBorders>
              <w:top w:val="single" w:sz="4" w:space="0" w:color="auto"/>
            </w:tcBorders>
            <w:shd w:val="clear" w:color="auto" w:fill="auto"/>
            <w:tcMar>
              <w:top w:w="60" w:type="dxa"/>
              <w:left w:w="60" w:type="dxa"/>
              <w:bottom w:w="60" w:type="dxa"/>
              <w:right w:w="60" w:type="dxa"/>
            </w:tcMar>
            <w:hideMark/>
          </w:tcPr>
          <w:p w14:paraId="1B7BE863"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38.23</w:t>
            </w:r>
          </w:p>
        </w:tc>
        <w:tc>
          <w:tcPr>
            <w:tcW w:w="993" w:type="dxa"/>
            <w:tcBorders>
              <w:top w:val="single" w:sz="4" w:space="0" w:color="auto"/>
            </w:tcBorders>
            <w:shd w:val="clear" w:color="auto" w:fill="auto"/>
            <w:tcMar>
              <w:top w:w="60" w:type="dxa"/>
              <w:left w:w="60" w:type="dxa"/>
              <w:bottom w:w="60" w:type="dxa"/>
              <w:right w:w="60" w:type="dxa"/>
            </w:tcMar>
            <w:hideMark/>
          </w:tcPr>
          <w:p w14:paraId="7B8EE299"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71.41</w:t>
            </w:r>
          </w:p>
        </w:tc>
        <w:tc>
          <w:tcPr>
            <w:tcW w:w="1058" w:type="dxa"/>
            <w:tcBorders>
              <w:top w:val="single" w:sz="4" w:space="0" w:color="auto"/>
            </w:tcBorders>
            <w:shd w:val="clear" w:color="auto" w:fill="auto"/>
            <w:tcMar>
              <w:top w:w="60" w:type="dxa"/>
              <w:left w:w="60" w:type="dxa"/>
              <w:bottom w:w="60" w:type="dxa"/>
              <w:right w:w="60" w:type="dxa"/>
            </w:tcMar>
            <w:hideMark/>
          </w:tcPr>
          <w:p w14:paraId="3397F01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149.69</w:t>
            </w:r>
          </w:p>
        </w:tc>
        <w:tc>
          <w:tcPr>
            <w:tcW w:w="1122" w:type="dxa"/>
            <w:tcBorders>
              <w:top w:val="single" w:sz="4" w:space="0" w:color="auto"/>
            </w:tcBorders>
            <w:shd w:val="clear" w:color="auto" w:fill="auto"/>
            <w:tcMar>
              <w:top w:w="60" w:type="dxa"/>
              <w:left w:w="60" w:type="dxa"/>
              <w:bottom w:w="60" w:type="dxa"/>
              <w:right w:w="60" w:type="dxa"/>
            </w:tcMar>
            <w:hideMark/>
          </w:tcPr>
          <w:p w14:paraId="66E324A2"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2697.75</w:t>
            </w:r>
          </w:p>
        </w:tc>
      </w:tr>
      <w:tr w:rsidR="00F87F41" w:rsidRPr="00F87F41" w14:paraId="41282DF4" w14:textId="77777777" w:rsidTr="000478E6">
        <w:trPr>
          <w:trHeight w:val="165"/>
        </w:trPr>
        <w:tc>
          <w:tcPr>
            <w:tcW w:w="1146" w:type="dxa"/>
            <w:shd w:val="clear" w:color="auto" w:fill="auto"/>
            <w:tcMar>
              <w:top w:w="60" w:type="dxa"/>
              <w:left w:w="60" w:type="dxa"/>
              <w:bottom w:w="60" w:type="dxa"/>
              <w:right w:w="60" w:type="dxa"/>
            </w:tcMar>
            <w:hideMark/>
          </w:tcPr>
          <w:p w14:paraId="50F8D457"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High</w:t>
            </w:r>
          </w:p>
        </w:tc>
        <w:tc>
          <w:tcPr>
            <w:tcW w:w="605" w:type="dxa"/>
            <w:shd w:val="clear" w:color="auto" w:fill="auto"/>
            <w:tcMar>
              <w:top w:w="60" w:type="dxa"/>
              <w:left w:w="60" w:type="dxa"/>
              <w:bottom w:w="60" w:type="dxa"/>
              <w:right w:w="60" w:type="dxa"/>
            </w:tcMar>
            <w:hideMark/>
          </w:tcPr>
          <w:p w14:paraId="74F70065"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058" w:type="dxa"/>
            <w:shd w:val="clear" w:color="auto" w:fill="auto"/>
            <w:tcMar>
              <w:top w:w="60" w:type="dxa"/>
              <w:left w:w="60" w:type="dxa"/>
              <w:bottom w:w="60" w:type="dxa"/>
              <w:right w:w="60" w:type="dxa"/>
            </w:tcMar>
            <w:hideMark/>
          </w:tcPr>
          <w:p w14:paraId="42D70705"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136.92</w:t>
            </w:r>
          </w:p>
        </w:tc>
        <w:tc>
          <w:tcPr>
            <w:tcW w:w="1058" w:type="dxa"/>
            <w:shd w:val="clear" w:color="auto" w:fill="auto"/>
            <w:tcMar>
              <w:top w:w="60" w:type="dxa"/>
              <w:left w:w="60" w:type="dxa"/>
              <w:bottom w:w="60" w:type="dxa"/>
              <w:right w:w="60" w:type="dxa"/>
            </w:tcMar>
            <w:hideMark/>
          </w:tcPr>
          <w:p w14:paraId="4E352D0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222.53</w:t>
            </w:r>
          </w:p>
        </w:tc>
        <w:tc>
          <w:tcPr>
            <w:tcW w:w="993" w:type="dxa"/>
            <w:shd w:val="clear" w:color="auto" w:fill="auto"/>
            <w:tcMar>
              <w:top w:w="60" w:type="dxa"/>
              <w:left w:w="60" w:type="dxa"/>
              <w:bottom w:w="60" w:type="dxa"/>
              <w:right w:w="60" w:type="dxa"/>
            </w:tcMar>
            <w:hideMark/>
          </w:tcPr>
          <w:p w14:paraId="690E0437"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0.71</w:t>
            </w:r>
          </w:p>
        </w:tc>
        <w:tc>
          <w:tcPr>
            <w:tcW w:w="993" w:type="dxa"/>
            <w:shd w:val="clear" w:color="auto" w:fill="auto"/>
            <w:tcMar>
              <w:top w:w="60" w:type="dxa"/>
              <w:left w:w="60" w:type="dxa"/>
              <w:bottom w:w="60" w:type="dxa"/>
              <w:right w:w="60" w:type="dxa"/>
            </w:tcMar>
            <w:hideMark/>
          </w:tcPr>
          <w:p w14:paraId="59C4B088"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38.66</w:t>
            </w:r>
          </w:p>
        </w:tc>
        <w:tc>
          <w:tcPr>
            <w:tcW w:w="993" w:type="dxa"/>
            <w:shd w:val="clear" w:color="auto" w:fill="auto"/>
            <w:tcMar>
              <w:top w:w="60" w:type="dxa"/>
              <w:left w:w="60" w:type="dxa"/>
              <w:bottom w:w="60" w:type="dxa"/>
              <w:right w:w="60" w:type="dxa"/>
            </w:tcMar>
            <w:hideMark/>
          </w:tcPr>
          <w:p w14:paraId="69B54997"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72.30</w:t>
            </w:r>
          </w:p>
        </w:tc>
        <w:tc>
          <w:tcPr>
            <w:tcW w:w="1058" w:type="dxa"/>
            <w:shd w:val="clear" w:color="auto" w:fill="auto"/>
            <w:tcMar>
              <w:top w:w="60" w:type="dxa"/>
              <w:left w:w="60" w:type="dxa"/>
              <w:bottom w:w="60" w:type="dxa"/>
              <w:right w:w="60" w:type="dxa"/>
            </w:tcMar>
            <w:hideMark/>
          </w:tcPr>
          <w:p w14:paraId="6AD50D2E"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151.75</w:t>
            </w:r>
          </w:p>
        </w:tc>
        <w:tc>
          <w:tcPr>
            <w:tcW w:w="1122" w:type="dxa"/>
            <w:shd w:val="clear" w:color="auto" w:fill="auto"/>
            <w:tcMar>
              <w:top w:w="60" w:type="dxa"/>
              <w:left w:w="60" w:type="dxa"/>
              <w:bottom w:w="60" w:type="dxa"/>
              <w:right w:w="60" w:type="dxa"/>
            </w:tcMar>
            <w:hideMark/>
          </w:tcPr>
          <w:p w14:paraId="0A678A10"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2721.85</w:t>
            </w:r>
          </w:p>
        </w:tc>
      </w:tr>
      <w:tr w:rsidR="00F87F41" w:rsidRPr="00F87F41" w14:paraId="21F34760" w14:textId="77777777" w:rsidTr="000478E6">
        <w:trPr>
          <w:trHeight w:val="165"/>
        </w:trPr>
        <w:tc>
          <w:tcPr>
            <w:tcW w:w="1146" w:type="dxa"/>
            <w:shd w:val="clear" w:color="auto" w:fill="auto"/>
            <w:tcMar>
              <w:top w:w="60" w:type="dxa"/>
              <w:left w:w="60" w:type="dxa"/>
              <w:bottom w:w="60" w:type="dxa"/>
              <w:right w:w="60" w:type="dxa"/>
            </w:tcMar>
            <w:hideMark/>
          </w:tcPr>
          <w:p w14:paraId="3D77AE93"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Low</w:t>
            </w:r>
          </w:p>
        </w:tc>
        <w:tc>
          <w:tcPr>
            <w:tcW w:w="605" w:type="dxa"/>
            <w:shd w:val="clear" w:color="auto" w:fill="auto"/>
            <w:tcMar>
              <w:top w:w="60" w:type="dxa"/>
              <w:left w:w="60" w:type="dxa"/>
              <w:bottom w:w="60" w:type="dxa"/>
              <w:right w:w="60" w:type="dxa"/>
            </w:tcMar>
            <w:hideMark/>
          </w:tcPr>
          <w:p w14:paraId="33711B70"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058" w:type="dxa"/>
            <w:shd w:val="clear" w:color="auto" w:fill="auto"/>
            <w:tcMar>
              <w:top w:w="60" w:type="dxa"/>
              <w:left w:w="60" w:type="dxa"/>
              <w:bottom w:w="60" w:type="dxa"/>
              <w:right w:w="60" w:type="dxa"/>
            </w:tcMar>
            <w:hideMark/>
          </w:tcPr>
          <w:p w14:paraId="15366FF5"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133.29</w:t>
            </w:r>
          </w:p>
        </w:tc>
        <w:tc>
          <w:tcPr>
            <w:tcW w:w="1058" w:type="dxa"/>
            <w:shd w:val="clear" w:color="auto" w:fill="auto"/>
            <w:tcMar>
              <w:top w:w="60" w:type="dxa"/>
              <w:left w:w="60" w:type="dxa"/>
              <w:bottom w:w="60" w:type="dxa"/>
              <w:right w:w="60" w:type="dxa"/>
            </w:tcMar>
            <w:hideMark/>
          </w:tcPr>
          <w:p w14:paraId="6471BC6E"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216.77</w:t>
            </w:r>
          </w:p>
        </w:tc>
        <w:tc>
          <w:tcPr>
            <w:tcW w:w="993" w:type="dxa"/>
            <w:shd w:val="clear" w:color="auto" w:fill="auto"/>
            <w:tcMar>
              <w:top w:w="60" w:type="dxa"/>
              <w:left w:w="60" w:type="dxa"/>
              <w:bottom w:w="60" w:type="dxa"/>
              <w:right w:w="60" w:type="dxa"/>
            </w:tcMar>
            <w:hideMark/>
          </w:tcPr>
          <w:p w14:paraId="7A56AB2A"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0.65</w:t>
            </w:r>
          </w:p>
        </w:tc>
        <w:tc>
          <w:tcPr>
            <w:tcW w:w="993" w:type="dxa"/>
            <w:shd w:val="clear" w:color="auto" w:fill="auto"/>
            <w:tcMar>
              <w:top w:w="60" w:type="dxa"/>
              <w:left w:w="60" w:type="dxa"/>
              <w:bottom w:w="60" w:type="dxa"/>
              <w:right w:w="60" w:type="dxa"/>
            </w:tcMar>
            <w:hideMark/>
          </w:tcPr>
          <w:p w14:paraId="69F156FA"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37.74</w:t>
            </w:r>
          </w:p>
        </w:tc>
        <w:tc>
          <w:tcPr>
            <w:tcW w:w="993" w:type="dxa"/>
            <w:shd w:val="clear" w:color="auto" w:fill="auto"/>
            <w:tcMar>
              <w:top w:w="60" w:type="dxa"/>
              <w:left w:w="60" w:type="dxa"/>
              <w:bottom w:w="60" w:type="dxa"/>
              <w:right w:w="60" w:type="dxa"/>
            </w:tcMar>
            <w:hideMark/>
          </w:tcPr>
          <w:p w14:paraId="6AA2A43D"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70.54</w:t>
            </w:r>
          </w:p>
        </w:tc>
        <w:tc>
          <w:tcPr>
            <w:tcW w:w="1058" w:type="dxa"/>
            <w:shd w:val="clear" w:color="auto" w:fill="auto"/>
            <w:tcMar>
              <w:top w:w="60" w:type="dxa"/>
              <w:left w:w="60" w:type="dxa"/>
              <w:bottom w:w="60" w:type="dxa"/>
              <w:right w:w="60" w:type="dxa"/>
            </w:tcMar>
            <w:hideMark/>
          </w:tcPr>
          <w:p w14:paraId="7C8395D1"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147.60</w:t>
            </w:r>
          </w:p>
        </w:tc>
        <w:tc>
          <w:tcPr>
            <w:tcW w:w="1122" w:type="dxa"/>
            <w:shd w:val="clear" w:color="auto" w:fill="auto"/>
            <w:tcMar>
              <w:top w:w="60" w:type="dxa"/>
              <w:left w:w="60" w:type="dxa"/>
              <w:bottom w:w="60" w:type="dxa"/>
              <w:right w:w="60" w:type="dxa"/>
            </w:tcMar>
            <w:hideMark/>
          </w:tcPr>
          <w:p w14:paraId="5F177513"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2687.81</w:t>
            </w:r>
          </w:p>
        </w:tc>
      </w:tr>
      <w:tr w:rsidR="00F87F41" w:rsidRPr="00F87F41" w14:paraId="1544385C" w14:textId="77777777" w:rsidTr="000478E6">
        <w:trPr>
          <w:trHeight w:val="165"/>
        </w:trPr>
        <w:tc>
          <w:tcPr>
            <w:tcW w:w="1146" w:type="dxa"/>
            <w:shd w:val="clear" w:color="auto" w:fill="auto"/>
            <w:tcMar>
              <w:top w:w="60" w:type="dxa"/>
              <w:left w:w="60" w:type="dxa"/>
              <w:bottom w:w="60" w:type="dxa"/>
              <w:right w:w="60" w:type="dxa"/>
            </w:tcMar>
            <w:hideMark/>
          </w:tcPr>
          <w:p w14:paraId="0D05EFD1"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Close</w:t>
            </w:r>
          </w:p>
        </w:tc>
        <w:tc>
          <w:tcPr>
            <w:tcW w:w="605" w:type="dxa"/>
            <w:shd w:val="clear" w:color="auto" w:fill="auto"/>
            <w:tcMar>
              <w:top w:w="60" w:type="dxa"/>
              <w:left w:w="60" w:type="dxa"/>
              <w:bottom w:w="60" w:type="dxa"/>
              <w:right w:w="60" w:type="dxa"/>
            </w:tcMar>
            <w:hideMark/>
          </w:tcPr>
          <w:p w14:paraId="37CDD268"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058" w:type="dxa"/>
            <w:shd w:val="clear" w:color="auto" w:fill="auto"/>
            <w:tcMar>
              <w:top w:w="60" w:type="dxa"/>
              <w:left w:w="60" w:type="dxa"/>
              <w:bottom w:w="60" w:type="dxa"/>
              <w:right w:w="60" w:type="dxa"/>
            </w:tcMar>
            <w:hideMark/>
          </w:tcPr>
          <w:p w14:paraId="6E0DC36F"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135.15</w:t>
            </w:r>
          </w:p>
        </w:tc>
        <w:tc>
          <w:tcPr>
            <w:tcW w:w="1058" w:type="dxa"/>
            <w:shd w:val="clear" w:color="auto" w:fill="auto"/>
            <w:tcMar>
              <w:top w:w="60" w:type="dxa"/>
              <w:left w:w="60" w:type="dxa"/>
              <w:bottom w:w="60" w:type="dxa"/>
              <w:right w:w="60" w:type="dxa"/>
            </w:tcMar>
            <w:hideMark/>
          </w:tcPr>
          <w:p w14:paraId="210F697E"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219.67</w:t>
            </w:r>
          </w:p>
        </w:tc>
        <w:tc>
          <w:tcPr>
            <w:tcW w:w="993" w:type="dxa"/>
            <w:shd w:val="clear" w:color="auto" w:fill="auto"/>
            <w:tcMar>
              <w:top w:w="60" w:type="dxa"/>
              <w:left w:w="60" w:type="dxa"/>
              <w:bottom w:w="60" w:type="dxa"/>
              <w:right w:w="60" w:type="dxa"/>
            </w:tcMar>
            <w:hideMark/>
          </w:tcPr>
          <w:p w14:paraId="674EDD77"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0.70</w:t>
            </w:r>
          </w:p>
        </w:tc>
        <w:tc>
          <w:tcPr>
            <w:tcW w:w="993" w:type="dxa"/>
            <w:shd w:val="clear" w:color="auto" w:fill="auto"/>
            <w:tcMar>
              <w:top w:w="60" w:type="dxa"/>
              <w:left w:w="60" w:type="dxa"/>
              <w:bottom w:w="60" w:type="dxa"/>
              <w:right w:w="60" w:type="dxa"/>
            </w:tcMar>
            <w:hideMark/>
          </w:tcPr>
          <w:p w14:paraId="5792FE23"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38.21</w:t>
            </w:r>
          </w:p>
        </w:tc>
        <w:tc>
          <w:tcPr>
            <w:tcW w:w="993" w:type="dxa"/>
            <w:shd w:val="clear" w:color="auto" w:fill="auto"/>
            <w:tcMar>
              <w:top w:w="60" w:type="dxa"/>
              <w:left w:w="60" w:type="dxa"/>
              <w:bottom w:w="60" w:type="dxa"/>
              <w:right w:w="60" w:type="dxa"/>
            </w:tcMar>
            <w:hideMark/>
          </w:tcPr>
          <w:p w14:paraId="3D2C71B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71.46</w:t>
            </w:r>
          </w:p>
        </w:tc>
        <w:tc>
          <w:tcPr>
            <w:tcW w:w="1058" w:type="dxa"/>
            <w:shd w:val="clear" w:color="auto" w:fill="auto"/>
            <w:tcMar>
              <w:top w:w="60" w:type="dxa"/>
              <w:left w:w="60" w:type="dxa"/>
              <w:bottom w:w="60" w:type="dxa"/>
              <w:right w:w="60" w:type="dxa"/>
            </w:tcMar>
            <w:hideMark/>
          </w:tcPr>
          <w:p w14:paraId="6D141E26"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149.69</w:t>
            </w:r>
          </w:p>
        </w:tc>
        <w:tc>
          <w:tcPr>
            <w:tcW w:w="1122" w:type="dxa"/>
            <w:shd w:val="clear" w:color="auto" w:fill="auto"/>
            <w:tcMar>
              <w:top w:w="60" w:type="dxa"/>
              <w:left w:w="60" w:type="dxa"/>
              <w:bottom w:w="60" w:type="dxa"/>
              <w:right w:w="60" w:type="dxa"/>
            </w:tcMar>
            <w:hideMark/>
          </w:tcPr>
          <w:p w14:paraId="37D58460"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2703.26</w:t>
            </w:r>
          </w:p>
        </w:tc>
      </w:tr>
      <w:tr w:rsidR="00F87F41" w:rsidRPr="00F87F41" w14:paraId="77061E84" w14:textId="77777777" w:rsidTr="000478E6">
        <w:trPr>
          <w:trHeight w:val="165"/>
        </w:trPr>
        <w:tc>
          <w:tcPr>
            <w:tcW w:w="1146" w:type="dxa"/>
            <w:shd w:val="clear" w:color="auto" w:fill="auto"/>
            <w:tcMar>
              <w:top w:w="60" w:type="dxa"/>
              <w:left w:w="60" w:type="dxa"/>
              <w:bottom w:w="60" w:type="dxa"/>
              <w:right w:w="60" w:type="dxa"/>
            </w:tcMar>
            <w:hideMark/>
          </w:tcPr>
          <w:p w14:paraId="7532E0F5"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proofErr w:type="spellStart"/>
            <w:r w:rsidRPr="00F87F41">
              <w:rPr>
                <w:rFonts w:ascii="Helvetica Neue" w:eastAsia="Times New Roman" w:hAnsi="Helvetica Neue" w:cs="Times New Roman"/>
                <w:b/>
                <w:bCs/>
                <w:color w:val="000000"/>
                <w:kern w:val="0"/>
                <w:sz w:val="15"/>
                <w:szCs w:val="15"/>
                <w14:ligatures w14:val="none"/>
              </w:rPr>
              <w:t>Adj</w:t>
            </w:r>
            <w:proofErr w:type="spellEnd"/>
            <w:r w:rsidRPr="00F87F41">
              <w:rPr>
                <w:rFonts w:ascii="Helvetica Neue" w:eastAsia="Times New Roman" w:hAnsi="Helvetica Neue" w:cs="Times New Roman"/>
                <w:b/>
                <w:bCs/>
                <w:color w:val="000000"/>
                <w:kern w:val="0"/>
                <w:sz w:val="15"/>
                <w:szCs w:val="15"/>
                <w14:ligatures w14:val="none"/>
              </w:rPr>
              <w:t xml:space="preserve"> Close</w:t>
            </w:r>
          </w:p>
        </w:tc>
        <w:tc>
          <w:tcPr>
            <w:tcW w:w="605" w:type="dxa"/>
            <w:shd w:val="clear" w:color="auto" w:fill="auto"/>
            <w:tcMar>
              <w:top w:w="60" w:type="dxa"/>
              <w:left w:w="60" w:type="dxa"/>
              <w:bottom w:w="60" w:type="dxa"/>
              <w:right w:w="60" w:type="dxa"/>
            </w:tcMar>
            <w:hideMark/>
          </w:tcPr>
          <w:p w14:paraId="3BED1868"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058" w:type="dxa"/>
            <w:shd w:val="clear" w:color="auto" w:fill="auto"/>
            <w:tcMar>
              <w:top w:w="60" w:type="dxa"/>
              <w:left w:w="60" w:type="dxa"/>
              <w:bottom w:w="60" w:type="dxa"/>
              <w:right w:w="60" w:type="dxa"/>
            </w:tcMar>
            <w:hideMark/>
          </w:tcPr>
          <w:p w14:paraId="11CE1BEF"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131.23</w:t>
            </w:r>
          </w:p>
        </w:tc>
        <w:tc>
          <w:tcPr>
            <w:tcW w:w="1058" w:type="dxa"/>
            <w:shd w:val="clear" w:color="auto" w:fill="auto"/>
            <w:tcMar>
              <w:top w:w="60" w:type="dxa"/>
              <w:left w:w="60" w:type="dxa"/>
              <w:bottom w:w="60" w:type="dxa"/>
              <w:right w:w="60" w:type="dxa"/>
            </w:tcMar>
            <w:hideMark/>
          </w:tcPr>
          <w:p w14:paraId="2B12649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220.08</w:t>
            </w:r>
          </w:p>
        </w:tc>
        <w:tc>
          <w:tcPr>
            <w:tcW w:w="993" w:type="dxa"/>
            <w:shd w:val="clear" w:color="auto" w:fill="auto"/>
            <w:tcMar>
              <w:top w:w="60" w:type="dxa"/>
              <w:left w:w="60" w:type="dxa"/>
              <w:bottom w:w="60" w:type="dxa"/>
              <w:right w:w="60" w:type="dxa"/>
            </w:tcMar>
            <w:hideMark/>
          </w:tcPr>
          <w:p w14:paraId="7BAA84C4"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0.70</w:t>
            </w:r>
          </w:p>
        </w:tc>
        <w:tc>
          <w:tcPr>
            <w:tcW w:w="993" w:type="dxa"/>
            <w:shd w:val="clear" w:color="auto" w:fill="auto"/>
            <w:tcMar>
              <w:top w:w="60" w:type="dxa"/>
              <w:left w:w="60" w:type="dxa"/>
              <w:bottom w:w="60" w:type="dxa"/>
              <w:right w:w="60" w:type="dxa"/>
            </w:tcMar>
            <w:hideMark/>
          </w:tcPr>
          <w:p w14:paraId="57B45A13"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34.34</w:t>
            </w:r>
          </w:p>
        </w:tc>
        <w:tc>
          <w:tcPr>
            <w:tcW w:w="993" w:type="dxa"/>
            <w:shd w:val="clear" w:color="auto" w:fill="auto"/>
            <w:tcMar>
              <w:top w:w="60" w:type="dxa"/>
              <w:left w:w="60" w:type="dxa"/>
              <w:bottom w:w="60" w:type="dxa"/>
              <w:right w:w="60" w:type="dxa"/>
            </w:tcMar>
            <w:hideMark/>
          </w:tcPr>
          <w:p w14:paraId="3CF062F2"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65.79</w:t>
            </w:r>
          </w:p>
        </w:tc>
        <w:tc>
          <w:tcPr>
            <w:tcW w:w="1058" w:type="dxa"/>
            <w:shd w:val="clear" w:color="auto" w:fill="auto"/>
            <w:tcMar>
              <w:top w:w="60" w:type="dxa"/>
              <w:left w:w="60" w:type="dxa"/>
              <w:bottom w:w="60" w:type="dxa"/>
              <w:right w:w="60" w:type="dxa"/>
            </w:tcMar>
            <w:hideMark/>
          </w:tcPr>
          <w:p w14:paraId="6D10A1C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144.80</w:t>
            </w:r>
          </w:p>
        </w:tc>
        <w:tc>
          <w:tcPr>
            <w:tcW w:w="1122" w:type="dxa"/>
            <w:shd w:val="clear" w:color="auto" w:fill="auto"/>
            <w:tcMar>
              <w:top w:w="60" w:type="dxa"/>
              <w:left w:w="60" w:type="dxa"/>
              <w:bottom w:w="60" w:type="dxa"/>
              <w:right w:w="60" w:type="dxa"/>
            </w:tcMar>
            <w:hideMark/>
          </w:tcPr>
          <w:p w14:paraId="321BFEAE"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2703.26</w:t>
            </w:r>
          </w:p>
        </w:tc>
      </w:tr>
      <w:tr w:rsidR="00F87F41" w:rsidRPr="00F87F41" w14:paraId="36664E7D" w14:textId="77777777" w:rsidTr="000478E6">
        <w:trPr>
          <w:trHeight w:val="165"/>
        </w:trPr>
        <w:tc>
          <w:tcPr>
            <w:tcW w:w="1146" w:type="dxa"/>
            <w:shd w:val="clear" w:color="auto" w:fill="auto"/>
            <w:tcMar>
              <w:top w:w="60" w:type="dxa"/>
              <w:left w:w="60" w:type="dxa"/>
              <w:bottom w:w="60" w:type="dxa"/>
              <w:right w:w="60" w:type="dxa"/>
            </w:tcMar>
            <w:hideMark/>
          </w:tcPr>
          <w:p w14:paraId="40CDAED4"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Volume</w:t>
            </w:r>
          </w:p>
        </w:tc>
        <w:tc>
          <w:tcPr>
            <w:tcW w:w="605" w:type="dxa"/>
            <w:shd w:val="clear" w:color="auto" w:fill="auto"/>
            <w:tcMar>
              <w:top w:w="60" w:type="dxa"/>
              <w:left w:w="60" w:type="dxa"/>
              <w:bottom w:w="60" w:type="dxa"/>
              <w:right w:w="60" w:type="dxa"/>
            </w:tcMar>
            <w:hideMark/>
          </w:tcPr>
          <w:p w14:paraId="2DB8E50A"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058" w:type="dxa"/>
            <w:shd w:val="clear" w:color="auto" w:fill="auto"/>
            <w:tcMar>
              <w:top w:w="60" w:type="dxa"/>
              <w:left w:w="60" w:type="dxa"/>
              <w:bottom w:w="60" w:type="dxa"/>
              <w:right w:w="60" w:type="dxa"/>
            </w:tcMar>
            <w:hideMark/>
          </w:tcPr>
          <w:p w14:paraId="29378B4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11554842.24</w:t>
            </w:r>
          </w:p>
        </w:tc>
        <w:tc>
          <w:tcPr>
            <w:tcW w:w="1058" w:type="dxa"/>
            <w:shd w:val="clear" w:color="auto" w:fill="auto"/>
            <w:tcMar>
              <w:top w:w="60" w:type="dxa"/>
              <w:left w:w="60" w:type="dxa"/>
              <w:bottom w:w="60" w:type="dxa"/>
              <w:right w:w="60" w:type="dxa"/>
            </w:tcMar>
            <w:hideMark/>
          </w:tcPr>
          <w:p w14:paraId="52E7B435"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28560594.65</w:t>
            </w:r>
          </w:p>
        </w:tc>
        <w:tc>
          <w:tcPr>
            <w:tcW w:w="993" w:type="dxa"/>
            <w:shd w:val="clear" w:color="auto" w:fill="auto"/>
            <w:tcMar>
              <w:top w:w="60" w:type="dxa"/>
              <w:left w:w="60" w:type="dxa"/>
              <w:bottom w:w="60" w:type="dxa"/>
              <w:right w:w="60" w:type="dxa"/>
            </w:tcMar>
            <w:hideMark/>
          </w:tcPr>
          <w:p w14:paraId="1DF927AD"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993" w:type="dxa"/>
            <w:shd w:val="clear" w:color="auto" w:fill="auto"/>
            <w:tcMar>
              <w:top w:w="60" w:type="dxa"/>
              <w:left w:w="60" w:type="dxa"/>
              <w:bottom w:w="60" w:type="dxa"/>
              <w:right w:w="60" w:type="dxa"/>
            </w:tcMar>
            <w:hideMark/>
          </w:tcPr>
          <w:p w14:paraId="7A73EA31"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1472750.00</w:t>
            </w:r>
          </w:p>
        </w:tc>
        <w:tc>
          <w:tcPr>
            <w:tcW w:w="993" w:type="dxa"/>
            <w:shd w:val="clear" w:color="auto" w:fill="auto"/>
            <w:tcMar>
              <w:top w:w="60" w:type="dxa"/>
              <w:left w:w="60" w:type="dxa"/>
              <w:bottom w:w="60" w:type="dxa"/>
              <w:right w:w="60" w:type="dxa"/>
            </w:tcMar>
            <w:hideMark/>
          </w:tcPr>
          <w:p w14:paraId="4BEC4B8B"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3154700.00</w:t>
            </w:r>
          </w:p>
        </w:tc>
        <w:tc>
          <w:tcPr>
            <w:tcW w:w="1058" w:type="dxa"/>
            <w:shd w:val="clear" w:color="auto" w:fill="auto"/>
            <w:tcMar>
              <w:top w:w="60" w:type="dxa"/>
              <w:left w:w="60" w:type="dxa"/>
              <w:bottom w:w="60" w:type="dxa"/>
              <w:right w:w="60" w:type="dxa"/>
            </w:tcMar>
            <w:hideMark/>
          </w:tcPr>
          <w:p w14:paraId="431AE2FF"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8661400.00</w:t>
            </w:r>
          </w:p>
        </w:tc>
        <w:tc>
          <w:tcPr>
            <w:tcW w:w="1122" w:type="dxa"/>
            <w:shd w:val="clear" w:color="auto" w:fill="auto"/>
            <w:tcMar>
              <w:top w:w="60" w:type="dxa"/>
              <w:left w:w="60" w:type="dxa"/>
              <w:bottom w:w="60" w:type="dxa"/>
              <w:right w:w="60" w:type="dxa"/>
            </w:tcMar>
            <w:hideMark/>
          </w:tcPr>
          <w:p w14:paraId="79831FC2"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1065523200.00</w:t>
            </w:r>
          </w:p>
        </w:tc>
      </w:tr>
      <w:tr w:rsidR="00F87F41" w:rsidRPr="00F87F41" w14:paraId="70244EDA" w14:textId="77777777" w:rsidTr="000478E6">
        <w:trPr>
          <w:trHeight w:val="165"/>
        </w:trPr>
        <w:tc>
          <w:tcPr>
            <w:tcW w:w="1146" w:type="dxa"/>
            <w:shd w:val="clear" w:color="auto" w:fill="auto"/>
            <w:tcMar>
              <w:top w:w="60" w:type="dxa"/>
              <w:left w:w="60" w:type="dxa"/>
              <w:bottom w:w="60" w:type="dxa"/>
              <w:right w:w="60" w:type="dxa"/>
            </w:tcMar>
            <w:hideMark/>
          </w:tcPr>
          <w:p w14:paraId="0DDDD260"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proofErr w:type="spellStart"/>
            <w:r w:rsidRPr="00F87F41">
              <w:rPr>
                <w:rFonts w:ascii="Helvetica Neue" w:eastAsia="Times New Roman" w:hAnsi="Helvetica Neue" w:cs="Times New Roman"/>
                <w:b/>
                <w:bCs/>
                <w:color w:val="000000"/>
                <w:kern w:val="0"/>
                <w:sz w:val="15"/>
                <w:szCs w:val="15"/>
                <w14:ligatures w14:val="none"/>
              </w:rPr>
              <w:lastRenderedPageBreak/>
              <w:t>Sentiment_Score</w:t>
            </w:r>
            <w:proofErr w:type="spellEnd"/>
          </w:p>
        </w:tc>
        <w:tc>
          <w:tcPr>
            <w:tcW w:w="605" w:type="dxa"/>
            <w:shd w:val="clear" w:color="auto" w:fill="auto"/>
            <w:tcMar>
              <w:top w:w="60" w:type="dxa"/>
              <w:left w:w="60" w:type="dxa"/>
              <w:bottom w:w="60" w:type="dxa"/>
              <w:right w:w="60" w:type="dxa"/>
            </w:tcMar>
            <w:hideMark/>
          </w:tcPr>
          <w:p w14:paraId="11DC72D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058" w:type="dxa"/>
            <w:shd w:val="clear" w:color="auto" w:fill="auto"/>
            <w:tcMar>
              <w:top w:w="60" w:type="dxa"/>
              <w:left w:w="60" w:type="dxa"/>
              <w:bottom w:w="60" w:type="dxa"/>
              <w:right w:w="60" w:type="dxa"/>
            </w:tcMar>
            <w:hideMark/>
          </w:tcPr>
          <w:p w14:paraId="512F2E6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0.67</w:t>
            </w:r>
          </w:p>
        </w:tc>
        <w:tc>
          <w:tcPr>
            <w:tcW w:w="1058" w:type="dxa"/>
            <w:shd w:val="clear" w:color="auto" w:fill="auto"/>
            <w:tcMar>
              <w:top w:w="60" w:type="dxa"/>
              <w:left w:w="60" w:type="dxa"/>
              <w:bottom w:w="60" w:type="dxa"/>
              <w:right w:w="60" w:type="dxa"/>
            </w:tcMar>
            <w:hideMark/>
          </w:tcPr>
          <w:p w14:paraId="1A14D089"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2.38</w:t>
            </w:r>
          </w:p>
        </w:tc>
        <w:tc>
          <w:tcPr>
            <w:tcW w:w="993" w:type="dxa"/>
            <w:shd w:val="clear" w:color="auto" w:fill="auto"/>
            <w:tcMar>
              <w:top w:w="60" w:type="dxa"/>
              <w:left w:w="60" w:type="dxa"/>
              <w:bottom w:w="60" w:type="dxa"/>
              <w:right w:w="60" w:type="dxa"/>
            </w:tcMar>
            <w:hideMark/>
          </w:tcPr>
          <w:p w14:paraId="2B90CF71"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-96.88</w:t>
            </w:r>
          </w:p>
        </w:tc>
        <w:tc>
          <w:tcPr>
            <w:tcW w:w="993" w:type="dxa"/>
            <w:shd w:val="clear" w:color="auto" w:fill="auto"/>
            <w:tcMar>
              <w:top w:w="60" w:type="dxa"/>
              <w:left w:w="60" w:type="dxa"/>
              <w:bottom w:w="60" w:type="dxa"/>
              <w:right w:w="60" w:type="dxa"/>
            </w:tcMar>
            <w:hideMark/>
          </w:tcPr>
          <w:p w14:paraId="6D72FA50"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993" w:type="dxa"/>
            <w:shd w:val="clear" w:color="auto" w:fill="auto"/>
            <w:tcMar>
              <w:top w:w="60" w:type="dxa"/>
              <w:left w:w="60" w:type="dxa"/>
              <w:bottom w:w="60" w:type="dxa"/>
              <w:right w:w="60" w:type="dxa"/>
            </w:tcMar>
            <w:hideMark/>
          </w:tcPr>
          <w:p w14:paraId="6EF9CE37"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0.08</w:t>
            </w:r>
          </w:p>
        </w:tc>
        <w:tc>
          <w:tcPr>
            <w:tcW w:w="1058" w:type="dxa"/>
            <w:shd w:val="clear" w:color="auto" w:fill="auto"/>
            <w:tcMar>
              <w:top w:w="60" w:type="dxa"/>
              <w:left w:w="60" w:type="dxa"/>
              <w:bottom w:w="60" w:type="dxa"/>
              <w:right w:w="60" w:type="dxa"/>
            </w:tcMar>
            <w:hideMark/>
          </w:tcPr>
          <w:p w14:paraId="0068F744"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0.38</w:t>
            </w:r>
          </w:p>
        </w:tc>
        <w:tc>
          <w:tcPr>
            <w:tcW w:w="1122" w:type="dxa"/>
            <w:shd w:val="clear" w:color="auto" w:fill="auto"/>
            <w:tcMar>
              <w:top w:w="60" w:type="dxa"/>
              <w:left w:w="60" w:type="dxa"/>
              <w:bottom w:w="60" w:type="dxa"/>
              <w:right w:w="60" w:type="dxa"/>
            </w:tcMar>
            <w:hideMark/>
          </w:tcPr>
          <w:p w14:paraId="55E292BD"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66.62</w:t>
            </w:r>
          </w:p>
        </w:tc>
      </w:tr>
      <w:tr w:rsidR="00F87F41" w:rsidRPr="00F87F41" w14:paraId="589F6568" w14:textId="77777777" w:rsidTr="000478E6">
        <w:trPr>
          <w:trHeight w:val="165"/>
        </w:trPr>
        <w:tc>
          <w:tcPr>
            <w:tcW w:w="1146" w:type="dxa"/>
            <w:shd w:val="clear" w:color="auto" w:fill="auto"/>
            <w:tcMar>
              <w:top w:w="60" w:type="dxa"/>
              <w:left w:w="60" w:type="dxa"/>
              <w:bottom w:w="60" w:type="dxa"/>
              <w:right w:w="60" w:type="dxa"/>
            </w:tcMar>
            <w:hideMark/>
          </w:tcPr>
          <w:p w14:paraId="3BF1E287"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proofErr w:type="spellStart"/>
            <w:r w:rsidRPr="00F87F41">
              <w:rPr>
                <w:rFonts w:ascii="Helvetica Neue" w:eastAsia="Times New Roman" w:hAnsi="Helvetica Neue" w:cs="Times New Roman"/>
                <w:b/>
                <w:bCs/>
                <w:color w:val="000000"/>
                <w:kern w:val="0"/>
                <w:sz w:val="15"/>
                <w:szCs w:val="15"/>
                <w14:ligatures w14:val="none"/>
              </w:rPr>
              <w:t>New_Covid_Cases</w:t>
            </w:r>
            <w:proofErr w:type="spellEnd"/>
          </w:p>
        </w:tc>
        <w:tc>
          <w:tcPr>
            <w:tcW w:w="605" w:type="dxa"/>
            <w:shd w:val="clear" w:color="auto" w:fill="auto"/>
            <w:tcMar>
              <w:top w:w="60" w:type="dxa"/>
              <w:left w:w="60" w:type="dxa"/>
              <w:bottom w:w="60" w:type="dxa"/>
              <w:right w:w="60" w:type="dxa"/>
            </w:tcMar>
            <w:hideMark/>
          </w:tcPr>
          <w:p w14:paraId="498C2D15"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058" w:type="dxa"/>
            <w:shd w:val="clear" w:color="auto" w:fill="auto"/>
            <w:tcMar>
              <w:top w:w="60" w:type="dxa"/>
              <w:left w:w="60" w:type="dxa"/>
              <w:bottom w:w="60" w:type="dxa"/>
              <w:right w:w="60" w:type="dxa"/>
            </w:tcMar>
            <w:hideMark/>
          </w:tcPr>
          <w:p w14:paraId="21AA68E1"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28569.96</w:t>
            </w:r>
          </w:p>
        </w:tc>
        <w:tc>
          <w:tcPr>
            <w:tcW w:w="1058" w:type="dxa"/>
            <w:shd w:val="clear" w:color="auto" w:fill="auto"/>
            <w:tcMar>
              <w:top w:w="60" w:type="dxa"/>
              <w:left w:w="60" w:type="dxa"/>
              <w:bottom w:w="60" w:type="dxa"/>
              <w:right w:w="60" w:type="dxa"/>
            </w:tcMar>
            <w:hideMark/>
          </w:tcPr>
          <w:p w14:paraId="218648F2"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83851.28</w:t>
            </w:r>
          </w:p>
        </w:tc>
        <w:tc>
          <w:tcPr>
            <w:tcW w:w="993" w:type="dxa"/>
            <w:shd w:val="clear" w:color="auto" w:fill="auto"/>
            <w:tcMar>
              <w:top w:w="60" w:type="dxa"/>
              <w:left w:w="60" w:type="dxa"/>
              <w:bottom w:w="60" w:type="dxa"/>
              <w:right w:w="60" w:type="dxa"/>
            </w:tcMar>
            <w:hideMark/>
          </w:tcPr>
          <w:p w14:paraId="37A93126"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993" w:type="dxa"/>
            <w:shd w:val="clear" w:color="auto" w:fill="auto"/>
            <w:tcMar>
              <w:top w:w="60" w:type="dxa"/>
              <w:left w:w="60" w:type="dxa"/>
              <w:bottom w:w="60" w:type="dxa"/>
              <w:right w:w="60" w:type="dxa"/>
            </w:tcMar>
            <w:hideMark/>
          </w:tcPr>
          <w:p w14:paraId="70CF5259"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993" w:type="dxa"/>
            <w:shd w:val="clear" w:color="auto" w:fill="auto"/>
            <w:tcMar>
              <w:top w:w="60" w:type="dxa"/>
              <w:left w:w="60" w:type="dxa"/>
              <w:bottom w:w="60" w:type="dxa"/>
              <w:right w:w="60" w:type="dxa"/>
            </w:tcMar>
            <w:hideMark/>
          </w:tcPr>
          <w:p w14:paraId="5C970E7A"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058" w:type="dxa"/>
            <w:shd w:val="clear" w:color="auto" w:fill="auto"/>
            <w:tcMar>
              <w:top w:w="60" w:type="dxa"/>
              <w:left w:w="60" w:type="dxa"/>
              <w:bottom w:w="60" w:type="dxa"/>
              <w:right w:w="60" w:type="dxa"/>
            </w:tcMar>
            <w:hideMark/>
          </w:tcPr>
          <w:p w14:paraId="2A13389C"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20673.00</w:t>
            </w:r>
          </w:p>
        </w:tc>
        <w:tc>
          <w:tcPr>
            <w:tcW w:w="1122" w:type="dxa"/>
            <w:shd w:val="clear" w:color="auto" w:fill="auto"/>
            <w:tcMar>
              <w:top w:w="60" w:type="dxa"/>
              <w:left w:w="60" w:type="dxa"/>
              <w:bottom w:w="60" w:type="dxa"/>
              <w:right w:w="60" w:type="dxa"/>
            </w:tcMar>
            <w:hideMark/>
          </w:tcPr>
          <w:p w14:paraId="3E6F8DCA"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1265520.00</w:t>
            </w:r>
          </w:p>
        </w:tc>
      </w:tr>
      <w:tr w:rsidR="00F87F41" w:rsidRPr="00F87F41" w14:paraId="55F17338" w14:textId="77777777" w:rsidTr="000478E6">
        <w:trPr>
          <w:trHeight w:val="165"/>
        </w:trPr>
        <w:tc>
          <w:tcPr>
            <w:tcW w:w="1146" w:type="dxa"/>
            <w:tcBorders>
              <w:bottom w:val="single" w:sz="4" w:space="0" w:color="auto"/>
            </w:tcBorders>
            <w:shd w:val="clear" w:color="auto" w:fill="auto"/>
            <w:tcMar>
              <w:top w:w="60" w:type="dxa"/>
              <w:left w:w="60" w:type="dxa"/>
              <w:bottom w:w="60" w:type="dxa"/>
              <w:right w:w="60" w:type="dxa"/>
            </w:tcMar>
            <w:hideMark/>
          </w:tcPr>
          <w:p w14:paraId="76023D9D"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proofErr w:type="spellStart"/>
            <w:r w:rsidRPr="00F87F41">
              <w:rPr>
                <w:rFonts w:ascii="Helvetica Neue" w:eastAsia="Times New Roman" w:hAnsi="Helvetica Neue" w:cs="Times New Roman"/>
                <w:b/>
                <w:bCs/>
                <w:color w:val="000000"/>
                <w:kern w:val="0"/>
                <w:sz w:val="15"/>
                <w:szCs w:val="15"/>
                <w14:ligatures w14:val="none"/>
              </w:rPr>
              <w:t>MarketCap</w:t>
            </w:r>
            <w:proofErr w:type="spellEnd"/>
          </w:p>
        </w:tc>
        <w:tc>
          <w:tcPr>
            <w:tcW w:w="605" w:type="dxa"/>
            <w:tcBorders>
              <w:bottom w:val="single" w:sz="4" w:space="0" w:color="auto"/>
            </w:tcBorders>
            <w:shd w:val="clear" w:color="auto" w:fill="auto"/>
            <w:tcMar>
              <w:top w:w="60" w:type="dxa"/>
              <w:left w:w="60" w:type="dxa"/>
              <w:bottom w:w="60" w:type="dxa"/>
              <w:right w:w="60" w:type="dxa"/>
            </w:tcMar>
            <w:hideMark/>
          </w:tcPr>
          <w:p w14:paraId="4F02B362"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058" w:type="dxa"/>
            <w:tcBorders>
              <w:bottom w:val="single" w:sz="4" w:space="0" w:color="auto"/>
            </w:tcBorders>
            <w:shd w:val="clear" w:color="auto" w:fill="auto"/>
            <w:tcMar>
              <w:top w:w="60" w:type="dxa"/>
              <w:left w:w="60" w:type="dxa"/>
              <w:bottom w:w="60" w:type="dxa"/>
              <w:right w:w="60" w:type="dxa"/>
            </w:tcMar>
            <w:hideMark/>
          </w:tcPr>
          <w:p w14:paraId="35A8A07A"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214808803513.93</w:t>
            </w:r>
          </w:p>
        </w:tc>
        <w:tc>
          <w:tcPr>
            <w:tcW w:w="1058" w:type="dxa"/>
            <w:tcBorders>
              <w:bottom w:val="single" w:sz="4" w:space="0" w:color="auto"/>
            </w:tcBorders>
            <w:shd w:val="clear" w:color="auto" w:fill="auto"/>
            <w:tcMar>
              <w:top w:w="60" w:type="dxa"/>
              <w:left w:w="60" w:type="dxa"/>
              <w:bottom w:w="60" w:type="dxa"/>
              <w:right w:w="60" w:type="dxa"/>
            </w:tcMar>
            <w:hideMark/>
          </w:tcPr>
          <w:p w14:paraId="2121350D"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478458310487.78</w:t>
            </w:r>
          </w:p>
        </w:tc>
        <w:tc>
          <w:tcPr>
            <w:tcW w:w="993" w:type="dxa"/>
            <w:tcBorders>
              <w:bottom w:val="single" w:sz="4" w:space="0" w:color="auto"/>
            </w:tcBorders>
            <w:shd w:val="clear" w:color="auto" w:fill="auto"/>
            <w:tcMar>
              <w:top w:w="60" w:type="dxa"/>
              <w:left w:w="60" w:type="dxa"/>
              <w:bottom w:w="60" w:type="dxa"/>
              <w:right w:w="60" w:type="dxa"/>
            </w:tcMar>
            <w:hideMark/>
          </w:tcPr>
          <w:p w14:paraId="11FCE734"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16346392576.00</w:t>
            </w:r>
          </w:p>
        </w:tc>
        <w:tc>
          <w:tcPr>
            <w:tcW w:w="993" w:type="dxa"/>
            <w:tcBorders>
              <w:bottom w:val="single" w:sz="4" w:space="0" w:color="auto"/>
            </w:tcBorders>
            <w:shd w:val="clear" w:color="auto" w:fill="auto"/>
            <w:tcMar>
              <w:top w:w="60" w:type="dxa"/>
              <w:left w:w="60" w:type="dxa"/>
              <w:bottom w:w="60" w:type="dxa"/>
              <w:right w:w="60" w:type="dxa"/>
            </w:tcMar>
            <w:hideMark/>
          </w:tcPr>
          <w:p w14:paraId="2E3E6133"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39679574016.00</w:t>
            </w:r>
          </w:p>
        </w:tc>
        <w:tc>
          <w:tcPr>
            <w:tcW w:w="993" w:type="dxa"/>
            <w:tcBorders>
              <w:bottom w:val="single" w:sz="4" w:space="0" w:color="auto"/>
            </w:tcBorders>
            <w:shd w:val="clear" w:color="auto" w:fill="auto"/>
            <w:tcMar>
              <w:top w:w="60" w:type="dxa"/>
              <w:left w:w="60" w:type="dxa"/>
              <w:bottom w:w="60" w:type="dxa"/>
              <w:right w:w="60" w:type="dxa"/>
            </w:tcMar>
            <w:hideMark/>
          </w:tcPr>
          <w:p w14:paraId="2A23BAEB"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62220886016.00</w:t>
            </w:r>
          </w:p>
        </w:tc>
        <w:tc>
          <w:tcPr>
            <w:tcW w:w="1058" w:type="dxa"/>
            <w:tcBorders>
              <w:bottom w:val="single" w:sz="4" w:space="0" w:color="auto"/>
            </w:tcBorders>
            <w:shd w:val="clear" w:color="auto" w:fill="auto"/>
            <w:tcMar>
              <w:top w:w="60" w:type="dxa"/>
              <w:left w:w="60" w:type="dxa"/>
              <w:bottom w:w="60" w:type="dxa"/>
              <w:right w:w="60" w:type="dxa"/>
            </w:tcMar>
            <w:hideMark/>
          </w:tcPr>
          <w:p w14:paraId="37C69799"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131073245184.00</w:t>
            </w:r>
          </w:p>
        </w:tc>
        <w:tc>
          <w:tcPr>
            <w:tcW w:w="1122" w:type="dxa"/>
            <w:tcBorders>
              <w:bottom w:val="single" w:sz="4" w:space="0" w:color="auto"/>
            </w:tcBorders>
            <w:shd w:val="clear" w:color="auto" w:fill="auto"/>
            <w:tcMar>
              <w:top w:w="60" w:type="dxa"/>
              <w:left w:w="60" w:type="dxa"/>
              <w:bottom w:w="60" w:type="dxa"/>
              <w:right w:w="60" w:type="dxa"/>
            </w:tcMar>
            <w:hideMark/>
          </w:tcPr>
          <w:p w14:paraId="58B29455" w14:textId="77777777" w:rsidR="00F87F41" w:rsidRPr="00F87F41" w:rsidRDefault="00F87F41" w:rsidP="002E5761">
            <w:pPr>
              <w:spacing w:line="360" w:lineRule="auto"/>
              <w:jc w:val="both"/>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2828020482048.00</w:t>
            </w:r>
          </w:p>
        </w:tc>
      </w:tr>
    </w:tbl>
    <w:p w14:paraId="593A7F54" w14:textId="77777777" w:rsidR="00453D5A" w:rsidRDefault="00453D5A" w:rsidP="002E5761">
      <w:pPr>
        <w:spacing w:line="360" w:lineRule="auto"/>
        <w:jc w:val="both"/>
        <w:rPr>
          <w:rFonts w:ascii="Arial" w:hAnsi="Arial" w:cs="Arial"/>
        </w:rPr>
      </w:pPr>
    </w:p>
    <w:p w14:paraId="49848ACA" w14:textId="77777777" w:rsidR="00F87F41" w:rsidRPr="00F87F41" w:rsidRDefault="00F87F41" w:rsidP="002E5761">
      <w:pPr>
        <w:spacing w:line="360" w:lineRule="auto"/>
        <w:jc w:val="both"/>
        <w:rPr>
          <w:rFonts w:ascii="Arial" w:hAnsi="Arial" w:cs="Arial"/>
        </w:rPr>
      </w:pPr>
      <w:r w:rsidRPr="00F87F41">
        <w:rPr>
          <w:rFonts w:ascii="Arial" w:hAnsi="Arial" w:cs="Arial"/>
        </w:rPr>
        <w:t xml:space="preserve">Stock Prices (Open, High, Low, Close, </w:t>
      </w:r>
      <w:proofErr w:type="spellStart"/>
      <w:r w:rsidRPr="00F87F41">
        <w:rPr>
          <w:rFonts w:ascii="Arial" w:hAnsi="Arial" w:cs="Arial"/>
        </w:rPr>
        <w:t>Adj</w:t>
      </w:r>
      <w:proofErr w:type="spellEnd"/>
      <w:r w:rsidRPr="00F87F41">
        <w:rPr>
          <w:rFonts w:ascii="Arial" w:hAnsi="Arial" w:cs="Arial"/>
        </w:rPr>
        <w:t xml:space="preserve"> Close): The minimum price is 0.70 dollar while the maximum is 2,703.26 dollar. The distribution of prices appears to be right-skewed, as the mean is significantly greater than the median.</w:t>
      </w:r>
    </w:p>
    <w:p w14:paraId="7CCD40D8" w14:textId="77777777" w:rsidR="00F87F41" w:rsidRPr="00F87F41" w:rsidRDefault="00F87F41" w:rsidP="002E5761">
      <w:pPr>
        <w:spacing w:line="360" w:lineRule="auto"/>
        <w:jc w:val="both"/>
        <w:rPr>
          <w:rFonts w:ascii="Arial" w:hAnsi="Arial" w:cs="Arial"/>
        </w:rPr>
      </w:pPr>
    </w:p>
    <w:p w14:paraId="693D9A06" w14:textId="77777777" w:rsidR="00F87F41" w:rsidRPr="00F87F41" w:rsidRDefault="00F87F41" w:rsidP="002E5761">
      <w:pPr>
        <w:spacing w:line="360" w:lineRule="auto"/>
        <w:jc w:val="both"/>
        <w:rPr>
          <w:rFonts w:ascii="Arial" w:hAnsi="Arial" w:cs="Arial"/>
        </w:rPr>
      </w:pPr>
      <w:r w:rsidRPr="00F87F41">
        <w:rPr>
          <w:rFonts w:ascii="Arial" w:hAnsi="Arial" w:cs="Arial"/>
        </w:rPr>
        <w:t>Volume: The trading volume displays substantial variability, ranging from days with zero traded volume to those exceeding a billion.</w:t>
      </w:r>
    </w:p>
    <w:p w14:paraId="7B4AC63F" w14:textId="77777777" w:rsidR="00F87F41" w:rsidRPr="00F87F41" w:rsidRDefault="00F87F41" w:rsidP="002E5761">
      <w:pPr>
        <w:spacing w:line="360" w:lineRule="auto"/>
        <w:jc w:val="both"/>
        <w:rPr>
          <w:rFonts w:ascii="Arial" w:hAnsi="Arial" w:cs="Arial"/>
        </w:rPr>
      </w:pPr>
    </w:p>
    <w:p w14:paraId="7EA45891" w14:textId="4811C3CD" w:rsidR="00F87F41" w:rsidRPr="00F87F41" w:rsidRDefault="00F87F41" w:rsidP="002E5761">
      <w:pPr>
        <w:spacing w:line="360" w:lineRule="auto"/>
        <w:jc w:val="both"/>
        <w:rPr>
          <w:rFonts w:ascii="Arial" w:hAnsi="Arial" w:cs="Arial"/>
        </w:rPr>
      </w:pPr>
      <w:proofErr w:type="spellStart"/>
      <w:r w:rsidRPr="00F87F41">
        <w:rPr>
          <w:rFonts w:ascii="Arial" w:hAnsi="Arial" w:cs="Arial"/>
        </w:rPr>
        <w:t>Sentiment_Score</w:t>
      </w:r>
      <w:proofErr w:type="spellEnd"/>
      <w:r w:rsidRPr="00F87F41">
        <w:rPr>
          <w:rFonts w:ascii="Arial" w:hAnsi="Arial" w:cs="Arial"/>
        </w:rPr>
        <w:t>: The average sentiment score is around 0.67. However, this metric is susceptible to significant fluctuations, spanning from -96.88 to 66.62. This wide range underscores the immense variability in daily news sentiment for different firms.</w:t>
      </w:r>
      <w:r w:rsidR="002C26E0">
        <w:rPr>
          <w:rFonts w:ascii="Arial" w:hAnsi="Arial" w:cs="Arial"/>
        </w:rPr>
        <w:t xml:space="preserve"> </w:t>
      </w:r>
      <w:r w:rsidR="002C26E0" w:rsidRPr="002C26E0">
        <w:rPr>
          <w:rFonts w:ascii="Arial" w:hAnsi="Arial" w:cs="Arial"/>
        </w:rPr>
        <w:t>A major portion of the sentiment scores is clustered around the 0 mark, indicating many days have neutral or minimal sentiment. The distribution shows slight positive skewness, with a significant number of days having positive sentiment scores. There are fewer days with strongly negative sentiment scores compared to those with positive scores.</w:t>
      </w:r>
    </w:p>
    <w:p w14:paraId="01E6B248" w14:textId="77777777" w:rsidR="00F87F41" w:rsidRPr="00F87F41" w:rsidRDefault="00F87F41" w:rsidP="002E5761">
      <w:pPr>
        <w:spacing w:line="360" w:lineRule="auto"/>
        <w:jc w:val="both"/>
        <w:rPr>
          <w:rFonts w:ascii="Arial" w:hAnsi="Arial" w:cs="Arial"/>
        </w:rPr>
      </w:pPr>
    </w:p>
    <w:p w14:paraId="0A523486" w14:textId="77777777" w:rsidR="00F87F41" w:rsidRPr="00F87F41" w:rsidRDefault="00F87F41" w:rsidP="002E5761">
      <w:pPr>
        <w:spacing w:line="360" w:lineRule="auto"/>
        <w:jc w:val="both"/>
        <w:rPr>
          <w:rFonts w:ascii="Arial" w:hAnsi="Arial" w:cs="Arial"/>
        </w:rPr>
      </w:pPr>
      <w:proofErr w:type="spellStart"/>
      <w:r w:rsidRPr="00F87F41">
        <w:rPr>
          <w:rFonts w:ascii="Arial" w:hAnsi="Arial" w:cs="Arial"/>
        </w:rPr>
        <w:t>New_Covid_Cases</w:t>
      </w:r>
      <w:proofErr w:type="spellEnd"/>
      <w:r w:rsidRPr="00F87F41">
        <w:rPr>
          <w:rFonts w:ascii="Arial" w:hAnsi="Arial" w:cs="Arial"/>
        </w:rPr>
        <w:t>: The mean daily count of new COVID-19 cases in the US stands at approximately 28,570. With the maximum number of cases recorded in a single day being over 1.26 million, it underscores the magnitude of the pandemic's peak phases.</w:t>
      </w:r>
    </w:p>
    <w:p w14:paraId="0EB5AD49" w14:textId="77777777" w:rsidR="00F87F41" w:rsidRPr="00F87F41" w:rsidRDefault="00F87F41" w:rsidP="002E5761">
      <w:pPr>
        <w:spacing w:line="360" w:lineRule="auto"/>
        <w:jc w:val="both"/>
        <w:rPr>
          <w:rFonts w:ascii="Arial" w:hAnsi="Arial" w:cs="Arial"/>
        </w:rPr>
      </w:pPr>
    </w:p>
    <w:p w14:paraId="617ACF89" w14:textId="6AC58141" w:rsidR="00F87F41" w:rsidRDefault="00F87F41" w:rsidP="002E5761">
      <w:pPr>
        <w:spacing w:line="360" w:lineRule="auto"/>
        <w:jc w:val="both"/>
        <w:rPr>
          <w:rFonts w:ascii="Arial" w:hAnsi="Arial" w:cs="Arial"/>
        </w:rPr>
      </w:pPr>
      <w:proofErr w:type="spellStart"/>
      <w:r w:rsidRPr="00F87F41">
        <w:rPr>
          <w:rFonts w:ascii="Arial" w:hAnsi="Arial" w:cs="Arial"/>
        </w:rPr>
        <w:t>MarketCap</w:t>
      </w:r>
      <w:proofErr w:type="spellEnd"/>
      <w:r w:rsidRPr="00F87F41">
        <w:rPr>
          <w:rFonts w:ascii="Arial" w:hAnsi="Arial" w:cs="Arial"/>
        </w:rPr>
        <w:t xml:space="preserve">: The companies' market capitalization exhibits a wide range, spanning from roughly 15 billion </w:t>
      </w:r>
      <w:proofErr w:type="gramStart"/>
      <w:r w:rsidRPr="00F87F41">
        <w:rPr>
          <w:rFonts w:ascii="Arial" w:hAnsi="Arial" w:cs="Arial"/>
        </w:rPr>
        <w:t>dollar</w:t>
      </w:r>
      <w:proofErr w:type="gramEnd"/>
      <w:r w:rsidRPr="00F87F41">
        <w:rPr>
          <w:rFonts w:ascii="Arial" w:hAnsi="Arial" w:cs="Arial"/>
        </w:rPr>
        <w:t xml:space="preserve"> to a staggering 2.8 trillion dollar.</w:t>
      </w:r>
    </w:p>
    <w:p w14:paraId="68C28BF6" w14:textId="77777777" w:rsidR="00F87F41" w:rsidRDefault="00F87F41" w:rsidP="002E5761">
      <w:pPr>
        <w:spacing w:line="360" w:lineRule="auto"/>
        <w:jc w:val="both"/>
        <w:rPr>
          <w:rFonts w:ascii="Arial" w:hAnsi="Arial" w:cs="Arial"/>
        </w:rPr>
      </w:pPr>
    </w:p>
    <w:p w14:paraId="2BA02438" w14:textId="58AFC8D9" w:rsidR="00361867" w:rsidRPr="002C26E0" w:rsidRDefault="00453D5A" w:rsidP="005F6FD4">
      <w:pPr>
        <w:pStyle w:val="Heading2"/>
      </w:pPr>
      <w:bookmarkStart w:id="185" w:name="_Toc144117217"/>
      <w:r w:rsidRPr="00940F14">
        <w:t>6.2</w:t>
      </w:r>
      <w:r w:rsidR="00940F14" w:rsidRPr="00940F14">
        <w:t xml:space="preserve"> Data Visualization</w:t>
      </w:r>
      <w:commentRangeStart w:id="186"/>
      <w:commentRangeStart w:id="187"/>
      <w:commentRangeStart w:id="188"/>
      <w:r w:rsidR="002C26E0">
        <w:t xml:space="preserve"> </w:t>
      </w:r>
      <w:commentRangeEnd w:id="186"/>
      <w:r w:rsidR="00423AD7">
        <w:rPr>
          <w:rStyle w:val="CommentReference"/>
        </w:rPr>
        <w:commentReference w:id="186"/>
      </w:r>
      <w:commentRangeEnd w:id="187"/>
      <w:r w:rsidR="00362CC7">
        <w:rPr>
          <w:rStyle w:val="CommentReference"/>
        </w:rPr>
        <w:commentReference w:id="187"/>
      </w:r>
      <w:commentRangeEnd w:id="188"/>
      <w:r w:rsidR="00362CC7">
        <w:rPr>
          <w:rStyle w:val="CommentReference"/>
        </w:rPr>
        <w:commentReference w:id="188"/>
      </w:r>
      <w:bookmarkEnd w:id="185"/>
    </w:p>
    <w:p w14:paraId="36BBA085" w14:textId="09649955" w:rsidR="00940F14" w:rsidRPr="005F6FD4" w:rsidRDefault="00940F14" w:rsidP="005F6FD4">
      <w:pPr>
        <w:pStyle w:val="Heading3"/>
      </w:pPr>
      <w:bookmarkStart w:id="189" w:name="_Toc144117218"/>
      <w:r w:rsidRPr="005F6FD4">
        <w:t>6.2.</w:t>
      </w:r>
      <w:r w:rsidR="002C26E0" w:rsidRPr="005F6FD4">
        <w:t>1</w:t>
      </w:r>
      <w:r w:rsidR="00361867" w:rsidRPr="005F6FD4">
        <w:t xml:space="preserve"> Temporal Evolution of Average Sentiment</w:t>
      </w:r>
      <w:bookmarkEnd w:id="189"/>
    </w:p>
    <w:p w14:paraId="2C354A50" w14:textId="5709017F" w:rsidR="00AD2571" w:rsidRPr="00AD2571" w:rsidRDefault="00AD2571" w:rsidP="002E5761">
      <w:pPr>
        <w:spacing w:line="360" w:lineRule="auto"/>
        <w:jc w:val="both"/>
        <w:rPr>
          <w:rFonts w:ascii="Arial" w:hAnsi="Arial" w:cs="Arial"/>
        </w:rPr>
      </w:pPr>
      <w:r w:rsidRPr="00AD2571">
        <w:rPr>
          <w:rFonts w:ascii="Arial" w:hAnsi="Arial" w:cs="Arial"/>
        </w:rPr>
        <w:t xml:space="preserve">The temporal fluctuations of sentiment, averaged across stocks, reflect overarching market moods from 2013 to 2023. </w:t>
      </w:r>
      <w:del w:id="190" w:author="He He (Staff)" w:date="2023-08-20T14:35:00Z">
        <w:r w:rsidRPr="00AD2571" w:rsidDel="00423AD7">
          <w:rPr>
            <w:rFonts w:ascii="Arial" w:hAnsi="Arial" w:cs="Arial"/>
          </w:rPr>
          <w:delText>Observing t</w:delText>
        </w:r>
      </w:del>
      <w:ins w:id="191" w:author="He He (Staff)" w:date="2023-08-20T14:35:00Z">
        <w:r w:rsidR="00423AD7">
          <w:rPr>
            <w:rFonts w:ascii="Arial" w:hAnsi="Arial" w:cs="Arial"/>
          </w:rPr>
          <w:t>T</w:t>
        </w:r>
      </w:ins>
      <w:r w:rsidRPr="00AD2571">
        <w:rPr>
          <w:rFonts w:ascii="Arial" w:hAnsi="Arial" w:cs="Arial"/>
        </w:rPr>
        <w:t xml:space="preserve">he "Temporal Evolution of Average Sentiment Score" </w:t>
      </w:r>
      <w:del w:id="192" w:author="He He (Staff)" w:date="2023-08-20T14:35:00Z">
        <w:r w:rsidRPr="00AD2571" w:rsidDel="00423AD7">
          <w:rPr>
            <w:rFonts w:ascii="Arial" w:hAnsi="Arial" w:cs="Arial"/>
          </w:rPr>
          <w:delText xml:space="preserve">chart </w:delText>
        </w:r>
      </w:del>
      <w:ins w:id="193" w:author="He He (Staff)" w:date="2023-08-20T14:35:00Z">
        <w:r w:rsidR="00423AD7">
          <w:rPr>
            <w:rFonts w:ascii="Arial" w:hAnsi="Arial" w:cs="Arial"/>
          </w:rPr>
          <w:t>figure (see below)</w:t>
        </w:r>
        <w:r w:rsidR="00423AD7" w:rsidRPr="00AD2571">
          <w:rPr>
            <w:rFonts w:ascii="Arial" w:hAnsi="Arial" w:cs="Arial"/>
          </w:rPr>
          <w:t xml:space="preserve"> </w:t>
        </w:r>
      </w:ins>
      <w:r w:rsidRPr="00AD2571">
        <w:rPr>
          <w:rFonts w:ascii="Arial" w:hAnsi="Arial" w:cs="Arial"/>
        </w:rPr>
        <w:t xml:space="preserve">reveals a general upward trend in sentiment over the years, </w:t>
      </w:r>
      <w:r w:rsidRPr="00AD2571">
        <w:rPr>
          <w:rFonts w:ascii="Arial" w:hAnsi="Arial" w:cs="Arial"/>
        </w:rPr>
        <w:lastRenderedPageBreak/>
        <w:t>interspersed with occasional dips and spikes. The pronounced troughs, especially around early 2020, likely correspond to the global uncertainties presented by the COVID-19 pandemic. As the sentiment subsequently rebounds, it could be indicative of positive developments like vaccine announcements or economic recovery signals.</w:t>
      </w:r>
    </w:p>
    <w:p w14:paraId="1370A679" w14:textId="77777777" w:rsidR="00AD2571" w:rsidRPr="00AD2571" w:rsidRDefault="00AD2571" w:rsidP="002E5761">
      <w:pPr>
        <w:spacing w:line="360" w:lineRule="auto"/>
        <w:jc w:val="both"/>
        <w:rPr>
          <w:rFonts w:ascii="Arial" w:hAnsi="Arial" w:cs="Arial"/>
        </w:rPr>
      </w:pPr>
    </w:p>
    <w:p w14:paraId="04F947E9" w14:textId="51878424" w:rsidR="00B815A8" w:rsidRDefault="00AD2571" w:rsidP="002E5761">
      <w:pPr>
        <w:spacing w:line="360" w:lineRule="auto"/>
        <w:jc w:val="both"/>
        <w:rPr>
          <w:rFonts w:ascii="Arial" w:hAnsi="Arial" w:cs="Arial"/>
        </w:rPr>
      </w:pPr>
      <w:r w:rsidRPr="00AD2571">
        <w:rPr>
          <w:rFonts w:ascii="Arial" w:hAnsi="Arial" w:cs="Arial"/>
        </w:rPr>
        <w:t xml:space="preserve">Such rapid transitions underline the stock market's sensitivity to real-time events and the prevailing reactive nature. For a comprehensive understanding, cross-referencing these sentiment shifts with significant global events on those dates would be pivotal. Established studies have emphasized the interconnectedness of market sentiment and major global occurrences, further underscoring the importance of this analysis </w:t>
      </w:r>
      <w:r w:rsidR="00107E9D">
        <w:rPr>
          <w:rFonts w:ascii="Arial" w:hAnsi="Arial" w:cs="Arial"/>
        </w:rPr>
        <w:t>(</w:t>
      </w:r>
      <w:proofErr w:type="spellStart"/>
      <w:r w:rsidR="00107E9D" w:rsidRPr="00107E9D">
        <w:rPr>
          <w:rFonts w:ascii="Arial" w:hAnsi="Arial" w:cs="Arial"/>
        </w:rPr>
        <w:t>Tetlock</w:t>
      </w:r>
      <w:proofErr w:type="spellEnd"/>
      <w:r w:rsidR="00107E9D">
        <w:rPr>
          <w:rFonts w:ascii="Arial" w:hAnsi="Arial" w:cs="Arial"/>
        </w:rPr>
        <w:t>, 2007).</w:t>
      </w:r>
    </w:p>
    <w:p w14:paraId="7DA75B25" w14:textId="77777777" w:rsidR="00107E9D" w:rsidRDefault="00107E9D" w:rsidP="002E5761">
      <w:pPr>
        <w:spacing w:line="360" w:lineRule="auto"/>
        <w:jc w:val="both"/>
        <w:rPr>
          <w:rFonts w:ascii="Arial" w:hAnsi="Arial" w:cs="Arial"/>
        </w:rPr>
      </w:pPr>
    </w:p>
    <w:p w14:paraId="6CADC87C" w14:textId="77777777" w:rsidR="00F30D05" w:rsidRDefault="009152B4" w:rsidP="002E5761">
      <w:pPr>
        <w:keepNext/>
        <w:spacing w:line="360" w:lineRule="auto"/>
        <w:jc w:val="both"/>
      </w:pPr>
      <w:r>
        <w:fldChar w:fldCharType="begin"/>
      </w:r>
      <w:r>
        <w:instrText xml:space="preserve"> INCLUDEPICTURE "https://fileserviceuploadsperm.blob.core.windows.net/files/4c09593c-8462-4006-9839-819a3cc8ed80?se=2023-08-16T23%3A20%3A46Z&amp;sp=r&amp;sv=2021-08-06&amp;sr=b&amp;rscd=attachment%3B%20filename%3D153783e7-2a23-452d-892a-16173e10b49e&amp;sig=JGEdLJ9PR9MDDgCEWU4iKRJBsPHozQEDxsu/SH%2BJZxI%3D" \* MERGEFORMATINET </w:instrText>
      </w:r>
      <w:r>
        <w:fldChar w:fldCharType="separate"/>
      </w:r>
      <w:r>
        <w:rPr>
          <w:noProof/>
        </w:rPr>
        <w:drawing>
          <wp:inline distT="0" distB="0" distL="0" distR="0" wp14:anchorId="1D935A71" wp14:editId="39016144">
            <wp:extent cx="5731510" cy="2844800"/>
            <wp:effectExtent l="0" t="0" r="0" b="0"/>
            <wp:docPr id="1660424915" name="Picture 12"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4915" name="Picture 12" descr="A graph showing a blue 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r>
        <w:fldChar w:fldCharType="end"/>
      </w:r>
    </w:p>
    <w:p w14:paraId="7A9AEC01" w14:textId="1F824BF8" w:rsidR="00B815A8" w:rsidRPr="00F30D05" w:rsidRDefault="00F30D05" w:rsidP="001E066A">
      <w:pPr>
        <w:pStyle w:val="Caption"/>
      </w:pPr>
      <w:bookmarkStart w:id="194" w:name="_Toc144117275"/>
      <w:r w:rsidRPr="00F30D05">
        <w:t xml:space="preserve">Figure </w:t>
      </w:r>
      <w:fldSimple w:instr=" SEQ Figure \* ARABIC ">
        <w:r w:rsidR="00106BF3">
          <w:rPr>
            <w:noProof/>
          </w:rPr>
          <w:t>4</w:t>
        </w:r>
      </w:fldSimple>
      <w:r w:rsidRPr="00F30D05">
        <w:t xml:space="preserve"> Temporal evolution of average sentiment score</w:t>
      </w:r>
      <w:bookmarkEnd w:id="194"/>
    </w:p>
    <w:p w14:paraId="3C6ACB83" w14:textId="77777777" w:rsidR="00B815A8" w:rsidRDefault="00B815A8" w:rsidP="002E5761">
      <w:pPr>
        <w:spacing w:line="360" w:lineRule="auto"/>
        <w:jc w:val="both"/>
        <w:rPr>
          <w:rFonts w:ascii="Arial" w:hAnsi="Arial" w:cs="Arial"/>
        </w:rPr>
      </w:pPr>
    </w:p>
    <w:p w14:paraId="338C959F" w14:textId="77777777" w:rsidR="006A49EF" w:rsidRDefault="006A49EF" w:rsidP="002E5761">
      <w:pPr>
        <w:spacing w:line="360" w:lineRule="auto"/>
        <w:jc w:val="both"/>
        <w:rPr>
          <w:rFonts w:ascii="Arial" w:hAnsi="Arial" w:cs="Arial"/>
        </w:rPr>
      </w:pPr>
    </w:p>
    <w:p w14:paraId="5709EC5A" w14:textId="7CD529EB" w:rsidR="00940F14" w:rsidRPr="00E84479" w:rsidRDefault="00940F14" w:rsidP="005F6FD4">
      <w:pPr>
        <w:pStyle w:val="Heading3"/>
      </w:pPr>
      <w:bookmarkStart w:id="195" w:name="_Toc144117219"/>
      <w:r w:rsidRPr="00E84479">
        <w:t>6.2.</w:t>
      </w:r>
      <w:r w:rsidR="00897FF2">
        <w:t>2</w:t>
      </w:r>
      <w:r w:rsidR="00E84479" w:rsidRPr="00E84479">
        <w:t xml:space="preserve"> Average Sentiment Score by Company</w:t>
      </w:r>
      <w:bookmarkEnd w:id="195"/>
    </w:p>
    <w:p w14:paraId="03F7229E" w14:textId="77777777" w:rsidR="00412B73" w:rsidRPr="00412B73" w:rsidRDefault="00412B73" w:rsidP="002E5761">
      <w:pPr>
        <w:spacing w:line="360" w:lineRule="auto"/>
        <w:jc w:val="both"/>
        <w:rPr>
          <w:rFonts w:ascii="Arial" w:hAnsi="Arial" w:cs="Arial"/>
        </w:rPr>
      </w:pPr>
      <w:r w:rsidRPr="00412B73">
        <w:rPr>
          <w:rFonts w:ascii="Arial" w:hAnsi="Arial" w:cs="Arial"/>
        </w:rPr>
        <w:t xml:space="preserve">The systematic analysis of average sentiment scores across diverse companies provides insights into possible biases, patterns, or tendencies in news coverage. Companies such as META often emerge in a positive light, possibly due to </w:t>
      </w:r>
      <w:proofErr w:type="spellStart"/>
      <w:r w:rsidRPr="00412B73">
        <w:rPr>
          <w:rFonts w:ascii="Arial" w:hAnsi="Arial" w:cs="Arial"/>
        </w:rPr>
        <w:t>favorable</w:t>
      </w:r>
      <w:proofErr w:type="spellEnd"/>
      <w:r w:rsidRPr="00412B73">
        <w:rPr>
          <w:rFonts w:ascii="Arial" w:hAnsi="Arial" w:cs="Arial"/>
        </w:rPr>
        <w:t xml:space="preserve"> strategic decisions, </w:t>
      </w:r>
      <w:proofErr w:type="spellStart"/>
      <w:r w:rsidRPr="00412B73">
        <w:rPr>
          <w:rFonts w:ascii="Arial" w:hAnsi="Arial" w:cs="Arial"/>
        </w:rPr>
        <w:t>groundbreaking</w:t>
      </w:r>
      <w:proofErr w:type="spellEnd"/>
      <w:r w:rsidRPr="00412B73">
        <w:rPr>
          <w:rFonts w:ascii="Arial" w:hAnsi="Arial" w:cs="Arial"/>
        </w:rPr>
        <w:t xml:space="preserve"> innovations, or robust corporate governance. On the other hand, certain firms may frequently find themselves portrayed negatively, perhaps due to market challenges, controversies, or adverse market conditions.</w:t>
      </w:r>
    </w:p>
    <w:p w14:paraId="2A621351" w14:textId="504F9724" w:rsidR="00E84479" w:rsidRDefault="00412B73" w:rsidP="002E5761">
      <w:pPr>
        <w:spacing w:line="360" w:lineRule="auto"/>
        <w:jc w:val="both"/>
        <w:rPr>
          <w:rFonts w:ascii="Arial" w:hAnsi="Arial" w:cs="Arial"/>
        </w:rPr>
      </w:pPr>
      <w:commentRangeStart w:id="196"/>
      <w:r>
        <w:rPr>
          <w:rFonts w:ascii="Arial" w:hAnsi="Arial" w:cs="Arial"/>
        </w:rPr>
        <w:lastRenderedPageBreak/>
        <w:t xml:space="preserve"> </w:t>
      </w:r>
      <w:commentRangeEnd w:id="196"/>
      <w:r w:rsidR="00FB02A8">
        <w:rPr>
          <w:rStyle w:val="CommentReference"/>
        </w:rPr>
        <w:commentReference w:id="196"/>
      </w:r>
    </w:p>
    <w:p w14:paraId="2C2E99B6" w14:textId="77777777" w:rsidR="00E13D89" w:rsidRPr="00E13D89" w:rsidRDefault="00E13D89" w:rsidP="002E5761">
      <w:pPr>
        <w:spacing w:line="360" w:lineRule="auto"/>
        <w:jc w:val="both"/>
        <w:rPr>
          <w:rFonts w:ascii="Arial" w:hAnsi="Arial" w:cs="Arial"/>
          <w:lang w:val="en-US"/>
        </w:rPr>
      </w:pPr>
      <w:commentRangeStart w:id="197"/>
      <w:r w:rsidRPr="00E13D89">
        <w:rPr>
          <w:rFonts w:ascii="Arial" w:hAnsi="Arial" w:cs="Arial"/>
          <w:lang w:val="en-US"/>
        </w:rPr>
        <w:t>Before delving into specific observations from the data, it's essential to understand the methodology behind these sentiment scores. The 'Sentiment Score' column values typically range from -1 to 1. A score near -1 suggests a prevailing negative sentiment, whereas a score closer to 1 reflects a predominantly positive sentiment. These scores are aggregated values, capturing the essence of all news articles related to the company for a given day. Importantly, while the sentiment score of an individual news item remains confined between -1 and 1, the aggregated score isn't bound by this range. For instance, on a day when Microsoft is covered in three news items with sentiment scores of 0.8, 0.7, and 0.6, the cumulative sentiment score amounts to 2.1, exceeding the typical -1 to 1 threshold. This means that while the sentiment of a single news item may be negative, the aggregated or average score tends to be neutral or positive, reflecting a more balanced overall portrayal in the media.</w:t>
      </w:r>
    </w:p>
    <w:p w14:paraId="20F5FCDA" w14:textId="77777777" w:rsidR="00E13D89" w:rsidRDefault="00E13D89" w:rsidP="002E5761">
      <w:pPr>
        <w:spacing w:line="360" w:lineRule="auto"/>
        <w:jc w:val="both"/>
        <w:rPr>
          <w:rFonts w:ascii="Arial" w:hAnsi="Arial" w:cs="Arial"/>
          <w:lang w:val="en-US"/>
        </w:rPr>
      </w:pPr>
    </w:p>
    <w:p w14:paraId="0BC39B82" w14:textId="270CFD3A" w:rsidR="000B444F" w:rsidRPr="000B444F" w:rsidRDefault="000B444F" w:rsidP="002E5761">
      <w:pPr>
        <w:spacing w:line="360" w:lineRule="auto"/>
        <w:jc w:val="both"/>
        <w:rPr>
          <w:rFonts w:ascii="Arial" w:hAnsi="Arial" w:cs="Arial"/>
          <w:lang w:val="en-US"/>
        </w:rPr>
      </w:pPr>
      <w:r w:rsidRPr="000B444F">
        <w:rPr>
          <w:rFonts w:ascii="Arial" w:hAnsi="Arial" w:cs="Arial"/>
          <w:lang w:val="en-US"/>
        </w:rPr>
        <w:t xml:space="preserve">With this understanding, key takeaways from the </w:t>
      </w:r>
      <w:r>
        <w:rPr>
          <w:rFonts w:ascii="Arial" w:hAnsi="Arial" w:cs="Arial"/>
          <w:lang w:val="en-US"/>
        </w:rPr>
        <w:t>Figure 6</w:t>
      </w:r>
      <w:r w:rsidRPr="000B444F">
        <w:rPr>
          <w:rFonts w:ascii="Arial" w:hAnsi="Arial" w:cs="Arial"/>
          <w:lang w:val="en-US"/>
        </w:rPr>
        <w:t xml:space="preserve"> depicting the average sentiment scores of various companies throughout the dataset include:</w:t>
      </w:r>
    </w:p>
    <w:p w14:paraId="7BB1F014" w14:textId="77777777" w:rsidR="000B444F" w:rsidRDefault="000B444F" w:rsidP="002E5761">
      <w:pPr>
        <w:spacing w:line="360" w:lineRule="auto"/>
        <w:jc w:val="both"/>
        <w:rPr>
          <w:rFonts w:ascii="Arial" w:hAnsi="Arial" w:cs="Arial"/>
          <w:lang w:val="en-US"/>
        </w:rPr>
      </w:pPr>
    </w:p>
    <w:p w14:paraId="4EBF1374" w14:textId="77777777" w:rsidR="00924453" w:rsidRPr="00924453"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Companies manifest a wide spectrum of average sentiment scores, with some near neutrality, while others exhibit pronounced positive or negative tendencies. Such variability points to the nuanced representation these firms receive in news outlets.</w:t>
      </w:r>
    </w:p>
    <w:p w14:paraId="135A175E" w14:textId="77777777" w:rsidR="00924453" w:rsidRPr="00924453" w:rsidRDefault="00924453" w:rsidP="002E5761">
      <w:pPr>
        <w:spacing w:line="360" w:lineRule="auto"/>
        <w:jc w:val="both"/>
        <w:rPr>
          <w:rFonts w:ascii="Arial" w:hAnsi="Arial" w:cs="Arial"/>
          <w:lang w:val="en-US"/>
        </w:rPr>
      </w:pPr>
    </w:p>
    <w:p w14:paraId="023F3CE8" w14:textId="77777777" w:rsidR="00924453" w:rsidRPr="00924453"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Notably, even the companies with the least favorable average sentiment, such as ODFL, have scores just above zero, suggesting that their news coverage is largely neutral with a slight negative inclination.</w:t>
      </w:r>
    </w:p>
    <w:p w14:paraId="4F1035E5" w14:textId="77777777" w:rsidR="00924453" w:rsidRPr="00924453" w:rsidRDefault="00924453" w:rsidP="002E5761">
      <w:pPr>
        <w:spacing w:line="360" w:lineRule="auto"/>
        <w:jc w:val="both"/>
        <w:rPr>
          <w:rFonts w:ascii="Arial" w:hAnsi="Arial" w:cs="Arial"/>
          <w:lang w:val="en-US"/>
        </w:rPr>
      </w:pPr>
    </w:p>
    <w:p w14:paraId="3BF07314" w14:textId="77777777" w:rsidR="00924453" w:rsidRPr="00924453"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A significant portion of companies cluster around a neutral average sentiment, indicating a balanced news portrayal over the studied duration.</w:t>
      </w:r>
    </w:p>
    <w:p w14:paraId="127B8B6D" w14:textId="77777777" w:rsidR="00924453" w:rsidRPr="00924453" w:rsidRDefault="00924453" w:rsidP="002E5761">
      <w:pPr>
        <w:spacing w:line="360" w:lineRule="auto"/>
        <w:jc w:val="both"/>
        <w:rPr>
          <w:rFonts w:ascii="Arial" w:hAnsi="Arial" w:cs="Arial"/>
          <w:lang w:val="en-US"/>
        </w:rPr>
      </w:pPr>
    </w:p>
    <w:p w14:paraId="082CDD77" w14:textId="77777777" w:rsidR="00B90409" w:rsidRDefault="006B700F" w:rsidP="001E066A">
      <w:pPr>
        <w:pStyle w:val="Caption"/>
      </w:pPr>
      <w:r>
        <w:rPr>
          <w:noProof/>
          <w:lang w:val="en-US"/>
        </w:rPr>
        <w:lastRenderedPageBreak/>
        <w:drawing>
          <wp:inline distT="0" distB="0" distL="0" distR="0" wp14:anchorId="348F57A8" wp14:editId="2648D59F">
            <wp:extent cx="5731510" cy="8187690"/>
            <wp:effectExtent l="0" t="0" r="0" b="3810"/>
            <wp:docPr id="548436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6869" name="Picture 5484368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187690"/>
                    </a:xfrm>
                    <a:prstGeom prst="rect">
                      <a:avLst/>
                    </a:prstGeom>
                  </pic:spPr>
                </pic:pic>
              </a:graphicData>
            </a:graphic>
          </wp:inline>
        </w:drawing>
      </w:r>
    </w:p>
    <w:p w14:paraId="5FA86CCC" w14:textId="4A743889" w:rsidR="0098717A" w:rsidRPr="00B90409" w:rsidRDefault="00B90409" w:rsidP="001E066A">
      <w:pPr>
        <w:pStyle w:val="Caption"/>
        <w:rPr>
          <w:lang w:val="en-US"/>
        </w:rPr>
      </w:pPr>
      <w:bookmarkStart w:id="198" w:name="_Toc144117276"/>
      <w:r>
        <w:t xml:space="preserve">Figure </w:t>
      </w:r>
      <w:fldSimple w:instr=" SEQ Figure \* ARABIC ">
        <w:r w:rsidR="00106BF3">
          <w:rPr>
            <w:noProof/>
          </w:rPr>
          <w:t>5</w:t>
        </w:r>
      </w:fldSimple>
      <w:r>
        <w:t xml:space="preserve"> Average sentiment score by company</w:t>
      </w:r>
      <w:bookmarkEnd w:id="198"/>
    </w:p>
    <w:p w14:paraId="2F8EA523" w14:textId="288B00FF" w:rsidR="0098717A" w:rsidRDefault="0098717A" w:rsidP="002E5761">
      <w:pPr>
        <w:spacing w:line="360" w:lineRule="auto"/>
        <w:jc w:val="both"/>
        <w:rPr>
          <w:rFonts w:ascii="Arial" w:hAnsi="Arial" w:cs="Arial"/>
        </w:rPr>
      </w:pPr>
    </w:p>
    <w:p w14:paraId="5462E4C9" w14:textId="77777777" w:rsidR="00924453" w:rsidRPr="00924453" w:rsidRDefault="00924453" w:rsidP="002E5761">
      <w:pPr>
        <w:pStyle w:val="ListParagraph"/>
        <w:numPr>
          <w:ilvl w:val="0"/>
          <w:numId w:val="25"/>
        </w:numPr>
        <w:spacing w:line="360" w:lineRule="auto"/>
        <w:jc w:val="both"/>
        <w:rPr>
          <w:rFonts w:ascii="Arial" w:hAnsi="Arial" w:cs="Arial"/>
          <w:lang w:val="en-US"/>
        </w:rPr>
      </w:pPr>
      <w:r w:rsidRPr="00924453">
        <w:rPr>
          <w:rFonts w:ascii="Arial" w:hAnsi="Arial" w:cs="Arial"/>
          <w:lang w:val="en-US"/>
        </w:rPr>
        <w:lastRenderedPageBreak/>
        <w:t xml:space="preserve">Most companies display a proclivity for positive sentiment, hinting at consistently favorable media coverage. Conversely, a few </w:t>
      </w:r>
      <w:proofErr w:type="gramStart"/>
      <w:r w:rsidRPr="00924453">
        <w:rPr>
          <w:rFonts w:ascii="Arial" w:hAnsi="Arial" w:cs="Arial"/>
          <w:lang w:val="en-US"/>
        </w:rPr>
        <w:t>veer</w:t>
      </w:r>
      <w:proofErr w:type="gramEnd"/>
      <w:r w:rsidRPr="00924453">
        <w:rPr>
          <w:rFonts w:ascii="Arial" w:hAnsi="Arial" w:cs="Arial"/>
          <w:lang w:val="en-US"/>
        </w:rPr>
        <w:t xml:space="preserve"> towards the negative end, suggesting a more critical or adverse representation.</w:t>
      </w:r>
    </w:p>
    <w:p w14:paraId="79F8E4F6" w14:textId="77777777" w:rsidR="00793A46" w:rsidRDefault="00793A46" w:rsidP="002E5761">
      <w:pPr>
        <w:pStyle w:val="ListParagraph"/>
        <w:spacing w:line="360" w:lineRule="auto"/>
        <w:jc w:val="both"/>
        <w:rPr>
          <w:rFonts w:ascii="Arial" w:hAnsi="Arial" w:cs="Arial"/>
          <w:lang w:val="en-US"/>
        </w:rPr>
      </w:pPr>
    </w:p>
    <w:p w14:paraId="1AAA4E04" w14:textId="404A35A6" w:rsidR="00924453" w:rsidRPr="00924453" w:rsidRDefault="00924453" w:rsidP="002E5761">
      <w:pPr>
        <w:pStyle w:val="ListParagraph"/>
        <w:numPr>
          <w:ilvl w:val="0"/>
          <w:numId w:val="25"/>
        </w:numPr>
        <w:spacing w:line="360" w:lineRule="auto"/>
        <w:jc w:val="both"/>
        <w:rPr>
          <w:rFonts w:ascii="Arial" w:hAnsi="Arial" w:cs="Arial"/>
          <w:lang w:val="en-US"/>
          <w:rPrChange w:id="199" w:author="He He (Staff)" w:date="2023-08-20T14:38:00Z">
            <w:rPr>
              <w:rFonts w:ascii="Arial" w:hAnsi="Arial" w:cs="Arial"/>
            </w:rPr>
          </w:rPrChange>
        </w:rPr>
      </w:pPr>
      <w:r w:rsidRPr="00924453">
        <w:rPr>
          <w:rFonts w:ascii="Arial" w:hAnsi="Arial" w:cs="Arial"/>
          <w:lang w:val="en-US"/>
        </w:rPr>
        <w:t>Variations in sentiment scores across companies could be ascribed to factors like sectoral affiliations, corporate strategies, financial performance, and market standing. However, these reasons are still somewhat vague. A deeper dive into these variations will be conducted in the following sections to provide a clearer understanding.</w:t>
      </w:r>
    </w:p>
    <w:p w14:paraId="719FCDE2" w14:textId="77777777" w:rsidR="00924453" w:rsidRDefault="00924453" w:rsidP="002E5761">
      <w:pPr>
        <w:spacing w:line="360" w:lineRule="auto"/>
        <w:jc w:val="both"/>
        <w:rPr>
          <w:rFonts w:ascii="Arial" w:hAnsi="Arial" w:cs="Arial"/>
        </w:rPr>
      </w:pPr>
    </w:p>
    <w:p w14:paraId="303F1429" w14:textId="4F4FF16C" w:rsidR="00981DEC" w:rsidRPr="00F85A30" w:rsidRDefault="00981DEC" w:rsidP="002E5761">
      <w:pPr>
        <w:pStyle w:val="ListParagraph"/>
        <w:numPr>
          <w:ilvl w:val="0"/>
          <w:numId w:val="17"/>
        </w:numPr>
        <w:spacing w:line="360" w:lineRule="auto"/>
        <w:jc w:val="both"/>
        <w:rPr>
          <w:rFonts w:ascii="Arial" w:hAnsi="Arial" w:cs="Arial"/>
          <w:highlight w:val="yellow"/>
        </w:rPr>
      </w:pPr>
      <w:r w:rsidRPr="00F85A30">
        <w:rPr>
          <w:rFonts w:ascii="Arial" w:hAnsi="Arial" w:cs="Arial"/>
          <w:highlight w:val="yellow"/>
        </w:rPr>
        <w:t xml:space="preserve">Variations in sentiment scores across companies could be ascribed to factors like sectoral affiliations, corporate strategies, financial performance, and market standing. However, these reasons are still somewhat vague. A deeper dive into these variations will be conducted in </w:t>
      </w:r>
      <w:r w:rsidR="00DA5066" w:rsidRPr="00DA5066">
        <w:rPr>
          <w:rFonts w:ascii="Arial" w:hAnsi="Arial" w:cs="Arial"/>
          <w:i/>
          <w:iCs/>
        </w:rPr>
        <w:t>7. Impact of Firm Size on News Sentiment Score</w:t>
      </w:r>
      <w:r w:rsidR="00DA5066" w:rsidRPr="00DA5066">
        <w:rPr>
          <w:rFonts w:ascii="Arial" w:hAnsi="Arial" w:cs="Arial"/>
          <w:highlight w:val="yellow"/>
        </w:rPr>
        <w:t xml:space="preserve"> </w:t>
      </w:r>
      <w:r w:rsidRPr="00F85A30">
        <w:rPr>
          <w:rFonts w:ascii="Arial" w:hAnsi="Arial" w:cs="Arial"/>
          <w:highlight w:val="yellow"/>
        </w:rPr>
        <w:t>to provide a clearer understanding.</w:t>
      </w:r>
    </w:p>
    <w:p w14:paraId="3C3FC97C" w14:textId="70C2E8C4" w:rsidR="00680E3B" w:rsidRPr="00F85A30" w:rsidRDefault="0098717A" w:rsidP="002E5761">
      <w:pPr>
        <w:pStyle w:val="ListParagraph"/>
        <w:spacing w:line="360" w:lineRule="auto"/>
        <w:jc w:val="both"/>
        <w:rPr>
          <w:rFonts w:ascii="Arial" w:hAnsi="Arial" w:cs="Arial"/>
          <w:highlight w:val="yellow"/>
        </w:rPr>
      </w:pPr>
      <w:r w:rsidRPr="00FB02A8">
        <w:rPr>
          <w:rFonts w:ascii="Arial" w:hAnsi="Arial" w:cs="Arial"/>
          <w:highlight w:val="yellow"/>
          <w:rPrChange w:id="200" w:author="He He (Staff)" w:date="2023-08-20T14:53:00Z">
            <w:rPr>
              <w:rFonts w:ascii="Arial" w:hAnsi="Arial" w:cs="Arial"/>
            </w:rPr>
          </w:rPrChange>
        </w:rPr>
        <w:t xml:space="preserve"> </w:t>
      </w:r>
      <w:commentRangeStart w:id="201"/>
      <w:commentRangeStart w:id="202"/>
      <w:commentRangeEnd w:id="201"/>
      <w:r w:rsidR="00FB02A8" w:rsidRPr="00FB02A8">
        <w:rPr>
          <w:rStyle w:val="CommentReference"/>
          <w:highlight w:val="yellow"/>
          <w:rPrChange w:id="203" w:author="He He (Staff)" w:date="2023-08-20T14:53:00Z">
            <w:rPr>
              <w:rStyle w:val="CommentReference"/>
            </w:rPr>
          </w:rPrChange>
        </w:rPr>
        <w:commentReference w:id="201"/>
      </w:r>
      <w:commentRangeEnd w:id="202"/>
      <w:r w:rsidR="00AA2A22">
        <w:rPr>
          <w:rStyle w:val="CommentReference"/>
        </w:rPr>
        <w:commentReference w:id="202"/>
      </w:r>
      <w:r w:rsidRPr="00FB02A8">
        <w:rPr>
          <w:rFonts w:ascii="Arial" w:hAnsi="Arial" w:cs="Arial"/>
          <w:highlight w:val="yellow"/>
          <w:rPrChange w:id="204" w:author="He He (Staff)" w:date="2023-08-20T14:53:00Z">
            <w:rPr>
              <w:rFonts w:ascii="Arial" w:hAnsi="Arial" w:cs="Arial"/>
            </w:rPr>
          </w:rPrChange>
        </w:rPr>
        <w:t xml:space="preserve"> </w:t>
      </w:r>
    </w:p>
    <w:p w14:paraId="4EE7C653" w14:textId="77777777" w:rsidR="00981DEC" w:rsidRPr="00981DEC" w:rsidRDefault="00981DEC" w:rsidP="002E5761">
      <w:pPr>
        <w:spacing w:line="360" w:lineRule="auto"/>
        <w:jc w:val="both"/>
        <w:rPr>
          <w:rFonts w:ascii="Arial" w:hAnsi="Arial" w:cs="Arial"/>
        </w:rPr>
      </w:pPr>
      <w:r w:rsidRPr="00981DEC">
        <w:rPr>
          <w:rFonts w:ascii="Arial" w:hAnsi="Arial" w:cs="Arial"/>
        </w:rPr>
        <w:t>Recognizing these patterns and intricacies is pivotal, as it offers a detailed perspective on the dynamic relationship between news sentiment, stock returns, and intrinsic company attributes.</w:t>
      </w:r>
      <w:commentRangeEnd w:id="197"/>
      <w:r w:rsidR="00743A6C">
        <w:rPr>
          <w:rStyle w:val="CommentReference"/>
        </w:rPr>
        <w:commentReference w:id="197"/>
      </w:r>
    </w:p>
    <w:p w14:paraId="5F0A614E" w14:textId="77777777" w:rsidR="0098717A" w:rsidRDefault="0098717A" w:rsidP="002E5761">
      <w:pPr>
        <w:spacing w:line="360" w:lineRule="auto"/>
        <w:jc w:val="both"/>
        <w:rPr>
          <w:rFonts w:ascii="Arial" w:hAnsi="Arial" w:cs="Arial"/>
        </w:rPr>
      </w:pPr>
    </w:p>
    <w:p w14:paraId="32BD10F6" w14:textId="1E44DBA3" w:rsidR="00940F14" w:rsidRPr="00FD6645" w:rsidRDefault="00940F14" w:rsidP="005F6FD4">
      <w:pPr>
        <w:pStyle w:val="Heading3"/>
      </w:pPr>
      <w:bookmarkStart w:id="205" w:name="_Toc144117220"/>
      <w:r w:rsidRPr="00FD6645">
        <w:t>6.2.</w:t>
      </w:r>
      <w:r w:rsidR="00897FF2">
        <w:t>3</w:t>
      </w:r>
      <w:r w:rsidR="00FD6645" w:rsidRPr="00FD6645">
        <w:t xml:space="preserve"> Time Series of New COVID-19 Cases</w:t>
      </w:r>
      <w:bookmarkEnd w:id="205"/>
    </w:p>
    <w:p w14:paraId="618DE87A" w14:textId="77777777" w:rsidR="00FD6645" w:rsidRPr="00FD6645" w:rsidRDefault="00FD6645" w:rsidP="002E5761">
      <w:pPr>
        <w:spacing w:line="360" w:lineRule="auto"/>
        <w:jc w:val="both"/>
        <w:rPr>
          <w:rFonts w:ascii="Arial" w:hAnsi="Arial" w:cs="Arial"/>
        </w:rPr>
      </w:pPr>
      <w:r w:rsidRPr="00FD6645">
        <w:rPr>
          <w:rFonts w:ascii="Arial" w:hAnsi="Arial" w:cs="Arial"/>
        </w:rPr>
        <w:t>The time series plot illustrates the progression of new COVID-19 cases over the study period:</w:t>
      </w:r>
    </w:p>
    <w:p w14:paraId="41C99979" w14:textId="77777777" w:rsidR="009556BA" w:rsidRDefault="00B90409" w:rsidP="002E5761">
      <w:pPr>
        <w:keepNext/>
        <w:spacing w:line="360" w:lineRule="auto"/>
        <w:jc w:val="both"/>
      </w:pPr>
      <w:r>
        <w:lastRenderedPageBreak/>
        <w:fldChar w:fldCharType="begin"/>
      </w:r>
      <w:r>
        <w:instrText xml:space="preserve"> INCLUDEPICTURE "https://fileserviceuploadsperm.blob.core.windows.net/files/ab9b4ec5-f739-4fba-98b7-c5d42c3be713?se=2023-08-22T14%3A27%3A41Z&amp;sp=r&amp;sv=2021-08-06&amp;sr=b&amp;rscd=attachment%3B%20filename%3Dbc3812aa-a7d8-41e6-abdb-bd309e5e1e19&amp;sig=YN5VVIbzz2xFznTuJ1Sa/wqYdghY35wasEbn9PHqK3w%3D" \* MERGEFORMATINET </w:instrText>
      </w:r>
      <w:r>
        <w:fldChar w:fldCharType="separate"/>
      </w:r>
      <w:r>
        <w:rPr>
          <w:noProof/>
        </w:rPr>
        <w:drawing>
          <wp:inline distT="0" distB="0" distL="0" distR="0" wp14:anchorId="3F4AA176" wp14:editId="79B8FB32">
            <wp:extent cx="5731510" cy="2655570"/>
            <wp:effectExtent l="0" t="0" r="0" b="0"/>
            <wp:docPr id="261967312"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67312" name="Picture 1" descr="A graph of a number of cas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r>
        <w:fldChar w:fldCharType="end"/>
      </w:r>
    </w:p>
    <w:p w14:paraId="6E119092" w14:textId="0309FFC8" w:rsidR="009556BA" w:rsidRDefault="009556BA" w:rsidP="001E066A">
      <w:pPr>
        <w:pStyle w:val="Caption"/>
      </w:pPr>
      <w:bookmarkStart w:id="206" w:name="_Toc144117277"/>
      <w:r w:rsidRPr="009556BA">
        <w:t xml:space="preserve">Figure </w:t>
      </w:r>
      <w:fldSimple w:instr=" SEQ Figure \* ARABIC ">
        <w:r w:rsidR="00106BF3">
          <w:rPr>
            <w:noProof/>
          </w:rPr>
          <w:t>6</w:t>
        </w:r>
      </w:fldSimple>
      <w:r w:rsidRPr="009556BA">
        <w:t xml:space="preserve"> Time series of new COVID-19 cases</w:t>
      </w:r>
      <w:bookmarkEnd w:id="206"/>
    </w:p>
    <w:p w14:paraId="131D684E" w14:textId="77777777" w:rsidR="009556BA" w:rsidRPr="009556BA" w:rsidRDefault="009556BA" w:rsidP="002E5761">
      <w:pPr>
        <w:jc w:val="both"/>
      </w:pPr>
    </w:p>
    <w:p w14:paraId="0DD30283" w14:textId="7D2A908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Initially, there were minimal or no reported cases until early 2020, marking the onset of the pandemic.</w:t>
      </w:r>
    </w:p>
    <w:p w14:paraId="7314125C" w14:textId="7777777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The cases surged in waves, peaking in late 2020 and early 2021, followed by another spike towards the end of 2021.</w:t>
      </w:r>
    </w:p>
    <w:p w14:paraId="64114B28" w14:textId="7777777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After the peaks, there were periods of decline, indicating efforts to control the pandemic, potentially through lockdowns, vaccination drives, and other preventive measures.</w:t>
      </w:r>
    </w:p>
    <w:p w14:paraId="01C158E9" w14:textId="32FA6EE2" w:rsidR="00E84479"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By the end of the study period, the number of new cases had decreased, but periodic fluctuations were still evident.</w:t>
      </w:r>
    </w:p>
    <w:p w14:paraId="51B22ACB" w14:textId="77777777" w:rsidR="00E84479" w:rsidRDefault="00E84479" w:rsidP="002E5761">
      <w:pPr>
        <w:spacing w:line="360" w:lineRule="auto"/>
        <w:jc w:val="both"/>
        <w:rPr>
          <w:rFonts w:ascii="Arial" w:hAnsi="Arial" w:cs="Arial"/>
        </w:rPr>
      </w:pPr>
    </w:p>
    <w:p w14:paraId="1A408629" w14:textId="79FA8145" w:rsidR="00940F14" w:rsidRPr="00FD6645" w:rsidRDefault="00940F14" w:rsidP="005F6FD4">
      <w:pPr>
        <w:pStyle w:val="Heading3"/>
      </w:pPr>
      <w:bookmarkStart w:id="207" w:name="_Toc144117221"/>
      <w:r w:rsidRPr="00FD6645">
        <w:t>6.2.</w:t>
      </w:r>
      <w:r w:rsidR="00897FF2">
        <w:t>4</w:t>
      </w:r>
      <w:r w:rsidR="00FD6645" w:rsidRPr="00FD6645">
        <w:t xml:space="preserve"> Time Series Plot of Close Prices</w:t>
      </w:r>
      <w:bookmarkEnd w:id="207"/>
    </w:p>
    <w:p w14:paraId="6882E83C" w14:textId="336F2B8B" w:rsidR="00E84479" w:rsidRDefault="00FD6645" w:rsidP="002E5761">
      <w:pPr>
        <w:spacing w:line="360" w:lineRule="auto"/>
        <w:jc w:val="both"/>
        <w:rPr>
          <w:rFonts w:ascii="Arial" w:hAnsi="Arial" w:cs="Arial"/>
        </w:rPr>
      </w:pPr>
      <w:r w:rsidRPr="00FD6645">
        <w:rPr>
          <w:rFonts w:ascii="Arial" w:hAnsi="Arial" w:cs="Arial"/>
        </w:rPr>
        <w:t>We will observe the trend in closing prices over time for all companies in our dataset. This visualization will provide insights into the overall market trend and highlight any significant market movements.</w:t>
      </w:r>
    </w:p>
    <w:p w14:paraId="61C8673A" w14:textId="22554544" w:rsidR="009556BA" w:rsidRDefault="001A41A4" w:rsidP="002E5761">
      <w:pPr>
        <w:keepNext/>
        <w:spacing w:line="360" w:lineRule="auto"/>
        <w:jc w:val="both"/>
      </w:pPr>
      <w:r>
        <w:lastRenderedPageBreak/>
        <w:fldChar w:fldCharType="begin"/>
      </w:r>
      <w:r>
        <w:instrText xml:space="preserve"> INCLUDEPICTURE "https://i.gyazo.com/1dd3ce05bdd10b78cb2f6d07dded5578.png" \* MERGEFORMATINET </w:instrText>
      </w:r>
      <w:r>
        <w:fldChar w:fldCharType="separate"/>
      </w:r>
      <w:r>
        <w:rPr>
          <w:noProof/>
        </w:rPr>
        <w:drawing>
          <wp:inline distT="0" distB="0" distL="0" distR="0" wp14:anchorId="19379DC3" wp14:editId="60BF34B1">
            <wp:extent cx="5731510" cy="2837180"/>
            <wp:effectExtent l="0" t="0" r="0" b="0"/>
            <wp:docPr id="1529814661"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4661" name="Picture 1" descr="A graph of a stock marke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r>
        <w:fldChar w:fldCharType="end"/>
      </w:r>
    </w:p>
    <w:p w14:paraId="602D0019" w14:textId="6C705D54" w:rsidR="009556BA" w:rsidRPr="009556BA" w:rsidRDefault="009556BA" w:rsidP="001E066A">
      <w:pPr>
        <w:pStyle w:val="Caption"/>
      </w:pPr>
      <w:bookmarkStart w:id="208" w:name="_Toc144117278"/>
      <w:r w:rsidRPr="009556BA">
        <w:t xml:space="preserve">Figure </w:t>
      </w:r>
      <w:fldSimple w:instr=" SEQ Figure \* ARABIC ">
        <w:r w:rsidR="00106BF3">
          <w:rPr>
            <w:noProof/>
          </w:rPr>
          <w:t>7</w:t>
        </w:r>
      </w:fldSimple>
      <w:r w:rsidRPr="009556BA">
        <w:t xml:space="preserve"> Trend of closing prices for all companies</w:t>
      </w:r>
      <w:bookmarkEnd w:id="208"/>
    </w:p>
    <w:p w14:paraId="280D64C8" w14:textId="1EB35B75" w:rsidR="00B12C4D" w:rsidRDefault="002B114A" w:rsidP="002E5761">
      <w:pPr>
        <w:spacing w:line="360" w:lineRule="auto"/>
        <w:jc w:val="both"/>
        <w:rPr>
          <w:rFonts w:ascii="Arial" w:hAnsi="Arial" w:cs="Arial"/>
        </w:rPr>
      </w:pPr>
      <w:commentRangeStart w:id="209"/>
      <w:commentRangeEnd w:id="209"/>
      <w:r>
        <w:rPr>
          <w:rStyle w:val="CommentReference"/>
        </w:rPr>
        <w:commentReference w:id="209"/>
      </w:r>
    </w:p>
    <w:p w14:paraId="2CCC39F5" w14:textId="77777777" w:rsidR="00B12C4D" w:rsidRDefault="00B12C4D" w:rsidP="002E5761">
      <w:pPr>
        <w:spacing w:line="360" w:lineRule="auto"/>
        <w:jc w:val="both"/>
        <w:rPr>
          <w:rFonts w:ascii="Arial" w:hAnsi="Arial" w:cs="Arial"/>
        </w:rPr>
      </w:pPr>
    </w:p>
    <w:p w14:paraId="19246B24" w14:textId="77777777" w:rsidR="00B12C4D" w:rsidRPr="00B12C4D" w:rsidRDefault="00B12C4D" w:rsidP="002E5761">
      <w:pPr>
        <w:spacing w:line="360" w:lineRule="auto"/>
        <w:jc w:val="both"/>
        <w:rPr>
          <w:rFonts w:ascii="Arial" w:hAnsi="Arial" w:cs="Arial"/>
        </w:rPr>
      </w:pPr>
      <w:r w:rsidRPr="00B12C4D">
        <w:rPr>
          <w:rFonts w:ascii="Arial" w:hAnsi="Arial" w:cs="Arial"/>
        </w:rPr>
        <w:t>The plot visualizes the trends in closing prices over the entire duration for the myriad of companies in our dataset:</w:t>
      </w:r>
    </w:p>
    <w:p w14:paraId="252EF708" w14:textId="77777777" w:rsidR="00B12C4D" w:rsidRPr="00B12C4D" w:rsidRDefault="00B12C4D" w:rsidP="002E5761">
      <w:pPr>
        <w:spacing w:line="360" w:lineRule="auto"/>
        <w:jc w:val="both"/>
        <w:rPr>
          <w:rFonts w:ascii="Arial" w:hAnsi="Arial" w:cs="Arial"/>
        </w:rPr>
      </w:pPr>
    </w:p>
    <w:p w14:paraId="15C7B52A" w14:textId="77777777" w:rsidR="00B12C4D" w:rsidRP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The plot captures the multifarious trajectories of different companies, underscoring the disparate impacts of global and company-specific events on stock prices.</w:t>
      </w:r>
    </w:p>
    <w:p w14:paraId="297DDC22" w14:textId="77777777" w:rsidR="00B12C4D" w:rsidRP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Some stocks demonstrate pronounced growth, while others remain relatively stable. There are also instances of stocks exhibiting volatile fluctuations.</w:t>
      </w:r>
    </w:p>
    <w:p w14:paraId="4BE61BBA" w14:textId="5C72CFF4" w:rsidR="00B12C4D" w:rsidRP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The dense overlapping of lines, especially during the pandemic era, encapsulates the increased market volatility and the synchronous movement of multiple stocks, which is characteristic of global events with widespread financial implications.</w:t>
      </w:r>
    </w:p>
    <w:p w14:paraId="41FE982D" w14:textId="77777777" w:rsidR="00B12C4D" w:rsidRDefault="00B12C4D" w:rsidP="002E5761">
      <w:pPr>
        <w:spacing w:line="360" w:lineRule="auto"/>
        <w:jc w:val="both"/>
        <w:rPr>
          <w:rFonts w:ascii="Arial" w:hAnsi="Arial" w:cs="Arial"/>
        </w:rPr>
      </w:pPr>
    </w:p>
    <w:p w14:paraId="7CB1D6B7" w14:textId="1C9C4D22" w:rsidR="007855F7" w:rsidRDefault="007855F7" w:rsidP="005F6FD4">
      <w:pPr>
        <w:pStyle w:val="Heading1"/>
      </w:pPr>
      <w:bookmarkStart w:id="210" w:name="_Toc144117222"/>
      <w:commentRangeStart w:id="211"/>
      <w:r>
        <w:t>7</w:t>
      </w:r>
      <w:r w:rsidRPr="00F8172E">
        <w:t>.</w:t>
      </w:r>
      <w:r>
        <w:t xml:space="preserve"> Impact of Firm Size on News </w:t>
      </w:r>
      <w:r w:rsidR="004C6F53">
        <w:t>Sentiment</w:t>
      </w:r>
      <w:r>
        <w:t xml:space="preserve"> Score</w:t>
      </w:r>
      <w:commentRangeEnd w:id="211"/>
      <w:r w:rsidR="00AA2A22">
        <w:rPr>
          <w:rStyle w:val="CommentReference"/>
        </w:rPr>
        <w:commentReference w:id="211"/>
      </w:r>
      <w:bookmarkEnd w:id="210"/>
    </w:p>
    <w:p w14:paraId="3FC1B32A" w14:textId="77777777" w:rsidR="00AE5985" w:rsidRPr="00AE5985" w:rsidRDefault="00AE5985" w:rsidP="002E5761">
      <w:pPr>
        <w:spacing w:line="360" w:lineRule="auto"/>
        <w:jc w:val="both"/>
        <w:rPr>
          <w:rFonts w:ascii="Arial" w:hAnsi="Arial" w:cs="Arial"/>
        </w:rPr>
      </w:pPr>
      <w:r w:rsidRPr="00AE5985">
        <w:rPr>
          <w:rFonts w:ascii="Arial" w:hAnsi="Arial" w:cs="Arial"/>
        </w:rPr>
        <w:t xml:space="preserve">Numerous literatures have emphasized the intricate link between firm size and news sentiment analysis. For instance, Gillam, Guerard, and </w:t>
      </w:r>
      <w:proofErr w:type="spellStart"/>
      <w:r w:rsidRPr="00AE5985">
        <w:rPr>
          <w:rFonts w:ascii="Arial" w:hAnsi="Arial" w:cs="Arial"/>
        </w:rPr>
        <w:t>Cahan</w:t>
      </w:r>
      <w:proofErr w:type="spellEnd"/>
      <w:r w:rsidRPr="00AE5985">
        <w:rPr>
          <w:rFonts w:ascii="Arial" w:hAnsi="Arial" w:cs="Arial"/>
        </w:rPr>
        <w:t xml:space="preserve"> (2015) asserted that media's influence on firms is profound, with firm size playing a pivotal role in shaping news sentiment. With the burgeoning significance of social media platforms, Peng, Zhang, and Gopal (2022) observed that investors' reactions to news, combined with </w:t>
      </w:r>
      <w:r w:rsidRPr="00AE5985">
        <w:rPr>
          <w:rFonts w:ascii="Arial" w:hAnsi="Arial" w:cs="Arial"/>
        </w:rPr>
        <w:lastRenderedPageBreak/>
        <w:t>specific firm characteristics such as firm size, profoundly influence the sentiment of financial discussions online. Furthermore, Li and Yang (2017) posited that sentiment associated with individual stocks, which could be influenced by firm size, has a notable impact on stock returns, underscoring the criticality of understanding the relationship between these variables. Additionally, Xu and Zhou (2018) associated the predictive power of sentiment indices with various firm characteristics, identifying firm size as a potential determinant in this interplay.</w:t>
      </w:r>
    </w:p>
    <w:p w14:paraId="0503158C" w14:textId="77777777" w:rsidR="00AE5985" w:rsidRPr="00AE5985" w:rsidRDefault="00AE5985" w:rsidP="002E5761">
      <w:pPr>
        <w:spacing w:line="360" w:lineRule="auto"/>
        <w:jc w:val="both"/>
        <w:rPr>
          <w:rFonts w:ascii="Arial" w:hAnsi="Arial" w:cs="Arial"/>
        </w:rPr>
      </w:pPr>
    </w:p>
    <w:p w14:paraId="7A06B96F" w14:textId="625E53AE" w:rsidR="007855F7" w:rsidRDefault="00AE5985" w:rsidP="002E5761">
      <w:pPr>
        <w:spacing w:line="360" w:lineRule="auto"/>
        <w:jc w:val="both"/>
        <w:rPr>
          <w:rFonts w:ascii="Arial" w:hAnsi="Arial" w:cs="Arial"/>
        </w:rPr>
      </w:pPr>
      <w:r w:rsidRPr="00AE5985">
        <w:rPr>
          <w:rFonts w:ascii="Arial" w:hAnsi="Arial" w:cs="Arial"/>
        </w:rPr>
        <w:t xml:space="preserve">Despite these extensive studies highlighting the interrelation between firm size and news sentiment, no literature explicitly delves into the direct impact of firm size on news sentiment score. This section, therefore, seeks to bridge this gap by </w:t>
      </w:r>
      <w:proofErr w:type="spellStart"/>
      <w:r w:rsidRPr="00AE5985">
        <w:rPr>
          <w:rFonts w:ascii="Arial" w:hAnsi="Arial" w:cs="Arial"/>
        </w:rPr>
        <w:t>analyzing</w:t>
      </w:r>
      <w:proofErr w:type="spellEnd"/>
      <w:r w:rsidRPr="00AE5985">
        <w:rPr>
          <w:rFonts w:ascii="Arial" w:hAnsi="Arial" w:cs="Arial"/>
        </w:rPr>
        <w:t xml:space="preserve"> sentiment scores across firms of varying sizes, aiming to discern patterns and dependencies that might provide insights into potential variations in media representation based on firm size.</w:t>
      </w:r>
    </w:p>
    <w:p w14:paraId="5989E772" w14:textId="77777777" w:rsidR="00151409" w:rsidRDefault="00151409" w:rsidP="002E5761">
      <w:pPr>
        <w:spacing w:line="360" w:lineRule="auto"/>
        <w:jc w:val="both"/>
        <w:rPr>
          <w:rFonts w:ascii="Arial" w:hAnsi="Arial" w:cs="Arial"/>
        </w:rPr>
      </w:pPr>
    </w:p>
    <w:p w14:paraId="2FEB05B7" w14:textId="7C754408" w:rsidR="00151409" w:rsidRPr="00453D5A" w:rsidRDefault="00151409" w:rsidP="005F6FD4">
      <w:pPr>
        <w:pStyle w:val="Heading2"/>
      </w:pPr>
      <w:bookmarkStart w:id="212" w:name="_Toc144117223"/>
      <w:r>
        <w:t>7</w:t>
      </w:r>
      <w:r w:rsidRPr="00453D5A">
        <w:t xml:space="preserve">.1 </w:t>
      </w:r>
      <w:r w:rsidRPr="00151409">
        <w:t>Correlation and Regression</w:t>
      </w:r>
      <w:bookmarkEnd w:id="212"/>
      <w:r w:rsidRPr="00151409">
        <w:t xml:space="preserve"> </w:t>
      </w:r>
    </w:p>
    <w:p w14:paraId="59D60F60" w14:textId="77777777" w:rsidR="00B4373C" w:rsidRPr="00B4373C" w:rsidRDefault="00B4373C" w:rsidP="00B204CF">
      <w:pPr>
        <w:spacing w:line="360" w:lineRule="auto"/>
        <w:jc w:val="both"/>
        <w:rPr>
          <w:rFonts w:ascii="Arial" w:hAnsi="Arial" w:cs="Arial"/>
        </w:rPr>
      </w:pPr>
      <w:r w:rsidRPr="00B4373C">
        <w:rPr>
          <w:rFonts w:ascii="Arial" w:hAnsi="Arial" w:cs="Arial"/>
        </w:rPr>
        <w:t>The relationship between a company's market capitalization and its news sentiment score is explored through a scatter plot of average sentiment scores against market capitalization.</w:t>
      </w:r>
    </w:p>
    <w:p w14:paraId="5D134084" w14:textId="77777777" w:rsidR="007855F7" w:rsidRDefault="007855F7" w:rsidP="002E5761">
      <w:pPr>
        <w:spacing w:line="360" w:lineRule="auto"/>
        <w:jc w:val="both"/>
        <w:rPr>
          <w:rFonts w:ascii="Arial" w:hAnsi="Arial" w:cs="Arial"/>
        </w:rPr>
      </w:pPr>
    </w:p>
    <w:p w14:paraId="3AD308A3" w14:textId="110C8B54" w:rsidR="00676549" w:rsidRDefault="00676549" w:rsidP="00676549">
      <w:pPr>
        <w:spacing w:line="360" w:lineRule="auto"/>
        <w:jc w:val="both"/>
        <w:rPr>
          <w:rFonts w:ascii="Arial" w:hAnsi="Arial" w:cs="Arial"/>
        </w:rPr>
      </w:pPr>
      <w:r w:rsidRPr="00676549">
        <w:rPr>
          <w:rFonts w:ascii="Arial" w:hAnsi="Arial" w:cs="Arial"/>
        </w:rPr>
        <w:t>Upon quantifying this relationship, the Pearson correlation coefficient was calculated to be approximately</w:t>
      </w:r>
      <w:r>
        <w:rPr>
          <w:rFonts w:ascii="Arial" w:hAnsi="Arial" w:cs="Arial"/>
        </w:rPr>
        <w:t xml:space="preserve"> </w:t>
      </w:r>
      <w:r w:rsidRPr="00676549">
        <w:rPr>
          <w:rFonts w:ascii="Arial" w:hAnsi="Arial" w:cs="Arial"/>
        </w:rPr>
        <w:t xml:space="preserve">0.702, indicating a strong positive correlation between market capitalization and news sentiment score. This suggests that larger companies, in terms of market capitalization, tend to receive a more </w:t>
      </w:r>
      <w:proofErr w:type="spellStart"/>
      <w:r w:rsidRPr="00676549">
        <w:rPr>
          <w:rFonts w:ascii="Arial" w:hAnsi="Arial" w:cs="Arial"/>
        </w:rPr>
        <w:t>favorable</w:t>
      </w:r>
      <w:proofErr w:type="spellEnd"/>
      <w:r w:rsidRPr="00676549">
        <w:rPr>
          <w:rFonts w:ascii="Arial" w:hAnsi="Arial" w:cs="Arial"/>
        </w:rPr>
        <w:t xml:space="preserve"> news sentiment on average.</w:t>
      </w:r>
    </w:p>
    <w:p w14:paraId="4196B499" w14:textId="77777777" w:rsidR="00B4373C" w:rsidRDefault="00B4373C" w:rsidP="002E5761">
      <w:pPr>
        <w:keepNext/>
        <w:jc w:val="both"/>
      </w:pPr>
      <w:r w:rsidRPr="00B4373C">
        <w:rPr>
          <w:rFonts w:ascii="Arial" w:hAnsi="Arial" w:cs="Arial"/>
          <w:noProof/>
        </w:rPr>
        <w:lastRenderedPageBreak/>
        <w:drawing>
          <wp:inline distT="0" distB="0" distL="0" distR="0" wp14:anchorId="5694C752" wp14:editId="230B60BB">
            <wp:extent cx="5731510" cy="3808095"/>
            <wp:effectExtent l="0" t="0" r="0" b="1905"/>
            <wp:docPr id="187312168"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2168" name="Picture 1" descr="A graph with numbers and a line&#10;&#10;Description automatically generated with medium confidence"/>
                    <pic:cNvPicPr/>
                  </pic:nvPicPr>
                  <pic:blipFill>
                    <a:blip r:embed="rId19"/>
                    <a:stretch>
                      <a:fillRect/>
                    </a:stretch>
                  </pic:blipFill>
                  <pic:spPr>
                    <a:xfrm>
                      <a:off x="0" y="0"/>
                      <a:ext cx="5731510" cy="3808095"/>
                    </a:xfrm>
                    <a:prstGeom prst="rect">
                      <a:avLst/>
                    </a:prstGeom>
                  </pic:spPr>
                </pic:pic>
              </a:graphicData>
            </a:graphic>
          </wp:inline>
        </w:drawing>
      </w:r>
    </w:p>
    <w:p w14:paraId="4D9B1C23" w14:textId="493C6135" w:rsidR="00B4373C" w:rsidRDefault="00B4373C" w:rsidP="001E066A">
      <w:pPr>
        <w:pStyle w:val="Caption"/>
      </w:pPr>
      <w:bookmarkStart w:id="213" w:name="_Toc144117279"/>
      <w:r>
        <w:t xml:space="preserve">Figure </w:t>
      </w:r>
      <w:fldSimple w:instr=" SEQ Figure \* ARABIC ">
        <w:r w:rsidR="00106BF3">
          <w:rPr>
            <w:noProof/>
          </w:rPr>
          <w:t>8</w:t>
        </w:r>
      </w:fldSimple>
      <w:r>
        <w:t xml:space="preserve"> News sentiment score vs. </w:t>
      </w:r>
      <w:proofErr w:type="spellStart"/>
      <w:r>
        <w:t>MarketCap</w:t>
      </w:r>
      <w:bookmarkEnd w:id="213"/>
      <w:proofErr w:type="spellEnd"/>
    </w:p>
    <w:p w14:paraId="01A53462" w14:textId="77777777" w:rsidR="00EF49AB" w:rsidRDefault="00EF49AB" w:rsidP="002E5761">
      <w:pPr>
        <w:jc w:val="both"/>
        <w:rPr>
          <w:rFonts w:ascii="Arial" w:hAnsi="Arial" w:cs="Arial"/>
        </w:rPr>
      </w:pPr>
    </w:p>
    <w:p w14:paraId="3F96FCCE" w14:textId="77777777" w:rsidR="00EF49AB" w:rsidRDefault="00EF49AB" w:rsidP="00EF49AB">
      <w:pPr>
        <w:spacing w:line="360" w:lineRule="auto"/>
        <w:jc w:val="both"/>
        <w:rPr>
          <w:rFonts w:ascii="Arial" w:hAnsi="Arial" w:cs="Arial"/>
        </w:rPr>
      </w:pPr>
      <w:r w:rsidRPr="00EF49AB">
        <w:rPr>
          <w:rFonts w:ascii="Arial" w:hAnsi="Arial" w:cs="Arial"/>
        </w:rPr>
        <w:t>To delve deeper into the relationship between firm size (measured by market capitalization) and news sentiment score, a simple linear regression model was employed.</w:t>
      </w:r>
    </w:p>
    <w:p w14:paraId="1B289C0C" w14:textId="77777777" w:rsidR="00DF7D24" w:rsidRDefault="00DF7D24" w:rsidP="00DF7D24">
      <w:pPr>
        <w:keepNext/>
        <w:spacing w:line="360" w:lineRule="auto"/>
        <w:jc w:val="both"/>
      </w:pPr>
      <w:r w:rsidRPr="00DF7D24">
        <w:rPr>
          <w:rFonts w:ascii="Arial" w:hAnsi="Arial" w:cs="Arial"/>
          <w:noProof/>
        </w:rPr>
        <w:lastRenderedPageBreak/>
        <w:drawing>
          <wp:inline distT="0" distB="0" distL="0" distR="0" wp14:anchorId="6987CAB4" wp14:editId="720FF821">
            <wp:extent cx="5731510" cy="3419475"/>
            <wp:effectExtent l="0" t="0" r="0" b="0"/>
            <wp:docPr id="12754010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0101" name="Picture 1" descr="A graph with a red line&#10;&#10;Description automatically generated"/>
                    <pic:cNvPicPr/>
                  </pic:nvPicPr>
                  <pic:blipFill>
                    <a:blip r:embed="rId20"/>
                    <a:stretch>
                      <a:fillRect/>
                    </a:stretch>
                  </pic:blipFill>
                  <pic:spPr>
                    <a:xfrm>
                      <a:off x="0" y="0"/>
                      <a:ext cx="5731510" cy="3419475"/>
                    </a:xfrm>
                    <a:prstGeom prst="rect">
                      <a:avLst/>
                    </a:prstGeom>
                  </pic:spPr>
                </pic:pic>
              </a:graphicData>
            </a:graphic>
          </wp:inline>
        </w:drawing>
      </w:r>
    </w:p>
    <w:p w14:paraId="631299F2" w14:textId="6DAC5D63" w:rsidR="00EF49AB" w:rsidRDefault="00DF7D24" w:rsidP="001E066A">
      <w:pPr>
        <w:pStyle w:val="Caption"/>
        <w:rPr>
          <w:rFonts w:cs="Arial"/>
        </w:rPr>
      </w:pPr>
      <w:bookmarkStart w:id="214" w:name="_Toc144117280"/>
      <w:r>
        <w:t xml:space="preserve">Figure </w:t>
      </w:r>
      <w:fldSimple w:instr=" SEQ Figure \* ARABIC ">
        <w:r w:rsidR="00106BF3">
          <w:rPr>
            <w:noProof/>
          </w:rPr>
          <w:t>9</w:t>
        </w:r>
      </w:fldSimple>
      <w:r>
        <w:t xml:space="preserve"> Regression line: Impact of market capitalization on news sentiment score.</w:t>
      </w:r>
      <w:bookmarkEnd w:id="214"/>
    </w:p>
    <w:p w14:paraId="3AFABD0C" w14:textId="77777777" w:rsidR="005C155F" w:rsidRDefault="005C155F" w:rsidP="00EF49AB">
      <w:pPr>
        <w:spacing w:line="360" w:lineRule="auto"/>
        <w:jc w:val="both"/>
        <w:rPr>
          <w:rFonts w:ascii="Arial" w:hAnsi="Arial" w:cs="Arial"/>
        </w:rPr>
      </w:pPr>
    </w:p>
    <w:p w14:paraId="6FDA975D" w14:textId="035A51A4" w:rsidR="00EF49AB" w:rsidRDefault="00EF49AB" w:rsidP="00EF49AB">
      <w:pPr>
        <w:spacing w:line="360" w:lineRule="auto"/>
        <w:jc w:val="both"/>
        <w:rPr>
          <w:rFonts w:ascii="Arial" w:hAnsi="Arial" w:cs="Arial"/>
        </w:rPr>
      </w:pPr>
      <w:r>
        <w:rPr>
          <w:rFonts w:ascii="Arial" w:hAnsi="Arial" w:cs="Arial"/>
        </w:rPr>
        <w:t>The model can be represented as:</w:t>
      </w:r>
    </w:p>
    <w:p w14:paraId="16A9DD84" w14:textId="77777777" w:rsidR="00EF49AB" w:rsidRDefault="00EF49AB" w:rsidP="00EF49AB">
      <w:pPr>
        <w:spacing w:line="360" w:lineRule="auto"/>
        <w:jc w:val="center"/>
        <w:rPr>
          <w:rFonts w:ascii="Arial" w:hAnsi="Arial" w:cs="Arial"/>
        </w:rPr>
      </w:pPr>
      <m:oMathPara>
        <m:oMath>
          <m:r>
            <w:rPr>
              <w:rFonts w:ascii="Cambria Math" w:hAnsi="Cambria Math" w:cs="Arial"/>
            </w:rPr>
            <m:t xml:space="preserve">SentimentScore =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×MarketCap+ε</m:t>
          </m:r>
        </m:oMath>
      </m:oMathPara>
    </w:p>
    <w:p w14:paraId="58D4F624" w14:textId="77777777" w:rsidR="00EF49AB" w:rsidRDefault="00EF49AB" w:rsidP="00EF49AB">
      <w:pPr>
        <w:spacing w:line="360" w:lineRule="auto"/>
        <w:jc w:val="both"/>
        <w:rPr>
          <w:rFonts w:ascii="Arial" w:hAnsi="Arial" w:cs="Arial"/>
        </w:rPr>
      </w:pPr>
      <w:r>
        <w:rPr>
          <w:rFonts w:ascii="Arial" w:hAnsi="Arial" w:cs="Arial"/>
        </w:rPr>
        <w:t>Where:</w:t>
      </w:r>
    </w:p>
    <w:p w14:paraId="7CC41CBE" w14:textId="43449E06" w:rsidR="00EF49AB" w:rsidRPr="005D3619" w:rsidRDefault="00000000" w:rsidP="005D3619">
      <w:pPr>
        <w:pStyle w:val="ListParagraph"/>
        <w:numPr>
          <w:ilvl w:val="0"/>
          <w:numId w:val="27"/>
        </w:num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F49AB" w:rsidRPr="005D3619">
        <w:rPr>
          <w:rFonts w:ascii="Arial" w:hAnsi="Arial" w:cs="Arial"/>
        </w:rPr>
        <w:t xml:space="preserve"> is the intercept.</w:t>
      </w:r>
    </w:p>
    <w:p w14:paraId="2E251717" w14:textId="030115AB" w:rsidR="00EF49AB" w:rsidRPr="005D3619" w:rsidRDefault="00000000" w:rsidP="005D3619">
      <w:pPr>
        <w:pStyle w:val="ListParagraph"/>
        <w:numPr>
          <w:ilvl w:val="0"/>
          <w:numId w:val="27"/>
        </w:num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oMath>
      <w:r w:rsidR="00EF49AB" w:rsidRPr="005D3619">
        <w:rPr>
          <w:rFonts w:ascii="Arial" w:hAnsi="Arial" w:cs="Arial"/>
        </w:rPr>
        <w:t xml:space="preserve"> represents the change in sentiment score for a one-unit change in market capitalization. </w:t>
      </w:r>
    </w:p>
    <w:p w14:paraId="3B9681DB" w14:textId="6B4A3131" w:rsidR="00EF49AB" w:rsidRPr="005D3619" w:rsidRDefault="00EF49AB" w:rsidP="005D3619">
      <w:pPr>
        <w:pStyle w:val="ListParagraph"/>
        <w:numPr>
          <w:ilvl w:val="0"/>
          <w:numId w:val="27"/>
        </w:numPr>
        <w:spacing w:line="360" w:lineRule="auto"/>
        <w:jc w:val="both"/>
        <w:rPr>
          <w:rFonts w:ascii="Arial" w:hAnsi="Arial" w:cs="Arial"/>
        </w:rPr>
      </w:pPr>
      <m:oMath>
        <m:r>
          <w:rPr>
            <w:rFonts w:ascii="Cambria Math" w:hAnsi="Cambria Math" w:cs="Arial"/>
          </w:rPr>
          <m:t>ε</m:t>
        </m:r>
      </m:oMath>
      <w:r w:rsidR="005D3619" w:rsidRPr="005D3619">
        <w:rPr>
          <w:rFonts w:ascii="Arial" w:hAnsi="Arial" w:cs="Arial"/>
        </w:rPr>
        <w:t xml:space="preserve"> is the error term. </w:t>
      </w:r>
    </w:p>
    <w:p w14:paraId="34BA9B95" w14:textId="77777777" w:rsidR="005D3619" w:rsidRDefault="005D3619" w:rsidP="005D3619">
      <w:pPr>
        <w:spacing w:line="360" w:lineRule="auto"/>
        <w:jc w:val="both"/>
        <w:rPr>
          <w:rFonts w:ascii="Arial" w:hAnsi="Arial" w:cs="Arial"/>
        </w:rPr>
      </w:pPr>
    </w:p>
    <w:p w14:paraId="0E145EBB" w14:textId="3ED96313" w:rsidR="005D3619" w:rsidRPr="005D3619" w:rsidRDefault="005D3619" w:rsidP="005D3619">
      <w:pPr>
        <w:spacing w:line="360" w:lineRule="auto"/>
        <w:jc w:val="both"/>
        <w:rPr>
          <w:rFonts w:ascii="Arial" w:hAnsi="Arial" w:cs="Arial"/>
        </w:rPr>
      </w:pPr>
      <w:r w:rsidRPr="005D3619">
        <w:rPr>
          <w:rFonts w:ascii="Arial" w:hAnsi="Arial" w:cs="Arial"/>
        </w:rPr>
        <w:t>Regression Results:</w:t>
      </w:r>
    </w:p>
    <w:p w14:paraId="3E82D991" w14:textId="77777777" w:rsidR="005D3619" w:rsidRPr="005D3619" w:rsidRDefault="005D3619" w:rsidP="005D3619">
      <w:pPr>
        <w:spacing w:line="360" w:lineRule="auto"/>
        <w:jc w:val="both"/>
        <w:rPr>
          <w:rFonts w:ascii="Arial" w:hAnsi="Arial" w:cs="Arial"/>
        </w:rPr>
      </w:pPr>
    </w:p>
    <w:p w14:paraId="1CEF4B3B" w14:textId="5D857781"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 xml:space="preserve">Coefficient for </w:t>
      </w:r>
      <w:proofErr w:type="spellStart"/>
      <w:r w:rsidRPr="002E65E3">
        <w:rPr>
          <w:rFonts w:ascii="Arial" w:hAnsi="Arial" w:cs="Arial"/>
        </w:rPr>
        <w:t>MarketCap</w:t>
      </w:r>
      <w:proofErr w:type="spellEnd"/>
      <w:r w:rsidRPr="002E65E3">
        <w:rPr>
          <w:rFonts w:ascii="Arial" w:hAnsi="Arial" w:cs="Arial"/>
        </w:rPr>
        <w:t xml:space="preserve">: The coefficient of </w:t>
      </w:r>
      <w:r w:rsidR="002E65E3" w:rsidRPr="002E65E3">
        <w:rPr>
          <w:rFonts w:ascii="Arial" w:hAnsi="Arial" w:cs="Arial"/>
        </w:rPr>
        <w:t xml:space="preserve">2.597e-12 </w:t>
      </w:r>
      <w:r w:rsidRPr="002E65E3">
        <w:rPr>
          <w:rFonts w:ascii="Arial" w:hAnsi="Arial" w:cs="Arial"/>
        </w:rPr>
        <w:t>suggests that for every one-unit increase in market capitalization, the sentiment score increases by approximately</w:t>
      </w:r>
      <w:r w:rsidR="002E65E3" w:rsidRPr="002E65E3">
        <w:rPr>
          <w:rFonts w:ascii="Arial" w:hAnsi="Arial" w:cs="Arial"/>
        </w:rPr>
        <w:t xml:space="preserve"> </w:t>
      </w:r>
      <w:r w:rsidRPr="002E65E3">
        <w:rPr>
          <w:rFonts w:ascii="Arial" w:hAnsi="Arial" w:cs="Arial"/>
        </w:rPr>
        <w:t>This positive coefficient indicates a direct relationship between firm size and news sentiment score.</w:t>
      </w:r>
    </w:p>
    <w:p w14:paraId="2325D3CD" w14:textId="77777777" w:rsidR="005D3619" w:rsidRPr="005D3619" w:rsidRDefault="005D3619" w:rsidP="005D3619">
      <w:pPr>
        <w:spacing w:line="360" w:lineRule="auto"/>
        <w:jc w:val="both"/>
        <w:rPr>
          <w:rFonts w:ascii="Arial" w:hAnsi="Arial" w:cs="Arial"/>
        </w:rPr>
      </w:pPr>
    </w:p>
    <w:p w14:paraId="5A9D74AA" w14:textId="7274C856"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R-squared: The</w:t>
      </w:r>
      <w:r w:rsidR="002E65E3" w:rsidRPr="002E65E3">
        <w:rPr>
          <w:rFonts w:ascii="Arial" w:hAnsi="Arial" w:cs="Arial"/>
        </w:rPr>
        <w:t xml:space="preserve"> R-squared </w:t>
      </w:r>
      <w:r w:rsidRPr="002E65E3">
        <w:rPr>
          <w:rFonts w:ascii="Arial" w:hAnsi="Arial" w:cs="Arial"/>
        </w:rPr>
        <w:t xml:space="preserve">value of 0.492 indicates that approximately 49.2% of the variability in news sentiment scores can be explained by the market capitalization of the firms. This is a moderate explanatory power, suggesting </w:t>
      </w:r>
      <w:r w:rsidRPr="002E65E3">
        <w:rPr>
          <w:rFonts w:ascii="Arial" w:hAnsi="Arial" w:cs="Arial"/>
        </w:rPr>
        <w:lastRenderedPageBreak/>
        <w:t>that while firm size does play a role in influencing news sentiment, other factors might also be at play.</w:t>
      </w:r>
    </w:p>
    <w:p w14:paraId="6591859B" w14:textId="77777777" w:rsidR="005D3619" w:rsidRPr="005D3619" w:rsidRDefault="005D3619" w:rsidP="005D3619">
      <w:pPr>
        <w:spacing w:line="360" w:lineRule="auto"/>
        <w:jc w:val="both"/>
        <w:rPr>
          <w:rFonts w:ascii="Arial" w:hAnsi="Arial" w:cs="Arial"/>
        </w:rPr>
      </w:pPr>
    </w:p>
    <w:p w14:paraId="1ABF8213" w14:textId="77777777"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 xml:space="preserve">P-value for </w:t>
      </w:r>
      <w:proofErr w:type="spellStart"/>
      <w:r w:rsidRPr="002E65E3">
        <w:rPr>
          <w:rFonts w:ascii="Arial" w:hAnsi="Arial" w:cs="Arial"/>
        </w:rPr>
        <w:t>MarketCap</w:t>
      </w:r>
      <w:proofErr w:type="spellEnd"/>
      <w:r w:rsidRPr="002E65E3">
        <w:rPr>
          <w:rFonts w:ascii="Arial" w:hAnsi="Arial" w:cs="Arial"/>
        </w:rPr>
        <w:t>: The p-value is less than 0.05, suggesting that market capitalization is a statistically significant predictor of news sentiment score.</w:t>
      </w:r>
    </w:p>
    <w:p w14:paraId="3FEDC28F" w14:textId="77777777" w:rsidR="005D3619" w:rsidRPr="005D3619" w:rsidRDefault="005D3619" w:rsidP="005D3619">
      <w:pPr>
        <w:spacing w:line="360" w:lineRule="auto"/>
        <w:jc w:val="both"/>
        <w:rPr>
          <w:rFonts w:ascii="Arial" w:hAnsi="Arial" w:cs="Arial"/>
        </w:rPr>
      </w:pPr>
    </w:p>
    <w:p w14:paraId="1F4DAF82" w14:textId="77777777"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Intercept: The intercept value of 0.1082 suggests the expected sentiment score when the market capitalization is zero. However, in the context of this analysis, the intercept doesn't have a practical interpretation as companies can't have a market capitalization of zero.</w:t>
      </w:r>
    </w:p>
    <w:p w14:paraId="0252D39D" w14:textId="77777777" w:rsidR="005D3619" w:rsidRPr="005D3619" w:rsidRDefault="005D3619" w:rsidP="005D3619">
      <w:pPr>
        <w:spacing w:line="360" w:lineRule="auto"/>
        <w:jc w:val="both"/>
        <w:rPr>
          <w:rFonts w:ascii="Arial" w:hAnsi="Arial" w:cs="Arial"/>
        </w:rPr>
      </w:pPr>
    </w:p>
    <w:p w14:paraId="0DBF3681" w14:textId="5750867B" w:rsidR="00EF49AB" w:rsidRPr="00EF49AB" w:rsidRDefault="005D3619" w:rsidP="005D3619">
      <w:pPr>
        <w:spacing w:line="360" w:lineRule="auto"/>
        <w:jc w:val="both"/>
        <w:rPr>
          <w:rFonts w:ascii="Arial" w:hAnsi="Arial" w:cs="Arial"/>
        </w:rPr>
      </w:pPr>
      <w:r w:rsidRPr="005D3619">
        <w:rPr>
          <w:rFonts w:ascii="Arial" w:hAnsi="Arial" w:cs="Arial"/>
        </w:rPr>
        <w:t>The regression analysis reveals that firm size, as measured by market capitalization, has a statistically significant positive effect on news sentiment scores. This suggests that larger firms might be more likely to receive positive news coverage compared to their smaller counterparts. This could be attributed to various reasons, including the larger firms' visibility, their strategic decisions, or their ability to influence media narratives.</w:t>
      </w:r>
      <w:r w:rsidR="002E65E3">
        <w:rPr>
          <w:rFonts w:ascii="Arial" w:hAnsi="Arial" w:cs="Arial"/>
        </w:rPr>
        <w:t xml:space="preserve"> </w:t>
      </w:r>
      <w:r w:rsidR="002E65E3" w:rsidRPr="002E65E3">
        <w:rPr>
          <w:rFonts w:ascii="Arial" w:hAnsi="Arial" w:cs="Arial"/>
        </w:rPr>
        <w:t>However, it's important to note that this is based on a simple linear regression, which might not capture the complexities and nuances of the relationship fully.</w:t>
      </w:r>
    </w:p>
    <w:p w14:paraId="64DDC1DF" w14:textId="77777777" w:rsidR="00222E73" w:rsidRDefault="00222E73" w:rsidP="00EF49AB">
      <w:pPr>
        <w:spacing w:line="360" w:lineRule="auto"/>
        <w:jc w:val="both"/>
        <w:rPr>
          <w:rFonts w:ascii="Arial" w:hAnsi="Arial" w:cs="Arial"/>
        </w:rPr>
      </w:pPr>
    </w:p>
    <w:p w14:paraId="2A637E40" w14:textId="566213A2" w:rsidR="00222E73" w:rsidRPr="00453D5A" w:rsidRDefault="00222E73" w:rsidP="005F6FD4">
      <w:pPr>
        <w:pStyle w:val="Heading2"/>
      </w:pPr>
      <w:bookmarkStart w:id="215" w:name="_Toc144117224"/>
      <w:r>
        <w:t>7</w:t>
      </w:r>
      <w:r w:rsidRPr="00453D5A">
        <w:t>.</w:t>
      </w:r>
      <w:r>
        <w:t>2</w:t>
      </w:r>
      <w:r w:rsidRPr="00453D5A">
        <w:t xml:space="preserve"> </w:t>
      </w:r>
      <w:r w:rsidR="005E4579" w:rsidRPr="005E4579">
        <w:t>Cluster Analysis of Firm Size and News Sentiment</w:t>
      </w:r>
      <w:bookmarkEnd w:id="215"/>
    </w:p>
    <w:p w14:paraId="704E3925" w14:textId="77777777" w:rsidR="005E4579" w:rsidRPr="005E4579" w:rsidRDefault="005E4579" w:rsidP="005E4579">
      <w:pPr>
        <w:spacing w:line="360" w:lineRule="auto"/>
        <w:jc w:val="both"/>
        <w:rPr>
          <w:rFonts w:ascii="Arial" w:hAnsi="Arial" w:cs="Arial"/>
        </w:rPr>
      </w:pPr>
      <w:r w:rsidRPr="005E4579">
        <w:rPr>
          <w:rFonts w:ascii="Arial" w:hAnsi="Arial" w:cs="Arial"/>
        </w:rPr>
        <w:t xml:space="preserve">The clustering visualization provides an intricate snapshot of companies based on their market capitalization and average news sentiment scores. Through a </w:t>
      </w:r>
      <w:proofErr w:type="spellStart"/>
      <w:r w:rsidRPr="005E4579">
        <w:rPr>
          <w:rFonts w:ascii="Arial" w:hAnsi="Arial" w:cs="Arial"/>
        </w:rPr>
        <w:t>KMeans</w:t>
      </w:r>
      <w:proofErr w:type="spellEnd"/>
      <w:r w:rsidRPr="005E4579">
        <w:rPr>
          <w:rFonts w:ascii="Arial" w:hAnsi="Arial" w:cs="Arial"/>
        </w:rPr>
        <w:t xml:space="preserve"> clustering approach, we've segmented the companies into four distinct groups, each potentially representing a unique interplay between firm size and media portrayal.</w:t>
      </w:r>
    </w:p>
    <w:p w14:paraId="76E3CCB7" w14:textId="77777777" w:rsidR="005E4579" w:rsidRDefault="005E4579" w:rsidP="005E4579">
      <w:pPr>
        <w:keepNext/>
        <w:spacing w:line="360" w:lineRule="auto"/>
        <w:jc w:val="both"/>
      </w:pPr>
      <w:r w:rsidRPr="005E4579">
        <w:rPr>
          <w:rFonts w:ascii="Arial" w:hAnsi="Arial" w:cs="Arial"/>
          <w:noProof/>
        </w:rPr>
        <w:lastRenderedPageBreak/>
        <w:drawing>
          <wp:inline distT="0" distB="0" distL="0" distR="0" wp14:anchorId="3E408EC6" wp14:editId="0736D48E">
            <wp:extent cx="5731510" cy="4051300"/>
            <wp:effectExtent l="0" t="0" r="0" b="0"/>
            <wp:docPr id="107602940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9407" name="Picture 1" descr="A graph with red and blue dots&#10;&#10;Description automatically generated"/>
                    <pic:cNvPicPr/>
                  </pic:nvPicPr>
                  <pic:blipFill>
                    <a:blip r:embed="rId21"/>
                    <a:stretch>
                      <a:fillRect/>
                    </a:stretch>
                  </pic:blipFill>
                  <pic:spPr>
                    <a:xfrm>
                      <a:off x="0" y="0"/>
                      <a:ext cx="5731510" cy="4051300"/>
                    </a:xfrm>
                    <a:prstGeom prst="rect">
                      <a:avLst/>
                    </a:prstGeom>
                  </pic:spPr>
                </pic:pic>
              </a:graphicData>
            </a:graphic>
          </wp:inline>
        </w:drawing>
      </w:r>
    </w:p>
    <w:p w14:paraId="03F346CB" w14:textId="082DCE2C" w:rsidR="005E4579" w:rsidRDefault="005E4579" w:rsidP="001E066A">
      <w:pPr>
        <w:pStyle w:val="Caption"/>
      </w:pPr>
      <w:bookmarkStart w:id="216" w:name="_Toc144117281"/>
      <w:r>
        <w:t xml:space="preserve">Figure </w:t>
      </w:r>
      <w:fldSimple w:instr=" SEQ Figure \* ARABIC ">
        <w:r w:rsidR="00106BF3">
          <w:rPr>
            <w:noProof/>
          </w:rPr>
          <w:t>10</w:t>
        </w:r>
      </w:fldSimple>
      <w:r>
        <w:t xml:space="preserve"> Clusters of companies</w:t>
      </w:r>
      <w:bookmarkEnd w:id="216"/>
    </w:p>
    <w:p w14:paraId="7E4F35E5" w14:textId="6526ABEA" w:rsidR="005E4579" w:rsidRDefault="005E4579" w:rsidP="005E4579">
      <w:r>
        <w:t>Note: Cluster 1 Companies: Broadcom Inc, Adobe Inc, Netflix Inc, Intel Corp, Starbucks Corp, PayPal Holdings Inc, Airbnb Inc, Moderna Inc, American Electric Power Co Inc, Electronic Arts Inc, Dollar Tree Inc, eBay Inc, Zoom Video Communications Inc, and many others. Cluster 2</w:t>
      </w:r>
    </w:p>
    <w:p w14:paraId="7147DDB0" w14:textId="11CD4C1D" w:rsidR="005E4579" w:rsidRDefault="005E4579" w:rsidP="005E4579">
      <w:r>
        <w:t>Companies: Microsoft Corp, Meta Platforms Inc, Alphabet Inc. Cluster 3 Company: Apple Inc. Cluster 4 Companies: NVIDIA Corp, Amazon.com Inc, Tesla Inc.</w:t>
      </w:r>
    </w:p>
    <w:p w14:paraId="3BC44AF2" w14:textId="77777777" w:rsidR="005E4579" w:rsidRPr="005E4579" w:rsidRDefault="005E4579" w:rsidP="005E4579"/>
    <w:p w14:paraId="26EF8116" w14:textId="6FD8ED66"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1 (Red): This cluster houses companies with a relatively high market capitalization and neutral to positive news sentiment scores. It's conceivable that these are large-cap firms that generally receive balanced media coverage, with occasional positive news highlights.</w:t>
      </w:r>
    </w:p>
    <w:p w14:paraId="4D37EA54" w14:textId="77777777" w:rsidR="005E4579" w:rsidRPr="005E4579" w:rsidRDefault="005E4579" w:rsidP="005E4579">
      <w:pPr>
        <w:spacing w:line="360" w:lineRule="auto"/>
        <w:jc w:val="both"/>
        <w:rPr>
          <w:rFonts w:ascii="Arial" w:hAnsi="Arial" w:cs="Arial"/>
        </w:rPr>
      </w:pPr>
    </w:p>
    <w:p w14:paraId="75258156"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2 (Blue): Firms in this cluster have a moderate market capitalization and predominantly neutral news sentiment scores. These might represent mid-cap companies that receive consistent, yet balanced, media attention.</w:t>
      </w:r>
    </w:p>
    <w:p w14:paraId="3ADFC4DE" w14:textId="77777777" w:rsidR="005E4579" w:rsidRPr="005E4579" w:rsidRDefault="005E4579" w:rsidP="005E4579">
      <w:pPr>
        <w:spacing w:line="360" w:lineRule="auto"/>
        <w:jc w:val="both"/>
        <w:rPr>
          <w:rFonts w:ascii="Arial" w:hAnsi="Arial" w:cs="Arial"/>
        </w:rPr>
      </w:pPr>
    </w:p>
    <w:p w14:paraId="35903F75"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 xml:space="preserve">Cluster 3 (Green): This cluster encompasses companies with lower market capitalization but relatively positive sentiment scores. These could be smaller </w:t>
      </w:r>
      <w:r w:rsidRPr="00C63A65">
        <w:rPr>
          <w:rFonts w:ascii="Arial" w:hAnsi="Arial" w:cs="Arial"/>
        </w:rPr>
        <w:lastRenderedPageBreak/>
        <w:t xml:space="preserve">firms that, despite their size, have garnered </w:t>
      </w:r>
      <w:proofErr w:type="spellStart"/>
      <w:r w:rsidRPr="00C63A65">
        <w:rPr>
          <w:rFonts w:ascii="Arial" w:hAnsi="Arial" w:cs="Arial"/>
        </w:rPr>
        <w:t>favorable</w:t>
      </w:r>
      <w:proofErr w:type="spellEnd"/>
      <w:r w:rsidRPr="00C63A65">
        <w:rPr>
          <w:rFonts w:ascii="Arial" w:hAnsi="Arial" w:cs="Arial"/>
        </w:rPr>
        <w:t xml:space="preserve"> media coverage, possibly due to innovative products, strategies, or positive financial performance.</w:t>
      </w:r>
    </w:p>
    <w:p w14:paraId="79DF37ED" w14:textId="77777777" w:rsidR="005E4579" w:rsidRPr="005E4579" w:rsidRDefault="005E4579" w:rsidP="005E4579">
      <w:pPr>
        <w:spacing w:line="360" w:lineRule="auto"/>
        <w:jc w:val="both"/>
        <w:rPr>
          <w:rFonts w:ascii="Arial" w:hAnsi="Arial" w:cs="Arial"/>
        </w:rPr>
      </w:pPr>
    </w:p>
    <w:p w14:paraId="037189CB"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4 (Cyan): Companies in this cluster exhibit both low market capitalization and neutral to slightly positive sentiment scores. It's possible that these are smaller firms with minimal media coverage or those that have been neither exceptionally praised nor critically assessed in the news.</w:t>
      </w:r>
    </w:p>
    <w:p w14:paraId="35BFEC9D" w14:textId="77777777" w:rsidR="005E4579" w:rsidRPr="005E4579" w:rsidRDefault="005E4579" w:rsidP="005E4579">
      <w:pPr>
        <w:spacing w:line="360" w:lineRule="auto"/>
        <w:jc w:val="both"/>
        <w:rPr>
          <w:rFonts w:ascii="Arial" w:hAnsi="Arial" w:cs="Arial"/>
        </w:rPr>
      </w:pPr>
    </w:p>
    <w:p w14:paraId="1EE521E6" w14:textId="77777777" w:rsidR="005E4579" w:rsidRPr="005E4579" w:rsidRDefault="005E4579" w:rsidP="005E4579">
      <w:pPr>
        <w:spacing w:line="360" w:lineRule="auto"/>
        <w:jc w:val="both"/>
        <w:rPr>
          <w:rFonts w:ascii="Arial" w:hAnsi="Arial" w:cs="Arial"/>
        </w:rPr>
      </w:pPr>
      <w:r w:rsidRPr="005E4579">
        <w:rPr>
          <w:rFonts w:ascii="Arial" w:hAnsi="Arial" w:cs="Arial"/>
        </w:rPr>
        <w:t>The centroids (marked with yellow 'X') signify the mean values of the clusters, guiding the distinction between the groupings.</w:t>
      </w:r>
    </w:p>
    <w:p w14:paraId="57522662" w14:textId="77777777" w:rsidR="005E4579" w:rsidRPr="005E4579" w:rsidRDefault="005E4579" w:rsidP="005E4579">
      <w:pPr>
        <w:spacing w:line="360" w:lineRule="auto"/>
        <w:jc w:val="both"/>
        <w:rPr>
          <w:rFonts w:ascii="Arial" w:hAnsi="Arial" w:cs="Arial"/>
        </w:rPr>
      </w:pPr>
    </w:p>
    <w:p w14:paraId="05974F6D" w14:textId="77777777" w:rsidR="005E4579" w:rsidRPr="005E4579" w:rsidRDefault="005E4579" w:rsidP="005E4579">
      <w:pPr>
        <w:spacing w:line="360" w:lineRule="auto"/>
        <w:jc w:val="both"/>
        <w:rPr>
          <w:rFonts w:ascii="Arial" w:hAnsi="Arial" w:cs="Arial"/>
        </w:rPr>
      </w:pPr>
      <w:r w:rsidRPr="005E4579">
        <w:rPr>
          <w:rFonts w:ascii="Arial" w:hAnsi="Arial" w:cs="Arial"/>
        </w:rPr>
        <w:t>This cluster analysis underscores the intricate relationship between a company's market standing and its media portrayal. While larger companies might often find themselves in the limelight, the nature of that attention—be it positive, negative, or neutral—can be influenced by a myriad of factors beyond just size.</w:t>
      </w:r>
    </w:p>
    <w:p w14:paraId="18CEC990" w14:textId="77777777" w:rsidR="005E4579" w:rsidRPr="005E4579" w:rsidRDefault="005E4579" w:rsidP="005E4579">
      <w:pPr>
        <w:spacing w:line="360" w:lineRule="auto"/>
        <w:jc w:val="both"/>
        <w:rPr>
          <w:rFonts w:ascii="Arial" w:hAnsi="Arial" w:cs="Arial"/>
        </w:rPr>
      </w:pPr>
    </w:p>
    <w:p w14:paraId="52402214" w14:textId="77AB2EB3" w:rsidR="00C63A65" w:rsidRDefault="005E4579" w:rsidP="005E4579">
      <w:pPr>
        <w:spacing w:line="360" w:lineRule="auto"/>
        <w:jc w:val="both"/>
        <w:rPr>
          <w:rFonts w:ascii="Arial" w:hAnsi="Arial" w:cs="Arial"/>
        </w:rPr>
      </w:pPr>
      <w:r w:rsidRPr="005E4579">
        <w:rPr>
          <w:rFonts w:ascii="Arial" w:hAnsi="Arial" w:cs="Arial"/>
        </w:rPr>
        <w:t xml:space="preserve">In the subsequent sections, </w:t>
      </w:r>
      <w:r w:rsidR="00CA40D2">
        <w:rPr>
          <w:rFonts w:ascii="Arial" w:hAnsi="Arial" w:cs="Arial"/>
        </w:rPr>
        <w:t>I</w:t>
      </w:r>
      <w:r w:rsidRPr="005E4579">
        <w:rPr>
          <w:rFonts w:ascii="Arial" w:hAnsi="Arial" w:cs="Arial"/>
        </w:rPr>
        <w:t xml:space="preserve"> will delve deeper into </w:t>
      </w:r>
      <w:r w:rsidR="0049514A">
        <w:rPr>
          <w:rFonts w:ascii="Arial" w:hAnsi="Arial" w:cs="Arial"/>
        </w:rPr>
        <w:t>c</w:t>
      </w:r>
      <w:r w:rsidR="0049514A" w:rsidRPr="0049514A">
        <w:rPr>
          <w:rFonts w:ascii="Arial" w:hAnsi="Arial" w:cs="Arial"/>
        </w:rPr>
        <w:t>luster 1 (Red</w:t>
      </w:r>
      <w:r w:rsidR="0049514A">
        <w:rPr>
          <w:rFonts w:ascii="Arial" w:hAnsi="Arial" w:cs="Arial"/>
        </w:rPr>
        <w:t>)</w:t>
      </w:r>
      <w:r w:rsidRPr="005E4579">
        <w:rPr>
          <w:rFonts w:ascii="Arial" w:hAnsi="Arial" w:cs="Arial"/>
        </w:rPr>
        <w:t xml:space="preserve">, </w:t>
      </w:r>
      <w:proofErr w:type="spellStart"/>
      <w:r w:rsidRPr="005E4579">
        <w:rPr>
          <w:rFonts w:ascii="Arial" w:hAnsi="Arial" w:cs="Arial"/>
        </w:rPr>
        <w:t>analyzing</w:t>
      </w:r>
      <w:proofErr w:type="spellEnd"/>
      <w:r w:rsidRPr="005E4579">
        <w:rPr>
          <w:rFonts w:ascii="Arial" w:hAnsi="Arial" w:cs="Arial"/>
        </w:rPr>
        <w:t xml:space="preserve"> the specific characteristics and nuances that define each grouping</w:t>
      </w:r>
      <w:r w:rsidR="0049514A">
        <w:rPr>
          <w:rFonts w:ascii="Arial" w:hAnsi="Arial" w:cs="Arial"/>
        </w:rPr>
        <w:t xml:space="preserve"> without big companies</w:t>
      </w:r>
      <w:r w:rsidRPr="005E4579">
        <w:rPr>
          <w:rFonts w:ascii="Arial" w:hAnsi="Arial" w:cs="Arial"/>
        </w:rPr>
        <w:t>.</w:t>
      </w:r>
    </w:p>
    <w:p w14:paraId="13D40EA0" w14:textId="77777777" w:rsidR="00C63A65" w:rsidRDefault="00C63A65" w:rsidP="005E4579">
      <w:pPr>
        <w:spacing w:line="360" w:lineRule="auto"/>
        <w:jc w:val="both"/>
        <w:rPr>
          <w:rFonts w:ascii="Arial" w:hAnsi="Arial" w:cs="Arial"/>
        </w:rPr>
      </w:pPr>
    </w:p>
    <w:p w14:paraId="38F87E8B" w14:textId="3EDA0D3C" w:rsidR="00A3381D" w:rsidRDefault="00A3381D" w:rsidP="005F6FD4">
      <w:pPr>
        <w:pStyle w:val="Heading2"/>
      </w:pPr>
      <w:bookmarkStart w:id="217" w:name="_Toc144117225"/>
      <w:r>
        <w:t>7</w:t>
      </w:r>
      <w:r w:rsidRPr="00453D5A">
        <w:t>.</w:t>
      </w:r>
      <w:r w:rsidR="005F6FD4">
        <w:t>3</w:t>
      </w:r>
      <w:r w:rsidRPr="00453D5A">
        <w:t xml:space="preserve"> </w:t>
      </w:r>
      <w:r w:rsidRPr="005E4579">
        <w:t xml:space="preserve">Cluster Analysis </w:t>
      </w:r>
      <w:r>
        <w:t>without Big Companies</w:t>
      </w:r>
      <w:bookmarkEnd w:id="217"/>
    </w:p>
    <w:p w14:paraId="25A28A08" w14:textId="3D8C26FF" w:rsidR="00A3381D" w:rsidRPr="00A3381D" w:rsidRDefault="00A3381D" w:rsidP="00A3381D">
      <w:pPr>
        <w:spacing w:line="360" w:lineRule="auto"/>
        <w:jc w:val="both"/>
        <w:rPr>
          <w:rFonts w:ascii="Arial" w:hAnsi="Arial" w:cs="Arial"/>
        </w:rPr>
      </w:pPr>
      <w:r>
        <w:rPr>
          <w:rFonts w:ascii="Arial" w:hAnsi="Arial" w:cs="Arial"/>
        </w:rPr>
        <w:t xml:space="preserve">In this section, </w:t>
      </w:r>
      <w:r w:rsidR="00A645BE">
        <w:rPr>
          <w:rFonts w:ascii="Arial" w:hAnsi="Arial" w:cs="Arial"/>
        </w:rPr>
        <w:t>because</w:t>
      </w:r>
      <w:r>
        <w:rPr>
          <w:rFonts w:ascii="Arial" w:hAnsi="Arial" w:cs="Arial"/>
        </w:rPr>
        <w:t xml:space="preserve"> the previous clustering included big companies, </w:t>
      </w:r>
      <w:r w:rsidRPr="00A3381D">
        <w:rPr>
          <w:rFonts w:ascii="Arial" w:hAnsi="Arial" w:cs="Arial"/>
        </w:rPr>
        <w:t>Cluster 2</w:t>
      </w:r>
    </w:p>
    <w:p w14:paraId="59E29A13" w14:textId="79AA7A53" w:rsidR="00A3381D" w:rsidRPr="00A3381D" w:rsidRDefault="00A3381D" w:rsidP="00A3381D">
      <w:pPr>
        <w:spacing w:line="360" w:lineRule="auto"/>
        <w:jc w:val="both"/>
        <w:rPr>
          <w:rFonts w:ascii="Arial" w:hAnsi="Arial" w:cs="Arial"/>
        </w:rPr>
      </w:pPr>
      <w:r>
        <w:rPr>
          <w:rFonts w:ascii="Arial" w:hAnsi="Arial" w:cs="Arial"/>
        </w:rPr>
        <w:t>(</w:t>
      </w:r>
      <w:r w:rsidRPr="00A3381D">
        <w:rPr>
          <w:rFonts w:ascii="Arial" w:hAnsi="Arial" w:cs="Arial"/>
        </w:rPr>
        <w:t>Microsoft Corp, Meta Platforms Inc, Alphabet Inc</w:t>
      </w:r>
      <w:r>
        <w:rPr>
          <w:rFonts w:ascii="Arial" w:hAnsi="Arial" w:cs="Arial"/>
        </w:rPr>
        <w:t>),</w:t>
      </w:r>
      <w:r w:rsidRPr="00A3381D">
        <w:rPr>
          <w:rFonts w:ascii="Arial" w:hAnsi="Arial" w:cs="Arial"/>
        </w:rPr>
        <w:t xml:space="preserve"> Cluster 3 </w:t>
      </w:r>
      <w:r>
        <w:rPr>
          <w:rFonts w:ascii="Arial" w:hAnsi="Arial" w:cs="Arial"/>
        </w:rPr>
        <w:t>(</w:t>
      </w:r>
      <w:r w:rsidRPr="00A3381D">
        <w:rPr>
          <w:rFonts w:ascii="Arial" w:hAnsi="Arial" w:cs="Arial"/>
        </w:rPr>
        <w:t>Apple Inc</w:t>
      </w:r>
      <w:r>
        <w:rPr>
          <w:rFonts w:ascii="Arial" w:hAnsi="Arial" w:cs="Arial"/>
        </w:rPr>
        <w:t>)</w:t>
      </w:r>
      <w:r w:rsidRPr="00A3381D">
        <w:rPr>
          <w:rFonts w:ascii="Arial" w:hAnsi="Arial" w:cs="Arial"/>
        </w:rPr>
        <w:t xml:space="preserve"> </w:t>
      </w:r>
      <w:r w:rsidR="00A645BE">
        <w:rPr>
          <w:rFonts w:ascii="Arial" w:hAnsi="Arial" w:cs="Arial"/>
        </w:rPr>
        <w:t xml:space="preserve">and </w:t>
      </w:r>
      <w:r w:rsidRPr="00A3381D">
        <w:rPr>
          <w:rFonts w:ascii="Arial" w:hAnsi="Arial" w:cs="Arial"/>
        </w:rPr>
        <w:t xml:space="preserve">Cluster 4 </w:t>
      </w:r>
      <w:r>
        <w:rPr>
          <w:rFonts w:ascii="Arial" w:hAnsi="Arial" w:cs="Arial"/>
        </w:rPr>
        <w:t>(</w:t>
      </w:r>
      <w:r w:rsidRPr="00A3381D">
        <w:rPr>
          <w:rFonts w:ascii="Arial" w:hAnsi="Arial" w:cs="Arial"/>
        </w:rPr>
        <w:t>NVIDIA Corp, Amazon.com Inc, Tesla Inc</w:t>
      </w:r>
      <w:r>
        <w:rPr>
          <w:rFonts w:ascii="Arial" w:hAnsi="Arial" w:cs="Arial"/>
        </w:rPr>
        <w:t xml:space="preserve">), </w:t>
      </w:r>
      <w:r w:rsidR="00A645BE">
        <w:rPr>
          <w:rFonts w:ascii="Arial" w:hAnsi="Arial" w:cs="Arial"/>
        </w:rPr>
        <w:t xml:space="preserve">they </w:t>
      </w:r>
      <w:r>
        <w:rPr>
          <w:rFonts w:ascii="Arial" w:hAnsi="Arial" w:cs="Arial"/>
        </w:rPr>
        <w:t xml:space="preserve">are excluded to delve deeper into the rest of </w:t>
      </w:r>
      <w:r w:rsidR="00A645BE">
        <w:rPr>
          <w:rFonts w:ascii="Arial" w:hAnsi="Arial" w:cs="Arial"/>
        </w:rPr>
        <w:t xml:space="preserve">the </w:t>
      </w:r>
      <w:r>
        <w:rPr>
          <w:rFonts w:ascii="Arial" w:hAnsi="Arial" w:cs="Arial"/>
        </w:rPr>
        <w:t xml:space="preserve">companies. </w:t>
      </w:r>
      <w:r w:rsidR="00A645BE">
        <w:rPr>
          <w:rFonts w:ascii="Arial" w:hAnsi="Arial" w:cs="Arial"/>
        </w:rPr>
        <w:t>Likewise, t</w:t>
      </w:r>
      <w:r w:rsidR="00A645BE" w:rsidRPr="005E4579">
        <w:rPr>
          <w:rFonts w:ascii="Arial" w:hAnsi="Arial" w:cs="Arial"/>
        </w:rPr>
        <w:t xml:space="preserve">hrough a </w:t>
      </w:r>
      <w:proofErr w:type="spellStart"/>
      <w:r w:rsidR="00A645BE" w:rsidRPr="005E4579">
        <w:rPr>
          <w:rFonts w:ascii="Arial" w:hAnsi="Arial" w:cs="Arial"/>
        </w:rPr>
        <w:t>KMeans</w:t>
      </w:r>
      <w:proofErr w:type="spellEnd"/>
      <w:r w:rsidR="00A645BE" w:rsidRPr="005E4579">
        <w:rPr>
          <w:rFonts w:ascii="Arial" w:hAnsi="Arial" w:cs="Arial"/>
        </w:rPr>
        <w:t xml:space="preserve"> clustering approach, </w:t>
      </w:r>
      <w:r w:rsidR="00A645BE">
        <w:rPr>
          <w:rFonts w:ascii="Arial" w:hAnsi="Arial" w:cs="Arial"/>
        </w:rPr>
        <w:t>I have</w:t>
      </w:r>
      <w:r w:rsidR="00A645BE" w:rsidRPr="005E4579">
        <w:rPr>
          <w:rFonts w:ascii="Arial" w:hAnsi="Arial" w:cs="Arial"/>
        </w:rPr>
        <w:t xml:space="preserve"> segmented the companies into four distinct groups</w:t>
      </w:r>
      <w:r w:rsidR="001211EA">
        <w:rPr>
          <w:rFonts w:ascii="Arial" w:hAnsi="Arial" w:cs="Arial"/>
        </w:rPr>
        <w:t>.</w:t>
      </w:r>
    </w:p>
    <w:p w14:paraId="2FED96E0" w14:textId="77777777" w:rsidR="006D579C" w:rsidRDefault="00A3381D" w:rsidP="006D579C">
      <w:pPr>
        <w:keepNext/>
        <w:spacing w:line="360" w:lineRule="auto"/>
        <w:jc w:val="both"/>
      </w:pPr>
      <w:r w:rsidRPr="00A3381D">
        <w:rPr>
          <w:rFonts w:ascii="Arial" w:hAnsi="Arial" w:cs="Arial"/>
          <w:b/>
          <w:bCs/>
          <w:noProof/>
          <w:sz w:val="28"/>
          <w:szCs w:val="28"/>
        </w:rPr>
        <w:lastRenderedPageBreak/>
        <w:drawing>
          <wp:inline distT="0" distB="0" distL="0" distR="0" wp14:anchorId="4F89058E" wp14:editId="39E3CDDE">
            <wp:extent cx="5731510" cy="4763770"/>
            <wp:effectExtent l="0" t="0" r="0" b="0"/>
            <wp:docPr id="1936536653" name="Picture 1" descr="A graph with colored cro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6653" name="Picture 1" descr="A graph with colored crosses&#10;&#10;Description automatically generated with medium confidence"/>
                    <pic:cNvPicPr/>
                  </pic:nvPicPr>
                  <pic:blipFill>
                    <a:blip r:embed="rId22"/>
                    <a:stretch>
                      <a:fillRect/>
                    </a:stretch>
                  </pic:blipFill>
                  <pic:spPr>
                    <a:xfrm>
                      <a:off x="0" y="0"/>
                      <a:ext cx="5731510" cy="4763770"/>
                    </a:xfrm>
                    <a:prstGeom prst="rect">
                      <a:avLst/>
                    </a:prstGeom>
                  </pic:spPr>
                </pic:pic>
              </a:graphicData>
            </a:graphic>
          </wp:inline>
        </w:drawing>
      </w:r>
    </w:p>
    <w:p w14:paraId="2BBE3D38" w14:textId="1FCD5C9F" w:rsidR="00A3381D" w:rsidRPr="00A3381D" w:rsidRDefault="006D579C" w:rsidP="001E066A">
      <w:pPr>
        <w:pStyle w:val="Caption"/>
        <w:rPr>
          <w:rFonts w:cs="Arial"/>
          <w:b/>
          <w:bCs/>
          <w:sz w:val="28"/>
          <w:szCs w:val="28"/>
        </w:rPr>
      </w:pPr>
      <w:bookmarkStart w:id="218" w:name="_Toc144117282"/>
      <w:r>
        <w:t xml:space="preserve">Figure </w:t>
      </w:r>
      <w:fldSimple w:instr=" SEQ Figure \* ARABIC ">
        <w:r w:rsidR="00106BF3">
          <w:rPr>
            <w:noProof/>
          </w:rPr>
          <w:t>11</w:t>
        </w:r>
      </w:fldSimple>
      <w:r>
        <w:t xml:space="preserve"> </w:t>
      </w:r>
      <w:proofErr w:type="spellStart"/>
      <w:r>
        <w:t>KMeans</w:t>
      </w:r>
      <w:proofErr w:type="spellEnd"/>
      <w:r>
        <w:t xml:space="preserve"> clustering of firm (</w:t>
      </w:r>
      <w:proofErr w:type="spellStart"/>
      <w:r>
        <w:t>Exclusing</w:t>
      </w:r>
      <w:proofErr w:type="spellEnd"/>
      <w:r>
        <w:t xml:space="preserve"> Outliers)</w:t>
      </w:r>
      <w:bookmarkEnd w:id="218"/>
    </w:p>
    <w:p w14:paraId="301B7F6D" w14:textId="77777777" w:rsidR="00A3381D" w:rsidRPr="00A3381D" w:rsidRDefault="00A3381D" w:rsidP="00A3381D">
      <w:pPr>
        <w:spacing w:line="360" w:lineRule="auto"/>
        <w:jc w:val="both"/>
        <w:rPr>
          <w:rFonts w:ascii="Arial" w:hAnsi="Arial" w:cs="Arial"/>
        </w:rPr>
      </w:pPr>
      <w:r w:rsidRPr="00A3381D">
        <w:rPr>
          <w:rFonts w:ascii="Arial" w:hAnsi="Arial" w:cs="Arial"/>
        </w:rPr>
        <w:t>Cluster 0 (21 firms):</w:t>
      </w:r>
    </w:p>
    <w:p w14:paraId="29F445C7" w14:textId="77777777" w:rsidR="00A3381D" w:rsidRPr="00A3381D" w:rsidRDefault="00A3381D" w:rsidP="00A3381D">
      <w:pPr>
        <w:spacing w:line="360" w:lineRule="auto"/>
        <w:jc w:val="both"/>
        <w:rPr>
          <w:rFonts w:ascii="Arial" w:hAnsi="Arial" w:cs="Arial"/>
        </w:rPr>
      </w:pPr>
      <w:r w:rsidRPr="00A3381D">
        <w:rPr>
          <w:rFonts w:ascii="Arial" w:hAnsi="Arial" w:cs="Arial"/>
        </w:rPr>
        <w:t>Companies in this cluster include:</w:t>
      </w:r>
    </w:p>
    <w:p w14:paraId="29D678AA" w14:textId="77777777" w:rsidR="001211EA" w:rsidRDefault="001211EA" w:rsidP="001211EA">
      <w:pPr>
        <w:spacing w:line="360" w:lineRule="auto"/>
        <w:jc w:val="both"/>
        <w:rPr>
          <w:rFonts w:ascii="Arial" w:hAnsi="Arial" w:cs="Arial"/>
        </w:rPr>
      </w:pPr>
    </w:p>
    <w:p w14:paraId="5733FC7B" w14:textId="77777777" w:rsidR="001211EA" w:rsidRPr="001211EA" w:rsidRDefault="001211EA" w:rsidP="001211EA">
      <w:pPr>
        <w:spacing w:line="360" w:lineRule="auto"/>
        <w:jc w:val="both"/>
        <w:rPr>
          <w:rFonts w:ascii="Arial" w:hAnsi="Arial" w:cs="Arial"/>
        </w:rPr>
        <w:sectPr w:rsidR="001211EA" w:rsidRPr="001211EA" w:rsidSect="00BB435F">
          <w:footerReference w:type="even" r:id="rId23"/>
          <w:footerReference w:type="default" r:id="rId24"/>
          <w:pgSz w:w="11906" w:h="16838"/>
          <w:pgMar w:top="1440" w:right="1440" w:bottom="1440" w:left="1440" w:header="708" w:footer="708" w:gutter="0"/>
          <w:cols w:space="708"/>
          <w:titlePg/>
          <w:docGrid w:linePitch="360"/>
        </w:sectPr>
      </w:pPr>
    </w:p>
    <w:p w14:paraId="0C9A0F4B" w14:textId="77777777" w:rsidR="00A3381D" w:rsidRPr="001211EA" w:rsidRDefault="00A3381D" w:rsidP="001211EA">
      <w:pPr>
        <w:pStyle w:val="ListParagraph"/>
        <w:numPr>
          <w:ilvl w:val="0"/>
          <w:numId w:val="30"/>
        </w:numPr>
        <w:spacing w:line="360" w:lineRule="auto"/>
        <w:jc w:val="both"/>
        <w:rPr>
          <w:rFonts w:ascii="Arial" w:hAnsi="Arial" w:cs="Arial"/>
        </w:rPr>
      </w:pPr>
      <w:r w:rsidRPr="001211EA">
        <w:rPr>
          <w:rFonts w:ascii="Arial" w:hAnsi="Arial" w:cs="Arial"/>
        </w:rPr>
        <w:t>PDD Holdings Inc ADR</w:t>
      </w:r>
    </w:p>
    <w:p w14:paraId="0D496586" w14:textId="77777777" w:rsidR="00A3381D" w:rsidRPr="001211EA" w:rsidRDefault="00A3381D" w:rsidP="001211EA">
      <w:pPr>
        <w:pStyle w:val="ListParagraph"/>
        <w:numPr>
          <w:ilvl w:val="0"/>
          <w:numId w:val="30"/>
        </w:numPr>
        <w:spacing w:line="360" w:lineRule="auto"/>
        <w:jc w:val="both"/>
        <w:rPr>
          <w:rFonts w:ascii="Arial" w:hAnsi="Arial" w:cs="Arial"/>
        </w:rPr>
      </w:pPr>
      <w:r w:rsidRPr="001211EA">
        <w:rPr>
          <w:rFonts w:ascii="Arial" w:hAnsi="Arial" w:cs="Arial"/>
        </w:rPr>
        <w:t>Booking Holdings Inc</w:t>
      </w:r>
    </w:p>
    <w:p w14:paraId="53C87EC6" w14:textId="77777777" w:rsidR="00A3381D" w:rsidRPr="001211EA" w:rsidRDefault="00A3381D" w:rsidP="001211EA">
      <w:pPr>
        <w:pStyle w:val="ListParagraph"/>
        <w:numPr>
          <w:ilvl w:val="0"/>
          <w:numId w:val="30"/>
        </w:numPr>
        <w:spacing w:line="360" w:lineRule="auto"/>
        <w:jc w:val="both"/>
        <w:rPr>
          <w:rFonts w:ascii="Arial" w:hAnsi="Arial" w:cs="Arial"/>
        </w:rPr>
      </w:pPr>
      <w:r w:rsidRPr="001211EA">
        <w:rPr>
          <w:rFonts w:ascii="Arial" w:hAnsi="Arial" w:cs="Arial"/>
        </w:rPr>
        <w:t>Illumina Inc</w:t>
      </w:r>
    </w:p>
    <w:p w14:paraId="4DB45B81" w14:textId="77777777" w:rsidR="00A3381D" w:rsidRPr="001211EA" w:rsidRDefault="00A3381D" w:rsidP="001211EA">
      <w:pPr>
        <w:pStyle w:val="ListParagraph"/>
        <w:numPr>
          <w:ilvl w:val="0"/>
          <w:numId w:val="30"/>
        </w:numPr>
        <w:spacing w:line="360" w:lineRule="auto"/>
        <w:jc w:val="both"/>
        <w:rPr>
          <w:rFonts w:ascii="Arial" w:hAnsi="Arial" w:cs="Arial"/>
        </w:rPr>
      </w:pPr>
      <w:r w:rsidRPr="001211EA">
        <w:rPr>
          <w:rFonts w:ascii="Arial" w:hAnsi="Arial" w:cs="Arial"/>
        </w:rPr>
        <w:t>... and 18 others.</w:t>
      </w:r>
    </w:p>
    <w:p w14:paraId="0069D307" w14:textId="77777777" w:rsidR="001211EA" w:rsidRDefault="001211EA" w:rsidP="00A3381D">
      <w:pPr>
        <w:spacing w:line="360" w:lineRule="auto"/>
        <w:jc w:val="both"/>
        <w:rPr>
          <w:rFonts w:ascii="Arial" w:hAnsi="Arial" w:cs="Arial"/>
        </w:rPr>
        <w:sectPr w:rsidR="001211EA" w:rsidSect="001211EA">
          <w:type w:val="continuous"/>
          <w:pgSz w:w="11906" w:h="16838"/>
          <w:pgMar w:top="1440" w:right="1440" w:bottom="1440" w:left="1440" w:header="708" w:footer="708" w:gutter="0"/>
          <w:cols w:num="2" w:space="708"/>
          <w:docGrid w:linePitch="360"/>
        </w:sectPr>
      </w:pPr>
    </w:p>
    <w:p w14:paraId="1ED85E4E" w14:textId="77777777" w:rsidR="001211EA" w:rsidRDefault="001211EA" w:rsidP="00A3381D">
      <w:pPr>
        <w:spacing w:line="360" w:lineRule="auto"/>
        <w:jc w:val="both"/>
        <w:rPr>
          <w:rFonts w:ascii="Arial" w:hAnsi="Arial" w:cs="Arial"/>
        </w:rPr>
      </w:pPr>
    </w:p>
    <w:p w14:paraId="1B273B15" w14:textId="23D0DDC4" w:rsidR="00A3381D" w:rsidRDefault="00A3381D" w:rsidP="00A3381D">
      <w:pPr>
        <w:spacing w:line="360" w:lineRule="auto"/>
        <w:jc w:val="both"/>
        <w:rPr>
          <w:rFonts w:ascii="Arial" w:hAnsi="Arial" w:cs="Arial"/>
        </w:rPr>
      </w:pPr>
      <w:r w:rsidRPr="00A3381D">
        <w:rPr>
          <w:rFonts w:ascii="Arial" w:hAnsi="Arial" w:cs="Arial"/>
        </w:rPr>
        <w:t>Cluster 0 predominantly comprises technology and internet-based companies. These firms, despite their differences in market capitalization, exhibit similar sentiment scores, signifying a shared news sentiment trend. Notably, Cluster 0 tends to have sentiment scores higher than those in Cluster 3.</w:t>
      </w:r>
    </w:p>
    <w:p w14:paraId="298929C5" w14:textId="77777777" w:rsidR="00943918" w:rsidRPr="00A3381D" w:rsidRDefault="00943918" w:rsidP="00A3381D">
      <w:pPr>
        <w:spacing w:line="360" w:lineRule="auto"/>
        <w:jc w:val="both"/>
        <w:rPr>
          <w:rFonts w:ascii="Arial" w:hAnsi="Arial" w:cs="Arial"/>
        </w:rPr>
      </w:pPr>
    </w:p>
    <w:p w14:paraId="4B125897" w14:textId="77777777" w:rsidR="00A3381D" w:rsidRPr="00A3381D" w:rsidRDefault="00A3381D" w:rsidP="00A3381D">
      <w:pPr>
        <w:spacing w:line="360" w:lineRule="auto"/>
        <w:jc w:val="both"/>
        <w:rPr>
          <w:rFonts w:ascii="Arial" w:hAnsi="Arial" w:cs="Arial"/>
        </w:rPr>
      </w:pPr>
      <w:r w:rsidRPr="00A3381D">
        <w:rPr>
          <w:rFonts w:ascii="Arial" w:hAnsi="Arial" w:cs="Arial"/>
        </w:rPr>
        <w:t>Cluster 1 (2 firms):</w:t>
      </w:r>
    </w:p>
    <w:p w14:paraId="19DD6908" w14:textId="77777777" w:rsidR="00A3381D" w:rsidRPr="00A3381D" w:rsidRDefault="00A3381D" w:rsidP="00A3381D">
      <w:pPr>
        <w:spacing w:line="360" w:lineRule="auto"/>
        <w:jc w:val="both"/>
        <w:rPr>
          <w:rFonts w:ascii="Arial" w:hAnsi="Arial" w:cs="Arial"/>
        </w:rPr>
      </w:pPr>
      <w:r w:rsidRPr="00A3381D">
        <w:rPr>
          <w:rFonts w:ascii="Arial" w:hAnsi="Arial" w:cs="Arial"/>
        </w:rPr>
        <w:t>Companies in this cluster:</w:t>
      </w:r>
    </w:p>
    <w:p w14:paraId="5E131904" w14:textId="77777777" w:rsidR="00A3381D" w:rsidRPr="00A3381D" w:rsidRDefault="00A3381D" w:rsidP="00A3381D">
      <w:pPr>
        <w:spacing w:line="360" w:lineRule="auto"/>
        <w:jc w:val="both"/>
        <w:rPr>
          <w:rFonts w:ascii="Arial" w:hAnsi="Arial" w:cs="Arial"/>
        </w:rPr>
      </w:pPr>
    </w:p>
    <w:p w14:paraId="62F4871E" w14:textId="77777777" w:rsidR="00943918" w:rsidRDefault="00943918" w:rsidP="00943918">
      <w:pPr>
        <w:pStyle w:val="ListParagraph"/>
        <w:numPr>
          <w:ilvl w:val="0"/>
          <w:numId w:val="31"/>
        </w:numPr>
        <w:spacing w:line="360" w:lineRule="auto"/>
        <w:jc w:val="both"/>
        <w:rPr>
          <w:rFonts w:ascii="Arial" w:hAnsi="Arial" w:cs="Arial"/>
        </w:rPr>
        <w:sectPr w:rsidR="00943918" w:rsidSect="001211EA">
          <w:type w:val="continuous"/>
          <w:pgSz w:w="11906" w:h="16838"/>
          <w:pgMar w:top="1440" w:right="1440" w:bottom="1440" w:left="1440" w:header="708" w:footer="708" w:gutter="0"/>
          <w:cols w:space="708"/>
          <w:docGrid w:linePitch="360"/>
        </w:sectPr>
      </w:pPr>
    </w:p>
    <w:p w14:paraId="1DB3A8BD" w14:textId="77777777" w:rsidR="00A3381D" w:rsidRPr="00943918" w:rsidRDefault="00A3381D" w:rsidP="00943918">
      <w:pPr>
        <w:pStyle w:val="ListParagraph"/>
        <w:numPr>
          <w:ilvl w:val="0"/>
          <w:numId w:val="31"/>
        </w:numPr>
        <w:spacing w:line="360" w:lineRule="auto"/>
        <w:jc w:val="both"/>
        <w:rPr>
          <w:rFonts w:ascii="Arial" w:hAnsi="Arial" w:cs="Arial"/>
        </w:rPr>
      </w:pPr>
      <w:r w:rsidRPr="00943918">
        <w:rPr>
          <w:rFonts w:ascii="Arial" w:hAnsi="Arial" w:cs="Arial"/>
        </w:rPr>
        <w:lastRenderedPageBreak/>
        <w:t>Cisco Systems Inc</w:t>
      </w:r>
    </w:p>
    <w:p w14:paraId="59F077F8" w14:textId="77777777" w:rsidR="00943918" w:rsidRDefault="00A3381D" w:rsidP="00943918">
      <w:pPr>
        <w:pStyle w:val="ListParagraph"/>
        <w:numPr>
          <w:ilvl w:val="0"/>
          <w:numId w:val="31"/>
        </w:numPr>
        <w:spacing w:line="360" w:lineRule="auto"/>
        <w:jc w:val="both"/>
        <w:rPr>
          <w:rFonts w:ascii="Arial" w:hAnsi="Arial" w:cs="Arial"/>
        </w:rPr>
        <w:sectPr w:rsidR="00943918" w:rsidSect="00943918">
          <w:type w:val="continuous"/>
          <w:pgSz w:w="11906" w:h="16838"/>
          <w:pgMar w:top="1440" w:right="1440" w:bottom="1440" w:left="1440" w:header="708" w:footer="708" w:gutter="0"/>
          <w:cols w:num="2" w:space="708"/>
          <w:docGrid w:linePitch="360"/>
        </w:sectPr>
      </w:pPr>
      <w:r w:rsidRPr="00943918">
        <w:rPr>
          <w:rFonts w:ascii="Arial" w:hAnsi="Arial" w:cs="Arial"/>
        </w:rPr>
        <w:t>Comcast Corp</w:t>
      </w:r>
    </w:p>
    <w:p w14:paraId="105D1EEC" w14:textId="77777777" w:rsidR="00A3381D" w:rsidRPr="00943918" w:rsidRDefault="00A3381D" w:rsidP="00943918">
      <w:pPr>
        <w:spacing w:line="360" w:lineRule="auto"/>
        <w:jc w:val="both"/>
        <w:rPr>
          <w:rFonts w:ascii="Arial" w:hAnsi="Arial" w:cs="Arial"/>
        </w:rPr>
      </w:pPr>
    </w:p>
    <w:p w14:paraId="5F78096B" w14:textId="77777777" w:rsidR="00A3381D" w:rsidRDefault="00A3381D" w:rsidP="00A3381D">
      <w:pPr>
        <w:spacing w:line="360" w:lineRule="auto"/>
        <w:jc w:val="both"/>
        <w:rPr>
          <w:rFonts w:ascii="Arial" w:hAnsi="Arial" w:cs="Arial"/>
        </w:rPr>
      </w:pPr>
      <w:r w:rsidRPr="00A3381D">
        <w:rPr>
          <w:rFonts w:ascii="Arial" w:hAnsi="Arial" w:cs="Arial"/>
        </w:rPr>
        <w:t>Cluster 1 is minimal, consisting of two major tech companies. Both are renowned for their vast consumer and enterprise networks. Their influential positions in the tech industry might be the reason they share similar market sentiments.</w:t>
      </w:r>
    </w:p>
    <w:p w14:paraId="496EBA26" w14:textId="77777777" w:rsidR="00FA081A" w:rsidRPr="00A3381D" w:rsidRDefault="00FA081A" w:rsidP="00A3381D">
      <w:pPr>
        <w:spacing w:line="360" w:lineRule="auto"/>
        <w:jc w:val="both"/>
        <w:rPr>
          <w:rFonts w:ascii="Arial" w:hAnsi="Arial" w:cs="Arial"/>
        </w:rPr>
      </w:pPr>
    </w:p>
    <w:p w14:paraId="1B0E24DE" w14:textId="77777777" w:rsidR="00A3381D" w:rsidRPr="00A3381D" w:rsidRDefault="00A3381D" w:rsidP="00A3381D">
      <w:pPr>
        <w:spacing w:line="360" w:lineRule="auto"/>
        <w:jc w:val="both"/>
        <w:rPr>
          <w:rFonts w:ascii="Arial" w:hAnsi="Arial" w:cs="Arial"/>
        </w:rPr>
      </w:pPr>
      <w:r w:rsidRPr="00A3381D">
        <w:rPr>
          <w:rFonts w:ascii="Arial" w:hAnsi="Arial" w:cs="Arial"/>
        </w:rPr>
        <w:t>Cluster 2 (6 firms):</w:t>
      </w:r>
    </w:p>
    <w:p w14:paraId="08A907B5" w14:textId="77777777" w:rsidR="00A3381D" w:rsidRPr="00A3381D" w:rsidRDefault="00A3381D" w:rsidP="00A3381D">
      <w:pPr>
        <w:spacing w:line="360" w:lineRule="auto"/>
        <w:jc w:val="both"/>
        <w:rPr>
          <w:rFonts w:ascii="Arial" w:hAnsi="Arial" w:cs="Arial"/>
        </w:rPr>
      </w:pPr>
      <w:r w:rsidRPr="00A3381D">
        <w:rPr>
          <w:rFonts w:ascii="Arial" w:hAnsi="Arial" w:cs="Arial"/>
        </w:rPr>
        <w:t>Companies in this cluster include:</w:t>
      </w:r>
    </w:p>
    <w:p w14:paraId="579960ED" w14:textId="77777777" w:rsidR="00A3381D" w:rsidRPr="00A3381D" w:rsidRDefault="00A3381D" w:rsidP="00A3381D">
      <w:pPr>
        <w:spacing w:line="360" w:lineRule="auto"/>
        <w:jc w:val="both"/>
        <w:rPr>
          <w:rFonts w:ascii="Arial" w:hAnsi="Arial" w:cs="Arial"/>
        </w:rPr>
      </w:pPr>
    </w:p>
    <w:p w14:paraId="37E82909" w14:textId="77777777" w:rsidR="00FA081A" w:rsidRDefault="00FA081A" w:rsidP="00A3381D">
      <w:pPr>
        <w:spacing w:line="360" w:lineRule="auto"/>
        <w:jc w:val="both"/>
        <w:rPr>
          <w:rFonts w:ascii="Arial" w:hAnsi="Arial" w:cs="Arial"/>
        </w:rPr>
        <w:sectPr w:rsidR="00FA081A" w:rsidSect="001211EA">
          <w:type w:val="continuous"/>
          <w:pgSz w:w="11906" w:h="16838"/>
          <w:pgMar w:top="1440" w:right="1440" w:bottom="1440" w:left="1440" w:header="708" w:footer="708" w:gutter="0"/>
          <w:cols w:space="708"/>
          <w:docGrid w:linePitch="360"/>
        </w:sectPr>
      </w:pPr>
    </w:p>
    <w:p w14:paraId="32284A73" w14:textId="77777777" w:rsidR="00A3381D" w:rsidRPr="00FA081A" w:rsidRDefault="00A3381D" w:rsidP="00FA081A">
      <w:pPr>
        <w:pStyle w:val="ListParagraph"/>
        <w:numPr>
          <w:ilvl w:val="0"/>
          <w:numId w:val="32"/>
        </w:numPr>
        <w:spacing w:line="360" w:lineRule="auto"/>
        <w:jc w:val="both"/>
        <w:rPr>
          <w:rFonts w:ascii="Arial" w:hAnsi="Arial" w:cs="Arial"/>
        </w:rPr>
      </w:pPr>
      <w:r w:rsidRPr="00FA081A">
        <w:rPr>
          <w:rFonts w:ascii="Arial" w:hAnsi="Arial" w:cs="Arial"/>
        </w:rPr>
        <w:t>ASML Holding NV</w:t>
      </w:r>
    </w:p>
    <w:p w14:paraId="4EBCFC43" w14:textId="77777777" w:rsidR="00A3381D" w:rsidRPr="00FA081A" w:rsidRDefault="00A3381D" w:rsidP="00FA081A">
      <w:pPr>
        <w:pStyle w:val="ListParagraph"/>
        <w:numPr>
          <w:ilvl w:val="0"/>
          <w:numId w:val="32"/>
        </w:numPr>
        <w:spacing w:line="360" w:lineRule="auto"/>
        <w:jc w:val="both"/>
        <w:rPr>
          <w:rFonts w:ascii="Arial" w:hAnsi="Arial" w:cs="Arial"/>
        </w:rPr>
      </w:pPr>
      <w:r w:rsidRPr="00FA081A">
        <w:rPr>
          <w:rFonts w:ascii="Arial" w:hAnsi="Arial" w:cs="Arial"/>
        </w:rPr>
        <w:t>Adobe Inc</w:t>
      </w:r>
    </w:p>
    <w:p w14:paraId="4326720D" w14:textId="77777777" w:rsidR="00A3381D" w:rsidRPr="00FA081A" w:rsidRDefault="00A3381D" w:rsidP="00FA081A">
      <w:pPr>
        <w:pStyle w:val="ListParagraph"/>
        <w:numPr>
          <w:ilvl w:val="0"/>
          <w:numId w:val="32"/>
        </w:numPr>
        <w:spacing w:line="360" w:lineRule="auto"/>
        <w:jc w:val="both"/>
        <w:rPr>
          <w:rFonts w:ascii="Arial" w:hAnsi="Arial" w:cs="Arial"/>
        </w:rPr>
      </w:pPr>
      <w:r w:rsidRPr="00FA081A">
        <w:rPr>
          <w:rFonts w:ascii="Arial" w:hAnsi="Arial" w:cs="Arial"/>
        </w:rPr>
        <w:t>Broadcom Inc</w:t>
      </w:r>
    </w:p>
    <w:p w14:paraId="34F24327" w14:textId="77777777" w:rsidR="00A3381D" w:rsidRPr="00FA081A" w:rsidRDefault="00A3381D" w:rsidP="00FA081A">
      <w:pPr>
        <w:pStyle w:val="ListParagraph"/>
        <w:numPr>
          <w:ilvl w:val="0"/>
          <w:numId w:val="32"/>
        </w:numPr>
        <w:spacing w:line="360" w:lineRule="auto"/>
        <w:jc w:val="both"/>
        <w:rPr>
          <w:rFonts w:ascii="Arial" w:hAnsi="Arial" w:cs="Arial"/>
        </w:rPr>
      </w:pPr>
      <w:r w:rsidRPr="00FA081A">
        <w:rPr>
          <w:rFonts w:ascii="Arial" w:hAnsi="Arial" w:cs="Arial"/>
        </w:rPr>
        <w:t>... and 3 others.</w:t>
      </w:r>
    </w:p>
    <w:p w14:paraId="607B00F4" w14:textId="77777777" w:rsidR="00FA081A" w:rsidRDefault="00FA081A" w:rsidP="00A3381D">
      <w:pPr>
        <w:spacing w:line="360" w:lineRule="auto"/>
        <w:jc w:val="both"/>
        <w:rPr>
          <w:rFonts w:ascii="Arial" w:hAnsi="Arial" w:cs="Arial"/>
        </w:rPr>
        <w:sectPr w:rsidR="00FA081A" w:rsidSect="00FA081A">
          <w:type w:val="continuous"/>
          <w:pgSz w:w="11906" w:h="16838"/>
          <w:pgMar w:top="1440" w:right="1440" w:bottom="1440" w:left="1440" w:header="708" w:footer="708" w:gutter="0"/>
          <w:cols w:num="2" w:space="708"/>
          <w:docGrid w:linePitch="360"/>
        </w:sectPr>
      </w:pPr>
    </w:p>
    <w:p w14:paraId="4AEF3D62" w14:textId="77777777" w:rsidR="00FA081A" w:rsidRDefault="00FA081A" w:rsidP="00A3381D">
      <w:pPr>
        <w:spacing w:line="360" w:lineRule="auto"/>
        <w:jc w:val="both"/>
        <w:rPr>
          <w:rFonts w:ascii="Arial" w:hAnsi="Arial" w:cs="Arial"/>
        </w:rPr>
      </w:pPr>
    </w:p>
    <w:p w14:paraId="4D06EE42" w14:textId="5BB5078B" w:rsidR="00A3381D" w:rsidRDefault="00A3381D" w:rsidP="00A3381D">
      <w:pPr>
        <w:spacing w:line="360" w:lineRule="auto"/>
        <w:jc w:val="both"/>
        <w:rPr>
          <w:rFonts w:ascii="Arial" w:hAnsi="Arial" w:cs="Arial"/>
        </w:rPr>
      </w:pPr>
      <w:r w:rsidRPr="00A3381D">
        <w:rPr>
          <w:rFonts w:ascii="Arial" w:hAnsi="Arial" w:cs="Arial"/>
        </w:rPr>
        <w:t>Primarily involved in technology, software, and hardware development, these firms' shared industry focus might explain their grouping in terms of market capitalization and sentiment score.</w:t>
      </w:r>
    </w:p>
    <w:p w14:paraId="6ED99AC1" w14:textId="77777777" w:rsidR="00554514" w:rsidRPr="00A3381D" w:rsidRDefault="00554514" w:rsidP="00A3381D">
      <w:pPr>
        <w:spacing w:line="360" w:lineRule="auto"/>
        <w:jc w:val="both"/>
        <w:rPr>
          <w:rFonts w:ascii="Arial" w:hAnsi="Arial" w:cs="Arial"/>
        </w:rPr>
      </w:pPr>
    </w:p>
    <w:p w14:paraId="1DEF3192" w14:textId="77777777" w:rsidR="00A3381D" w:rsidRPr="00A3381D" w:rsidRDefault="00A3381D" w:rsidP="00A3381D">
      <w:pPr>
        <w:spacing w:line="360" w:lineRule="auto"/>
        <w:jc w:val="both"/>
        <w:rPr>
          <w:rFonts w:ascii="Arial" w:hAnsi="Arial" w:cs="Arial"/>
        </w:rPr>
      </w:pPr>
      <w:r w:rsidRPr="00A3381D">
        <w:rPr>
          <w:rFonts w:ascii="Arial" w:hAnsi="Arial" w:cs="Arial"/>
        </w:rPr>
        <w:t>Cluster 3 (62 firms):</w:t>
      </w:r>
    </w:p>
    <w:p w14:paraId="7C4D6E79" w14:textId="77777777" w:rsidR="00A3381D" w:rsidRPr="00A3381D" w:rsidRDefault="00A3381D" w:rsidP="00A3381D">
      <w:pPr>
        <w:spacing w:line="360" w:lineRule="auto"/>
        <w:jc w:val="both"/>
        <w:rPr>
          <w:rFonts w:ascii="Arial" w:hAnsi="Arial" w:cs="Arial"/>
        </w:rPr>
      </w:pPr>
      <w:r w:rsidRPr="00A3381D">
        <w:rPr>
          <w:rFonts w:ascii="Arial" w:hAnsi="Arial" w:cs="Arial"/>
        </w:rPr>
        <w:t>Companies in this cluster include:</w:t>
      </w:r>
    </w:p>
    <w:p w14:paraId="41942040" w14:textId="77777777" w:rsidR="00A3381D" w:rsidRPr="00A3381D" w:rsidRDefault="00A3381D" w:rsidP="00A3381D">
      <w:pPr>
        <w:spacing w:line="360" w:lineRule="auto"/>
        <w:jc w:val="both"/>
        <w:rPr>
          <w:rFonts w:ascii="Arial" w:hAnsi="Arial" w:cs="Arial"/>
        </w:rPr>
      </w:pPr>
    </w:p>
    <w:p w14:paraId="68B05323" w14:textId="77777777" w:rsidR="00554514" w:rsidRDefault="00554514" w:rsidP="00554514">
      <w:pPr>
        <w:pStyle w:val="ListParagraph"/>
        <w:numPr>
          <w:ilvl w:val="0"/>
          <w:numId w:val="33"/>
        </w:numPr>
        <w:spacing w:line="360" w:lineRule="auto"/>
        <w:jc w:val="both"/>
        <w:rPr>
          <w:rFonts w:ascii="Arial" w:hAnsi="Arial" w:cs="Arial"/>
        </w:rPr>
        <w:sectPr w:rsidR="00554514" w:rsidSect="001211EA">
          <w:type w:val="continuous"/>
          <w:pgSz w:w="11906" w:h="16838"/>
          <w:pgMar w:top="1440" w:right="1440" w:bottom="1440" w:left="1440" w:header="708" w:footer="708" w:gutter="0"/>
          <w:cols w:space="708"/>
          <w:docGrid w:linePitch="360"/>
        </w:sectPr>
      </w:pPr>
    </w:p>
    <w:p w14:paraId="6AA620AC" w14:textId="77777777" w:rsidR="00A3381D" w:rsidRPr="00554514" w:rsidRDefault="00A3381D" w:rsidP="00554514">
      <w:pPr>
        <w:pStyle w:val="ListParagraph"/>
        <w:numPr>
          <w:ilvl w:val="0"/>
          <w:numId w:val="33"/>
        </w:numPr>
        <w:spacing w:line="360" w:lineRule="auto"/>
        <w:jc w:val="both"/>
        <w:rPr>
          <w:rFonts w:ascii="Arial" w:hAnsi="Arial" w:cs="Arial"/>
        </w:rPr>
      </w:pPr>
      <w:r w:rsidRPr="00554514">
        <w:rPr>
          <w:rFonts w:ascii="Arial" w:hAnsi="Arial" w:cs="Arial"/>
        </w:rPr>
        <w:t>Lucid Group Inc</w:t>
      </w:r>
    </w:p>
    <w:p w14:paraId="02405622" w14:textId="77777777" w:rsidR="00A3381D" w:rsidRPr="00554514" w:rsidRDefault="00A3381D" w:rsidP="00554514">
      <w:pPr>
        <w:pStyle w:val="ListParagraph"/>
        <w:numPr>
          <w:ilvl w:val="0"/>
          <w:numId w:val="33"/>
        </w:numPr>
        <w:spacing w:line="360" w:lineRule="auto"/>
        <w:jc w:val="both"/>
        <w:rPr>
          <w:rFonts w:ascii="Arial" w:hAnsi="Arial" w:cs="Arial"/>
        </w:rPr>
      </w:pPr>
      <w:r w:rsidRPr="00554514">
        <w:rPr>
          <w:rFonts w:ascii="Arial" w:hAnsi="Arial" w:cs="Arial"/>
        </w:rPr>
        <w:t>Atlassian Corp</w:t>
      </w:r>
    </w:p>
    <w:p w14:paraId="7934FC30" w14:textId="77777777" w:rsidR="00A3381D" w:rsidRPr="00554514" w:rsidRDefault="00A3381D" w:rsidP="00554514">
      <w:pPr>
        <w:pStyle w:val="ListParagraph"/>
        <w:numPr>
          <w:ilvl w:val="0"/>
          <w:numId w:val="33"/>
        </w:numPr>
        <w:spacing w:line="360" w:lineRule="auto"/>
        <w:jc w:val="both"/>
        <w:rPr>
          <w:rFonts w:ascii="Arial" w:hAnsi="Arial" w:cs="Arial"/>
        </w:rPr>
      </w:pPr>
      <w:r w:rsidRPr="00554514">
        <w:rPr>
          <w:rFonts w:ascii="Arial" w:hAnsi="Arial" w:cs="Arial"/>
        </w:rPr>
        <w:t>Constellation Energy Corp</w:t>
      </w:r>
    </w:p>
    <w:p w14:paraId="00BBB33B" w14:textId="77777777" w:rsidR="00A3381D" w:rsidRPr="00554514" w:rsidRDefault="00A3381D" w:rsidP="00554514">
      <w:pPr>
        <w:pStyle w:val="ListParagraph"/>
        <w:numPr>
          <w:ilvl w:val="0"/>
          <w:numId w:val="33"/>
        </w:numPr>
        <w:spacing w:line="360" w:lineRule="auto"/>
        <w:jc w:val="both"/>
        <w:rPr>
          <w:rFonts w:ascii="Arial" w:hAnsi="Arial" w:cs="Arial"/>
        </w:rPr>
      </w:pPr>
      <w:r w:rsidRPr="00554514">
        <w:rPr>
          <w:rFonts w:ascii="Arial" w:hAnsi="Arial" w:cs="Arial"/>
        </w:rPr>
        <w:t>... and 59 others.</w:t>
      </w:r>
    </w:p>
    <w:p w14:paraId="4F726578" w14:textId="77777777" w:rsidR="00554514" w:rsidRDefault="00554514" w:rsidP="00A3381D">
      <w:pPr>
        <w:spacing w:line="360" w:lineRule="auto"/>
        <w:jc w:val="both"/>
        <w:rPr>
          <w:rFonts w:ascii="Arial" w:hAnsi="Arial" w:cs="Arial"/>
        </w:rPr>
        <w:sectPr w:rsidR="00554514" w:rsidSect="00554514">
          <w:type w:val="continuous"/>
          <w:pgSz w:w="11906" w:h="16838"/>
          <w:pgMar w:top="1440" w:right="1440" w:bottom="1440" w:left="1440" w:header="708" w:footer="708" w:gutter="0"/>
          <w:cols w:num="2" w:space="708"/>
          <w:docGrid w:linePitch="360"/>
        </w:sectPr>
      </w:pPr>
    </w:p>
    <w:p w14:paraId="3793960B" w14:textId="77777777" w:rsidR="00554514" w:rsidRDefault="00554514" w:rsidP="00A3381D">
      <w:pPr>
        <w:spacing w:line="360" w:lineRule="auto"/>
        <w:jc w:val="both"/>
        <w:rPr>
          <w:rFonts w:ascii="Arial" w:hAnsi="Arial" w:cs="Arial"/>
        </w:rPr>
      </w:pPr>
    </w:p>
    <w:p w14:paraId="5D966A96" w14:textId="72AB7AD1" w:rsidR="00A3381D" w:rsidRDefault="00A3381D" w:rsidP="00A3381D">
      <w:pPr>
        <w:spacing w:line="360" w:lineRule="auto"/>
        <w:jc w:val="both"/>
        <w:rPr>
          <w:rFonts w:ascii="Arial" w:hAnsi="Arial" w:cs="Arial"/>
        </w:rPr>
      </w:pPr>
      <w:r w:rsidRPr="00A3381D">
        <w:rPr>
          <w:rFonts w:ascii="Arial" w:hAnsi="Arial" w:cs="Arial"/>
        </w:rPr>
        <w:t>Cluster 3, the most extensive cluster, encompasses a mix of companies from various sectors, including technology, energy, finance, and more. Despite the diversity, this cluster has the lowest sentiment scores among all clusters, suggesting specific underlying factors influencing their media portrayal.</w:t>
      </w:r>
    </w:p>
    <w:p w14:paraId="1426884A" w14:textId="77777777" w:rsidR="0014649E" w:rsidRDefault="0014649E" w:rsidP="00A3381D">
      <w:pPr>
        <w:spacing w:line="360" w:lineRule="auto"/>
        <w:jc w:val="both"/>
        <w:rPr>
          <w:rFonts w:ascii="Arial" w:hAnsi="Arial" w:cs="Arial"/>
        </w:rPr>
      </w:pPr>
    </w:p>
    <w:p w14:paraId="5B0A5A80" w14:textId="7A1AEBF9" w:rsidR="0014649E" w:rsidRPr="0014649E" w:rsidRDefault="0014649E" w:rsidP="0014649E">
      <w:pPr>
        <w:spacing w:line="360" w:lineRule="auto"/>
        <w:jc w:val="both"/>
        <w:rPr>
          <w:rFonts w:ascii="Arial" w:hAnsi="Arial" w:cs="Arial"/>
        </w:rPr>
      </w:pPr>
      <w:r w:rsidRPr="0014649E">
        <w:rPr>
          <w:rFonts w:ascii="Arial" w:hAnsi="Arial" w:cs="Arial"/>
        </w:rPr>
        <w:t>In summary, the clustering results suggest that while industry focus plays a role in determining shared sentiment trends among companies, market capitalization also significantly influences how companies are grouped based on their news sentiment scores.</w:t>
      </w:r>
    </w:p>
    <w:p w14:paraId="373EB579" w14:textId="77777777" w:rsidR="0014649E" w:rsidRPr="0014649E" w:rsidRDefault="0014649E" w:rsidP="0014649E">
      <w:pPr>
        <w:spacing w:line="360" w:lineRule="auto"/>
        <w:jc w:val="both"/>
        <w:rPr>
          <w:rFonts w:ascii="Arial" w:hAnsi="Arial" w:cs="Arial"/>
        </w:rPr>
      </w:pPr>
    </w:p>
    <w:p w14:paraId="7BC4A125" w14:textId="77777777" w:rsidR="0014649E" w:rsidRPr="00AA2A22" w:rsidRDefault="0014649E" w:rsidP="0014649E">
      <w:pPr>
        <w:spacing w:line="360" w:lineRule="auto"/>
        <w:jc w:val="both"/>
        <w:rPr>
          <w:rFonts w:ascii="Arial" w:hAnsi="Arial" w:cs="Arial"/>
          <w:lang w:val="en-US"/>
        </w:rPr>
      </w:pPr>
    </w:p>
    <w:p w14:paraId="3ADBFD22" w14:textId="77777777" w:rsidR="0014649E" w:rsidRDefault="0014649E" w:rsidP="00A3381D">
      <w:pPr>
        <w:spacing w:line="360" w:lineRule="auto"/>
        <w:jc w:val="both"/>
        <w:rPr>
          <w:rFonts w:ascii="Arial" w:hAnsi="Arial" w:cs="Arial"/>
        </w:rPr>
      </w:pPr>
    </w:p>
    <w:p w14:paraId="50023948" w14:textId="4D8720DE" w:rsidR="007855F7" w:rsidRPr="009618C1" w:rsidRDefault="007855F7" w:rsidP="005F6FD4">
      <w:pPr>
        <w:pStyle w:val="Heading1"/>
      </w:pPr>
      <w:bookmarkStart w:id="219" w:name="_Toc144117226"/>
      <w:commentRangeStart w:id="220"/>
      <w:commentRangeStart w:id="221"/>
      <w:r w:rsidRPr="009618C1">
        <w:t>7. Feature Selection</w:t>
      </w:r>
      <w:commentRangeEnd w:id="220"/>
      <w:r>
        <w:rPr>
          <w:rStyle w:val="CommentReference"/>
        </w:rPr>
        <w:commentReference w:id="220"/>
      </w:r>
      <w:commentRangeEnd w:id="221"/>
      <w:r w:rsidR="00976A45">
        <w:rPr>
          <w:rStyle w:val="CommentReference"/>
        </w:rPr>
        <w:commentReference w:id="221"/>
      </w:r>
      <w:bookmarkEnd w:id="219"/>
    </w:p>
    <w:p w14:paraId="2B687F0A" w14:textId="1E3B7244" w:rsidR="003F570A" w:rsidRDefault="003F570A" w:rsidP="002E5761">
      <w:pPr>
        <w:spacing w:line="360" w:lineRule="auto"/>
        <w:jc w:val="both"/>
        <w:rPr>
          <w:rFonts w:ascii="Arial" w:hAnsi="Arial" w:cs="Arial"/>
        </w:rPr>
      </w:pPr>
      <w:r>
        <w:rPr>
          <w:rFonts w:ascii="Arial" w:hAnsi="Arial" w:cs="Arial"/>
        </w:rPr>
        <w:t>(Still thinking whether I should do or not)</w:t>
      </w:r>
    </w:p>
    <w:p w14:paraId="41ABB3A8" w14:textId="77777777" w:rsidR="003F570A" w:rsidRPr="00131B15" w:rsidRDefault="003F570A" w:rsidP="002E5761">
      <w:pPr>
        <w:spacing w:line="360" w:lineRule="auto"/>
        <w:jc w:val="both"/>
        <w:rPr>
          <w:rFonts w:ascii="Arial" w:hAnsi="Arial" w:cs="Arial"/>
        </w:rPr>
      </w:pPr>
    </w:p>
    <w:p w14:paraId="2EF99DF3" w14:textId="2ECF163D" w:rsidR="00C33B54" w:rsidRPr="00F8172E" w:rsidRDefault="003F570A" w:rsidP="005F6FD4">
      <w:pPr>
        <w:pStyle w:val="Heading1"/>
      </w:pPr>
      <w:bookmarkStart w:id="222" w:name="_Toc144117227"/>
      <w:r w:rsidRPr="00F8172E">
        <w:t>8. Model Evaluation</w:t>
      </w:r>
      <w:bookmarkEnd w:id="222"/>
      <w:r w:rsidRPr="00F8172E">
        <w:t xml:space="preserve"> </w:t>
      </w:r>
    </w:p>
    <w:p w14:paraId="34DF1BA3" w14:textId="77777777" w:rsidR="003F570A" w:rsidRDefault="003F570A" w:rsidP="002E5761">
      <w:pPr>
        <w:spacing w:line="360" w:lineRule="auto"/>
        <w:jc w:val="both"/>
        <w:rPr>
          <w:rFonts w:ascii="Arial" w:hAnsi="Arial" w:cs="Arial"/>
        </w:rPr>
      </w:pPr>
      <w:r w:rsidRPr="003F570A">
        <w:rPr>
          <w:rFonts w:ascii="Arial" w:hAnsi="Arial" w:cs="Arial"/>
        </w:rPr>
        <w:t xml:space="preserve">The predictive </w:t>
      </w:r>
      <w:proofErr w:type="spellStart"/>
      <w:r w:rsidRPr="003F570A">
        <w:rPr>
          <w:rFonts w:ascii="Arial" w:hAnsi="Arial" w:cs="Arial"/>
        </w:rPr>
        <w:t>modeling</w:t>
      </w:r>
      <w:proofErr w:type="spellEnd"/>
      <w:r w:rsidRPr="003F570A">
        <w:rPr>
          <w:rFonts w:ascii="Arial" w:hAnsi="Arial" w:cs="Arial"/>
        </w:rPr>
        <w:t xml:space="preserve"> of stock returns, especially in the volatile financial climate shaped by the COVID-19 pandemic, necessitates the utilization of robust machine learning algorithms. This section will elucidate the methodologies and results of four chosen models: Random Forest, </w:t>
      </w:r>
      <w:proofErr w:type="spellStart"/>
      <w:r w:rsidRPr="003F570A">
        <w:rPr>
          <w:rFonts w:ascii="Arial" w:hAnsi="Arial" w:cs="Arial"/>
        </w:rPr>
        <w:t>XGBoost</w:t>
      </w:r>
      <w:proofErr w:type="spellEnd"/>
      <w:r w:rsidRPr="003F570A">
        <w:rPr>
          <w:rFonts w:ascii="Arial" w:hAnsi="Arial" w:cs="Arial"/>
        </w:rPr>
        <w:t xml:space="preserve">, </w:t>
      </w:r>
      <w:proofErr w:type="spellStart"/>
      <w:r w:rsidRPr="003F570A">
        <w:rPr>
          <w:rFonts w:ascii="Arial" w:hAnsi="Arial" w:cs="Arial"/>
        </w:rPr>
        <w:t>LightGBM</w:t>
      </w:r>
      <w:proofErr w:type="spellEnd"/>
      <w:r w:rsidRPr="003F570A">
        <w:rPr>
          <w:rFonts w:ascii="Arial" w:hAnsi="Arial" w:cs="Arial"/>
        </w:rPr>
        <w:t xml:space="preserve">, and </w:t>
      </w:r>
      <w:proofErr w:type="spellStart"/>
      <w:r w:rsidRPr="003F570A">
        <w:rPr>
          <w:rFonts w:ascii="Arial" w:hAnsi="Arial" w:cs="Arial"/>
        </w:rPr>
        <w:t>CatBoost</w:t>
      </w:r>
      <w:proofErr w:type="spellEnd"/>
      <w:r w:rsidRPr="003F570A">
        <w:rPr>
          <w:rFonts w:ascii="Arial" w:hAnsi="Arial" w:cs="Arial"/>
        </w:rPr>
        <w:t>.</w:t>
      </w:r>
    </w:p>
    <w:p w14:paraId="002BC534" w14:textId="77777777" w:rsidR="00E30314" w:rsidRDefault="00E30314" w:rsidP="002E5761">
      <w:pPr>
        <w:spacing w:line="360" w:lineRule="auto"/>
        <w:jc w:val="both"/>
        <w:rPr>
          <w:rFonts w:ascii="Arial" w:hAnsi="Arial" w:cs="Arial"/>
        </w:rPr>
      </w:pPr>
    </w:p>
    <w:p w14:paraId="24B4534E" w14:textId="1E1E470D" w:rsidR="00E30314" w:rsidRPr="00E30314" w:rsidRDefault="00E30314" w:rsidP="005F6FD4">
      <w:pPr>
        <w:pStyle w:val="Heading2"/>
      </w:pPr>
      <w:bookmarkStart w:id="223" w:name="_Toc144117228"/>
      <w:commentRangeStart w:id="224"/>
      <w:r w:rsidRPr="00F8172E">
        <w:t xml:space="preserve">8.1 </w:t>
      </w:r>
      <w:r>
        <w:t>Why AUC?</w:t>
      </w:r>
      <w:commentRangeEnd w:id="224"/>
      <w:r w:rsidR="009C79A1">
        <w:rPr>
          <w:rStyle w:val="CommentReference"/>
        </w:rPr>
        <w:commentReference w:id="224"/>
      </w:r>
      <w:bookmarkEnd w:id="223"/>
    </w:p>
    <w:p w14:paraId="6CFA40A6" w14:textId="77777777" w:rsidR="00E30314" w:rsidRDefault="00E30314" w:rsidP="00E30314">
      <w:pPr>
        <w:spacing w:line="360" w:lineRule="auto"/>
        <w:jc w:val="both"/>
        <w:rPr>
          <w:rFonts w:ascii="Arial" w:hAnsi="Arial" w:cs="Arial"/>
        </w:rPr>
      </w:pPr>
      <w:r w:rsidRPr="00E30314">
        <w:rPr>
          <w:rFonts w:ascii="Arial" w:hAnsi="Arial" w:cs="Arial"/>
        </w:rPr>
        <w:t>AUC (Area Under the Curve) is suitable in the financial area because it provides a comprehensive measure of the performance of classification models, particularly in the context of imbalanced datasets, which are common in finance. AUC is a metric that evaluates the trade-off between true positive rate (sensitivity) and false positive rate (1-specificity) across different classification thresholds. This makes it a valuable tool for assessing the performance of models in predicting financial risks, such as credit default, fraud, and stock performance.</w:t>
      </w:r>
    </w:p>
    <w:p w14:paraId="15D6BC38" w14:textId="77777777" w:rsidR="00E30314" w:rsidRPr="00E30314" w:rsidRDefault="00E30314" w:rsidP="00E30314">
      <w:pPr>
        <w:spacing w:line="360" w:lineRule="auto"/>
        <w:jc w:val="both"/>
        <w:rPr>
          <w:rFonts w:ascii="Arial" w:hAnsi="Arial" w:cs="Arial"/>
        </w:rPr>
      </w:pPr>
    </w:p>
    <w:p w14:paraId="2951E7CD" w14:textId="0A21AC44" w:rsidR="00E30314" w:rsidRDefault="00E30314" w:rsidP="00E30314">
      <w:pPr>
        <w:spacing w:line="360" w:lineRule="auto"/>
        <w:jc w:val="both"/>
        <w:rPr>
          <w:rFonts w:ascii="Arial" w:hAnsi="Arial" w:cs="Arial"/>
        </w:rPr>
      </w:pPr>
      <w:r w:rsidRPr="00E30314">
        <w:rPr>
          <w:rFonts w:ascii="Arial" w:hAnsi="Arial" w:cs="Arial"/>
        </w:rPr>
        <w:t xml:space="preserve">In a study by Gou et al. (2022), the authors used random forest and </w:t>
      </w:r>
      <w:proofErr w:type="spellStart"/>
      <w:r w:rsidRPr="00E30314">
        <w:rPr>
          <w:rFonts w:ascii="Arial" w:hAnsi="Arial" w:cs="Arial"/>
        </w:rPr>
        <w:t>XGBoost</w:t>
      </w:r>
      <w:proofErr w:type="spellEnd"/>
      <w:r w:rsidRPr="00E30314">
        <w:rPr>
          <w:rFonts w:ascii="Arial" w:hAnsi="Arial" w:cs="Arial"/>
        </w:rPr>
        <w:t xml:space="preserve"> models to evaluate the default risk of personal financial loans and found that both models had high AUC values, indicating good learning and prediction capabilities</w:t>
      </w:r>
      <w:r>
        <w:rPr>
          <w:rFonts w:ascii="Arial" w:hAnsi="Arial" w:cs="Arial"/>
        </w:rPr>
        <w:t>.</w:t>
      </w:r>
    </w:p>
    <w:p w14:paraId="7A8F0E90" w14:textId="77777777" w:rsidR="00E30314" w:rsidRPr="00E30314" w:rsidRDefault="00E30314" w:rsidP="00E30314">
      <w:pPr>
        <w:spacing w:line="360" w:lineRule="auto"/>
        <w:jc w:val="both"/>
        <w:rPr>
          <w:rFonts w:ascii="Arial" w:hAnsi="Arial" w:cs="Arial"/>
        </w:rPr>
      </w:pPr>
    </w:p>
    <w:p w14:paraId="3FF01DCB" w14:textId="10988812" w:rsidR="00E30314" w:rsidRDefault="00E30314" w:rsidP="00E30314">
      <w:pPr>
        <w:spacing w:line="360" w:lineRule="auto"/>
        <w:jc w:val="both"/>
        <w:rPr>
          <w:rFonts w:ascii="Arial" w:hAnsi="Arial" w:cs="Arial"/>
        </w:rPr>
      </w:pPr>
      <w:r w:rsidRPr="00E30314">
        <w:rPr>
          <w:rFonts w:ascii="Arial" w:hAnsi="Arial" w:cs="Arial"/>
        </w:rPr>
        <w:t>Another study by Kim et al. (2023) proposed a Geometric Mean-based Boosting (</w:t>
      </w:r>
      <w:proofErr w:type="spellStart"/>
      <w:r w:rsidRPr="00E30314">
        <w:rPr>
          <w:rFonts w:ascii="Arial" w:hAnsi="Arial" w:cs="Arial"/>
        </w:rPr>
        <w:t>GMBoost</w:t>
      </w:r>
      <w:proofErr w:type="spellEnd"/>
      <w:r w:rsidRPr="00E30314">
        <w:rPr>
          <w:rFonts w:ascii="Arial" w:hAnsi="Arial" w:cs="Arial"/>
        </w:rPr>
        <w:t xml:space="preserve">) algorithm to resolve class imbalance problems in finance, such as bankruptcy, card insolvency, and card fraud. The authors found that </w:t>
      </w:r>
      <w:proofErr w:type="spellStart"/>
      <w:r w:rsidRPr="00E30314">
        <w:rPr>
          <w:rFonts w:ascii="Arial" w:hAnsi="Arial" w:cs="Arial"/>
        </w:rPr>
        <w:t>GMBoost</w:t>
      </w:r>
      <w:proofErr w:type="spellEnd"/>
      <w:r w:rsidRPr="00E30314">
        <w:rPr>
          <w:rFonts w:ascii="Arial" w:hAnsi="Arial" w:cs="Arial"/>
        </w:rPr>
        <w:t xml:space="preserve"> outperformed conventional boosting algorithms in terms of AUC, demonstrating its effectiveness in handling imbalanced datasets.</w:t>
      </w:r>
    </w:p>
    <w:p w14:paraId="535EF35C" w14:textId="77777777" w:rsidR="00653B65" w:rsidRPr="00E30314" w:rsidRDefault="00653B65" w:rsidP="00E30314">
      <w:pPr>
        <w:spacing w:line="360" w:lineRule="auto"/>
        <w:jc w:val="both"/>
        <w:rPr>
          <w:rFonts w:ascii="Arial" w:hAnsi="Arial" w:cs="Arial"/>
        </w:rPr>
      </w:pPr>
    </w:p>
    <w:p w14:paraId="7C3DBB25" w14:textId="497335BB" w:rsidR="00E30314" w:rsidRDefault="00E30314" w:rsidP="00E30314">
      <w:pPr>
        <w:spacing w:line="360" w:lineRule="auto"/>
        <w:jc w:val="both"/>
        <w:rPr>
          <w:rFonts w:ascii="Arial" w:hAnsi="Arial" w:cs="Arial"/>
        </w:rPr>
      </w:pPr>
      <w:r w:rsidRPr="00E30314">
        <w:rPr>
          <w:rFonts w:ascii="Arial" w:hAnsi="Arial" w:cs="Arial"/>
        </w:rPr>
        <w:t xml:space="preserve">Moreover, a study by </w:t>
      </w:r>
      <w:proofErr w:type="spellStart"/>
      <w:r w:rsidR="00E14338" w:rsidRPr="00E14338">
        <w:rPr>
          <w:rFonts w:ascii="Arial" w:hAnsi="Arial" w:cs="Arial"/>
        </w:rPr>
        <w:t>Phongmekin</w:t>
      </w:r>
      <w:proofErr w:type="spellEnd"/>
      <w:r w:rsidR="00E14338" w:rsidRPr="00E14338">
        <w:rPr>
          <w:rFonts w:ascii="Arial" w:hAnsi="Arial" w:cs="Arial"/>
        </w:rPr>
        <w:t xml:space="preserve"> and </w:t>
      </w:r>
      <w:proofErr w:type="spellStart"/>
      <w:r w:rsidR="00E14338" w:rsidRPr="00E14338">
        <w:rPr>
          <w:rFonts w:ascii="Arial" w:hAnsi="Arial" w:cs="Arial"/>
        </w:rPr>
        <w:t>Jarumaneeroj</w:t>
      </w:r>
      <w:proofErr w:type="spellEnd"/>
      <w:r w:rsidR="00E14338" w:rsidRPr="00E14338">
        <w:rPr>
          <w:rFonts w:ascii="Arial" w:hAnsi="Arial" w:cs="Arial"/>
        </w:rPr>
        <w:t xml:space="preserve"> (2018)</w:t>
      </w:r>
      <w:r w:rsidR="00E14338">
        <w:rPr>
          <w:rFonts w:ascii="Arial" w:hAnsi="Arial" w:cs="Arial"/>
        </w:rPr>
        <w:t xml:space="preserve"> </w:t>
      </w:r>
      <w:r w:rsidRPr="00E30314">
        <w:rPr>
          <w:rFonts w:ascii="Arial" w:hAnsi="Arial" w:cs="Arial"/>
        </w:rPr>
        <w:t xml:space="preserve">used financial ratios and company's industry data of stocks in the finance sector of the Stock Exchange of Thailand to construct classification models predicting stock performance. The authors explored various classification techniques, including Logistic Regression (LR), </w:t>
      </w:r>
      <w:r w:rsidRPr="00E30314">
        <w:rPr>
          <w:rFonts w:ascii="Arial" w:hAnsi="Arial" w:cs="Arial"/>
        </w:rPr>
        <w:lastRenderedPageBreak/>
        <w:t xml:space="preserve">Decision Tree (DT), Linear Discriminant Analysis (LDA), and K-Nearest </w:t>
      </w:r>
      <w:proofErr w:type="spellStart"/>
      <w:r w:rsidRPr="00E30314">
        <w:rPr>
          <w:rFonts w:ascii="Arial" w:hAnsi="Arial" w:cs="Arial"/>
        </w:rPr>
        <w:t>Neighbor</w:t>
      </w:r>
      <w:proofErr w:type="spellEnd"/>
      <w:r w:rsidRPr="00E30314">
        <w:rPr>
          <w:rFonts w:ascii="Arial" w:hAnsi="Arial" w:cs="Arial"/>
        </w:rPr>
        <w:t xml:space="preserve"> (KNN), and evaluated their performances using AUC. They concluded that all methods were comparatively good, with LR and LDA being the most useful classifiers for risk-averse investors.</w:t>
      </w:r>
    </w:p>
    <w:p w14:paraId="0330A6C9" w14:textId="77777777" w:rsidR="00E41421" w:rsidRPr="00E30314" w:rsidRDefault="00E41421" w:rsidP="00E30314">
      <w:pPr>
        <w:spacing w:line="360" w:lineRule="auto"/>
        <w:jc w:val="both"/>
        <w:rPr>
          <w:rFonts w:ascii="Arial" w:hAnsi="Arial" w:cs="Arial"/>
        </w:rPr>
      </w:pPr>
    </w:p>
    <w:p w14:paraId="6A73F64B" w14:textId="0B43E8A1" w:rsidR="00E30314" w:rsidRPr="003F570A" w:rsidRDefault="00E30314" w:rsidP="00E30314">
      <w:pPr>
        <w:spacing w:line="360" w:lineRule="auto"/>
        <w:jc w:val="both"/>
        <w:rPr>
          <w:rFonts w:ascii="Arial" w:hAnsi="Arial" w:cs="Arial"/>
        </w:rPr>
      </w:pPr>
      <w:r w:rsidRPr="00E30314">
        <w:rPr>
          <w:rFonts w:ascii="Arial" w:hAnsi="Arial" w:cs="Arial"/>
        </w:rPr>
        <w:t>In summary, AUC is a suitable metric in the financial area because it provides a comprehensive evaluation of classification models, particularly in the context of imbalanced datasets, which are common in finance. AUC has been successfully applied in various financial studies, demonstrating its effectiveness in assessing the performance of models in predicting financial risks and stock performance</w:t>
      </w:r>
      <w:r w:rsidR="00E14338">
        <w:rPr>
          <w:rFonts w:ascii="Arial" w:hAnsi="Arial" w:cs="Arial"/>
        </w:rPr>
        <w:t>.</w:t>
      </w:r>
    </w:p>
    <w:p w14:paraId="15A75B1B" w14:textId="77777777" w:rsidR="00C33B54" w:rsidRDefault="00C33B54" w:rsidP="002E5761">
      <w:pPr>
        <w:spacing w:line="360" w:lineRule="auto"/>
        <w:jc w:val="both"/>
        <w:rPr>
          <w:rFonts w:ascii="Arial" w:hAnsi="Arial" w:cs="Arial"/>
        </w:rPr>
      </w:pPr>
    </w:p>
    <w:p w14:paraId="0D62F6C5" w14:textId="77777777" w:rsidR="003F570A" w:rsidRPr="00F8172E" w:rsidRDefault="003F570A" w:rsidP="005F6FD4">
      <w:pPr>
        <w:pStyle w:val="Heading2"/>
      </w:pPr>
      <w:bookmarkStart w:id="225" w:name="_Toc144117229"/>
      <w:r w:rsidRPr="00F8172E">
        <w:t>8.1 Random Forest</w:t>
      </w:r>
      <w:bookmarkEnd w:id="225"/>
    </w:p>
    <w:p w14:paraId="5D982902" w14:textId="77777777" w:rsidR="003F570A" w:rsidRDefault="003F570A" w:rsidP="002E5761">
      <w:pPr>
        <w:spacing w:line="360" w:lineRule="auto"/>
        <w:jc w:val="both"/>
        <w:rPr>
          <w:rFonts w:ascii="Arial" w:hAnsi="Arial" w:cs="Arial"/>
        </w:rPr>
      </w:pPr>
    </w:p>
    <w:p w14:paraId="01526A64" w14:textId="77777777" w:rsidR="003F570A" w:rsidRPr="00F8172E" w:rsidRDefault="003F570A" w:rsidP="005F6FD4">
      <w:pPr>
        <w:pStyle w:val="Heading3"/>
      </w:pPr>
      <w:bookmarkStart w:id="226" w:name="_Toc144117230"/>
      <w:commentRangeStart w:id="227"/>
      <w:commentRangeStart w:id="228"/>
      <w:r w:rsidRPr="00F8172E">
        <w:t>8.1.1 Theoretical Overview</w:t>
      </w:r>
      <w:commentRangeEnd w:id="227"/>
      <w:r w:rsidR="002B114A">
        <w:rPr>
          <w:rStyle w:val="CommentReference"/>
        </w:rPr>
        <w:commentReference w:id="227"/>
      </w:r>
      <w:commentRangeEnd w:id="228"/>
      <w:r w:rsidR="00976A45">
        <w:rPr>
          <w:rStyle w:val="CommentReference"/>
        </w:rPr>
        <w:commentReference w:id="228"/>
      </w:r>
      <w:bookmarkEnd w:id="226"/>
    </w:p>
    <w:p w14:paraId="5DC14969" w14:textId="77777777" w:rsidR="003F570A" w:rsidRDefault="003F570A" w:rsidP="002E5761">
      <w:pPr>
        <w:spacing w:line="360" w:lineRule="auto"/>
        <w:jc w:val="both"/>
        <w:rPr>
          <w:rFonts w:ascii="Arial" w:hAnsi="Arial" w:cs="Arial"/>
          <w:lang w:val="en-US"/>
        </w:rPr>
      </w:pPr>
    </w:p>
    <w:p w14:paraId="46698755" w14:textId="77777777" w:rsidR="003F570A" w:rsidRPr="003F570A" w:rsidRDefault="003F570A" w:rsidP="002E5761">
      <w:pPr>
        <w:spacing w:line="360" w:lineRule="auto"/>
        <w:jc w:val="both"/>
        <w:rPr>
          <w:rFonts w:ascii="Arial" w:hAnsi="Arial" w:cs="Arial"/>
          <w:lang w:val="en-US"/>
        </w:rPr>
      </w:pPr>
      <w:r w:rsidRPr="003F570A">
        <w:rPr>
          <w:rFonts w:ascii="Arial" w:hAnsi="Arial" w:cs="Arial"/>
          <w:lang w:val="en-US"/>
        </w:rPr>
        <w:t>Random Forest is an ensemble learning method that combines multiple decision trees to produce a more generalized and accurate prediction. The underlying mechanism is rooted in the "bagging" approach, where multiple weak learners (in this case, decision trees) combine to form a robust model.</w:t>
      </w:r>
    </w:p>
    <w:p w14:paraId="09E62999" w14:textId="77777777" w:rsidR="003F570A" w:rsidRPr="003F570A" w:rsidRDefault="003F570A" w:rsidP="002E5761">
      <w:pPr>
        <w:spacing w:line="360" w:lineRule="auto"/>
        <w:jc w:val="both"/>
        <w:rPr>
          <w:rFonts w:ascii="Arial" w:hAnsi="Arial" w:cs="Arial"/>
          <w:lang w:val="en-US"/>
        </w:rPr>
      </w:pPr>
    </w:p>
    <w:p w14:paraId="2824339B" w14:textId="3F1525FC" w:rsidR="00C33B54" w:rsidRDefault="0065367D" w:rsidP="002E5761">
      <w:pPr>
        <w:spacing w:line="360" w:lineRule="auto"/>
        <w:jc w:val="both"/>
        <w:rPr>
          <w:rFonts w:ascii="Arial" w:hAnsi="Arial" w:cs="Arial"/>
        </w:rPr>
      </w:pPr>
      <w:r>
        <w:rPr>
          <w:rFonts w:ascii="Arial" w:hAnsi="Arial" w:cs="Arial"/>
        </w:rPr>
        <w:t xml:space="preserve">Given a training set </w:t>
      </w:r>
      <m:oMath>
        <m:r>
          <w:rPr>
            <w:rFonts w:ascii="Cambria Math" w:hAnsi="Cambria Math" w:cs="Arial"/>
          </w:rPr>
          <m:t xml:space="preserve">X= </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Pr>
          <w:rFonts w:ascii="Arial" w:hAnsi="Arial" w:cs="Arial"/>
        </w:rPr>
        <w:t xml:space="preserve">with responses </w:t>
      </w:r>
      <m:oMath>
        <m:r>
          <w:rPr>
            <w:rFonts w:ascii="Cambria Math" w:hAnsi="Cambria Math" w:cs="Arial"/>
          </w:rPr>
          <m:t xml:space="preserve">Y= </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oMath>
      <w:r>
        <w:rPr>
          <w:rFonts w:ascii="Arial" w:hAnsi="Arial" w:cs="Arial"/>
        </w:rPr>
        <w:t xml:space="preserve">, </w:t>
      </w:r>
      <w:proofErr w:type="gramStart"/>
      <w:r>
        <w:rPr>
          <w:rFonts w:ascii="Arial" w:hAnsi="Arial" w:cs="Arial"/>
        </w:rPr>
        <w:t>the a</w:t>
      </w:r>
      <w:proofErr w:type="gramEnd"/>
      <w:del w:id="229" w:author="He He (Staff)" w:date="2023-08-20T15:02:00Z">
        <w:r w:rsidDel="002B114A">
          <w:rPr>
            <w:rFonts w:ascii="Arial" w:hAnsi="Arial" w:cs="Arial"/>
          </w:rPr>
          <w:delText>a</w:delText>
        </w:r>
      </w:del>
      <w:proofErr w:type="spellStart"/>
      <w:r>
        <w:rPr>
          <w:rFonts w:ascii="Arial" w:hAnsi="Arial" w:cs="Arial"/>
        </w:rPr>
        <w:t>lgorithm</w:t>
      </w:r>
      <w:proofErr w:type="spellEnd"/>
      <w:r>
        <w:rPr>
          <w:rFonts w:ascii="Arial" w:hAnsi="Arial" w:cs="Arial"/>
        </w:rPr>
        <w:t xml:space="preserve"> for Random Forest is:</w:t>
      </w:r>
    </w:p>
    <w:p w14:paraId="0C74B6BA" w14:textId="3949F67A" w:rsidR="0065367D" w:rsidRPr="0065367D" w:rsidRDefault="0065367D" w:rsidP="002E5761">
      <w:pPr>
        <w:pStyle w:val="ListParagraph"/>
        <w:numPr>
          <w:ilvl w:val="0"/>
          <w:numId w:val="7"/>
        </w:numPr>
        <w:spacing w:line="360" w:lineRule="auto"/>
        <w:jc w:val="both"/>
        <w:rPr>
          <w:rFonts w:ascii="Arial" w:hAnsi="Arial" w:cs="Arial"/>
          <w:lang w:val="en-US"/>
        </w:rPr>
      </w:pPr>
      <w:r w:rsidRPr="0065367D">
        <w:rPr>
          <w:rFonts w:ascii="Arial" w:hAnsi="Arial" w:cs="Arial"/>
        </w:rPr>
        <w:t xml:space="preserve">For </w:t>
      </w:r>
      <m:oMath>
        <m:r>
          <w:rPr>
            <w:rFonts w:ascii="Cambria Math" w:hAnsi="Cambria Math" w:cs="Arial"/>
          </w:rPr>
          <m:t>b=1</m:t>
        </m:r>
      </m:oMath>
      <w:r w:rsidRPr="0065367D">
        <w:rPr>
          <w:rFonts w:ascii="Arial" w:hAnsi="Arial" w:cs="Arial"/>
        </w:rPr>
        <w:t xml:space="preserve"> to</w:t>
      </w:r>
      <w:r>
        <w:rPr>
          <w:rFonts w:ascii="Arial" w:hAnsi="Arial" w:cs="Arial"/>
        </w:rPr>
        <w:t xml:space="preserve"> </w:t>
      </w:r>
      <m:oMath>
        <m:r>
          <w:rPr>
            <w:rFonts w:ascii="Cambria Math" w:hAnsi="Cambria Math" w:cs="Arial"/>
          </w:rPr>
          <m:t>B</m:t>
        </m:r>
      </m:oMath>
      <w:r>
        <w:rPr>
          <w:rFonts w:ascii="Arial" w:hAnsi="Arial" w:cs="Arial"/>
        </w:rPr>
        <w:t xml:space="preserve"> (where </w:t>
      </w:r>
      <m:oMath>
        <m:r>
          <w:rPr>
            <w:rFonts w:ascii="Cambria Math" w:hAnsi="Cambria Math" w:cs="Arial"/>
          </w:rPr>
          <m:t>B</m:t>
        </m:r>
      </m:oMath>
      <w:r>
        <w:rPr>
          <w:rFonts w:ascii="Arial" w:hAnsi="Arial" w:cs="Arial"/>
        </w:rPr>
        <w:t xml:space="preserve"> is the number of trees):</w:t>
      </w:r>
    </w:p>
    <w:p w14:paraId="59115207" w14:textId="1A3885E2" w:rsidR="003B742C" w:rsidRPr="003B742C" w:rsidRDefault="003B742C" w:rsidP="002E5761">
      <w:pPr>
        <w:pStyle w:val="ListParagraph"/>
        <w:numPr>
          <w:ilvl w:val="0"/>
          <w:numId w:val="9"/>
        </w:numPr>
        <w:spacing w:line="360" w:lineRule="auto"/>
        <w:jc w:val="both"/>
        <w:rPr>
          <w:rFonts w:ascii="Arial" w:hAnsi="Arial" w:cs="Arial"/>
          <w:lang w:val="en-US"/>
        </w:rPr>
      </w:pPr>
      <w:r w:rsidRPr="003B742C">
        <w:rPr>
          <w:rFonts w:ascii="Arial" w:hAnsi="Arial" w:cs="Arial"/>
          <w:lang w:val="en-US"/>
        </w:rPr>
        <w:t xml:space="preserve">Draw a bootstrap sample </w:t>
      </w:r>
      <m:oMath>
        <m:r>
          <w:rPr>
            <w:rFonts w:ascii="Cambria Math" w:hAnsi="Cambria Math" w:cs="Arial"/>
            <w:lang w:val="en-US"/>
          </w:rPr>
          <m:t>Z</m:t>
        </m:r>
      </m:oMath>
      <w:r w:rsidRPr="003B742C">
        <w:rPr>
          <w:rFonts w:ascii="Arial" w:hAnsi="Arial" w:cs="Arial"/>
          <w:lang w:val="en-US"/>
        </w:rPr>
        <w:t xml:space="preserve"> of size</w:t>
      </w:r>
      <w:r>
        <w:rPr>
          <w:rFonts w:ascii="Arial" w:hAnsi="Arial" w:cs="Arial"/>
          <w:lang w:val="en-US"/>
        </w:rPr>
        <w:t xml:space="preserve"> </w:t>
      </w:r>
      <m:oMath>
        <m:r>
          <w:rPr>
            <w:rFonts w:ascii="Cambria Math" w:hAnsi="Cambria Math" w:cs="Arial"/>
            <w:lang w:val="en-US"/>
          </w:rPr>
          <m:t>n</m:t>
        </m:r>
      </m:oMath>
      <w:r w:rsidRPr="003B742C">
        <w:rPr>
          <w:rFonts w:ascii="Arial" w:hAnsi="Arial" w:cs="Arial"/>
          <w:lang w:val="en-US"/>
        </w:rPr>
        <w:t xml:space="preserve"> from the training data.</w:t>
      </w:r>
    </w:p>
    <w:p w14:paraId="1278544C" w14:textId="77777777" w:rsidR="003B742C" w:rsidRDefault="003B742C" w:rsidP="002E5761">
      <w:pPr>
        <w:pStyle w:val="ListParagraph"/>
        <w:numPr>
          <w:ilvl w:val="0"/>
          <w:numId w:val="9"/>
        </w:numPr>
        <w:spacing w:line="360" w:lineRule="auto"/>
        <w:jc w:val="both"/>
        <w:rPr>
          <w:rFonts w:ascii="Arial" w:hAnsi="Arial" w:cs="Arial"/>
          <w:lang w:val="en-US"/>
        </w:rPr>
      </w:pPr>
      <w:r w:rsidRPr="003B742C">
        <w:rPr>
          <w:rFonts w:ascii="Arial" w:hAnsi="Arial" w:cs="Arial"/>
          <w:lang w:val="en-US"/>
        </w:rPr>
        <w:t>Grow a decision tree</w:t>
      </w:r>
      <w:r w:rsidRPr="003B742C">
        <w:rPr>
          <w:rFonts w:ascii="Cambria Math" w:hAnsi="Cambria Math" w:cs="Arial"/>
          <w:i/>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oMath>
      <w:r w:rsidRPr="003B742C">
        <w:rPr>
          <w:rFonts w:ascii="Arial" w:hAnsi="Arial" w:cs="Arial"/>
          <w:lang w:val="en-US"/>
        </w:rPr>
        <w:t>​</w:t>
      </w:r>
      <w:r>
        <w:rPr>
          <w:rFonts w:ascii="Arial" w:hAnsi="Arial" w:cs="Arial"/>
          <w:lang w:val="en-US"/>
        </w:rPr>
        <w:t xml:space="preserve"> </w:t>
      </w:r>
      <w:r w:rsidRPr="003B742C">
        <w:rPr>
          <w:rFonts w:ascii="Arial" w:hAnsi="Arial" w:cs="Arial"/>
          <w:lang w:val="en-US"/>
        </w:rPr>
        <w:t>to the bootstrapped data by recursively repeating the following process for each terminal node of the tree, until the node size is less than the threshold:</w:t>
      </w:r>
    </w:p>
    <w:p w14:paraId="503EE768" w14:textId="77777777" w:rsidR="003B742C" w:rsidRDefault="003B742C" w:rsidP="002E5761">
      <w:pPr>
        <w:pStyle w:val="ListParagraph"/>
        <w:numPr>
          <w:ilvl w:val="1"/>
          <w:numId w:val="9"/>
        </w:numPr>
        <w:spacing w:line="360" w:lineRule="auto"/>
        <w:jc w:val="both"/>
        <w:rPr>
          <w:rFonts w:ascii="Arial" w:hAnsi="Arial" w:cs="Arial"/>
          <w:lang w:val="en-US"/>
        </w:rPr>
      </w:pPr>
      <w:r w:rsidRPr="003B742C">
        <w:rPr>
          <w:rFonts w:ascii="Arial" w:hAnsi="Arial" w:cs="Arial"/>
          <w:lang w:val="en-US"/>
        </w:rPr>
        <w:t xml:space="preserve">Select </w:t>
      </w:r>
      <m:oMath>
        <m:r>
          <w:rPr>
            <w:rFonts w:ascii="Cambria Math" w:hAnsi="Cambria Math" w:cs="Arial"/>
          </w:rPr>
          <m:t xml:space="preserve">m </m:t>
        </m:r>
      </m:oMath>
      <w:r w:rsidRPr="003B742C">
        <w:rPr>
          <w:rFonts w:ascii="Arial" w:hAnsi="Arial" w:cs="Arial"/>
          <w:lang w:val="en-US"/>
        </w:rPr>
        <w:t xml:space="preserve">variables randomly from the </w:t>
      </w:r>
      <m:oMath>
        <m:r>
          <w:rPr>
            <w:rFonts w:ascii="Cambria Math" w:hAnsi="Cambria Math" w:cs="Arial"/>
            <w:lang w:val="en-US"/>
          </w:rPr>
          <m:t xml:space="preserve">p </m:t>
        </m:r>
      </m:oMath>
      <w:r w:rsidRPr="003B742C">
        <w:rPr>
          <w:rFonts w:ascii="Arial" w:hAnsi="Arial" w:cs="Arial"/>
          <w:lang w:val="en-US"/>
        </w:rPr>
        <w:t>predictors.</w:t>
      </w:r>
    </w:p>
    <w:p w14:paraId="21637A35" w14:textId="54620AA3" w:rsidR="0065367D" w:rsidRPr="003B742C" w:rsidRDefault="003B742C" w:rsidP="002E5761">
      <w:pPr>
        <w:pStyle w:val="ListParagraph"/>
        <w:numPr>
          <w:ilvl w:val="1"/>
          <w:numId w:val="9"/>
        </w:numPr>
        <w:spacing w:line="360" w:lineRule="auto"/>
        <w:jc w:val="both"/>
        <w:rPr>
          <w:rFonts w:ascii="Arial" w:hAnsi="Arial" w:cs="Arial"/>
          <w:lang w:val="en-US"/>
        </w:rPr>
      </w:pPr>
      <w:r w:rsidRPr="003B742C">
        <w:rPr>
          <w:rFonts w:ascii="Arial" w:hAnsi="Arial" w:cs="Arial"/>
          <w:lang w:val="en-US"/>
        </w:rPr>
        <w:t>Split the node using the variable that provides the best split, according to some objective function (e.g., minimizing the Gini coefficient).</w:t>
      </w:r>
    </w:p>
    <w:p w14:paraId="2AA16782" w14:textId="1BB9CA98" w:rsidR="0065367D" w:rsidRDefault="003B742C" w:rsidP="002E5761">
      <w:pPr>
        <w:spacing w:line="360" w:lineRule="auto"/>
        <w:ind w:left="360"/>
        <w:jc w:val="both"/>
        <w:rPr>
          <w:rFonts w:ascii="Arial" w:hAnsi="Arial" w:cs="Arial"/>
        </w:rPr>
      </w:pPr>
      <w:r w:rsidRPr="003B742C">
        <w:rPr>
          <w:rFonts w:ascii="Arial" w:hAnsi="Arial" w:cs="Arial"/>
          <w:lang w:val="en-US"/>
        </w:rPr>
        <w:t>The forest's output for a test observation is the mode of the outputs of the</w:t>
      </w:r>
      <w:r>
        <w:rPr>
          <w:rFonts w:ascii="Arial" w:hAnsi="Arial" w:cs="Arial"/>
          <w:lang w:val="en-US"/>
        </w:rPr>
        <w:t xml:space="preserve"> </w:t>
      </w:r>
      <m:oMath>
        <m:r>
          <w:rPr>
            <w:rFonts w:ascii="Cambria Math" w:hAnsi="Cambria Math" w:cs="Arial"/>
          </w:rPr>
          <m:t>B</m:t>
        </m:r>
      </m:oMath>
      <w:r>
        <w:rPr>
          <w:rFonts w:ascii="Arial" w:hAnsi="Arial" w:cs="Arial"/>
        </w:rPr>
        <w:t xml:space="preserve"> trees.</w:t>
      </w:r>
    </w:p>
    <w:p w14:paraId="613F3DCA" w14:textId="77777777" w:rsidR="003B742C" w:rsidRDefault="003B742C" w:rsidP="002E5761">
      <w:pPr>
        <w:spacing w:line="360" w:lineRule="auto"/>
        <w:ind w:left="360"/>
        <w:jc w:val="both"/>
        <w:rPr>
          <w:rFonts w:ascii="Arial" w:hAnsi="Arial" w:cs="Arial"/>
        </w:rPr>
      </w:pPr>
    </w:p>
    <w:p w14:paraId="714DFEBE" w14:textId="3694D5B9" w:rsidR="003B742C" w:rsidRPr="00F8172E" w:rsidRDefault="003B742C" w:rsidP="005F6FD4">
      <w:pPr>
        <w:pStyle w:val="Heading3"/>
      </w:pPr>
      <w:bookmarkStart w:id="230" w:name="_Toc144117231"/>
      <w:r w:rsidRPr="00F8172E">
        <w:lastRenderedPageBreak/>
        <w:t>8.1.2 Methodology</w:t>
      </w:r>
      <w:bookmarkEnd w:id="230"/>
    </w:p>
    <w:p w14:paraId="24898FBE" w14:textId="77777777" w:rsidR="003B742C" w:rsidRDefault="003B742C" w:rsidP="002E5761">
      <w:pPr>
        <w:spacing w:line="360" w:lineRule="auto"/>
        <w:ind w:left="360"/>
        <w:jc w:val="both"/>
        <w:rPr>
          <w:rFonts w:ascii="Arial" w:hAnsi="Arial" w:cs="Arial"/>
        </w:rPr>
      </w:pPr>
    </w:p>
    <w:p w14:paraId="67655FD1" w14:textId="7F2AD68C" w:rsidR="003B742C" w:rsidRDefault="003B742C" w:rsidP="002E5761">
      <w:pPr>
        <w:spacing w:line="360" w:lineRule="auto"/>
        <w:jc w:val="both"/>
        <w:rPr>
          <w:rFonts w:ascii="Arial" w:hAnsi="Arial" w:cs="Arial"/>
        </w:rPr>
      </w:pPr>
      <w:del w:id="231" w:author="He He (Staff)" w:date="2023-08-20T15:03:00Z">
        <w:r w:rsidDel="002B114A">
          <w:rPr>
            <w:rFonts w:ascii="Arial" w:hAnsi="Arial" w:cs="Arial"/>
          </w:rPr>
          <w:delText>For our analysis</w:delText>
        </w:r>
      </w:del>
      <w:ins w:id="232" w:author="He He (Staff)" w:date="2023-08-20T15:03:00Z">
        <w:r w:rsidR="002B114A">
          <w:rPr>
            <w:rFonts w:ascii="Arial" w:hAnsi="Arial" w:cs="Arial"/>
          </w:rPr>
          <w:t>In the context of this study</w:t>
        </w:r>
      </w:ins>
      <w:r>
        <w:rPr>
          <w:rFonts w:ascii="Arial" w:hAnsi="Arial" w:cs="Arial"/>
        </w:rPr>
        <w:t>:</w:t>
      </w:r>
    </w:p>
    <w:p w14:paraId="0CA16371" w14:textId="77777777" w:rsidR="003B742C" w:rsidRP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Features: All columns except 'Date', '</w:t>
      </w:r>
      <w:proofErr w:type="spellStart"/>
      <w:r w:rsidRPr="003B742C">
        <w:rPr>
          <w:rFonts w:ascii="Arial" w:hAnsi="Arial" w:cs="Arial"/>
          <w:lang w:val="en-US"/>
        </w:rPr>
        <w:t>PositiveReturn</w:t>
      </w:r>
      <w:proofErr w:type="spellEnd"/>
      <w:r w:rsidRPr="003B742C">
        <w:rPr>
          <w:rFonts w:ascii="Arial" w:hAnsi="Arial" w:cs="Arial"/>
          <w:lang w:val="en-US"/>
        </w:rPr>
        <w:t>', and 'Ticker'.</w:t>
      </w:r>
    </w:p>
    <w:p w14:paraId="26709C4D" w14:textId="77777777" w:rsidR="003B742C" w:rsidRP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Target Variable: '</w:t>
      </w:r>
      <w:proofErr w:type="spellStart"/>
      <w:r w:rsidRPr="003B742C">
        <w:rPr>
          <w:rFonts w:ascii="Arial" w:hAnsi="Arial" w:cs="Arial"/>
          <w:lang w:val="en-US"/>
        </w:rPr>
        <w:t>PositiveReturn</w:t>
      </w:r>
      <w:proofErr w:type="spellEnd"/>
      <w:r w:rsidRPr="003B742C">
        <w:rPr>
          <w:rFonts w:ascii="Arial" w:hAnsi="Arial" w:cs="Arial"/>
          <w:lang w:val="en-US"/>
        </w:rPr>
        <w:t>'.</w:t>
      </w:r>
    </w:p>
    <w:p w14:paraId="71606F35" w14:textId="4928FCEE" w:rsid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Data Split: 80% training, 20% test.</w:t>
      </w:r>
    </w:p>
    <w:p w14:paraId="19D66C81" w14:textId="64E48F27" w:rsidR="003B742C" w:rsidRDefault="003B742C" w:rsidP="002E5761">
      <w:pPr>
        <w:pStyle w:val="ListParagraph"/>
        <w:numPr>
          <w:ilvl w:val="0"/>
          <w:numId w:val="10"/>
        </w:numPr>
        <w:spacing w:line="360" w:lineRule="auto"/>
        <w:jc w:val="both"/>
        <w:rPr>
          <w:rFonts w:ascii="Arial" w:hAnsi="Arial" w:cs="Arial"/>
          <w:lang w:val="en-US"/>
        </w:rPr>
      </w:pPr>
      <w:commentRangeStart w:id="233"/>
      <w:r w:rsidRPr="003B742C">
        <w:rPr>
          <w:rFonts w:ascii="Arial" w:hAnsi="Arial" w:cs="Arial"/>
          <w:lang w:val="en-US"/>
        </w:rPr>
        <w:t>Hyperparameters</w:t>
      </w:r>
      <w:commentRangeEnd w:id="233"/>
      <w:r w:rsidR="002761F9">
        <w:rPr>
          <w:rStyle w:val="CommentReference"/>
        </w:rPr>
        <w:commentReference w:id="233"/>
      </w:r>
      <w:r w:rsidRPr="003B742C">
        <w:rPr>
          <w:rFonts w:ascii="Arial" w:hAnsi="Arial" w:cs="Arial"/>
          <w:lang w:val="en-US"/>
        </w:rPr>
        <w:t>: Number of trees</w:t>
      </w:r>
      <w:r>
        <w:rPr>
          <w:rFonts w:ascii="Arial" w:hAnsi="Arial" w:cs="Arial"/>
          <w:lang w:val="en-US"/>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Pr>
          <w:rFonts w:ascii="Arial" w:hAnsi="Arial" w:cs="Arial"/>
          <w:lang w:val="en-US"/>
        </w:rPr>
        <w:t>) = 100.</w:t>
      </w:r>
    </w:p>
    <w:p w14:paraId="5F4D983F" w14:textId="77777777" w:rsidR="003B742C" w:rsidRDefault="003B742C" w:rsidP="002E5761">
      <w:pPr>
        <w:spacing w:line="360" w:lineRule="auto"/>
        <w:jc w:val="both"/>
        <w:rPr>
          <w:rFonts w:ascii="Arial" w:hAnsi="Arial" w:cs="Arial"/>
          <w:lang w:val="en-US"/>
        </w:rPr>
      </w:pPr>
    </w:p>
    <w:p w14:paraId="71956864" w14:textId="77777777" w:rsidR="003E2FB2" w:rsidRPr="003E2FB2" w:rsidRDefault="003E2FB2" w:rsidP="003E2FB2">
      <w:pPr>
        <w:spacing w:line="360" w:lineRule="auto"/>
        <w:jc w:val="both"/>
        <w:rPr>
          <w:rFonts w:ascii="Arial" w:hAnsi="Arial" w:cs="Arial"/>
          <w:lang w:val="en-US"/>
        </w:rPr>
      </w:pPr>
      <w:commentRangeStart w:id="234"/>
      <w:r w:rsidRPr="003E2FB2">
        <w:rPr>
          <w:rFonts w:ascii="Arial" w:hAnsi="Arial" w:cs="Arial"/>
          <w:lang w:val="en-US"/>
        </w:rPr>
        <w:t>In machine learning models, parameters refer to the internal variables optimized during training. On the other hand, hyperparameters encompass external configurations preset by a researcher before training commences (</w:t>
      </w:r>
      <w:proofErr w:type="spellStart"/>
      <w:r w:rsidRPr="003E2FB2">
        <w:rPr>
          <w:rFonts w:ascii="Arial" w:hAnsi="Arial" w:cs="Arial"/>
          <w:lang w:val="en-US"/>
        </w:rPr>
        <w:t>Bergstra</w:t>
      </w:r>
      <w:proofErr w:type="spellEnd"/>
      <w:r w:rsidRPr="003E2FB2">
        <w:rPr>
          <w:rFonts w:ascii="Arial" w:hAnsi="Arial" w:cs="Arial"/>
          <w:lang w:val="en-US"/>
        </w:rPr>
        <w:t xml:space="preserve"> &amp; </w:t>
      </w:r>
      <w:proofErr w:type="spellStart"/>
      <w:r w:rsidRPr="003E2FB2">
        <w:rPr>
          <w:rFonts w:ascii="Arial" w:hAnsi="Arial" w:cs="Arial"/>
          <w:lang w:val="en-US"/>
        </w:rPr>
        <w:t>Bengio</w:t>
      </w:r>
      <w:proofErr w:type="spellEnd"/>
      <w:r w:rsidRPr="003E2FB2">
        <w:rPr>
          <w:rFonts w:ascii="Arial" w:hAnsi="Arial" w:cs="Arial"/>
          <w:lang w:val="en-US"/>
        </w:rPr>
        <w:t>, 2012). These hyperparameters determine the model's structure and behavior and remain unaltered during the training phase. The significance of aptly chosen hyperparameters is highlighted by their considerable impact on the model's performance, underscoring the importance of hyperparameter tuning in machine learning processes (Snoek, Larochelle, &amp; Adams, 2012).</w:t>
      </w:r>
    </w:p>
    <w:p w14:paraId="0BD2CAAE" w14:textId="77777777" w:rsidR="003E2FB2" w:rsidRPr="003E2FB2" w:rsidRDefault="003E2FB2" w:rsidP="003E2FB2">
      <w:pPr>
        <w:spacing w:line="360" w:lineRule="auto"/>
        <w:jc w:val="both"/>
        <w:rPr>
          <w:rFonts w:ascii="Arial" w:hAnsi="Arial" w:cs="Arial"/>
          <w:lang w:val="en-US"/>
        </w:rPr>
      </w:pPr>
    </w:p>
    <w:p w14:paraId="56E42750" w14:textId="32BA1B67" w:rsidR="003E2FB2" w:rsidRDefault="003E2FB2" w:rsidP="003E2FB2">
      <w:pPr>
        <w:spacing w:line="360" w:lineRule="auto"/>
        <w:jc w:val="both"/>
        <w:rPr>
          <w:rFonts w:ascii="Arial" w:hAnsi="Arial" w:cs="Arial"/>
          <w:lang w:val="en-US"/>
        </w:rPr>
      </w:pPr>
      <w:r w:rsidRPr="003E2FB2">
        <w:rPr>
          <w:rFonts w:ascii="Arial" w:hAnsi="Arial" w:cs="Arial"/>
          <w:lang w:val="en-US"/>
        </w:rPr>
        <w:t xml:space="preserve">A quintessential hyperparameter in tree-based ensemble models, such as Random Forests, is the 'number of trees', commonly represented as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sidRPr="003E2FB2">
        <w:rPr>
          <w:rFonts w:ascii="Arial" w:hAnsi="Arial" w:cs="Arial"/>
          <w:lang w:val="en-US"/>
        </w:rPr>
        <w:t>. This parameter delineates the count of individual decision trees constructed within the ensemble. Every tree within this ensemble furnishes a prediction. In cla</w:t>
      </w:r>
      <w:proofErr w:type="spellStart"/>
      <w:r w:rsidRPr="003E2FB2">
        <w:rPr>
          <w:rFonts w:ascii="Arial" w:hAnsi="Arial" w:cs="Arial"/>
          <w:lang w:val="en-US"/>
        </w:rPr>
        <w:t>ssification</w:t>
      </w:r>
      <w:proofErr w:type="spellEnd"/>
      <w:r w:rsidRPr="003E2FB2">
        <w:rPr>
          <w:rFonts w:ascii="Arial" w:hAnsi="Arial" w:cs="Arial"/>
          <w:lang w:val="en-US"/>
        </w:rPr>
        <w:t xml:space="preserve"> tasks, the mode of these predictions, or the most frequent class, culminates as the ensemble's final prediction. An augmented number of trees generally bolsters the robustness and precision of predictions, particularly in scenarios with abundant features. This augmentation diminishes the model's variance, thereby mitigating overfitting (</w:t>
      </w:r>
      <w:proofErr w:type="spellStart"/>
      <w:r w:rsidRPr="003E2FB2">
        <w:rPr>
          <w:rFonts w:ascii="Arial" w:hAnsi="Arial" w:cs="Arial"/>
          <w:lang w:val="en-US"/>
        </w:rPr>
        <w:t>Breiman</w:t>
      </w:r>
      <w:proofErr w:type="spellEnd"/>
      <w:r w:rsidRPr="003E2FB2">
        <w:rPr>
          <w:rFonts w:ascii="Arial" w:hAnsi="Arial" w:cs="Arial"/>
          <w:lang w:val="en-US"/>
        </w:rPr>
        <w:t>, 2001). Nevertheless, an escalation in trees also amplifies computational demands and may result in diminishing performance returns. In the context of this study, the ensemble was configured with 100 trees, harmonizing computational efficiency with predictive accuracy.</w:t>
      </w:r>
      <w:commentRangeEnd w:id="234"/>
      <w:r w:rsidR="006A24C6">
        <w:rPr>
          <w:rStyle w:val="CommentReference"/>
        </w:rPr>
        <w:commentReference w:id="234"/>
      </w:r>
    </w:p>
    <w:p w14:paraId="7C250191" w14:textId="77777777" w:rsidR="003E2FB2" w:rsidRDefault="003E2FB2" w:rsidP="003E2FB2">
      <w:pPr>
        <w:spacing w:line="360" w:lineRule="auto"/>
        <w:jc w:val="both"/>
        <w:rPr>
          <w:rFonts w:ascii="Arial" w:hAnsi="Arial" w:cs="Arial"/>
          <w:lang w:val="en-US"/>
        </w:rPr>
      </w:pPr>
    </w:p>
    <w:p w14:paraId="59724DEF" w14:textId="254B9653" w:rsidR="003B742C" w:rsidRPr="00F8172E" w:rsidRDefault="003B742C" w:rsidP="005F6FD4">
      <w:pPr>
        <w:pStyle w:val="Heading3"/>
        <w:rPr>
          <w:lang w:val="en-US"/>
        </w:rPr>
      </w:pPr>
      <w:bookmarkStart w:id="235" w:name="_Toc144117232"/>
      <w:r w:rsidRPr="00F8172E">
        <w:rPr>
          <w:lang w:val="en-US"/>
        </w:rPr>
        <w:t>8.1.3 Results</w:t>
      </w:r>
      <w:bookmarkEnd w:id="235"/>
    </w:p>
    <w:p w14:paraId="6A7E5868" w14:textId="77777777" w:rsidR="003B742C" w:rsidRPr="003B742C" w:rsidRDefault="003B742C" w:rsidP="002E5761">
      <w:pPr>
        <w:spacing w:line="360" w:lineRule="auto"/>
        <w:jc w:val="both"/>
        <w:rPr>
          <w:rFonts w:ascii="Arial" w:hAnsi="Arial" w:cs="Arial"/>
          <w:lang w:val="en-US"/>
        </w:rPr>
      </w:pPr>
      <w:commentRangeStart w:id="236"/>
      <w:r w:rsidRPr="003B742C">
        <w:rPr>
          <w:rFonts w:ascii="Arial" w:hAnsi="Arial" w:cs="Arial"/>
          <w:lang w:val="en-US"/>
        </w:rPr>
        <w:t>To quantitatively assess the performance, we utilized the Area Under the Curve (AUC) score, given by:</w:t>
      </w:r>
      <w:commentRangeEnd w:id="236"/>
      <w:r w:rsidR="002761F9">
        <w:rPr>
          <w:rStyle w:val="CommentReference"/>
        </w:rPr>
        <w:commentReference w:id="236"/>
      </w:r>
    </w:p>
    <w:p w14:paraId="6B38ACC7" w14:textId="7FFAF346" w:rsidR="0065367D" w:rsidRPr="0065367D" w:rsidRDefault="0065367D" w:rsidP="002E5761">
      <w:pPr>
        <w:spacing w:line="360" w:lineRule="auto"/>
        <w:jc w:val="both"/>
        <w:rPr>
          <w:rFonts w:ascii="Arial" w:hAnsi="Arial" w:cs="Arial"/>
          <w:lang w:val="en-US"/>
        </w:rPr>
      </w:pPr>
    </w:p>
    <w:p w14:paraId="2111BFF7" w14:textId="0AB3A69F" w:rsidR="006520E6" w:rsidRPr="006520E6" w:rsidRDefault="006520E6" w:rsidP="002E5761">
      <w:pPr>
        <w:spacing w:line="360" w:lineRule="auto"/>
        <w:ind w:left="360"/>
        <w:jc w:val="both"/>
        <w:rPr>
          <w:rFonts w:ascii="Arial" w:hAnsi="Arial" w:cs="Arial"/>
        </w:rPr>
      </w:pPr>
      <m:oMathPara>
        <m:oMath>
          <m:r>
            <w:rPr>
              <w:rFonts w:ascii="Cambria Math" w:hAnsi="Cambria Math" w:cs="Arial"/>
            </w:rPr>
            <m:t>AUC=</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1</m:t>
              </m:r>
            </m:sup>
            <m:e>
              <m:r>
                <w:rPr>
                  <w:rFonts w:ascii="Cambria Math" w:hAnsi="Cambria Math" w:cs="Arial"/>
                </w:rPr>
                <m:t>TPR(t)dFPR(t)</m:t>
              </m:r>
            </m:e>
          </m:nary>
        </m:oMath>
      </m:oMathPara>
    </w:p>
    <w:p w14:paraId="7FE8893F" w14:textId="27F3AB9D" w:rsidR="006520E6" w:rsidRDefault="006520E6" w:rsidP="002E5761">
      <w:pPr>
        <w:spacing w:line="360" w:lineRule="auto"/>
        <w:jc w:val="both"/>
        <w:rPr>
          <w:rFonts w:ascii="Arial" w:hAnsi="Arial" w:cs="Arial"/>
          <w:lang w:val="en-US"/>
        </w:rPr>
      </w:pPr>
      <w:del w:id="237" w:author="He He (Staff)" w:date="2023-08-20T15:12:00Z">
        <w:r w:rsidDel="007063F6">
          <w:rPr>
            <w:rFonts w:ascii="Arial" w:hAnsi="Arial" w:cs="Arial"/>
            <w:lang w:val="en-US"/>
          </w:rPr>
          <w:delText>Where</w:delText>
        </w:r>
      </w:del>
      <w:ins w:id="238" w:author="He He (Staff)" w:date="2023-08-20T15:12:00Z">
        <w:r w:rsidR="007063F6">
          <w:rPr>
            <w:rFonts w:ascii="Arial" w:hAnsi="Arial" w:cs="Arial"/>
            <w:lang w:val="en-US"/>
          </w:rPr>
          <w:t>where</w:t>
        </w:r>
      </w:ins>
      <w:r>
        <w:rPr>
          <w:rFonts w:ascii="Arial" w:hAnsi="Arial" w:cs="Arial"/>
          <w:lang w:val="en-US"/>
        </w:rPr>
        <w:t>:</w:t>
      </w:r>
    </w:p>
    <w:p w14:paraId="1DA7492B" w14:textId="0D57E17D" w:rsidR="006520E6" w:rsidRPr="006520E6" w:rsidRDefault="006520E6" w:rsidP="002E5761">
      <w:pPr>
        <w:pStyle w:val="ListParagraph"/>
        <w:numPr>
          <w:ilvl w:val="0"/>
          <w:numId w:val="11"/>
        </w:numPr>
        <w:spacing w:line="360" w:lineRule="auto"/>
        <w:jc w:val="both"/>
        <w:rPr>
          <w:rFonts w:ascii="Cambria Math" w:hAnsi="Cambria Math" w:cs="Arial"/>
          <w:i/>
        </w:rPr>
      </w:pPr>
      <m:oMath>
        <m:r>
          <w:rPr>
            <w:rFonts w:ascii="Cambria Math" w:hAnsi="Cambria Math" w:cs="Arial"/>
          </w:rPr>
          <m:t>TPR</m:t>
        </m:r>
        <m:d>
          <m:dPr>
            <m:ctrlPr>
              <w:rPr>
                <w:rFonts w:ascii="Cambria Math" w:hAnsi="Cambria Math" w:cs="Arial"/>
                <w:i/>
              </w:rPr>
            </m:ctrlPr>
          </m:dPr>
          <m:e>
            <m:r>
              <w:rPr>
                <w:rFonts w:ascii="Cambria Math" w:hAnsi="Cambria Math" w:cs="Arial"/>
              </w:rPr>
              <m:t>t</m:t>
            </m:r>
          </m:e>
        </m:d>
      </m:oMath>
      <w:r w:rsidRPr="006520E6">
        <w:rPr>
          <w:rFonts w:ascii="Arial" w:hAnsi="Arial" w:cs="Arial"/>
        </w:rPr>
        <w:t xml:space="preserve"> is the true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6679AE08" w14:textId="4DCD8807" w:rsidR="006520E6" w:rsidRPr="00092D62" w:rsidRDefault="006520E6" w:rsidP="002E5761">
      <w:pPr>
        <w:pStyle w:val="ListParagraph"/>
        <w:numPr>
          <w:ilvl w:val="0"/>
          <w:numId w:val="11"/>
        </w:numPr>
        <w:spacing w:line="360" w:lineRule="auto"/>
        <w:jc w:val="both"/>
        <w:rPr>
          <w:rFonts w:ascii="Arial" w:hAnsi="Arial" w:cs="Arial"/>
          <w:lang w:val="en-US"/>
        </w:rPr>
      </w:pPr>
      <m:oMath>
        <m:r>
          <w:rPr>
            <w:rFonts w:ascii="Cambria Math" w:hAnsi="Cambria Math" w:cs="Arial"/>
          </w:rPr>
          <m:t>dFPR(t)</m:t>
        </m:r>
      </m:oMath>
      <w:r w:rsidRPr="006520E6">
        <w:rPr>
          <w:rFonts w:ascii="Arial" w:hAnsi="Arial" w:cs="Arial"/>
        </w:rPr>
        <w:t xml:space="preserve"> is the false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3504206D" w14:textId="77777777" w:rsidR="00092D62" w:rsidRDefault="00092D62" w:rsidP="002E5761">
      <w:pPr>
        <w:spacing w:line="360" w:lineRule="auto"/>
        <w:jc w:val="both"/>
        <w:rPr>
          <w:rFonts w:ascii="Arial" w:hAnsi="Arial" w:cs="Arial"/>
          <w:lang w:val="en-US"/>
        </w:rPr>
      </w:pPr>
    </w:p>
    <w:p w14:paraId="20312A1E" w14:textId="77777777" w:rsidR="00092D62" w:rsidRPr="00092D62" w:rsidRDefault="00092D62" w:rsidP="002E5761">
      <w:pPr>
        <w:spacing w:line="360" w:lineRule="auto"/>
        <w:jc w:val="both"/>
        <w:rPr>
          <w:rFonts w:ascii="Arial" w:hAnsi="Arial" w:cs="Arial"/>
        </w:rPr>
      </w:pPr>
      <w:r w:rsidRPr="00092D62">
        <w:rPr>
          <w:rFonts w:ascii="Arial" w:hAnsi="Arial" w:cs="Arial"/>
        </w:rPr>
        <w:t>A visual representation of the AUC scores for Random Forest across different tickers is given below:</w:t>
      </w:r>
    </w:p>
    <w:p w14:paraId="5C698B43" w14:textId="77777777" w:rsidR="00092D62" w:rsidRPr="00092D62" w:rsidRDefault="00092D62" w:rsidP="002E5761">
      <w:pPr>
        <w:spacing w:line="360" w:lineRule="auto"/>
        <w:jc w:val="both"/>
        <w:rPr>
          <w:rFonts w:ascii="Arial" w:hAnsi="Arial" w:cs="Arial"/>
        </w:rPr>
      </w:pPr>
    </w:p>
    <w:p w14:paraId="761DCDF1" w14:textId="77777777" w:rsidR="009556BA" w:rsidRDefault="008E73B8" w:rsidP="002E5761">
      <w:pPr>
        <w:keepNext/>
        <w:spacing w:line="360" w:lineRule="auto"/>
        <w:ind w:left="360"/>
        <w:jc w:val="both"/>
      </w:pPr>
      <w:r>
        <w:rPr>
          <w:rFonts w:ascii="Arial" w:hAnsi="Arial" w:cs="Arial"/>
          <w:noProof/>
          <w:lang w:val="en-US"/>
        </w:rPr>
        <w:lastRenderedPageBreak/>
        <w:drawing>
          <wp:inline distT="0" distB="0" distL="0" distR="0" wp14:anchorId="133D1E17" wp14:editId="2DB126A7">
            <wp:extent cx="5097101" cy="8494965"/>
            <wp:effectExtent l="0" t="0" r="0" b="0"/>
            <wp:docPr id="24030282" name="Picture 3"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282" name="Picture 3" descr="A colorful lines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2104" cy="8519969"/>
                    </a:xfrm>
                    <a:prstGeom prst="rect">
                      <a:avLst/>
                    </a:prstGeom>
                    <a:noFill/>
                    <a:ln>
                      <a:noFill/>
                    </a:ln>
                  </pic:spPr>
                </pic:pic>
              </a:graphicData>
            </a:graphic>
          </wp:inline>
        </w:drawing>
      </w:r>
    </w:p>
    <w:p w14:paraId="223E2F58" w14:textId="79876577" w:rsidR="0065367D" w:rsidRPr="0065367D" w:rsidRDefault="009556BA" w:rsidP="001E066A">
      <w:pPr>
        <w:pStyle w:val="Caption"/>
        <w:rPr>
          <w:rFonts w:cs="Arial"/>
          <w:lang w:val="en-US"/>
        </w:rPr>
      </w:pPr>
      <w:bookmarkStart w:id="239" w:name="_Toc144117283"/>
      <w:r>
        <w:t xml:space="preserve">Figure </w:t>
      </w:r>
      <w:fldSimple w:instr=" SEQ Figure \* ARABIC ">
        <w:r w:rsidR="00106BF3">
          <w:rPr>
            <w:noProof/>
          </w:rPr>
          <w:t>12</w:t>
        </w:r>
      </w:fldSimple>
      <w:r>
        <w:t xml:space="preserve"> AUC scores for Random Forest by ticker</w:t>
      </w:r>
      <w:bookmarkEnd w:id="239"/>
    </w:p>
    <w:p w14:paraId="42E271D8" w14:textId="77777777" w:rsidR="00092D62" w:rsidRDefault="00092D62" w:rsidP="002E5761">
      <w:pPr>
        <w:spacing w:line="360" w:lineRule="auto"/>
        <w:jc w:val="both"/>
        <w:rPr>
          <w:rFonts w:ascii="Arial" w:hAnsi="Arial" w:cs="Arial"/>
        </w:rPr>
      </w:pPr>
      <w:r w:rsidRPr="00092D62">
        <w:rPr>
          <w:rFonts w:ascii="Arial" w:hAnsi="Arial" w:cs="Arial"/>
        </w:rPr>
        <w:lastRenderedPageBreak/>
        <w:t xml:space="preserve">From the results, it's evident that while certain tickers like 'NFLX', 'GILD', and 'VRTX' yielded promising AUC scores, others, particularly 'META', 'ASML', and 'AZN', were less satisfactory. </w:t>
      </w:r>
      <w:commentRangeStart w:id="240"/>
      <w:commentRangeStart w:id="241"/>
      <w:r w:rsidRPr="00092D62">
        <w:rPr>
          <w:rFonts w:ascii="Arial" w:hAnsi="Arial" w:cs="Arial"/>
        </w:rPr>
        <w:t>The diverse AUC scores across tickers suggest that the predictability of stock returns might be intrinsically linked to individual tickers.</w:t>
      </w:r>
      <w:commentRangeEnd w:id="240"/>
      <w:r w:rsidR="007063F6">
        <w:rPr>
          <w:rStyle w:val="CommentReference"/>
        </w:rPr>
        <w:commentReference w:id="240"/>
      </w:r>
      <w:commentRangeEnd w:id="241"/>
      <w:r w:rsidR="00C81053">
        <w:rPr>
          <w:rStyle w:val="CommentReference"/>
        </w:rPr>
        <w:commentReference w:id="241"/>
      </w:r>
    </w:p>
    <w:p w14:paraId="32D3E4F0" w14:textId="77777777" w:rsidR="00092D62" w:rsidRDefault="00092D62" w:rsidP="002E5761">
      <w:pPr>
        <w:spacing w:line="360" w:lineRule="auto"/>
        <w:jc w:val="both"/>
        <w:rPr>
          <w:rFonts w:ascii="Arial" w:hAnsi="Arial" w:cs="Arial"/>
        </w:rPr>
      </w:pPr>
    </w:p>
    <w:p w14:paraId="2E98CE2E" w14:textId="1CA9F965" w:rsidR="00092D62" w:rsidRPr="00F8172E" w:rsidRDefault="00092D62" w:rsidP="005F6FD4">
      <w:pPr>
        <w:pStyle w:val="Heading3"/>
      </w:pPr>
      <w:bookmarkStart w:id="242" w:name="_Toc144117233"/>
      <w:r w:rsidRPr="00F8172E">
        <w:t>8.1.4 Discussion</w:t>
      </w:r>
      <w:bookmarkEnd w:id="242"/>
    </w:p>
    <w:p w14:paraId="5E2EA068" w14:textId="77777777" w:rsidR="00092D62" w:rsidRDefault="00092D62" w:rsidP="002E5761">
      <w:pPr>
        <w:spacing w:line="360" w:lineRule="auto"/>
        <w:jc w:val="both"/>
        <w:rPr>
          <w:rFonts w:ascii="Arial" w:hAnsi="Arial" w:cs="Arial"/>
        </w:rPr>
      </w:pPr>
    </w:p>
    <w:p w14:paraId="039EAC9A" w14:textId="77777777" w:rsidR="00092D62" w:rsidRPr="00092D62" w:rsidRDefault="00092D62" w:rsidP="002E5761">
      <w:pPr>
        <w:spacing w:line="360" w:lineRule="auto"/>
        <w:jc w:val="both"/>
        <w:rPr>
          <w:rFonts w:ascii="Arial" w:hAnsi="Arial" w:cs="Arial"/>
        </w:rPr>
      </w:pPr>
      <w:r w:rsidRPr="00092D62">
        <w:rPr>
          <w:rFonts w:ascii="Arial" w:hAnsi="Arial" w:cs="Arial"/>
        </w:rPr>
        <w:t>Random Forest's mechanism of using multiple trees and bootstrapped samples inherently makes it resistant to overfitting. Each tree's vulnerability to overfitting due to noise is mitigated by the averaging process. However, its performance can vary based on the depth of the trees, number of trees, and the number of features considered at each split.</w:t>
      </w:r>
    </w:p>
    <w:p w14:paraId="79504B10" w14:textId="77777777" w:rsidR="00092D62" w:rsidRPr="00092D62" w:rsidRDefault="00092D62" w:rsidP="002E5761">
      <w:pPr>
        <w:spacing w:line="360" w:lineRule="auto"/>
        <w:jc w:val="both"/>
        <w:rPr>
          <w:rFonts w:ascii="Arial" w:hAnsi="Arial" w:cs="Arial"/>
        </w:rPr>
      </w:pPr>
    </w:p>
    <w:p w14:paraId="70886090" w14:textId="185C8AB8" w:rsidR="00092D62" w:rsidRDefault="00092D62" w:rsidP="002E5761">
      <w:pPr>
        <w:spacing w:line="360" w:lineRule="auto"/>
        <w:jc w:val="both"/>
        <w:rPr>
          <w:rFonts w:ascii="Arial" w:hAnsi="Arial" w:cs="Arial"/>
        </w:rPr>
      </w:pPr>
      <w:r w:rsidRPr="00092D62">
        <w:rPr>
          <w:rFonts w:ascii="Arial" w:hAnsi="Arial" w:cs="Arial"/>
        </w:rPr>
        <w:t>In our analysis, the AUC scores were variable across tickers, suggesting that while Random Forest was adept at discerning patterns for certain stocks, it was less effective for others. This could be attributed to the inherent noise in financial data, external market factors not captured in our features, or the non-stationarity of stock return dynamics.</w:t>
      </w:r>
    </w:p>
    <w:p w14:paraId="5E8ED8FA" w14:textId="77777777" w:rsidR="00092D62" w:rsidRDefault="00092D62" w:rsidP="002E5761">
      <w:pPr>
        <w:spacing w:line="360" w:lineRule="auto"/>
        <w:jc w:val="both"/>
        <w:rPr>
          <w:rFonts w:ascii="Arial" w:hAnsi="Arial" w:cs="Arial"/>
        </w:rPr>
      </w:pPr>
    </w:p>
    <w:p w14:paraId="50852636" w14:textId="13549AE9" w:rsidR="00092D62" w:rsidRPr="00F8172E" w:rsidRDefault="00092D62" w:rsidP="005F6FD4">
      <w:pPr>
        <w:pStyle w:val="Heading2"/>
      </w:pPr>
      <w:bookmarkStart w:id="243" w:name="_Toc144117234"/>
      <w:r w:rsidRPr="00F8172E">
        <w:t xml:space="preserve">8.2 </w:t>
      </w:r>
      <w:proofErr w:type="spellStart"/>
      <w:r w:rsidRPr="00F8172E">
        <w:t>XGBoost</w:t>
      </w:r>
      <w:bookmarkEnd w:id="243"/>
      <w:proofErr w:type="spellEnd"/>
    </w:p>
    <w:p w14:paraId="15E82753" w14:textId="77777777" w:rsidR="00092D62" w:rsidRDefault="00092D62" w:rsidP="002E5761">
      <w:pPr>
        <w:spacing w:line="360" w:lineRule="auto"/>
        <w:jc w:val="both"/>
        <w:rPr>
          <w:rFonts w:ascii="Arial" w:hAnsi="Arial" w:cs="Arial"/>
        </w:rPr>
      </w:pPr>
    </w:p>
    <w:p w14:paraId="39065937" w14:textId="27AA13CA" w:rsidR="00092D62" w:rsidRPr="00F8172E" w:rsidRDefault="00092D62" w:rsidP="005F6FD4">
      <w:pPr>
        <w:pStyle w:val="Heading3"/>
      </w:pPr>
      <w:bookmarkStart w:id="244" w:name="_Toc144117235"/>
      <w:r w:rsidRPr="00F8172E">
        <w:t>8.2.1 Theoretical Overview</w:t>
      </w:r>
      <w:bookmarkEnd w:id="244"/>
    </w:p>
    <w:p w14:paraId="40456456" w14:textId="50F72EDE" w:rsidR="00092D62" w:rsidRPr="00092D62" w:rsidRDefault="00092D62" w:rsidP="002E5761">
      <w:pPr>
        <w:spacing w:line="360" w:lineRule="auto"/>
        <w:jc w:val="both"/>
        <w:rPr>
          <w:rFonts w:ascii="Arial" w:hAnsi="Arial" w:cs="Arial"/>
        </w:rPr>
      </w:pPr>
      <w:proofErr w:type="spellStart"/>
      <w:r w:rsidRPr="00092D62">
        <w:rPr>
          <w:rFonts w:ascii="Arial" w:hAnsi="Arial" w:cs="Arial"/>
        </w:rPr>
        <w:t>XGBoost</w:t>
      </w:r>
      <w:proofErr w:type="spellEnd"/>
      <w:r w:rsidRPr="00092D62">
        <w:rPr>
          <w:rFonts w:ascii="Arial" w:hAnsi="Arial" w:cs="Arial"/>
        </w:rPr>
        <w:t xml:space="preserve">, short for </w:t>
      </w:r>
      <w:proofErr w:type="spellStart"/>
      <w:r w:rsidRPr="00092D62">
        <w:rPr>
          <w:rFonts w:ascii="Arial" w:hAnsi="Arial" w:cs="Arial"/>
        </w:rPr>
        <w:t>eXtreme</w:t>
      </w:r>
      <w:proofErr w:type="spellEnd"/>
      <w:r w:rsidRPr="00092D62">
        <w:rPr>
          <w:rFonts w:ascii="Arial" w:hAnsi="Arial" w:cs="Arial"/>
        </w:rPr>
        <w:t xml:space="preserve"> Gradient Boosting, is an advanced implementation of the gradient boosting algorithm. It has gained immense popularity due to its computational efficiency and capability to achieve superior results.</w:t>
      </w:r>
    </w:p>
    <w:p w14:paraId="41270D2F" w14:textId="77777777" w:rsidR="00092D62" w:rsidRPr="00092D62" w:rsidRDefault="00092D62" w:rsidP="002E5761">
      <w:pPr>
        <w:spacing w:line="360" w:lineRule="auto"/>
        <w:jc w:val="both"/>
        <w:rPr>
          <w:rFonts w:ascii="Arial" w:hAnsi="Arial" w:cs="Arial"/>
        </w:rPr>
      </w:pPr>
    </w:p>
    <w:p w14:paraId="7EB5F4B1" w14:textId="1231AB07" w:rsidR="00092D62" w:rsidRDefault="00092D62" w:rsidP="002E5761">
      <w:pPr>
        <w:spacing w:line="360" w:lineRule="auto"/>
        <w:jc w:val="both"/>
        <w:rPr>
          <w:rFonts w:ascii="Arial" w:hAnsi="Arial" w:cs="Arial"/>
        </w:rPr>
      </w:pPr>
      <w:r w:rsidRPr="00092D62">
        <w:rPr>
          <w:rFonts w:ascii="Arial" w:hAnsi="Arial" w:cs="Arial"/>
        </w:rPr>
        <w:t xml:space="preserve">Gradient boosting is an ensemble technique wherein new models are trained to predict the residuals or errors of prior models. The </w:t>
      </w:r>
      <w:proofErr w:type="spellStart"/>
      <w:r w:rsidRPr="00092D62">
        <w:rPr>
          <w:rFonts w:ascii="Arial" w:hAnsi="Arial" w:cs="Arial"/>
        </w:rPr>
        <w:t>XGBoost</w:t>
      </w:r>
      <w:proofErr w:type="spellEnd"/>
      <w:r w:rsidRPr="00092D62">
        <w:rPr>
          <w:rFonts w:ascii="Arial" w:hAnsi="Arial" w:cs="Arial"/>
        </w:rPr>
        <w:t xml:space="preserve"> algorithm specifically utilizes decision trees as its base models.</w:t>
      </w:r>
    </w:p>
    <w:p w14:paraId="0617AE78" w14:textId="77777777" w:rsidR="00092D62" w:rsidRDefault="00092D62" w:rsidP="002E5761">
      <w:pPr>
        <w:spacing w:line="360" w:lineRule="auto"/>
        <w:jc w:val="both"/>
        <w:rPr>
          <w:rFonts w:ascii="Arial" w:hAnsi="Arial" w:cs="Arial"/>
        </w:rPr>
      </w:pPr>
    </w:p>
    <w:p w14:paraId="426FFB10" w14:textId="06462454" w:rsidR="00092D62" w:rsidRDefault="00092D62" w:rsidP="002E5761">
      <w:pPr>
        <w:spacing w:line="360" w:lineRule="auto"/>
        <w:jc w:val="both"/>
        <w:rPr>
          <w:rFonts w:ascii="Arial" w:hAnsi="Arial" w:cs="Arial"/>
        </w:rPr>
      </w:pPr>
      <w:r>
        <w:rPr>
          <w:rFonts w:ascii="Arial" w:hAnsi="Arial" w:cs="Arial"/>
        </w:rPr>
        <w:t xml:space="preserve">Given a differentiable loss function </w:t>
      </w:r>
      <m:oMath>
        <m:r>
          <w:rPr>
            <w:rFonts w:ascii="Cambria Math" w:hAnsi="Cambria Math" w:cs="Arial"/>
          </w:rPr>
          <m:t>L(y, F(x))</m:t>
        </m:r>
      </m:oMath>
      <w:r>
        <w:rPr>
          <w:rFonts w:ascii="Arial" w:hAnsi="Arial" w:cs="Arial"/>
        </w:rPr>
        <w:t xml:space="preserve"> where </w:t>
      </w:r>
      <m:oMath>
        <m:r>
          <w:rPr>
            <w:rFonts w:ascii="Cambria Math" w:hAnsi="Cambria Math" w:cs="Arial"/>
          </w:rPr>
          <m:t>y</m:t>
        </m:r>
      </m:oMath>
      <w:r>
        <w:rPr>
          <w:rFonts w:ascii="Arial" w:hAnsi="Arial" w:cs="Arial"/>
        </w:rPr>
        <w:t xml:space="preserve"> is the true label and </w:t>
      </w:r>
      <m:oMath>
        <m:r>
          <w:rPr>
            <w:rFonts w:ascii="Cambria Math" w:hAnsi="Cambria Math" w:cs="Arial"/>
          </w:rPr>
          <m:t>F(x)</m:t>
        </m:r>
      </m:oMath>
      <w:r>
        <w:rPr>
          <w:rFonts w:ascii="Arial" w:hAnsi="Arial" w:cs="Arial"/>
        </w:rPr>
        <w:t xml:space="preserve"> is the prediction, the objective in each iteration is to find a function </w:t>
      </w:r>
      <m:oMath>
        <m:r>
          <w:rPr>
            <w:rFonts w:ascii="Cambria Math" w:hAnsi="Cambria Math" w:cs="Arial"/>
          </w:rPr>
          <m:t>h(x)</m:t>
        </m:r>
      </m:oMath>
      <w:r>
        <w:rPr>
          <w:rFonts w:ascii="Arial" w:hAnsi="Arial" w:cs="Arial"/>
        </w:rPr>
        <w:t xml:space="preserve"> that m</w:t>
      </w:r>
      <w:proofErr w:type="spellStart"/>
      <w:r>
        <w:rPr>
          <w:rFonts w:ascii="Arial" w:hAnsi="Arial" w:cs="Arial"/>
        </w:rPr>
        <w:t>inimizes:</w:t>
      </w:r>
      <w:proofErr w:type="gramStart"/>
      <w:r w:rsidR="00B507F2">
        <w:rPr>
          <w:rFonts w:ascii="Arial" w:hAnsi="Arial" w:cs="Arial"/>
        </w:rPr>
        <w:t>c</w:t>
      </w:r>
      <w:proofErr w:type="spellEnd"/>
      <w:proofErr w:type="gramEnd"/>
    </w:p>
    <w:p w14:paraId="11F034EF" w14:textId="1A22312E" w:rsidR="00092D62" w:rsidRDefault="007063F6" w:rsidP="002E5761">
      <w:pPr>
        <w:spacing w:line="360" w:lineRule="auto"/>
        <w:jc w:val="both"/>
        <w:rPr>
          <w:rFonts w:ascii="Arial" w:hAnsi="Arial" w:cs="Arial"/>
        </w:rPr>
      </w:pPr>
      <m:oMathPara>
        <m:oMath>
          <m: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33ED6DC9" w14:textId="77777777" w:rsidR="00092D62" w:rsidRDefault="00092D62" w:rsidP="002E5761">
      <w:pPr>
        <w:spacing w:line="360" w:lineRule="auto"/>
        <w:jc w:val="both"/>
        <w:rPr>
          <w:rFonts w:ascii="Arial" w:hAnsi="Arial" w:cs="Arial"/>
        </w:rPr>
      </w:pPr>
    </w:p>
    <w:p w14:paraId="032189D9" w14:textId="33587FF3" w:rsidR="00A04E03" w:rsidRDefault="00A04E03" w:rsidP="002E5761">
      <w:pPr>
        <w:spacing w:line="360" w:lineRule="auto"/>
        <w:jc w:val="both"/>
        <w:rPr>
          <w:rFonts w:ascii="Arial" w:hAnsi="Arial" w:cs="Arial"/>
        </w:rPr>
      </w:pPr>
      <w:del w:id="245" w:author="He He (Staff)" w:date="2023-08-20T15:11:00Z">
        <w:r w:rsidDel="007063F6">
          <w:rPr>
            <w:rFonts w:ascii="Arial" w:hAnsi="Arial" w:cs="Arial"/>
          </w:rPr>
          <w:delText>Where</w:delText>
        </w:r>
      </w:del>
      <w:ins w:id="246" w:author="He He (Staff)" w:date="2023-08-20T15:11:00Z">
        <w:r w:rsidR="007063F6">
          <w:rPr>
            <w:rFonts w:ascii="Arial" w:hAnsi="Arial" w:cs="Arial"/>
          </w:rPr>
          <w:t>where</w:t>
        </w:r>
      </w:ins>
      <w:r>
        <w:rPr>
          <w:rFonts w:ascii="Arial" w:hAnsi="Arial" w:cs="Arial"/>
        </w:rPr>
        <w:t>:</w:t>
      </w:r>
    </w:p>
    <w:p w14:paraId="03E3ECFB" w14:textId="69E2D5D0" w:rsidR="00A04E03" w:rsidRPr="00A04E03" w:rsidRDefault="00A04E03"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w:t>
      </w:r>
      <w:r w:rsidR="00685970" w:rsidRPr="00A04E03">
        <w:rPr>
          <w:rFonts w:ascii="Arial" w:hAnsi="Arial" w:cs="Arial"/>
        </w:rPr>
        <w:t>regularization</w:t>
      </w:r>
      <w:r w:rsidRPr="00A04E03">
        <w:rPr>
          <w:rFonts w:ascii="Arial" w:hAnsi="Arial" w:cs="Arial"/>
        </w:rPr>
        <w:t xml:space="preserve"> term.</w:t>
      </w:r>
    </w:p>
    <w:p w14:paraId="4D072016" w14:textId="173A1D15" w:rsidR="00A04E03" w:rsidRPr="00A04E03" w:rsidRDefault="00A04E03"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333FCFB3" w14:textId="77777777" w:rsidR="00A04E03" w:rsidRDefault="00A04E03" w:rsidP="002E5761">
      <w:pPr>
        <w:spacing w:line="360" w:lineRule="auto"/>
        <w:jc w:val="both"/>
        <w:rPr>
          <w:rFonts w:ascii="Arial" w:hAnsi="Arial" w:cs="Arial"/>
        </w:rPr>
      </w:pPr>
    </w:p>
    <w:p w14:paraId="0DD2A7CC" w14:textId="77777777" w:rsidR="00A04E03" w:rsidRPr="00A04E03" w:rsidRDefault="00A04E03" w:rsidP="002E5761">
      <w:pPr>
        <w:spacing w:line="360" w:lineRule="auto"/>
        <w:jc w:val="both"/>
        <w:rPr>
          <w:rFonts w:ascii="Arial" w:hAnsi="Arial" w:cs="Arial"/>
        </w:rPr>
      </w:pPr>
      <w:proofErr w:type="spellStart"/>
      <w:r w:rsidRPr="00A04E03">
        <w:rPr>
          <w:rFonts w:ascii="Arial" w:hAnsi="Arial" w:cs="Arial"/>
        </w:rPr>
        <w:t>XGBoost</w:t>
      </w:r>
      <w:proofErr w:type="spellEnd"/>
      <w:r w:rsidRPr="00A04E03">
        <w:rPr>
          <w:rFonts w:ascii="Arial" w:hAnsi="Arial" w:cs="Arial"/>
        </w:rPr>
        <w:t xml:space="preserve"> incorporates both </w:t>
      </w:r>
      <w:r w:rsidRPr="007063F6">
        <w:rPr>
          <w:rFonts w:ascii="Arial" w:hAnsi="Arial" w:cs="Arial"/>
          <w:i/>
          <w:iCs/>
          <w:rPrChange w:id="247" w:author="He He (Staff)" w:date="2023-08-20T15:11:00Z">
            <w:rPr>
              <w:rFonts w:ascii="Arial" w:hAnsi="Arial" w:cs="Arial"/>
            </w:rPr>
          </w:rPrChange>
        </w:rPr>
        <w:t xml:space="preserve">L1 </w:t>
      </w:r>
      <w:r w:rsidRPr="00A04E03">
        <w:rPr>
          <w:rFonts w:ascii="Arial" w:hAnsi="Arial" w:cs="Arial"/>
        </w:rPr>
        <w:t xml:space="preserve">(Lasso regression) and </w:t>
      </w:r>
      <w:r w:rsidRPr="007063F6">
        <w:rPr>
          <w:rFonts w:ascii="Arial" w:hAnsi="Arial" w:cs="Arial"/>
          <w:i/>
          <w:iCs/>
          <w:rPrChange w:id="248" w:author="He He (Staff)" w:date="2023-08-20T15:11:00Z">
            <w:rPr>
              <w:rFonts w:ascii="Arial" w:hAnsi="Arial" w:cs="Arial"/>
            </w:rPr>
          </w:rPrChange>
        </w:rPr>
        <w:t>L2</w:t>
      </w:r>
      <w:r w:rsidRPr="00A04E03">
        <w:rPr>
          <w:rFonts w:ascii="Arial" w:hAnsi="Arial" w:cs="Arial"/>
        </w:rPr>
        <w:t xml:space="preserve"> (Ridge regression) regularization components in its objective function. This regularization helps in reducing overfitting, making </w:t>
      </w:r>
      <w:proofErr w:type="spellStart"/>
      <w:r w:rsidRPr="00A04E03">
        <w:rPr>
          <w:rFonts w:ascii="Arial" w:hAnsi="Arial" w:cs="Arial"/>
        </w:rPr>
        <w:t>XGBoost</w:t>
      </w:r>
      <w:proofErr w:type="spellEnd"/>
      <w:r w:rsidRPr="00A04E03">
        <w:rPr>
          <w:rFonts w:ascii="Arial" w:hAnsi="Arial" w:cs="Arial"/>
        </w:rPr>
        <w:t xml:space="preserve"> more robust than simple gradient boosting.</w:t>
      </w:r>
    </w:p>
    <w:p w14:paraId="56010B43" w14:textId="77777777" w:rsidR="00A04E03" w:rsidRDefault="00A04E03" w:rsidP="002E5761">
      <w:pPr>
        <w:spacing w:line="360" w:lineRule="auto"/>
        <w:jc w:val="both"/>
        <w:rPr>
          <w:rFonts w:ascii="Arial" w:hAnsi="Arial" w:cs="Arial"/>
        </w:rPr>
      </w:pPr>
    </w:p>
    <w:p w14:paraId="439957D7" w14:textId="2C73D7AF" w:rsidR="00092D62" w:rsidRPr="00F8172E" w:rsidRDefault="00092D62" w:rsidP="005F6FD4">
      <w:pPr>
        <w:pStyle w:val="Heading3"/>
      </w:pPr>
      <w:bookmarkStart w:id="249" w:name="_Toc144117236"/>
      <w:r w:rsidRPr="00F8172E">
        <w:t>8.2.2</w:t>
      </w:r>
      <w:r w:rsidR="00A04E03" w:rsidRPr="00F8172E">
        <w:t xml:space="preserve"> Methodology</w:t>
      </w:r>
      <w:bookmarkEnd w:id="249"/>
    </w:p>
    <w:p w14:paraId="1AD809CB" w14:textId="77777777" w:rsidR="00A04E03" w:rsidRDefault="00A04E03" w:rsidP="002E5761">
      <w:pPr>
        <w:spacing w:line="360" w:lineRule="auto"/>
        <w:jc w:val="both"/>
        <w:rPr>
          <w:rFonts w:ascii="Arial" w:hAnsi="Arial" w:cs="Arial"/>
        </w:rPr>
      </w:pPr>
    </w:p>
    <w:p w14:paraId="2D74C427" w14:textId="29DD0A10" w:rsidR="00A04E03" w:rsidRDefault="00A04E03" w:rsidP="002E5761">
      <w:pPr>
        <w:spacing w:line="360" w:lineRule="auto"/>
        <w:jc w:val="both"/>
        <w:rPr>
          <w:rFonts w:ascii="Arial" w:hAnsi="Arial" w:cs="Arial"/>
        </w:rPr>
      </w:pPr>
      <w:r>
        <w:rPr>
          <w:rFonts w:ascii="Arial" w:hAnsi="Arial" w:cs="Arial"/>
        </w:rPr>
        <w:t>For our analysis:</w:t>
      </w:r>
    </w:p>
    <w:p w14:paraId="386D0377"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Features: All columns except 'Date', '</w:t>
      </w:r>
      <w:proofErr w:type="spellStart"/>
      <w:r w:rsidRPr="00A04E03">
        <w:rPr>
          <w:rFonts w:ascii="Arial" w:hAnsi="Arial" w:cs="Arial"/>
        </w:rPr>
        <w:t>PositiveReturn</w:t>
      </w:r>
      <w:proofErr w:type="spellEnd"/>
      <w:r w:rsidRPr="00A04E03">
        <w:rPr>
          <w:rFonts w:ascii="Arial" w:hAnsi="Arial" w:cs="Arial"/>
        </w:rPr>
        <w:t>', and 'Ticker'.</w:t>
      </w:r>
    </w:p>
    <w:p w14:paraId="492AAE18"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Target Variable: '</w:t>
      </w:r>
      <w:proofErr w:type="spellStart"/>
      <w:r w:rsidRPr="00A04E03">
        <w:rPr>
          <w:rFonts w:ascii="Arial" w:hAnsi="Arial" w:cs="Arial"/>
        </w:rPr>
        <w:t>PositiveReturn</w:t>
      </w:r>
      <w:proofErr w:type="spellEnd"/>
      <w:r w:rsidRPr="00A04E03">
        <w:rPr>
          <w:rFonts w:ascii="Arial" w:hAnsi="Arial" w:cs="Arial"/>
        </w:rPr>
        <w:t>'.</w:t>
      </w:r>
    </w:p>
    <w:p w14:paraId="05659B99"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Data Split: 80% training, 20% test.</w:t>
      </w:r>
    </w:p>
    <w:p w14:paraId="33750954" w14:textId="260EFDFF" w:rsidR="00A04E03" w:rsidRDefault="00A04E03" w:rsidP="002E5761">
      <w:pPr>
        <w:pStyle w:val="ListParagraph"/>
        <w:numPr>
          <w:ilvl w:val="0"/>
          <w:numId w:val="13"/>
        </w:numPr>
        <w:spacing w:line="360" w:lineRule="auto"/>
        <w:jc w:val="both"/>
        <w:rPr>
          <w:ins w:id="250" w:author="He He (Staff)" w:date="2023-08-20T15:23:00Z"/>
          <w:rFonts w:ascii="Arial" w:hAnsi="Arial" w:cs="Arial"/>
        </w:rPr>
      </w:pPr>
      <w:r w:rsidRPr="00A04E03">
        <w:rPr>
          <w:rFonts w:ascii="Arial" w:hAnsi="Arial" w:cs="Arial"/>
        </w:rPr>
        <w:t xml:space="preserve">Hyperparameters: </w:t>
      </w:r>
      <w:proofErr w:type="spellStart"/>
      <w:r w:rsidRPr="00A04E03">
        <w:rPr>
          <w:rFonts w:ascii="Arial" w:hAnsi="Arial" w:cs="Arial"/>
        </w:rPr>
        <w:t>use_label_encoder</w:t>
      </w:r>
      <w:proofErr w:type="spellEnd"/>
      <w:r w:rsidRPr="00A04E03">
        <w:rPr>
          <w:rFonts w:ascii="Arial" w:hAnsi="Arial" w:cs="Arial"/>
        </w:rPr>
        <w:t xml:space="preserve">=False, </w:t>
      </w:r>
      <w:commentRangeStart w:id="251"/>
      <w:r w:rsidRPr="00A04E03">
        <w:rPr>
          <w:rFonts w:ascii="Arial" w:hAnsi="Arial" w:cs="Arial"/>
        </w:rPr>
        <w:t>evaluation metric</w:t>
      </w:r>
      <w:commentRangeEnd w:id="251"/>
      <w:r w:rsidR="002761F9">
        <w:rPr>
          <w:rStyle w:val="CommentReference"/>
        </w:rPr>
        <w:commentReference w:id="251"/>
      </w:r>
      <w:r w:rsidRPr="00A04E03">
        <w:rPr>
          <w:rFonts w:ascii="Arial" w:hAnsi="Arial" w:cs="Arial"/>
        </w:rPr>
        <w:t xml:space="preserve"> = '</w:t>
      </w:r>
      <w:proofErr w:type="spellStart"/>
      <w:r w:rsidRPr="00A04E03">
        <w:rPr>
          <w:rFonts w:ascii="Arial" w:hAnsi="Arial" w:cs="Arial"/>
        </w:rPr>
        <w:t>auc</w:t>
      </w:r>
      <w:proofErr w:type="spellEnd"/>
      <w:r w:rsidRPr="00A04E03">
        <w:rPr>
          <w:rFonts w:ascii="Arial" w:hAnsi="Arial" w:cs="Arial"/>
        </w:rPr>
        <w:t>', early stopping rounds = 10.</w:t>
      </w:r>
    </w:p>
    <w:p w14:paraId="7B203437" w14:textId="07A01851" w:rsidR="00092D62" w:rsidRDefault="00FF285C" w:rsidP="00FF285C">
      <w:pPr>
        <w:pStyle w:val="ListParagraph"/>
        <w:spacing w:line="360" w:lineRule="auto"/>
        <w:jc w:val="both"/>
        <w:rPr>
          <w:rFonts w:ascii="Arial" w:hAnsi="Arial" w:cs="Arial"/>
        </w:rPr>
      </w:pPr>
      <w:r>
        <w:rPr>
          <w:rFonts w:ascii="Arial" w:hAnsi="Arial" w:cs="Arial"/>
        </w:rPr>
        <w:t xml:space="preserve"> </w:t>
      </w:r>
    </w:p>
    <w:p w14:paraId="52E0FC92" w14:textId="77777777" w:rsidR="00FF285C" w:rsidRPr="00FF285C" w:rsidRDefault="00FF285C" w:rsidP="00FF285C">
      <w:pPr>
        <w:spacing w:line="360" w:lineRule="auto"/>
        <w:jc w:val="both"/>
        <w:rPr>
          <w:rFonts w:ascii="Arial" w:hAnsi="Arial" w:cs="Arial"/>
        </w:rPr>
      </w:pPr>
      <w:commentRangeStart w:id="252"/>
      <w:r w:rsidRPr="00FF285C">
        <w:rPr>
          <w:rFonts w:ascii="Arial" w:hAnsi="Arial" w:cs="Arial"/>
        </w:rPr>
        <w:t xml:space="preserve">Within the </w:t>
      </w:r>
      <w:proofErr w:type="spellStart"/>
      <w:r w:rsidRPr="00FF285C">
        <w:rPr>
          <w:rFonts w:ascii="Arial" w:hAnsi="Arial" w:cs="Arial"/>
        </w:rPr>
        <w:t>XGBoost</w:t>
      </w:r>
      <w:proofErr w:type="spellEnd"/>
      <w:r w:rsidRPr="00FF285C">
        <w:rPr>
          <w:rFonts w:ascii="Arial" w:hAnsi="Arial" w:cs="Arial"/>
        </w:rPr>
        <w:t xml:space="preserve"> methodology, several hyperparameters are noteworthy:</w:t>
      </w:r>
    </w:p>
    <w:p w14:paraId="1C465963" w14:textId="77777777" w:rsidR="00FF285C" w:rsidRPr="00FF285C" w:rsidRDefault="00FF285C" w:rsidP="00FF285C">
      <w:pPr>
        <w:spacing w:line="360" w:lineRule="auto"/>
        <w:jc w:val="both"/>
        <w:rPr>
          <w:rFonts w:ascii="Arial" w:hAnsi="Arial" w:cs="Arial"/>
        </w:rPr>
      </w:pPr>
    </w:p>
    <w:p w14:paraId="51DFF777" w14:textId="77777777" w:rsidR="00FF285C" w:rsidRPr="00FF285C" w:rsidRDefault="00FF285C" w:rsidP="00FF285C">
      <w:pPr>
        <w:spacing w:line="360" w:lineRule="auto"/>
        <w:jc w:val="both"/>
        <w:rPr>
          <w:rFonts w:ascii="Arial" w:hAnsi="Arial" w:cs="Arial"/>
        </w:rPr>
      </w:pPr>
      <w:r w:rsidRPr="00FF285C">
        <w:rPr>
          <w:rFonts w:ascii="Arial" w:hAnsi="Arial" w:cs="Arial"/>
        </w:rPr>
        <w:t xml:space="preserve">The </w:t>
      </w:r>
      <w:proofErr w:type="spellStart"/>
      <w:r w:rsidRPr="00FF285C">
        <w:rPr>
          <w:rFonts w:ascii="Arial" w:hAnsi="Arial" w:cs="Arial"/>
        </w:rPr>
        <w:t>use_label_encoder</w:t>
      </w:r>
      <w:proofErr w:type="spellEnd"/>
      <w:r w:rsidRPr="00FF285C">
        <w:rPr>
          <w:rFonts w:ascii="Arial" w:hAnsi="Arial" w:cs="Arial"/>
        </w:rPr>
        <w:t xml:space="preserve">=False configuration indicates that </w:t>
      </w:r>
      <w:proofErr w:type="spellStart"/>
      <w:r w:rsidRPr="00FF285C">
        <w:rPr>
          <w:rFonts w:ascii="Arial" w:hAnsi="Arial" w:cs="Arial"/>
        </w:rPr>
        <w:t>XGBoost</w:t>
      </w:r>
      <w:proofErr w:type="spellEnd"/>
      <w:r w:rsidRPr="00FF285C">
        <w:rPr>
          <w:rFonts w:ascii="Arial" w:hAnsi="Arial" w:cs="Arial"/>
        </w:rPr>
        <w:t xml:space="preserve"> will not employ label encoding for the target variable, suggesting the target is pre-encoded.</w:t>
      </w:r>
    </w:p>
    <w:p w14:paraId="18257B88" w14:textId="77777777" w:rsidR="00FF285C" w:rsidRPr="00FF285C" w:rsidRDefault="00FF285C" w:rsidP="00FF285C">
      <w:pPr>
        <w:spacing w:line="360" w:lineRule="auto"/>
        <w:jc w:val="both"/>
        <w:rPr>
          <w:rFonts w:ascii="Arial" w:hAnsi="Arial" w:cs="Arial"/>
        </w:rPr>
      </w:pPr>
    </w:p>
    <w:p w14:paraId="7100C813" w14:textId="77777777" w:rsidR="00FF285C" w:rsidRPr="00FF285C" w:rsidRDefault="00FF285C" w:rsidP="00FF285C">
      <w:pPr>
        <w:spacing w:line="360" w:lineRule="auto"/>
        <w:jc w:val="both"/>
        <w:rPr>
          <w:rFonts w:ascii="Arial" w:hAnsi="Arial" w:cs="Arial"/>
        </w:rPr>
      </w:pPr>
      <w:r w:rsidRPr="00FF285C">
        <w:rPr>
          <w:rFonts w:ascii="Arial" w:hAnsi="Arial" w:cs="Arial"/>
        </w:rPr>
        <w:t>The evaluation metric = '</w:t>
      </w:r>
      <w:proofErr w:type="spellStart"/>
      <w:r w:rsidRPr="00FF285C">
        <w:rPr>
          <w:rFonts w:ascii="Arial" w:hAnsi="Arial" w:cs="Arial"/>
        </w:rPr>
        <w:t>auc</w:t>
      </w:r>
      <w:proofErr w:type="spellEnd"/>
      <w:r w:rsidRPr="00FF285C">
        <w:rPr>
          <w:rFonts w:ascii="Arial" w:hAnsi="Arial" w:cs="Arial"/>
        </w:rPr>
        <w:t xml:space="preserve">' denotes that the model optimizes for the Area Under the Receiver Operating Characteristic (ROC) Curve. This metric </w:t>
      </w:r>
      <w:proofErr w:type="gramStart"/>
      <w:r w:rsidRPr="00FF285C">
        <w:rPr>
          <w:rFonts w:ascii="Arial" w:hAnsi="Arial" w:cs="Arial"/>
        </w:rPr>
        <w:t>gauges</w:t>
      </w:r>
      <w:proofErr w:type="gramEnd"/>
      <w:r w:rsidRPr="00FF285C">
        <w:rPr>
          <w:rFonts w:ascii="Arial" w:hAnsi="Arial" w:cs="Arial"/>
        </w:rPr>
        <w:t xml:space="preserve"> binary classification performance, where a value closer to 1 suggests superior classification. An AUC of 0.5 denotes the model's predictions are equivalent to random guessing.</w:t>
      </w:r>
    </w:p>
    <w:p w14:paraId="46087F88" w14:textId="77777777" w:rsidR="00FF285C" w:rsidRPr="00FF285C" w:rsidRDefault="00FF285C" w:rsidP="00FF285C">
      <w:pPr>
        <w:spacing w:line="360" w:lineRule="auto"/>
        <w:jc w:val="both"/>
        <w:rPr>
          <w:rFonts w:ascii="Arial" w:hAnsi="Arial" w:cs="Arial"/>
        </w:rPr>
      </w:pPr>
    </w:p>
    <w:p w14:paraId="4F115D32" w14:textId="77777777" w:rsidR="00FF285C" w:rsidRPr="00FF285C" w:rsidRDefault="00FF285C" w:rsidP="00FF285C">
      <w:pPr>
        <w:spacing w:line="360" w:lineRule="auto"/>
        <w:jc w:val="both"/>
        <w:rPr>
          <w:rFonts w:ascii="Arial" w:hAnsi="Arial" w:cs="Arial"/>
        </w:rPr>
      </w:pPr>
      <w:r w:rsidRPr="00FF285C">
        <w:rPr>
          <w:rFonts w:ascii="Arial" w:hAnsi="Arial" w:cs="Arial"/>
        </w:rPr>
        <w:t>With early stopping rounds = 10, the model's training ceases if there's no improvement in the '</w:t>
      </w:r>
      <w:proofErr w:type="spellStart"/>
      <w:r w:rsidRPr="00FF285C">
        <w:rPr>
          <w:rFonts w:ascii="Arial" w:hAnsi="Arial" w:cs="Arial"/>
        </w:rPr>
        <w:t>auc</w:t>
      </w:r>
      <w:proofErr w:type="spellEnd"/>
      <w:r w:rsidRPr="00FF285C">
        <w:rPr>
          <w:rFonts w:ascii="Arial" w:hAnsi="Arial" w:cs="Arial"/>
        </w:rPr>
        <w:t>' metric after 10 iterations. This serves as a guard against overfitting, halting the model training when performance on validation data starts to wane.</w:t>
      </w:r>
    </w:p>
    <w:p w14:paraId="68312A5E" w14:textId="77777777" w:rsidR="00FF285C" w:rsidRPr="00FF285C" w:rsidRDefault="00FF285C" w:rsidP="00FF285C">
      <w:pPr>
        <w:spacing w:line="360" w:lineRule="auto"/>
        <w:jc w:val="both"/>
        <w:rPr>
          <w:rFonts w:ascii="Arial" w:hAnsi="Arial" w:cs="Arial"/>
        </w:rPr>
      </w:pPr>
    </w:p>
    <w:p w14:paraId="0AA33B0B" w14:textId="413344DF" w:rsidR="00A04E03" w:rsidRDefault="00FF285C" w:rsidP="00FF285C">
      <w:pPr>
        <w:spacing w:line="360" w:lineRule="auto"/>
        <w:jc w:val="both"/>
        <w:rPr>
          <w:rFonts w:ascii="Arial" w:hAnsi="Arial" w:cs="Arial"/>
        </w:rPr>
      </w:pPr>
      <w:r w:rsidRPr="00FF285C">
        <w:rPr>
          <w:rFonts w:ascii="Arial" w:hAnsi="Arial" w:cs="Arial"/>
        </w:rPr>
        <w:t>These hyperparameters collectively enhance the model's training regimen, striking a balance between performance and the risk of overfitting.</w:t>
      </w:r>
      <w:commentRangeEnd w:id="252"/>
      <w:r w:rsidR="00C81053">
        <w:rPr>
          <w:rStyle w:val="CommentReference"/>
        </w:rPr>
        <w:commentReference w:id="252"/>
      </w:r>
    </w:p>
    <w:p w14:paraId="546FEB42" w14:textId="77777777" w:rsidR="0007298F" w:rsidRDefault="0007298F" w:rsidP="00FF285C">
      <w:pPr>
        <w:spacing w:line="360" w:lineRule="auto"/>
        <w:jc w:val="both"/>
        <w:rPr>
          <w:rFonts w:ascii="Arial" w:hAnsi="Arial" w:cs="Arial"/>
        </w:rPr>
      </w:pPr>
    </w:p>
    <w:p w14:paraId="6CCBAA2B" w14:textId="1F705356" w:rsidR="00092D62" w:rsidRPr="00F8172E" w:rsidRDefault="00092D62" w:rsidP="005F6FD4">
      <w:pPr>
        <w:pStyle w:val="Heading3"/>
      </w:pPr>
      <w:bookmarkStart w:id="253" w:name="_Toc144117237"/>
      <w:r w:rsidRPr="00F8172E">
        <w:t>8.2.3</w:t>
      </w:r>
      <w:r w:rsidR="00A04E03" w:rsidRPr="00F8172E">
        <w:t xml:space="preserve"> Results</w:t>
      </w:r>
      <w:bookmarkEnd w:id="253"/>
    </w:p>
    <w:p w14:paraId="52DE532D" w14:textId="77777777" w:rsidR="00A04E03" w:rsidRPr="00A04E03" w:rsidRDefault="00A04E03" w:rsidP="002E5761">
      <w:pPr>
        <w:spacing w:line="360" w:lineRule="auto"/>
        <w:jc w:val="both"/>
        <w:rPr>
          <w:rFonts w:ascii="Arial" w:hAnsi="Arial" w:cs="Arial"/>
        </w:rPr>
      </w:pPr>
      <w:r w:rsidRPr="00A04E03">
        <w:rPr>
          <w:rFonts w:ascii="Arial" w:hAnsi="Arial" w:cs="Arial"/>
        </w:rPr>
        <w:t xml:space="preserve">The efficacy of </w:t>
      </w:r>
      <w:proofErr w:type="spellStart"/>
      <w:r w:rsidRPr="00A04E03">
        <w:rPr>
          <w:rFonts w:ascii="Arial" w:hAnsi="Arial" w:cs="Arial"/>
        </w:rPr>
        <w:t>XGBoost</w:t>
      </w:r>
      <w:proofErr w:type="spellEnd"/>
      <w:r w:rsidRPr="00A04E03">
        <w:rPr>
          <w:rFonts w:ascii="Arial" w:hAnsi="Arial" w:cs="Arial"/>
        </w:rPr>
        <w:t xml:space="preserve"> was gauged using the AUC score, as previously discussed.</w:t>
      </w:r>
    </w:p>
    <w:p w14:paraId="4116C5DB" w14:textId="77777777" w:rsidR="007E4FDD" w:rsidRDefault="00DB6F07" w:rsidP="002E5761">
      <w:pPr>
        <w:keepNext/>
        <w:spacing w:line="360" w:lineRule="auto"/>
        <w:jc w:val="both"/>
      </w:pPr>
      <w:r>
        <w:rPr>
          <w:rFonts w:ascii="Arial" w:hAnsi="Arial" w:cs="Arial"/>
          <w:noProof/>
        </w:rPr>
        <w:lastRenderedPageBreak/>
        <w:drawing>
          <wp:inline distT="0" distB="0" distL="0" distR="0" wp14:anchorId="5407C68E" wp14:editId="2758BE41">
            <wp:extent cx="5142368" cy="8570409"/>
            <wp:effectExtent l="0" t="0" r="0" b="0"/>
            <wp:docPr id="432518661" name="Picture 4"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8661" name="Picture 4" descr="A screen shot of a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4536" cy="8590688"/>
                    </a:xfrm>
                    <a:prstGeom prst="rect">
                      <a:avLst/>
                    </a:prstGeom>
                    <a:noFill/>
                    <a:ln>
                      <a:noFill/>
                    </a:ln>
                  </pic:spPr>
                </pic:pic>
              </a:graphicData>
            </a:graphic>
          </wp:inline>
        </w:drawing>
      </w:r>
    </w:p>
    <w:p w14:paraId="4E20D49D" w14:textId="54F27292" w:rsidR="00A04E03" w:rsidRDefault="007E4FDD" w:rsidP="001E066A">
      <w:pPr>
        <w:pStyle w:val="Caption"/>
        <w:rPr>
          <w:rFonts w:cs="Arial"/>
        </w:rPr>
      </w:pPr>
      <w:bookmarkStart w:id="254" w:name="_Toc144117284"/>
      <w:r>
        <w:t xml:space="preserve">Figure </w:t>
      </w:r>
      <w:fldSimple w:instr=" SEQ Figure \* ARABIC ">
        <w:r w:rsidR="00106BF3">
          <w:rPr>
            <w:noProof/>
          </w:rPr>
          <w:t>13</w:t>
        </w:r>
      </w:fldSimple>
      <w:r>
        <w:t xml:space="preserve"> </w:t>
      </w:r>
      <w:r w:rsidRPr="00DF7822">
        <w:t xml:space="preserve">AUC scores for </w:t>
      </w:r>
      <w:proofErr w:type="spellStart"/>
      <w:r>
        <w:t>XGBoost</w:t>
      </w:r>
      <w:proofErr w:type="spellEnd"/>
      <w:r w:rsidRPr="00DF7822">
        <w:t xml:space="preserve"> by ticker</w:t>
      </w:r>
      <w:bookmarkEnd w:id="254"/>
    </w:p>
    <w:p w14:paraId="7A114C2F" w14:textId="4F3D0CF7" w:rsidR="00A04E03" w:rsidRPr="00DB6F07" w:rsidRDefault="00DB6F07" w:rsidP="002E5761">
      <w:pPr>
        <w:spacing w:line="360" w:lineRule="auto"/>
        <w:jc w:val="both"/>
        <w:rPr>
          <w:rFonts w:ascii="Arial" w:hAnsi="Arial" w:cs="Arial"/>
          <w:lang w:val="en-US"/>
        </w:rPr>
      </w:pPr>
      <w:r w:rsidRPr="00DB6F07">
        <w:rPr>
          <w:rFonts w:ascii="Arial" w:hAnsi="Arial" w:cs="Arial"/>
          <w:lang w:val="en-US"/>
        </w:rPr>
        <w:lastRenderedPageBreak/>
        <w:t xml:space="preserve">The resultant AUC scores for </w:t>
      </w:r>
      <w:proofErr w:type="spellStart"/>
      <w:r w:rsidRPr="00DB6F07">
        <w:rPr>
          <w:rFonts w:ascii="Arial" w:hAnsi="Arial" w:cs="Arial"/>
          <w:lang w:val="en-US"/>
        </w:rPr>
        <w:t>XGBoost</w:t>
      </w:r>
      <w:proofErr w:type="spellEnd"/>
      <w:r w:rsidRPr="00DB6F07">
        <w:rPr>
          <w:rFonts w:ascii="Arial" w:hAnsi="Arial" w:cs="Arial"/>
          <w:lang w:val="en-US"/>
        </w:rPr>
        <w:t xml:space="preserve"> consistently outperformed those of Random Forest for </w:t>
      </w:r>
      <w:proofErr w:type="gramStart"/>
      <w:r w:rsidRPr="00DB6F07">
        <w:rPr>
          <w:rFonts w:ascii="Arial" w:hAnsi="Arial" w:cs="Arial"/>
          <w:lang w:val="en-US"/>
        </w:rPr>
        <w:t>a majority of</w:t>
      </w:r>
      <w:proofErr w:type="gramEnd"/>
      <w:r w:rsidRPr="00DB6F07">
        <w:rPr>
          <w:rFonts w:ascii="Arial" w:hAnsi="Arial" w:cs="Arial"/>
          <w:lang w:val="en-US"/>
        </w:rPr>
        <w:t xml:space="preserve"> the tickers. It was observed that the model performed exceptionally well for tickers like 'NFLX', 'CMCSA', 'BIIB', and 'SIRI', showcasing its proficiency in diverse stock scenarios.</w:t>
      </w:r>
    </w:p>
    <w:p w14:paraId="3B128489" w14:textId="77777777" w:rsidR="00092D62" w:rsidRDefault="00092D62" w:rsidP="002E5761">
      <w:pPr>
        <w:spacing w:line="360" w:lineRule="auto"/>
        <w:jc w:val="both"/>
        <w:rPr>
          <w:rFonts w:ascii="Arial" w:hAnsi="Arial" w:cs="Arial"/>
        </w:rPr>
      </w:pPr>
    </w:p>
    <w:p w14:paraId="5C4C365F" w14:textId="7AA8CBB4" w:rsidR="00092D62" w:rsidRPr="00F8172E" w:rsidRDefault="00092D62" w:rsidP="005F6FD4">
      <w:pPr>
        <w:pStyle w:val="Heading3"/>
      </w:pPr>
      <w:bookmarkStart w:id="255" w:name="_Toc144117238"/>
      <w:r w:rsidRPr="00F8172E">
        <w:t>8.2.4</w:t>
      </w:r>
      <w:r w:rsidR="00DB6F07" w:rsidRPr="00F8172E">
        <w:t xml:space="preserve"> Discussion</w:t>
      </w:r>
      <w:bookmarkEnd w:id="255"/>
    </w:p>
    <w:p w14:paraId="11DC40A6" w14:textId="77777777" w:rsidR="00DB6F07" w:rsidRPr="00DB6F07" w:rsidRDefault="00DB6F07" w:rsidP="002E5761">
      <w:pPr>
        <w:spacing w:line="360" w:lineRule="auto"/>
        <w:jc w:val="both"/>
        <w:rPr>
          <w:rFonts w:ascii="Arial" w:hAnsi="Arial" w:cs="Arial"/>
        </w:rPr>
      </w:pPr>
      <w:proofErr w:type="spellStart"/>
      <w:r w:rsidRPr="00DB6F07">
        <w:rPr>
          <w:rFonts w:ascii="Arial" w:hAnsi="Arial" w:cs="Arial"/>
        </w:rPr>
        <w:t>XGBoost's</w:t>
      </w:r>
      <w:proofErr w:type="spellEnd"/>
      <w:r w:rsidRPr="00DB6F07">
        <w:rPr>
          <w:rFonts w:ascii="Arial" w:hAnsi="Arial" w:cs="Arial"/>
        </w:rPr>
        <w:t xml:space="preserve"> success can be attributed to several factors. The integration of regularization in its objective function inherently penalizes complex models, thereby reducing overfitting. Additionally, its ability to handle missing data, its efficient implementation of the boosting algorithm, and its flexibility in defining custom optimization objectives and evaluation criteria make it apt for diverse datasets and challenges.</w:t>
      </w:r>
    </w:p>
    <w:p w14:paraId="49A8CD69" w14:textId="77777777" w:rsidR="00DB6F07" w:rsidRPr="00DB6F07" w:rsidRDefault="00DB6F07" w:rsidP="002E5761">
      <w:pPr>
        <w:spacing w:line="360" w:lineRule="auto"/>
        <w:jc w:val="both"/>
        <w:rPr>
          <w:rFonts w:ascii="Arial" w:hAnsi="Arial" w:cs="Arial"/>
        </w:rPr>
      </w:pPr>
    </w:p>
    <w:p w14:paraId="490E1081" w14:textId="6BDD1C52" w:rsidR="00DB6F07" w:rsidRDefault="00DB6F07" w:rsidP="002E5761">
      <w:pPr>
        <w:spacing w:line="360" w:lineRule="auto"/>
        <w:jc w:val="both"/>
        <w:rPr>
          <w:rFonts w:ascii="Arial" w:hAnsi="Arial" w:cs="Arial"/>
        </w:rPr>
      </w:pPr>
      <w:r w:rsidRPr="00DB6F07">
        <w:rPr>
          <w:rFonts w:ascii="Arial" w:hAnsi="Arial" w:cs="Arial"/>
        </w:rPr>
        <w:t xml:space="preserve">For our dataset, </w:t>
      </w:r>
      <w:proofErr w:type="spellStart"/>
      <w:r w:rsidRPr="00DB6F07">
        <w:rPr>
          <w:rFonts w:ascii="Arial" w:hAnsi="Arial" w:cs="Arial"/>
        </w:rPr>
        <w:t>XGBoost's</w:t>
      </w:r>
      <w:proofErr w:type="spellEnd"/>
      <w:r w:rsidRPr="00DB6F07">
        <w:rPr>
          <w:rFonts w:ascii="Arial" w:hAnsi="Arial" w:cs="Arial"/>
        </w:rPr>
        <w:t xml:space="preserve"> consistent superior performance suggests that its capability to model non-linear relationships and intricacies in the data is well-suited to the task of predicting stock returns based on news sentiment during the COVID-19 era.</w:t>
      </w:r>
    </w:p>
    <w:p w14:paraId="016EFD46" w14:textId="77777777" w:rsidR="00DB6F07" w:rsidRDefault="00DB6F07" w:rsidP="002E5761">
      <w:pPr>
        <w:spacing w:line="360" w:lineRule="auto"/>
        <w:jc w:val="both"/>
        <w:rPr>
          <w:rFonts w:ascii="Arial" w:hAnsi="Arial" w:cs="Arial"/>
        </w:rPr>
      </w:pPr>
    </w:p>
    <w:p w14:paraId="3A2AAE1E" w14:textId="206CE79A" w:rsidR="00DB6F07" w:rsidRPr="00F8172E" w:rsidRDefault="00DB6F07" w:rsidP="005F6FD4">
      <w:pPr>
        <w:pStyle w:val="Heading2"/>
      </w:pPr>
      <w:bookmarkStart w:id="256" w:name="_Toc144117239"/>
      <w:r w:rsidRPr="00F8172E">
        <w:t xml:space="preserve">8.3 </w:t>
      </w:r>
      <w:proofErr w:type="spellStart"/>
      <w:r w:rsidRPr="00F8172E">
        <w:t>LightGBM</w:t>
      </w:r>
      <w:bookmarkEnd w:id="256"/>
      <w:proofErr w:type="spellEnd"/>
    </w:p>
    <w:p w14:paraId="7CF49C6B" w14:textId="77777777" w:rsidR="00DB6F07" w:rsidRDefault="00DB6F07" w:rsidP="002E5761">
      <w:pPr>
        <w:spacing w:line="360" w:lineRule="auto"/>
        <w:jc w:val="both"/>
        <w:rPr>
          <w:rFonts w:ascii="Arial" w:hAnsi="Arial" w:cs="Arial"/>
        </w:rPr>
      </w:pPr>
    </w:p>
    <w:p w14:paraId="79D8141F" w14:textId="1AFD6C95" w:rsidR="00DB6F07" w:rsidRPr="00F8172E" w:rsidRDefault="00DB6F07" w:rsidP="005F6FD4">
      <w:pPr>
        <w:pStyle w:val="Heading3"/>
      </w:pPr>
      <w:bookmarkStart w:id="257" w:name="_Toc144117240"/>
      <w:r w:rsidRPr="00F8172E">
        <w:t>8.3.1</w:t>
      </w:r>
      <w:r w:rsidR="00F8172E" w:rsidRPr="00F8172E">
        <w:t xml:space="preserve"> Theoretical Overview</w:t>
      </w:r>
      <w:bookmarkEnd w:id="257"/>
    </w:p>
    <w:p w14:paraId="05B82CA8" w14:textId="77777777" w:rsidR="00DB6F07" w:rsidRPr="00DB6F07" w:rsidRDefault="00DB6F07" w:rsidP="002E5761">
      <w:pPr>
        <w:spacing w:line="360" w:lineRule="auto"/>
        <w:jc w:val="both"/>
        <w:rPr>
          <w:rFonts w:ascii="Arial" w:hAnsi="Arial" w:cs="Arial"/>
        </w:rPr>
      </w:pPr>
      <w:proofErr w:type="spellStart"/>
      <w:r w:rsidRPr="00DB6F07">
        <w:rPr>
          <w:rFonts w:ascii="Arial" w:hAnsi="Arial" w:cs="Arial"/>
        </w:rPr>
        <w:t>LightGBM</w:t>
      </w:r>
      <w:proofErr w:type="spellEnd"/>
      <w:r w:rsidRPr="00DB6F07">
        <w:rPr>
          <w:rFonts w:ascii="Arial" w:hAnsi="Arial" w:cs="Arial"/>
        </w:rPr>
        <w:t>, or Light Gradient Boosting Machine, is a gradient boosting framework that employs tree-based learning algorithms. It has been designed to be more efficient than its counterparts, achieving faster training speeds and consuming lower memory.</w:t>
      </w:r>
    </w:p>
    <w:p w14:paraId="0595E68D" w14:textId="77777777" w:rsidR="00DB6F07" w:rsidRPr="00DB6F07" w:rsidRDefault="00DB6F07" w:rsidP="002E5761">
      <w:pPr>
        <w:spacing w:line="360" w:lineRule="auto"/>
        <w:jc w:val="both"/>
        <w:rPr>
          <w:rFonts w:ascii="Arial" w:hAnsi="Arial" w:cs="Arial"/>
        </w:rPr>
      </w:pPr>
    </w:p>
    <w:p w14:paraId="62BA6791" w14:textId="77777777" w:rsidR="00DB6F07" w:rsidRPr="00DB6F07" w:rsidRDefault="00DB6F07" w:rsidP="002E5761">
      <w:pPr>
        <w:spacing w:line="360" w:lineRule="auto"/>
        <w:jc w:val="both"/>
        <w:rPr>
          <w:rFonts w:ascii="Arial" w:hAnsi="Arial" w:cs="Arial"/>
        </w:rPr>
      </w:pPr>
      <w:r w:rsidRPr="00DB6F07">
        <w:rPr>
          <w:rFonts w:ascii="Arial" w:hAnsi="Arial" w:cs="Arial"/>
        </w:rPr>
        <w:t xml:space="preserve">A unique property of </w:t>
      </w:r>
      <w:proofErr w:type="spellStart"/>
      <w:r w:rsidRPr="00DB6F07">
        <w:rPr>
          <w:rFonts w:ascii="Arial" w:hAnsi="Arial" w:cs="Arial"/>
        </w:rPr>
        <w:t>LightGBM</w:t>
      </w:r>
      <w:proofErr w:type="spellEnd"/>
      <w:r w:rsidRPr="00DB6F07">
        <w:rPr>
          <w:rFonts w:ascii="Arial" w:hAnsi="Arial" w:cs="Arial"/>
        </w:rPr>
        <w:t xml:space="preserve"> is its utilization of histogram-based algorithms, which divide continuous feature values into discrete bins. This method speeds up the training process and reduces memory usage.</w:t>
      </w:r>
    </w:p>
    <w:p w14:paraId="2424164C" w14:textId="77777777" w:rsidR="00DB6F07" w:rsidRPr="00DB6F07" w:rsidRDefault="00DB6F07" w:rsidP="002E5761">
      <w:pPr>
        <w:spacing w:line="360" w:lineRule="auto"/>
        <w:jc w:val="both"/>
        <w:rPr>
          <w:rFonts w:ascii="Arial" w:hAnsi="Arial" w:cs="Arial"/>
        </w:rPr>
      </w:pPr>
    </w:p>
    <w:p w14:paraId="513DC480" w14:textId="17781550" w:rsidR="00DB6F07" w:rsidRDefault="00DB6F07" w:rsidP="002E5761">
      <w:pPr>
        <w:spacing w:line="360" w:lineRule="auto"/>
        <w:jc w:val="both"/>
        <w:rPr>
          <w:rFonts w:ascii="Arial" w:hAnsi="Arial" w:cs="Arial"/>
        </w:rPr>
      </w:pPr>
      <w:r w:rsidRPr="00DB6F07">
        <w:rPr>
          <w:rFonts w:ascii="Arial" w:hAnsi="Arial" w:cs="Arial"/>
        </w:rPr>
        <w:t xml:space="preserve">The objective function for </w:t>
      </w:r>
      <w:proofErr w:type="spellStart"/>
      <w:r w:rsidRPr="00DB6F07">
        <w:rPr>
          <w:rFonts w:ascii="Arial" w:hAnsi="Arial" w:cs="Arial"/>
        </w:rPr>
        <w:t>LightGBM</w:t>
      </w:r>
      <w:proofErr w:type="spellEnd"/>
      <w:r w:rsidRPr="00DB6F07">
        <w:rPr>
          <w:rFonts w:ascii="Arial" w:hAnsi="Arial" w:cs="Arial"/>
        </w:rPr>
        <w:t xml:space="preserve"> is </w:t>
      </w:r>
      <w:proofErr w:type="gramStart"/>
      <w:r w:rsidRPr="00DB6F07">
        <w:rPr>
          <w:rFonts w:ascii="Arial" w:hAnsi="Arial" w:cs="Arial"/>
        </w:rPr>
        <w:t>similar to</w:t>
      </w:r>
      <w:proofErr w:type="gramEnd"/>
      <w:r w:rsidRPr="00DB6F07">
        <w:rPr>
          <w:rFonts w:ascii="Arial" w:hAnsi="Arial" w:cs="Arial"/>
        </w:rPr>
        <w:t xml:space="preserve"> </w:t>
      </w:r>
      <w:proofErr w:type="spellStart"/>
      <w:r w:rsidRPr="00DB6F07">
        <w:rPr>
          <w:rFonts w:ascii="Arial" w:hAnsi="Arial" w:cs="Arial"/>
        </w:rPr>
        <w:t>XGBoost</w:t>
      </w:r>
      <w:proofErr w:type="spellEnd"/>
      <w:r w:rsidRPr="00DB6F07">
        <w:rPr>
          <w:rFonts w:ascii="Arial" w:hAnsi="Arial" w:cs="Arial"/>
        </w:rPr>
        <w:t>, incorporating both the loss function and a regularization term:</w:t>
      </w:r>
    </w:p>
    <w:p w14:paraId="21016099" w14:textId="77777777" w:rsidR="00DB6F07" w:rsidRDefault="00DB6F07" w:rsidP="002E5761">
      <w:pPr>
        <w:spacing w:line="360" w:lineRule="auto"/>
        <w:jc w:val="both"/>
        <w:rPr>
          <w:rFonts w:ascii="Arial" w:hAnsi="Arial" w:cs="Arial"/>
        </w:rPr>
      </w:pPr>
    </w:p>
    <w:p w14:paraId="320226AC" w14:textId="77777777" w:rsidR="00DB6F07" w:rsidRDefault="00DB6F07" w:rsidP="002E5761">
      <w:pPr>
        <w:spacing w:line="360" w:lineRule="auto"/>
        <w:jc w:val="both"/>
        <w:rPr>
          <w:rFonts w:ascii="Arial" w:hAnsi="Arial" w:cs="Arial"/>
        </w:rPr>
      </w:pPr>
      <m:oMathPara>
        <m:oMath>
          <m:r>
            <m:rPr>
              <m:sty m:val="p"/>
            </m:rP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4FACC4AE" w14:textId="46974A7F" w:rsidR="00DB6F07" w:rsidRDefault="00DB6F07" w:rsidP="002E5761">
      <w:pPr>
        <w:spacing w:line="360" w:lineRule="auto"/>
        <w:jc w:val="both"/>
        <w:rPr>
          <w:rFonts w:ascii="Arial" w:hAnsi="Arial" w:cs="Arial"/>
        </w:rPr>
      </w:pPr>
      <w:del w:id="258" w:author="He He (Staff)" w:date="2023-08-20T15:10:00Z">
        <w:r w:rsidDel="007063F6">
          <w:rPr>
            <w:rFonts w:ascii="Arial" w:hAnsi="Arial" w:cs="Arial"/>
          </w:rPr>
          <w:delText>Here</w:delText>
        </w:r>
      </w:del>
      <w:ins w:id="259" w:author="He He (Staff)" w:date="2023-08-20T15:10:00Z">
        <w:r w:rsidR="007063F6">
          <w:rPr>
            <w:rFonts w:ascii="Arial" w:hAnsi="Arial" w:cs="Arial"/>
          </w:rPr>
          <w:t>where</w:t>
        </w:r>
      </w:ins>
      <w:r>
        <w:rPr>
          <w:rFonts w:ascii="Arial" w:hAnsi="Arial" w:cs="Arial"/>
        </w:rPr>
        <w:t>:</w:t>
      </w:r>
    </w:p>
    <w:p w14:paraId="0902E241" w14:textId="77777777" w:rsidR="00685970" w:rsidRDefault="00685970"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685970">
        <w:rPr>
          <w:rFonts w:ascii="Arial" w:hAnsi="Arial" w:cs="Arial"/>
        </w:rPr>
        <w:t xml:space="preserve"> represents the regularization term.</w:t>
      </w:r>
    </w:p>
    <w:p w14:paraId="004124B0" w14:textId="3ED2052F" w:rsidR="00685970" w:rsidRPr="00685970" w:rsidRDefault="00685970"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685970">
        <w:rPr>
          <w:rFonts w:ascii="Arial" w:hAnsi="Arial" w:cs="Arial"/>
        </w:rPr>
        <w:t>denotes the number of iterations.</w:t>
      </w:r>
    </w:p>
    <w:p w14:paraId="5EEB96D1" w14:textId="77777777" w:rsidR="00DB6F07" w:rsidRDefault="00DB6F07" w:rsidP="002E5761">
      <w:pPr>
        <w:spacing w:line="360" w:lineRule="auto"/>
        <w:jc w:val="both"/>
        <w:rPr>
          <w:rFonts w:ascii="Arial" w:hAnsi="Arial" w:cs="Arial"/>
        </w:rPr>
      </w:pPr>
    </w:p>
    <w:p w14:paraId="7188D5E8" w14:textId="4BB84558" w:rsidR="00DB6F07" w:rsidRPr="00F8172E" w:rsidRDefault="00DB6F07" w:rsidP="005F6FD4">
      <w:pPr>
        <w:pStyle w:val="Heading3"/>
      </w:pPr>
      <w:bookmarkStart w:id="260" w:name="_Toc144117241"/>
      <w:r w:rsidRPr="00F8172E">
        <w:t>8.3.2</w:t>
      </w:r>
      <w:r w:rsidR="00685970" w:rsidRPr="00F8172E">
        <w:t xml:space="preserve"> Methodology</w:t>
      </w:r>
      <w:bookmarkEnd w:id="260"/>
    </w:p>
    <w:p w14:paraId="1CA37239" w14:textId="77777777" w:rsidR="00685970" w:rsidRPr="00685970" w:rsidRDefault="00685970" w:rsidP="002E5761">
      <w:pPr>
        <w:spacing w:line="360" w:lineRule="auto"/>
        <w:jc w:val="both"/>
        <w:rPr>
          <w:rFonts w:ascii="Arial" w:hAnsi="Arial" w:cs="Arial"/>
        </w:rPr>
      </w:pPr>
      <w:r w:rsidRPr="00685970">
        <w:rPr>
          <w:rFonts w:ascii="Arial" w:hAnsi="Arial" w:cs="Arial"/>
        </w:rPr>
        <w:t xml:space="preserve">For the </w:t>
      </w:r>
      <w:proofErr w:type="spellStart"/>
      <w:r w:rsidRPr="00685970">
        <w:rPr>
          <w:rFonts w:ascii="Arial" w:hAnsi="Arial" w:cs="Arial"/>
        </w:rPr>
        <w:t>LightGBM</w:t>
      </w:r>
      <w:proofErr w:type="spellEnd"/>
      <w:r w:rsidRPr="00685970">
        <w:rPr>
          <w:rFonts w:ascii="Arial" w:hAnsi="Arial" w:cs="Arial"/>
        </w:rPr>
        <w:t xml:space="preserve"> model:</w:t>
      </w:r>
    </w:p>
    <w:p w14:paraId="4561C867" w14:textId="77777777" w:rsidR="00685970" w:rsidRPr="00685970" w:rsidRDefault="00685970" w:rsidP="002E5761">
      <w:pPr>
        <w:spacing w:line="360" w:lineRule="auto"/>
        <w:jc w:val="both"/>
        <w:rPr>
          <w:rFonts w:ascii="Arial" w:hAnsi="Arial" w:cs="Arial"/>
        </w:rPr>
      </w:pPr>
    </w:p>
    <w:p w14:paraId="5351ED23"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 xml:space="preserve">Features: All columns </w:t>
      </w:r>
      <w:proofErr w:type="gramStart"/>
      <w:r w:rsidRPr="00685970">
        <w:rPr>
          <w:rFonts w:ascii="Arial" w:hAnsi="Arial" w:cs="Arial"/>
        </w:rPr>
        <w:t>with the exception of</w:t>
      </w:r>
      <w:proofErr w:type="gramEnd"/>
      <w:r w:rsidRPr="00685970">
        <w:rPr>
          <w:rFonts w:ascii="Arial" w:hAnsi="Arial" w:cs="Arial"/>
        </w:rPr>
        <w:t xml:space="preserve"> 'Date', '</w:t>
      </w:r>
      <w:proofErr w:type="spellStart"/>
      <w:r w:rsidRPr="00685970">
        <w:rPr>
          <w:rFonts w:ascii="Arial" w:hAnsi="Arial" w:cs="Arial"/>
        </w:rPr>
        <w:t>PositiveReturn</w:t>
      </w:r>
      <w:proofErr w:type="spellEnd"/>
      <w:r w:rsidRPr="00685970">
        <w:rPr>
          <w:rFonts w:ascii="Arial" w:hAnsi="Arial" w:cs="Arial"/>
        </w:rPr>
        <w:t>', and 'Ticker'.</w:t>
      </w:r>
    </w:p>
    <w:p w14:paraId="090329C4"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Target Variable: '</w:t>
      </w:r>
      <w:proofErr w:type="spellStart"/>
      <w:r w:rsidRPr="00685970">
        <w:rPr>
          <w:rFonts w:ascii="Arial" w:hAnsi="Arial" w:cs="Arial"/>
        </w:rPr>
        <w:t>PositiveReturn</w:t>
      </w:r>
      <w:proofErr w:type="spellEnd"/>
      <w:r w:rsidRPr="00685970">
        <w:rPr>
          <w:rFonts w:ascii="Arial" w:hAnsi="Arial" w:cs="Arial"/>
        </w:rPr>
        <w:t>'.</w:t>
      </w:r>
    </w:p>
    <w:p w14:paraId="5965F3B5"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Data Split: 80% for training, 20% for testing.</w:t>
      </w:r>
    </w:p>
    <w:p w14:paraId="374346BD" w14:textId="77777777" w:rsid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Hyperparameters: Boosting type set to "goss", a max depth of 5, and random state set to 0.</w:t>
      </w:r>
    </w:p>
    <w:p w14:paraId="3A5463B1" w14:textId="77777777" w:rsidR="00685970" w:rsidRPr="00685970" w:rsidRDefault="00685970" w:rsidP="002E5761">
      <w:pPr>
        <w:pStyle w:val="ListParagraph"/>
        <w:spacing w:line="360" w:lineRule="auto"/>
        <w:jc w:val="both"/>
        <w:rPr>
          <w:rFonts w:ascii="Arial" w:hAnsi="Arial" w:cs="Arial"/>
        </w:rPr>
      </w:pPr>
    </w:p>
    <w:p w14:paraId="486B81D5" w14:textId="2AFD8E4A" w:rsidR="00685970" w:rsidRDefault="00685970" w:rsidP="002E5761">
      <w:pPr>
        <w:spacing w:line="360" w:lineRule="auto"/>
        <w:jc w:val="both"/>
        <w:rPr>
          <w:rFonts w:ascii="Arial" w:hAnsi="Arial" w:cs="Arial"/>
        </w:rPr>
      </w:pPr>
      <w:r w:rsidRPr="00685970">
        <w:rPr>
          <w:rFonts w:ascii="Arial" w:hAnsi="Arial" w:cs="Arial"/>
        </w:rPr>
        <w:t xml:space="preserve">The boosting type "goss" refers to Gradient-based One-Side Sampling. In this method, </w:t>
      </w:r>
      <w:proofErr w:type="spellStart"/>
      <w:r w:rsidRPr="00685970">
        <w:rPr>
          <w:rFonts w:ascii="Arial" w:hAnsi="Arial" w:cs="Arial"/>
        </w:rPr>
        <w:t>LightGBM</w:t>
      </w:r>
      <w:proofErr w:type="spellEnd"/>
      <w:r w:rsidRPr="00685970">
        <w:rPr>
          <w:rFonts w:ascii="Arial" w:hAnsi="Arial" w:cs="Arial"/>
        </w:rPr>
        <w:t xml:space="preserve"> maintains the data distribution by using all the negative gradients but performs random sampling on the instances with positive gradients.</w:t>
      </w:r>
    </w:p>
    <w:p w14:paraId="3BFAD2AA" w14:textId="77777777" w:rsidR="001757D3" w:rsidRDefault="001757D3" w:rsidP="002E5761">
      <w:pPr>
        <w:spacing w:line="360" w:lineRule="auto"/>
        <w:jc w:val="both"/>
        <w:rPr>
          <w:rFonts w:ascii="Arial" w:hAnsi="Arial" w:cs="Arial"/>
        </w:rPr>
      </w:pPr>
    </w:p>
    <w:p w14:paraId="29830DA8" w14:textId="548B6898" w:rsidR="00DB6F07" w:rsidRPr="00F8172E" w:rsidRDefault="00DB6F07" w:rsidP="005F6FD4">
      <w:pPr>
        <w:pStyle w:val="Heading3"/>
      </w:pPr>
      <w:bookmarkStart w:id="261" w:name="_Toc144117242"/>
      <w:r w:rsidRPr="00F8172E">
        <w:t>8.3.3</w:t>
      </w:r>
      <w:r w:rsidR="001757D3" w:rsidRPr="00F8172E">
        <w:t xml:space="preserve"> Results</w:t>
      </w:r>
      <w:bookmarkEnd w:id="261"/>
    </w:p>
    <w:p w14:paraId="2C36D5A0" w14:textId="77777777" w:rsidR="001757D3" w:rsidRDefault="001757D3" w:rsidP="002E5761">
      <w:pPr>
        <w:spacing w:line="360" w:lineRule="auto"/>
        <w:jc w:val="both"/>
        <w:rPr>
          <w:rFonts w:ascii="Arial" w:hAnsi="Arial" w:cs="Arial"/>
        </w:rPr>
      </w:pPr>
      <w:r w:rsidRPr="001757D3">
        <w:rPr>
          <w:rFonts w:ascii="Arial" w:hAnsi="Arial" w:cs="Arial"/>
        </w:rPr>
        <w:t>The model's performance was gauged using the AUC score, the same metric employed for the previous models.</w:t>
      </w:r>
    </w:p>
    <w:p w14:paraId="3B5ED244" w14:textId="77777777" w:rsidR="00594942" w:rsidRDefault="003E1D36" w:rsidP="002E5761">
      <w:pPr>
        <w:keepNext/>
        <w:spacing w:line="360" w:lineRule="auto"/>
        <w:jc w:val="both"/>
      </w:pPr>
      <w:r>
        <w:rPr>
          <w:rFonts w:ascii="Arial" w:hAnsi="Arial" w:cs="Arial"/>
          <w:noProof/>
        </w:rPr>
        <w:lastRenderedPageBreak/>
        <w:drawing>
          <wp:inline distT="0" distB="0" distL="0" distR="0" wp14:anchorId="5AC8FF40" wp14:editId="6911C3C3">
            <wp:extent cx="5142368" cy="8570409"/>
            <wp:effectExtent l="0" t="0" r="0" b="0"/>
            <wp:docPr id="1957902922" name="Picture 5" descr="A colorful striped char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02922" name="Picture 5" descr="A colorful striped chart with a black bord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6747" cy="8594373"/>
                    </a:xfrm>
                    <a:prstGeom prst="rect">
                      <a:avLst/>
                    </a:prstGeom>
                    <a:noFill/>
                    <a:ln>
                      <a:noFill/>
                    </a:ln>
                  </pic:spPr>
                </pic:pic>
              </a:graphicData>
            </a:graphic>
          </wp:inline>
        </w:drawing>
      </w:r>
    </w:p>
    <w:p w14:paraId="71BECE56" w14:textId="45AEA4C5" w:rsidR="003E1D36" w:rsidRPr="001757D3" w:rsidRDefault="00594942" w:rsidP="001E066A">
      <w:pPr>
        <w:pStyle w:val="Caption"/>
        <w:rPr>
          <w:rFonts w:cs="Arial"/>
        </w:rPr>
      </w:pPr>
      <w:bookmarkStart w:id="262" w:name="_Toc144117285"/>
      <w:r>
        <w:t xml:space="preserve">Figure </w:t>
      </w:r>
      <w:fldSimple w:instr=" SEQ Figure \* ARABIC ">
        <w:r w:rsidR="00106BF3">
          <w:rPr>
            <w:noProof/>
          </w:rPr>
          <w:t>14</w:t>
        </w:r>
      </w:fldSimple>
      <w:r>
        <w:t xml:space="preserve"> </w:t>
      </w:r>
      <w:r w:rsidRPr="004108D7">
        <w:t xml:space="preserve">AUC scores for </w:t>
      </w:r>
      <w:proofErr w:type="spellStart"/>
      <w:r>
        <w:t>LightGBM</w:t>
      </w:r>
      <w:proofErr w:type="spellEnd"/>
      <w:r w:rsidRPr="004108D7">
        <w:t xml:space="preserve"> by ticker</w:t>
      </w:r>
      <w:bookmarkEnd w:id="262"/>
    </w:p>
    <w:p w14:paraId="25430036" w14:textId="0E75ACED" w:rsidR="001757D3" w:rsidRDefault="003E1D36" w:rsidP="002E5761">
      <w:pPr>
        <w:spacing w:line="360" w:lineRule="auto"/>
        <w:jc w:val="both"/>
        <w:rPr>
          <w:rFonts w:ascii="Arial" w:hAnsi="Arial" w:cs="Arial"/>
        </w:rPr>
      </w:pPr>
      <w:r w:rsidRPr="003E1D36">
        <w:rPr>
          <w:rFonts w:ascii="Arial" w:hAnsi="Arial" w:cs="Arial"/>
        </w:rPr>
        <w:lastRenderedPageBreak/>
        <w:t xml:space="preserve">From our results, </w:t>
      </w:r>
      <w:proofErr w:type="spellStart"/>
      <w:r w:rsidRPr="003E1D36">
        <w:rPr>
          <w:rFonts w:ascii="Arial" w:hAnsi="Arial" w:cs="Arial"/>
        </w:rPr>
        <w:t>LightGBM</w:t>
      </w:r>
      <w:proofErr w:type="spellEnd"/>
      <w:r w:rsidRPr="003E1D36">
        <w:rPr>
          <w:rFonts w:ascii="Arial" w:hAnsi="Arial" w:cs="Arial"/>
        </w:rPr>
        <w:t xml:space="preserve"> showed competitive AUC scores, being particularly adept with tickers like 'GILD', 'BIIB', and 'EXC'. However, for some tickers, such as 'META', 'ASML', and 'GEHC', it didn't fare as well as expected.</w:t>
      </w:r>
    </w:p>
    <w:p w14:paraId="33339470" w14:textId="77777777" w:rsidR="003E1D36" w:rsidRDefault="003E1D36" w:rsidP="002E5761">
      <w:pPr>
        <w:spacing w:line="360" w:lineRule="auto"/>
        <w:jc w:val="both"/>
        <w:rPr>
          <w:rFonts w:ascii="Arial" w:hAnsi="Arial" w:cs="Arial"/>
        </w:rPr>
      </w:pPr>
    </w:p>
    <w:p w14:paraId="23AFC0EC" w14:textId="3D9C7F12" w:rsidR="00DB6F07" w:rsidRPr="00F8172E" w:rsidRDefault="00DB6F07" w:rsidP="005F6FD4">
      <w:pPr>
        <w:pStyle w:val="Heading3"/>
      </w:pPr>
      <w:bookmarkStart w:id="263" w:name="_Toc144117243"/>
      <w:r w:rsidRPr="00F8172E">
        <w:t>8.3.4</w:t>
      </w:r>
      <w:r w:rsidR="003E1D36" w:rsidRPr="00F8172E">
        <w:t xml:space="preserve"> Discussion</w:t>
      </w:r>
      <w:bookmarkEnd w:id="263"/>
    </w:p>
    <w:p w14:paraId="6C2BCE3A" w14:textId="77777777" w:rsidR="003E1D36" w:rsidRPr="003E1D36" w:rsidRDefault="003E1D36" w:rsidP="002E5761">
      <w:pPr>
        <w:spacing w:line="360" w:lineRule="auto"/>
        <w:jc w:val="both"/>
        <w:rPr>
          <w:rFonts w:ascii="Arial" w:hAnsi="Arial" w:cs="Arial"/>
        </w:rPr>
      </w:pPr>
      <w:proofErr w:type="spellStart"/>
      <w:r w:rsidRPr="003E1D36">
        <w:rPr>
          <w:rFonts w:ascii="Arial" w:hAnsi="Arial" w:cs="Arial"/>
        </w:rPr>
        <w:t>LightGBM's</w:t>
      </w:r>
      <w:proofErr w:type="spellEnd"/>
      <w:r w:rsidRPr="003E1D36">
        <w:rPr>
          <w:rFonts w:ascii="Arial" w:hAnsi="Arial" w:cs="Arial"/>
        </w:rPr>
        <w:t xml:space="preserve"> histogram-based approach provides an edge in computational efficiency, allowing it to handle larger datasets with ease. Moreover, its ability to manage categorical features natively, coupled with its advanced regularization, helps in curbing overfitting.</w:t>
      </w:r>
    </w:p>
    <w:p w14:paraId="679366FA" w14:textId="77777777" w:rsidR="003E1D36" w:rsidRPr="003E1D36" w:rsidRDefault="003E1D36" w:rsidP="002E5761">
      <w:pPr>
        <w:spacing w:line="360" w:lineRule="auto"/>
        <w:jc w:val="both"/>
        <w:rPr>
          <w:rFonts w:ascii="Arial" w:hAnsi="Arial" w:cs="Arial"/>
        </w:rPr>
      </w:pPr>
    </w:p>
    <w:p w14:paraId="692ECDC7" w14:textId="3ED3E7CC" w:rsidR="003E1D36" w:rsidRDefault="003E1D36" w:rsidP="002E5761">
      <w:pPr>
        <w:spacing w:line="360" w:lineRule="auto"/>
        <w:jc w:val="both"/>
        <w:rPr>
          <w:rFonts w:ascii="Arial" w:hAnsi="Arial" w:cs="Arial"/>
        </w:rPr>
      </w:pPr>
      <w:r w:rsidRPr="003E1D36">
        <w:rPr>
          <w:rFonts w:ascii="Arial" w:hAnsi="Arial" w:cs="Arial"/>
        </w:rPr>
        <w:t xml:space="preserve">For our dataset, the model showed considerable prowess but had specific areas of weakness. </w:t>
      </w:r>
      <w:commentRangeStart w:id="264"/>
      <w:commentRangeStart w:id="265"/>
      <w:r w:rsidRPr="003E1D36">
        <w:rPr>
          <w:rFonts w:ascii="Arial" w:hAnsi="Arial" w:cs="Arial"/>
        </w:rPr>
        <w:t xml:space="preserve">This might indicate that while </w:t>
      </w:r>
      <w:proofErr w:type="spellStart"/>
      <w:r w:rsidRPr="003E1D36">
        <w:rPr>
          <w:rFonts w:ascii="Arial" w:hAnsi="Arial" w:cs="Arial"/>
        </w:rPr>
        <w:t>LightGBM's</w:t>
      </w:r>
      <w:proofErr w:type="spellEnd"/>
      <w:r w:rsidRPr="003E1D36">
        <w:rPr>
          <w:rFonts w:ascii="Arial" w:hAnsi="Arial" w:cs="Arial"/>
        </w:rPr>
        <w:t xml:space="preserve"> approach is generally effective, certain stock return dynamics influenced by news sentiment during the COVID-19 period might be better captured by other models.</w:t>
      </w:r>
      <w:ins w:id="266" w:author="He He (Staff)" w:date="2023-08-20T15:26:00Z">
        <w:r w:rsidR="0025378F">
          <w:rPr>
            <w:rFonts w:ascii="Arial" w:hAnsi="Arial" w:cs="Arial"/>
          </w:rPr>
          <w:t xml:space="preserve"> </w:t>
        </w:r>
      </w:ins>
      <w:commentRangeEnd w:id="264"/>
      <w:ins w:id="267" w:author="He He (Staff)" w:date="2023-08-20T15:27:00Z">
        <w:r w:rsidR="0025378F">
          <w:rPr>
            <w:rStyle w:val="CommentReference"/>
          </w:rPr>
          <w:commentReference w:id="264"/>
        </w:r>
      </w:ins>
      <w:commentRangeEnd w:id="265"/>
      <w:r w:rsidR="00C81053">
        <w:rPr>
          <w:rStyle w:val="CommentReference"/>
        </w:rPr>
        <w:commentReference w:id="265"/>
      </w:r>
    </w:p>
    <w:p w14:paraId="56F48893" w14:textId="77777777" w:rsidR="003E1D36" w:rsidRDefault="003E1D36" w:rsidP="002E5761">
      <w:pPr>
        <w:spacing w:line="360" w:lineRule="auto"/>
        <w:jc w:val="both"/>
        <w:rPr>
          <w:rFonts w:ascii="Arial" w:hAnsi="Arial" w:cs="Arial"/>
        </w:rPr>
      </w:pPr>
    </w:p>
    <w:p w14:paraId="6BB0F422" w14:textId="415E35DE" w:rsidR="003E1D36" w:rsidRPr="005F6FD4" w:rsidRDefault="003E1D36" w:rsidP="005F6FD4">
      <w:pPr>
        <w:pStyle w:val="Heading2"/>
        <w:rPr>
          <w:lang w:val="en-US"/>
        </w:rPr>
      </w:pPr>
      <w:bookmarkStart w:id="268" w:name="_Toc144117244"/>
      <w:r w:rsidRPr="00F8172E">
        <w:t xml:space="preserve">8.4 </w:t>
      </w:r>
      <w:proofErr w:type="spellStart"/>
      <w:r w:rsidRPr="00F8172E">
        <w:t>CatBoost</w:t>
      </w:r>
      <w:bookmarkEnd w:id="268"/>
      <w:proofErr w:type="spellEnd"/>
    </w:p>
    <w:p w14:paraId="025C506D" w14:textId="77777777" w:rsidR="00154FE6" w:rsidRDefault="00154FE6" w:rsidP="002E5761">
      <w:pPr>
        <w:spacing w:line="360" w:lineRule="auto"/>
        <w:jc w:val="both"/>
        <w:rPr>
          <w:rFonts w:ascii="Arial" w:hAnsi="Arial" w:cs="Arial"/>
        </w:rPr>
      </w:pPr>
    </w:p>
    <w:p w14:paraId="13120428" w14:textId="2A8619F9" w:rsidR="00154FE6" w:rsidRPr="00F8172E" w:rsidRDefault="00154FE6" w:rsidP="005F6FD4">
      <w:pPr>
        <w:pStyle w:val="Heading3"/>
      </w:pPr>
      <w:bookmarkStart w:id="269" w:name="_Toc144117245"/>
      <w:r w:rsidRPr="00F8172E">
        <w:t>8.4.1 Theoretical Overview</w:t>
      </w:r>
      <w:bookmarkEnd w:id="269"/>
    </w:p>
    <w:p w14:paraId="745BE63A" w14:textId="77777777" w:rsidR="003E1D36" w:rsidRPr="003E1D36" w:rsidRDefault="003E1D36" w:rsidP="002E5761">
      <w:pPr>
        <w:spacing w:line="360" w:lineRule="auto"/>
        <w:jc w:val="both"/>
        <w:rPr>
          <w:rFonts w:ascii="Arial" w:hAnsi="Arial" w:cs="Arial"/>
        </w:rPr>
      </w:pPr>
      <w:proofErr w:type="spellStart"/>
      <w:r w:rsidRPr="003E1D36">
        <w:rPr>
          <w:rFonts w:ascii="Arial" w:hAnsi="Arial" w:cs="Arial"/>
        </w:rPr>
        <w:t>CatBoost</w:t>
      </w:r>
      <w:proofErr w:type="spellEnd"/>
      <w:r w:rsidRPr="003E1D36">
        <w:rPr>
          <w:rFonts w:ascii="Arial" w:hAnsi="Arial" w:cs="Arial"/>
        </w:rPr>
        <w:t xml:space="preserve">, an acronym for "Category" and "Boosting", is a gradient boosting library developed by Yandex. It is specifically designed to handle categorical features without the need for extensive </w:t>
      </w:r>
      <w:proofErr w:type="spellStart"/>
      <w:r w:rsidRPr="003E1D36">
        <w:rPr>
          <w:rFonts w:ascii="Arial" w:hAnsi="Arial" w:cs="Arial"/>
        </w:rPr>
        <w:t>preprocessing</w:t>
      </w:r>
      <w:proofErr w:type="spellEnd"/>
      <w:r w:rsidRPr="003E1D36">
        <w:rPr>
          <w:rFonts w:ascii="Arial" w:hAnsi="Arial" w:cs="Arial"/>
        </w:rPr>
        <w:t xml:space="preserve"> such as one-hot encoding. This makes it particularly suitable for datasets with a high number of categorical attributes.</w:t>
      </w:r>
    </w:p>
    <w:p w14:paraId="049C22CE" w14:textId="77777777" w:rsidR="003E1D36" w:rsidRPr="003E1D36" w:rsidRDefault="003E1D36" w:rsidP="002E5761">
      <w:pPr>
        <w:spacing w:line="360" w:lineRule="auto"/>
        <w:jc w:val="both"/>
        <w:rPr>
          <w:rFonts w:ascii="Arial" w:hAnsi="Arial" w:cs="Arial"/>
        </w:rPr>
      </w:pPr>
    </w:p>
    <w:p w14:paraId="3FB1E178" w14:textId="74EFE351" w:rsidR="003E1D36" w:rsidRDefault="003E1D36" w:rsidP="002E5761">
      <w:pPr>
        <w:spacing w:line="360" w:lineRule="auto"/>
        <w:jc w:val="both"/>
        <w:rPr>
          <w:rFonts w:ascii="Arial" w:hAnsi="Arial" w:cs="Arial"/>
        </w:rPr>
      </w:pPr>
      <w:r w:rsidRPr="003E1D36">
        <w:rPr>
          <w:rFonts w:ascii="Arial" w:hAnsi="Arial" w:cs="Arial"/>
        </w:rPr>
        <w:t xml:space="preserve">The objective function of </w:t>
      </w:r>
      <w:proofErr w:type="spellStart"/>
      <w:r w:rsidRPr="003E1D36">
        <w:rPr>
          <w:rFonts w:ascii="Arial" w:hAnsi="Arial" w:cs="Arial"/>
        </w:rPr>
        <w:t>CatBoost</w:t>
      </w:r>
      <w:proofErr w:type="spellEnd"/>
      <w:r w:rsidRPr="003E1D36">
        <w:rPr>
          <w:rFonts w:ascii="Arial" w:hAnsi="Arial" w:cs="Arial"/>
        </w:rPr>
        <w:t xml:space="preserve"> is an iterative refinement, employing a loss function and a regularization term:</w:t>
      </w:r>
    </w:p>
    <w:p w14:paraId="1F4281E0" w14:textId="45CC47F5" w:rsidR="003E1D36" w:rsidRDefault="007063F6" w:rsidP="002E5761">
      <w:pPr>
        <w:spacing w:line="360" w:lineRule="auto"/>
        <w:jc w:val="both"/>
        <w:rPr>
          <w:rFonts w:ascii="Arial" w:hAnsi="Arial" w:cs="Arial"/>
        </w:rPr>
      </w:pPr>
      <m:oMathPara>
        <m:oMath>
          <m:r>
            <w:del w:id="270" w:author="He He (Staff)" w:date="2023-08-20T15:10:00Z">
              <w:rPr>
                <w:rFonts w:ascii="Cambria Math" w:hAnsi="Cambria Math" w:cs="Arial"/>
              </w:rPr>
              <m:t>Obj</m:t>
            </w:del>
          </m:r>
          <m:r>
            <w:ins w:id="271" w:author="He He (Staff)" w:date="2023-08-20T15:10:00Z">
              <w:rPr>
                <w:rFonts w:ascii="Cambria Math" w:hAnsi="Cambria Math" w:cs="Arial"/>
              </w:rPr>
              <m:t>2</m:t>
            </w:ins>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+λ</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7A01FF24" w14:textId="77777777" w:rsidR="00B507F2" w:rsidRDefault="00B507F2" w:rsidP="002E5761">
      <w:pPr>
        <w:spacing w:line="360" w:lineRule="auto"/>
        <w:jc w:val="both"/>
        <w:rPr>
          <w:rFonts w:ascii="Arial" w:hAnsi="Arial" w:cs="Arial"/>
        </w:rPr>
      </w:pPr>
    </w:p>
    <w:p w14:paraId="39A5EF54" w14:textId="2069F61E" w:rsidR="00B507F2" w:rsidRDefault="00B507F2" w:rsidP="002E5761">
      <w:pPr>
        <w:spacing w:line="360" w:lineRule="auto"/>
        <w:jc w:val="both"/>
        <w:rPr>
          <w:rFonts w:ascii="Arial" w:hAnsi="Arial" w:cs="Arial"/>
        </w:rPr>
      </w:pPr>
      <w:del w:id="272" w:author="He He (Staff)" w:date="2023-08-20T15:10:00Z">
        <w:r w:rsidDel="007063F6">
          <w:rPr>
            <w:rFonts w:ascii="Arial" w:hAnsi="Arial" w:cs="Arial"/>
          </w:rPr>
          <w:delText>Where</w:delText>
        </w:r>
      </w:del>
      <w:ins w:id="273" w:author="He He (Staff)" w:date="2023-08-20T15:10:00Z">
        <w:r w:rsidR="007063F6">
          <w:rPr>
            <w:rFonts w:ascii="Arial" w:hAnsi="Arial" w:cs="Arial"/>
          </w:rPr>
          <w:t>where</w:t>
        </w:r>
      </w:ins>
      <w:r>
        <w:rPr>
          <w:rFonts w:ascii="Arial" w:hAnsi="Arial" w:cs="Arial"/>
        </w:rPr>
        <w:t>:</w:t>
      </w:r>
    </w:p>
    <w:p w14:paraId="2DDB4EE5" w14:textId="77777777" w:rsidR="00B507F2" w:rsidRPr="00A04E03" w:rsidRDefault="00B507F2"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regularization term.</w:t>
      </w:r>
    </w:p>
    <w:p w14:paraId="516E77D0" w14:textId="77777777" w:rsidR="00B507F2" w:rsidRDefault="00B507F2"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4BFDE39A" w14:textId="5913A830" w:rsidR="00B507F2" w:rsidRPr="00A04E03" w:rsidRDefault="00B507F2" w:rsidP="002E5761">
      <w:pPr>
        <w:pStyle w:val="ListParagraph"/>
        <w:numPr>
          <w:ilvl w:val="0"/>
          <w:numId w:val="12"/>
        </w:numPr>
        <w:spacing w:line="360" w:lineRule="auto"/>
        <w:jc w:val="both"/>
        <w:rPr>
          <w:rFonts w:ascii="Arial" w:hAnsi="Arial" w:cs="Arial"/>
        </w:rPr>
      </w:pPr>
      <m:oMath>
        <m:r>
          <w:rPr>
            <w:rFonts w:ascii="Cambria Math" w:hAnsi="Cambria Math" w:cs="Arial"/>
          </w:rPr>
          <m:t>λ</m:t>
        </m:r>
      </m:oMath>
      <w:r>
        <w:rPr>
          <w:rFonts w:ascii="Arial" w:hAnsi="Arial" w:cs="Arial"/>
        </w:rPr>
        <w:t xml:space="preserve"> is a regularization coefficient.</w:t>
      </w:r>
    </w:p>
    <w:p w14:paraId="479C4267" w14:textId="77777777" w:rsidR="00B507F2" w:rsidRDefault="00B507F2" w:rsidP="002E5761">
      <w:pPr>
        <w:spacing w:line="360" w:lineRule="auto"/>
        <w:jc w:val="both"/>
        <w:rPr>
          <w:rFonts w:ascii="Arial" w:hAnsi="Arial" w:cs="Arial"/>
        </w:rPr>
      </w:pPr>
    </w:p>
    <w:p w14:paraId="6C26E4FD" w14:textId="77777777" w:rsidR="00154FE6" w:rsidRPr="00154FE6" w:rsidRDefault="00154FE6" w:rsidP="002E5761">
      <w:pPr>
        <w:spacing w:line="360" w:lineRule="auto"/>
        <w:jc w:val="both"/>
        <w:rPr>
          <w:rFonts w:ascii="Arial" w:hAnsi="Arial" w:cs="Arial"/>
        </w:rPr>
      </w:pPr>
      <w:r w:rsidRPr="00154FE6">
        <w:rPr>
          <w:rFonts w:ascii="Arial" w:hAnsi="Arial" w:cs="Arial"/>
        </w:rPr>
        <w:lastRenderedPageBreak/>
        <w:t xml:space="preserve">One of </w:t>
      </w:r>
      <w:proofErr w:type="spellStart"/>
      <w:r w:rsidRPr="00154FE6">
        <w:rPr>
          <w:rFonts w:ascii="Arial" w:hAnsi="Arial" w:cs="Arial"/>
        </w:rPr>
        <w:t>CatBoost's</w:t>
      </w:r>
      <w:proofErr w:type="spellEnd"/>
      <w:r w:rsidRPr="00154FE6">
        <w:rPr>
          <w:rFonts w:ascii="Arial" w:hAnsi="Arial" w:cs="Arial"/>
        </w:rPr>
        <w:t xml:space="preserve"> standout features is its treatment of categorical variables. It employs a technique known as "ordered boosting", wherein it uses statistics from previously seen data in the learning process and avoids potential target leakage.</w:t>
      </w:r>
    </w:p>
    <w:p w14:paraId="18CEB04A" w14:textId="77777777" w:rsidR="003E1D36" w:rsidRDefault="003E1D36" w:rsidP="002E5761">
      <w:pPr>
        <w:spacing w:line="360" w:lineRule="auto"/>
        <w:jc w:val="both"/>
        <w:rPr>
          <w:rFonts w:ascii="Arial" w:hAnsi="Arial" w:cs="Arial"/>
        </w:rPr>
      </w:pPr>
    </w:p>
    <w:p w14:paraId="6B9FCCFE" w14:textId="1B4B7CA2" w:rsidR="003E1D36" w:rsidRPr="00F8172E" w:rsidRDefault="003E1D36" w:rsidP="005F6FD4">
      <w:pPr>
        <w:pStyle w:val="Heading3"/>
      </w:pPr>
      <w:bookmarkStart w:id="274" w:name="_Toc144117246"/>
      <w:r w:rsidRPr="00F8172E">
        <w:t>8.4.2</w:t>
      </w:r>
      <w:r w:rsidR="00523F62" w:rsidRPr="00F8172E">
        <w:t xml:space="preserve"> Methodology</w:t>
      </w:r>
      <w:bookmarkEnd w:id="274"/>
    </w:p>
    <w:p w14:paraId="3E843FCA"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For the </w:t>
      </w:r>
      <w:proofErr w:type="spellStart"/>
      <w:r w:rsidRPr="00523F62">
        <w:rPr>
          <w:rFonts w:ascii="Arial" w:hAnsi="Arial" w:cs="Arial"/>
        </w:rPr>
        <w:t>CatBoost</w:t>
      </w:r>
      <w:proofErr w:type="spellEnd"/>
      <w:r w:rsidRPr="00523F62">
        <w:rPr>
          <w:rFonts w:ascii="Arial" w:hAnsi="Arial" w:cs="Arial"/>
        </w:rPr>
        <w:t xml:space="preserve"> model:</w:t>
      </w:r>
    </w:p>
    <w:p w14:paraId="728FFB7A" w14:textId="77777777" w:rsidR="00523F62" w:rsidRPr="00523F62" w:rsidRDefault="00523F62" w:rsidP="002E5761">
      <w:pPr>
        <w:spacing w:line="360" w:lineRule="auto"/>
        <w:jc w:val="both"/>
        <w:rPr>
          <w:rFonts w:ascii="Arial" w:hAnsi="Arial" w:cs="Arial"/>
        </w:rPr>
      </w:pPr>
    </w:p>
    <w:p w14:paraId="18AF6205"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Features: All columns excluding 'Date', '</w:t>
      </w:r>
      <w:proofErr w:type="spellStart"/>
      <w:r w:rsidRPr="00523F62">
        <w:rPr>
          <w:rFonts w:ascii="Arial" w:hAnsi="Arial" w:cs="Arial"/>
        </w:rPr>
        <w:t>PositiveReturn</w:t>
      </w:r>
      <w:proofErr w:type="spellEnd"/>
      <w:r w:rsidRPr="00523F62">
        <w:rPr>
          <w:rFonts w:ascii="Arial" w:hAnsi="Arial" w:cs="Arial"/>
        </w:rPr>
        <w:t>', and 'Ticker'.</w:t>
      </w:r>
    </w:p>
    <w:p w14:paraId="1B502678"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Target Variable: '</w:t>
      </w:r>
      <w:proofErr w:type="spellStart"/>
      <w:r w:rsidRPr="00523F62">
        <w:rPr>
          <w:rFonts w:ascii="Arial" w:hAnsi="Arial" w:cs="Arial"/>
        </w:rPr>
        <w:t>PositiveReturn</w:t>
      </w:r>
      <w:proofErr w:type="spellEnd"/>
      <w:r w:rsidRPr="00523F62">
        <w:rPr>
          <w:rFonts w:ascii="Arial" w:hAnsi="Arial" w:cs="Arial"/>
        </w:rPr>
        <w:t>'.</w:t>
      </w:r>
    </w:p>
    <w:p w14:paraId="6CE09C76"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Data Split: 80% for training and 20% for testing.</w:t>
      </w:r>
    </w:p>
    <w:p w14:paraId="248552E2" w14:textId="7FDF5705"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Hyperparameters: Iterations set to 1000, learning rate at 0.01, and verbose mode turned off for cleaner output.</w:t>
      </w:r>
    </w:p>
    <w:p w14:paraId="30998299" w14:textId="77777777" w:rsidR="00523F62" w:rsidRDefault="00523F62" w:rsidP="002E5761">
      <w:pPr>
        <w:spacing w:line="360" w:lineRule="auto"/>
        <w:jc w:val="both"/>
        <w:rPr>
          <w:rFonts w:ascii="Arial" w:hAnsi="Arial" w:cs="Arial"/>
        </w:rPr>
      </w:pPr>
    </w:p>
    <w:p w14:paraId="6C88255B" w14:textId="2CDA84A4" w:rsidR="003E1D36" w:rsidRPr="00F8172E" w:rsidRDefault="003E1D36" w:rsidP="005F6FD4">
      <w:pPr>
        <w:pStyle w:val="Heading3"/>
      </w:pPr>
      <w:bookmarkStart w:id="275" w:name="_Toc144117247"/>
      <w:r w:rsidRPr="00F8172E">
        <w:t>8.4.3</w:t>
      </w:r>
      <w:r w:rsidR="00523F62" w:rsidRPr="00F8172E">
        <w:t xml:space="preserve"> Results</w:t>
      </w:r>
      <w:bookmarkEnd w:id="275"/>
    </w:p>
    <w:p w14:paraId="36E347A8"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The performance of the </w:t>
      </w:r>
      <w:proofErr w:type="spellStart"/>
      <w:r w:rsidRPr="00523F62">
        <w:rPr>
          <w:rFonts w:ascii="Arial" w:hAnsi="Arial" w:cs="Arial"/>
        </w:rPr>
        <w:t>CatBoost</w:t>
      </w:r>
      <w:proofErr w:type="spellEnd"/>
      <w:r w:rsidRPr="00523F62">
        <w:rPr>
          <w:rFonts w:ascii="Arial" w:hAnsi="Arial" w:cs="Arial"/>
        </w:rPr>
        <w:t xml:space="preserve"> model was gauged using the AUC score, consistent with the evaluation of previous models.</w:t>
      </w:r>
    </w:p>
    <w:p w14:paraId="223715B8" w14:textId="77777777" w:rsidR="00E130CD" w:rsidRDefault="00E130CD" w:rsidP="002E5761">
      <w:pPr>
        <w:keepNext/>
        <w:tabs>
          <w:tab w:val="left" w:pos="1363"/>
        </w:tabs>
        <w:spacing w:line="360" w:lineRule="auto"/>
        <w:jc w:val="both"/>
      </w:pPr>
      <w:r>
        <w:rPr>
          <w:rFonts w:ascii="Arial" w:hAnsi="Arial" w:cs="Arial"/>
          <w:noProof/>
        </w:rPr>
        <w:lastRenderedPageBreak/>
        <w:drawing>
          <wp:inline distT="0" distB="0" distL="0" distR="0" wp14:anchorId="5EEDE13C" wp14:editId="3A3F734D">
            <wp:extent cx="5142368" cy="8570409"/>
            <wp:effectExtent l="0" t="0" r="0" b="0"/>
            <wp:docPr id="127508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89352" name="Picture 1275089352"/>
                    <pic:cNvPicPr/>
                  </pic:nvPicPr>
                  <pic:blipFill>
                    <a:blip r:embed="rId28">
                      <a:extLst>
                        <a:ext uri="{28A0092B-C50C-407E-A947-70E740481C1C}">
                          <a14:useLocalDpi xmlns:a14="http://schemas.microsoft.com/office/drawing/2010/main" val="0"/>
                        </a:ext>
                      </a:extLst>
                    </a:blip>
                    <a:stretch>
                      <a:fillRect/>
                    </a:stretch>
                  </pic:blipFill>
                  <pic:spPr>
                    <a:xfrm>
                      <a:off x="0" y="0"/>
                      <a:ext cx="5154033" cy="8589850"/>
                    </a:xfrm>
                    <a:prstGeom prst="rect">
                      <a:avLst/>
                    </a:prstGeom>
                  </pic:spPr>
                </pic:pic>
              </a:graphicData>
            </a:graphic>
          </wp:inline>
        </w:drawing>
      </w:r>
    </w:p>
    <w:p w14:paraId="0CB839BF" w14:textId="68E04175" w:rsidR="00523F62" w:rsidRDefault="00E130CD" w:rsidP="001E066A">
      <w:pPr>
        <w:pStyle w:val="Caption"/>
        <w:rPr>
          <w:rFonts w:cs="Arial"/>
        </w:rPr>
      </w:pPr>
      <w:bookmarkStart w:id="276" w:name="_Toc144117286"/>
      <w:r>
        <w:t xml:space="preserve">Figure </w:t>
      </w:r>
      <w:fldSimple w:instr=" SEQ Figure \* ARABIC ">
        <w:r w:rsidR="00106BF3">
          <w:rPr>
            <w:noProof/>
          </w:rPr>
          <w:t>15</w:t>
        </w:r>
      </w:fldSimple>
      <w:r>
        <w:t xml:space="preserve"> </w:t>
      </w:r>
      <w:r w:rsidRPr="00C17062">
        <w:t xml:space="preserve">AUC scores for </w:t>
      </w:r>
      <w:proofErr w:type="spellStart"/>
      <w:r>
        <w:t>CatBoost</w:t>
      </w:r>
      <w:proofErr w:type="spellEnd"/>
      <w:r w:rsidRPr="00C17062">
        <w:t xml:space="preserve"> by ticker</w:t>
      </w:r>
      <w:bookmarkEnd w:id="276"/>
    </w:p>
    <w:p w14:paraId="592ADA25" w14:textId="77777777" w:rsidR="00523F62" w:rsidRPr="00523F62" w:rsidRDefault="00523F62" w:rsidP="002E5761">
      <w:pPr>
        <w:spacing w:line="360" w:lineRule="auto"/>
        <w:jc w:val="both"/>
        <w:rPr>
          <w:rFonts w:ascii="Arial" w:hAnsi="Arial" w:cs="Arial"/>
        </w:rPr>
      </w:pPr>
      <w:r w:rsidRPr="00523F62">
        <w:rPr>
          <w:rFonts w:ascii="Arial" w:hAnsi="Arial" w:cs="Arial"/>
        </w:rPr>
        <w:lastRenderedPageBreak/>
        <w:t xml:space="preserve">The results indicate that </w:t>
      </w:r>
      <w:proofErr w:type="spellStart"/>
      <w:r w:rsidRPr="00523F62">
        <w:rPr>
          <w:rFonts w:ascii="Arial" w:hAnsi="Arial" w:cs="Arial"/>
        </w:rPr>
        <w:t>CatBoost</w:t>
      </w:r>
      <w:proofErr w:type="spellEnd"/>
      <w:r w:rsidRPr="00523F62">
        <w:rPr>
          <w:rFonts w:ascii="Arial" w:hAnsi="Arial" w:cs="Arial"/>
        </w:rPr>
        <w:t xml:space="preserve"> displayed strong proficiency with tickers like 'GILD', 'BIIB', and 'SIRI'. On the contrary, it didn't achieve high scores for tickers such as 'PANW', 'GEHC', and 'DDOG'.</w:t>
      </w:r>
    </w:p>
    <w:p w14:paraId="1E09064E" w14:textId="77777777" w:rsidR="00523F62" w:rsidRDefault="00523F62" w:rsidP="002E5761">
      <w:pPr>
        <w:spacing w:line="360" w:lineRule="auto"/>
        <w:jc w:val="both"/>
        <w:rPr>
          <w:rFonts w:ascii="Arial" w:hAnsi="Arial" w:cs="Arial"/>
        </w:rPr>
      </w:pPr>
    </w:p>
    <w:p w14:paraId="3E0E0247" w14:textId="564C267F" w:rsidR="003E1D36" w:rsidRPr="00F8172E" w:rsidRDefault="003E1D36" w:rsidP="005F6FD4">
      <w:pPr>
        <w:pStyle w:val="Heading3"/>
      </w:pPr>
      <w:bookmarkStart w:id="277" w:name="_Toc144117248"/>
      <w:r w:rsidRPr="00F8172E">
        <w:t>8.4.4</w:t>
      </w:r>
      <w:r w:rsidR="00523F62" w:rsidRPr="00F8172E">
        <w:t xml:space="preserve"> Discussion</w:t>
      </w:r>
      <w:bookmarkEnd w:id="277"/>
    </w:p>
    <w:p w14:paraId="7E6B5456" w14:textId="77777777" w:rsidR="00523F62" w:rsidRPr="00523F62" w:rsidRDefault="00523F62" w:rsidP="002E5761">
      <w:pPr>
        <w:spacing w:line="360" w:lineRule="auto"/>
        <w:jc w:val="both"/>
        <w:rPr>
          <w:rFonts w:ascii="Arial" w:hAnsi="Arial" w:cs="Arial"/>
        </w:rPr>
      </w:pPr>
      <w:proofErr w:type="spellStart"/>
      <w:r w:rsidRPr="00523F62">
        <w:rPr>
          <w:rFonts w:ascii="Arial" w:hAnsi="Arial" w:cs="Arial"/>
        </w:rPr>
        <w:t>CatBoost's</w:t>
      </w:r>
      <w:proofErr w:type="spellEnd"/>
      <w:r w:rsidRPr="00523F62">
        <w:rPr>
          <w:rFonts w:ascii="Arial" w:hAnsi="Arial" w:cs="Arial"/>
        </w:rPr>
        <w:t xml:space="preserve"> unique approach to handling categorical data allows it to often outperform other gradient boosting models, especially when the data contains a significant number of categorical attributes. Its in-built regularization, efficient handling of overfitting, and the ordered boosting technique make it a robust choice for various applications.</w:t>
      </w:r>
    </w:p>
    <w:p w14:paraId="05DF51AB" w14:textId="77777777" w:rsidR="00523F62" w:rsidRDefault="00523F62" w:rsidP="002E5761">
      <w:pPr>
        <w:spacing w:line="360" w:lineRule="auto"/>
        <w:jc w:val="both"/>
        <w:rPr>
          <w:rFonts w:ascii="Arial" w:hAnsi="Arial" w:cs="Arial"/>
        </w:rPr>
      </w:pPr>
    </w:p>
    <w:p w14:paraId="6436C5ED"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In the context of our dataset, </w:t>
      </w:r>
      <w:proofErr w:type="spellStart"/>
      <w:r w:rsidRPr="00523F62">
        <w:rPr>
          <w:rFonts w:ascii="Arial" w:hAnsi="Arial" w:cs="Arial"/>
        </w:rPr>
        <w:t>CatBoost</w:t>
      </w:r>
      <w:proofErr w:type="spellEnd"/>
      <w:r w:rsidRPr="00523F62">
        <w:rPr>
          <w:rFonts w:ascii="Arial" w:hAnsi="Arial" w:cs="Arial"/>
        </w:rPr>
        <w:t xml:space="preserve"> demonstrated promising results. However, its performance varied across tickers. This suggests that while </w:t>
      </w:r>
      <w:proofErr w:type="spellStart"/>
      <w:r w:rsidRPr="00523F62">
        <w:rPr>
          <w:rFonts w:ascii="Arial" w:hAnsi="Arial" w:cs="Arial"/>
        </w:rPr>
        <w:t>CatBoost's</w:t>
      </w:r>
      <w:proofErr w:type="spellEnd"/>
      <w:r w:rsidRPr="00523F62">
        <w:rPr>
          <w:rFonts w:ascii="Arial" w:hAnsi="Arial" w:cs="Arial"/>
        </w:rPr>
        <w:t xml:space="preserve"> unique techniques offer distinct advantages, the intricate interplay between stock returns and news sentiment during the pandemic era might be better grasped by some models over others.</w:t>
      </w:r>
    </w:p>
    <w:p w14:paraId="75E51924" w14:textId="77777777" w:rsidR="00523F62" w:rsidRDefault="00523F62" w:rsidP="002E5761">
      <w:pPr>
        <w:spacing w:line="360" w:lineRule="auto"/>
        <w:jc w:val="both"/>
        <w:rPr>
          <w:rFonts w:ascii="Arial" w:hAnsi="Arial" w:cs="Arial"/>
        </w:rPr>
      </w:pPr>
    </w:p>
    <w:p w14:paraId="38DD6CA8" w14:textId="77777777" w:rsidR="003F7514" w:rsidRDefault="003F7514" w:rsidP="002E5761">
      <w:pPr>
        <w:spacing w:line="360" w:lineRule="auto"/>
        <w:jc w:val="both"/>
        <w:rPr>
          <w:rFonts w:ascii="Arial" w:hAnsi="Arial" w:cs="Arial"/>
        </w:rPr>
      </w:pPr>
    </w:p>
    <w:p w14:paraId="770FDE18" w14:textId="72C9800A" w:rsidR="003E1D36" w:rsidRPr="00945FD2" w:rsidRDefault="009C19BC" w:rsidP="003F7514">
      <w:pPr>
        <w:pStyle w:val="Heading2"/>
        <w:rPr>
          <w:lang w:val="en-US"/>
        </w:rPr>
      </w:pPr>
      <w:bookmarkStart w:id="278" w:name="_Toc144117249"/>
      <w:r w:rsidRPr="00F8172E">
        <w:t xml:space="preserve">8.5 </w:t>
      </w:r>
      <w:r w:rsidR="003F7514">
        <w:t>AUC score</w:t>
      </w:r>
      <w:r w:rsidR="001741A3">
        <w:t xml:space="preserve"> in Each Model</w:t>
      </w:r>
      <w:bookmarkEnd w:id="278"/>
    </w:p>
    <w:p w14:paraId="55EF0FD4" w14:textId="27A3AB76" w:rsidR="009C19BC" w:rsidRPr="009C19BC" w:rsidRDefault="009C19BC" w:rsidP="002E5761">
      <w:pPr>
        <w:spacing w:line="360" w:lineRule="auto"/>
        <w:jc w:val="both"/>
        <w:rPr>
          <w:rFonts w:ascii="Arial" w:hAnsi="Arial" w:cs="Arial"/>
        </w:rPr>
      </w:pPr>
      <w:r w:rsidRPr="009C19BC">
        <w:rPr>
          <w:rFonts w:ascii="Arial" w:hAnsi="Arial" w:cs="Arial"/>
        </w:rPr>
        <w:t xml:space="preserve">To provide a comprehensive understanding of the relative strengths and weaknesses of the four models in the context of our dataset, </w:t>
      </w:r>
      <w:r w:rsidR="003E4F6C">
        <w:rPr>
          <w:rFonts w:ascii="Arial" w:hAnsi="Arial" w:cs="Arial"/>
        </w:rPr>
        <w:t>I</w:t>
      </w:r>
      <w:r w:rsidRPr="009C19BC">
        <w:rPr>
          <w:rFonts w:ascii="Arial" w:hAnsi="Arial" w:cs="Arial"/>
        </w:rPr>
        <w:t xml:space="preserve"> employed a comparative analysis. This involved juxtaposing the AUC scores of the models across all tickers, thereby offering a bird's-eye view of their performances.</w:t>
      </w:r>
    </w:p>
    <w:p w14:paraId="2888DDE0" w14:textId="7BDF505F" w:rsidR="00DB6F07" w:rsidRDefault="00DB6F07" w:rsidP="002E5761">
      <w:pPr>
        <w:spacing w:line="360" w:lineRule="auto"/>
        <w:jc w:val="both"/>
        <w:rPr>
          <w:rFonts w:ascii="Arial" w:hAnsi="Arial" w:cs="Arial"/>
        </w:rPr>
      </w:pPr>
    </w:p>
    <w:p w14:paraId="02EC4AD9" w14:textId="03C62D9B" w:rsidR="0059686C" w:rsidRDefault="0059686C" w:rsidP="001E066A">
      <w:pPr>
        <w:pStyle w:val="Caption"/>
      </w:pPr>
      <w:bookmarkStart w:id="279" w:name="_Toc144117270"/>
      <w:r>
        <w:t xml:space="preserve">Table </w:t>
      </w:r>
      <w:fldSimple w:instr=" SEQ Table \* ARABIC ">
        <w:r w:rsidR="00590585">
          <w:rPr>
            <w:noProof/>
          </w:rPr>
          <w:t>4</w:t>
        </w:r>
      </w:fldSimple>
      <w:r>
        <w:t xml:space="preserve"> Results of AUC scores</w:t>
      </w:r>
      <w:bookmarkEnd w:id="279"/>
    </w:p>
    <w:tbl>
      <w:tblPr>
        <w:tblW w:w="9133" w:type="dxa"/>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1349"/>
        <w:gridCol w:w="1946"/>
        <w:gridCol w:w="1946"/>
        <w:gridCol w:w="1946"/>
        <w:gridCol w:w="1946"/>
      </w:tblGrid>
      <w:tr w:rsidR="009C19BC" w:rsidRPr="009C19BC" w14:paraId="0E2B09FF" w14:textId="77777777" w:rsidTr="006E6094">
        <w:trPr>
          <w:trHeight w:val="268"/>
        </w:trPr>
        <w:tc>
          <w:tcPr>
            <w:tcW w:w="1349" w:type="dxa"/>
            <w:tcBorders>
              <w:top w:val="single" w:sz="4" w:space="0" w:color="auto"/>
              <w:bottom w:val="single" w:sz="4" w:space="0" w:color="auto"/>
            </w:tcBorders>
            <w:shd w:val="clear" w:color="auto" w:fill="auto"/>
            <w:tcMar>
              <w:top w:w="60" w:type="dxa"/>
              <w:left w:w="60" w:type="dxa"/>
              <w:bottom w:w="60" w:type="dxa"/>
              <w:right w:w="60" w:type="dxa"/>
            </w:tcMar>
            <w:hideMark/>
          </w:tcPr>
          <w:p w14:paraId="4B2CC365"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Model</w:t>
            </w:r>
          </w:p>
        </w:tc>
        <w:tc>
          <w:tcPr>
            <w:tcW w:w="1946" w:type="dxa"/>
            <w:tcBorders>
              <w:top w:val="single" w:sz="4" w:space="0" w:color="auto"/>
              <w:bottom w:val="single" w:sz="4" w:space="0" w:color="auto"/>
            </w:tcBorders>
            <w:shd w:val="clear" w:color="auto" w:fill="auto"/>
            <w:tcMar>
              <w:top w:w="60" w:type="dxa"/>
              <w:left w:w="60" w:type="dxa"/>
              <w:bottom w:w="60" w:type="dxa"/>
              <w:right w:w="60" w:type="dxa"/>
            </w:tcMar>
            <w:hideMark/>
          </w:tcPr>
          <w:p w14:paraId="0F50D362"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Max AUC</w:t>
            </w:r>
          </w:p>
        </w:tc>
        <w:tc>
          <w:tcPr>
            <w:tcW w:w="1946" w:type="dxa"/>
            <w:tcBorders>
              <w:top w:val="single" w:sz="4" w:space="0" w:color="auto"/>
              <w:bottom w:val="single" w:sz="4" w:space="0" w:color="auto"/>
            </w:tcBorders>
            <w:shd w:val="clear" w:color="auto" w:fill="auto"/>
            <w:tcMar>
              <w:top w:w="60" w:type="dxa"/>
              <w:left w:w="60" w:type="dxa"/>
              <w:bottom w:w="60" w:type="dxa"/>
              <w:right w:w="60" w:type="dxa"/>
            </w:tcMar>
            <w:hideMark/>
          </w:tcPr>
          <w:p w14:paraId="2ACA1A57"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Min AUC</w:t>
            </w:r>
          </w:p>
        </w:tc>
        <w:tc>
          <w:tcPr>
            <w:tcW w:w="1946" w:type="dxa"/>
            <w:tcBorders>
              <w:top w:val="single" w:sz="4" w:space="0" w:color="auto"/>
              <w:bottom w:val="single" w:sz="4" w:space="0" w:color="auto"/>
            </w:tcBorders>
            <w:shd w:val="clear" w:color="auto" w:fill="auto"/>
            <w:tcMar>
              <w:top w:w="60" w:type="dxa"/>
              <w:left w:w="60" w:type="dxa"/>
              <w:bottom w:w="60" w:type="dxa"/>
              <w:right w:w="60" w:type="dxa"/>
            </w:tcMar>
            <w:hideMark/>
          </w:tcPr>
          <w:p w14:paraId="266136E0"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Mean AUC</w:t>
            </w:r>
          </w:p>
        </w:tc>
        <w:tc>
          <w:tcPr>
            <w:tcW w:w="1946" w:type="dxa"/>
            <w:tcBorders>
              <w:top w:val="single" w:sz="4" w:space="0" w:color="auto"/>
              <w:bottom w:val="single" w:sz="4" w:space="0" w:color="auto"/>
            </w:tcBorders>
            <w:shd w:val="clear" w:color="auto" w:fill="auto"/>
            <w:tcMar>
              <w:top w:w="60" w:type="dxa"/>
              <w:left w:w="60" w:type="dxa"/>
              <w:bottom w:w="60" w:type="dxa"/>
              <w:right w:w="60" w:type="dxa"/>
            </w:tcMar>
            <w:hideMark/>
          </w:tcPr>
          <w:p w14:paraId="7A82FCD9"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Median AUC</w:t>
            </w:r>
          </w:p>
        </w:tc>
      </w:tr>
      <w:tr w:rsidR="009C19BC" w:rsidRPr="009C19BC" w14:paraId="2853B684" w14:textId="77777777" w:rsidTr="006E6094">
        <w:trPr>
          <w:trHeight w:val="292"/>
        </w:trPr>
        <w:tc>
          <w:tcPr>
            <w:tcW w:w="1349" w:type="dxa"/>
            <w:tcBorders>
              <w:top w:val="single" w:sz="4" w:space="0" w:color="auto"/>
            </w:tcBorders>
            <w:shd w:val="clear" w:color="auto" w:fill="auto"/>
            <w:tcMar>
              <w:top w:w="60" w:type="dxa"/>
              <w:left w:w="60" w:type="dxa"/>
              <w:bottom w:w="60" w:type="dxa"/>
              <w:right w:w="60" w:type="dxa"/>
            </w:tcMar>
            <w:hideMark/>
          </w:tcPr>
          <w:p w14:paraId="242B242D"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Random Forest</w:t>
            </w:r>
          </w:p>
        </w:tc>
        <w:tc>
          <w:tcPr>
            <w:tcW w:w="1946" w:type="dxa"/>
            <w:tcBorders>
              <w:top w:val="single" w:sz="4" w:space="0" w:color="auto"/>
            </w:tcBorders>
            <w:shd w:val="clear" w:color="auto" w:fill="auto"/>
            <w:tcMar>
              <w:top w:w="60" w:type="dxa"/>
              <w:left w:w="60" w:type="dxa"/>
              <w:bottom w:w="60" w:type="dxa"/>
              <w:right w:w="60" w:type="dxa"/>
            </w:tcMar>
            <w:hideMark/>
          </w:tcPr>
          <w:p w14:paraId="26179017"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0.8119747899159660</w:t>
            </w:r>
          </w:p>
        </w:tc>
        <w:tc>
          <w:tcPr>
            <w:tcW w:w="1946" w:type="dxa"/>
            <w:tcBorders>
              <w:top w:val="single" w:sz="4" w:space="0" w:color="auto"/>
            </w:tcBorders>
            <w:shd w:val="clear" w:color="auto" w:fill="auto"/>
            <w:tcMar>
              <w:top w:w="60" w:type="dxa"/>
              <w:left w:w="60" w:type="dxa"/>
              <w:bottom w:w="60" w:type="dxa"/>
              <w:right w:w="60" w:type="dxa"/>
            </w:tcMar>
            <w:hideMark/>
          </w:tcPr>
          <w:p w14:paraId="70FF8F9B"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0.5270964691046660</w:t>
            </w:r>
          </w:p>
        </w:tc>
        <w:tc>
          <w:tcPr>
            <w:tcW w:w="1946" w:type="dxa"/>
            <w:tcBorders>
              <w:top w:val="single" w:sz="4" w:space="0" w:color="auto"/>
            </w:tcBorders>
            <w:shd w:val="clear" w:color="auto" w:fill="auto"/>
            <w:tcMar>
              <w:top w:w="60" w:type="dxa"/>
              <w:left w:w="60" w:type="dxa"/>
              <w:bottom w:w="60" w:type="dxa"/>
              <w:right w:w="60" w:type="dxa"/>
            </w:tcMar>
            <w:hideMark/>
          </w:tcPr>
          <w:p w14:paraId="17351191"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0.6773262130929950</w:t>
            </w:r>
          </w:p>
        </w:tc>
        <w:tc>
          <w:tcPr>
            <w:tcW w:w="1946" w:type="dxa"/>
            <w:tcBorders>
              <w:top w:val="single" w:sz="4" w:space="0" w:color="auto"/>
            </w:tcBorders>
            <w:shd w:val="clear" w:color="auto" w:fill="auto"/>
            <w:tcMar>
              <w:top w:w="60" w:type="dxa"/>
              <w:left w:w="60" w:type="dxa"/>
              <w:bottom w:w="60" w:type="dxa"/>
              <w:right w:w="60" w:type="dxa"/>
            </w:tcMar>
            <w:hideMark/>
          </w:tcPr>
          <w:p w14:paraId="69EF9C7F"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0.677745245825603</w:t>
            </w:r>
          </w:p>
        </w:tc>
      </w:tr>
      <w:tr w:rsidR="009C19BC" w:rsidRPr="009C19BC" w14:paraId="15131939" w14:textId="77777777" w:rsidTr="006E6094">
        <w:trPr>
          <w:trHeight w:val="268"/>
        </w:trPr>
        <w:tc>
          <w:tcPr>
            <w:tcW w:w="1349" w:type="dxa"/>
            <w:shd w:val="clear" w:color="auto" w:fill="auto"/>
            <w:tcMar>
              <w:top w:w="60" w:type="dxa"/>
              <w:left w:w="60" w:type="dxa"/>
              <w:bottom w:w="60" w:type="dxa"/>
              <w:right w:w="60" w:type="dxa"/>
            </w:tcMar>
            <w:hideMark/>
          </w:tcPr>
          <w:p w14:paraId="2E8D9B87"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proofErr w:type="spellStart"/>
            <w:r w:rsidRPr="009C19BC">
              <w:rPr>
                <w:rFonts w:ascii="Helvetica Neue" w:eastAsia="Times New Roman" w:hAnsi="Helvetica Neue" w:cs="Times New Roman"/>
                <w:b/>
                <w:bCs/>
                <w:color w:val="000000"/>
                <w:kern w:val="0"/>
                <w:sz w:val="15"/>
                <w:szCs w:val="15"/>
                <w14:ligatures w14:val="none"/>
              </w:rPr>
              <w:t>XGBoost</w:t>
            </w:r>
            <w:proofErr w:type="spellEnd"/>
          </w:p>
        </w:tc>
        <w:tc>
          <w:tcPr>
            <w:tcW w:w="1946" w:type="dxa"/>
            <w:shd w:val="clear" w:color="auto" w:fill="auto"/>
            <w:tcMar>
              <w:top w:w="60" w:type="dxa"/>
              <w:left w:w="60" w:type="dxa"/>
              <w:bottom w:w="60" w:type="dxa"/>
              <w:right w:w="60" w:type="dxa"/>
            </w:tcMar>
            <w:hideMark/>
          </w:tcPr>
          <w:p w14:paraId="09945F04"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0.9107142857142860</w:t>
            </w:r>
          </w:p>
        </w:tc>
        <w:tc>
          <w:tcPr>
            <w:tcW w:w="1946" w:type="dxa"/>
            <w:shd w:val="clear" w:color="auto" w:fill="auto"/>
            <w:tcMar>
              <w:top w:w="60" w:type="dxa"/>
              <w:left w:w="60" w:type="dxa"/>
              <w:bottom w:w="60" w:type="dxa"/>
              <w:right w:w="60" w:type="dxa"/>
            </w:tcMar>
            <w:hideMark/>
          </w:tcPr>
          <w:p w14:paraId="1C0DCF2F"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0.5805366483897400</w:t>
            </w:r>
          </w:p>
        </w:tc>
        <w:tc>
          <w:tcPr>
            <w:tcW w:w="1946" w:type="dxa"/>
            <w:shd w:val="clear" w:color="auto" w:fill="auto"/>
            <w:tcMar>
              <w:top w:w="60" w:type="dxa"/>
              <w:left w:w="60" w:type="dxa"/>
              <w:bottom w:w="60" w:type="dxa"/>
              <w:right w:w="60" w:type="dxa"/>
            </w:tcMar>
            <w:hideMark/>
          </w:tcPr>
          <w:p w14:paraId="58D1F06D"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0.7526194751681700</w:t>
            </w:r>
          </w:p>
        </w:tc>
        <w:tc>
          <w:tcPr>
            <w:tcW w:w="1946" w:type="dxa"/>
            <w:shd w:val="clear" w:color="auto" w:fill="auto"/>
            <w:tcMar>
              <w:top w:w="60" w:type="dxa"/>
              <w:left w:w="60" w:type="dxa"/>
              <w:bottom w:w="60" w:type="dxa"/>
              <w:right w:w="60" w:type="dxa"/>
            </w:tcMar>
            <w:hideMark/>
          </w:tcPr>
          <w:p w14:paraId="090161D7"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0.7519644741193330</w:t>
            </w:r>
          </w:p>
        </w:tc>
      </w:tr>
      <w:tr w:rsidR="009C19BC" w:rsidRPr="009C19BC" w14:paraId="0D764624" w14:textId="77777777" w:rsidTr="006E6094">
        <w:trPr>
          <w:trHeight w:val="268"/>
        </w:trPr>
        <w:tc>
          <w:tcPr>
            <w:tcW w:w="1349" w:type="dxa"/>
            <w:shd w:val="clear" w:color="auto" w:fill="auto"/>
            <w:tcMar>
              <w:top w:w="60" w:type="dxa"/>
              <w:left w:w="60" w:type="dxa"/>
              <w:bottom w:w="60" w:type="dxa"/>
              <w:right w:w="60" w:type="dxa"/>
            </w:tcMar>
            <w:hideMark/>
          </w:tcPr>
          <w:p w14:paraId="18BB6851"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proofErr w:type="spellStart"/>
            <w:r w:rsidRPr="009C19BC">
              <w:rPr>
                <w:rFonts w:ascii="Helvetica Neue" w:eastAsia="Times New Roman" w:hAnsi="Helvetica Neue" w:cs="Times New Roman"/>
                <w:b/>
                <w:bCs/>
                <w:color w:val="000000"/>
                <w:kern w:val="0"/>
                <w:sz w:val="15"/>
                <w:szCs w:val="15"/>
                <w14:ligatures w14:val="none"/>
              </w:rPr>
              <w:t>LightGBM</w:t>
            </w:r>
            <w:proofErr w:type="spellEnd"/>
          </w:p>
        </w:tc>
        <w:tc>
          <w:tcPr>
            <w:tcW w:w="1946" w:type="dxa"/>
            <w:shd w:val="clear" w:color="auto" w:fill="auto"/>
            <w:tcMar>
              <w:top w:w="60" w:type="dxa"/>
              <w:left w:w="60" w:type="dxa"/>
              <w:bottom w:w="60" w:type="dxa"/>
              <w:right w:w="60" w:type="dxa"/>
            </w:tcMar>
            <w:hideMark/>
          </w:tcPr>
          <w:p w14:paraId="689D9F46"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0.8396358543417370</w:t>
            </w:r>
          </w:p>
        </w:tc>
        <w:tc>
          <w:tcPr>
            <w:tcW w:w="1946" w:type="dxa"/>
            <w:shd w:val="clear" w:color="auto" w:fill="auto"/>
            <w:tcMar>
              <w:top w:w="60" w:type="dxa"/>
              <w:left w:w="60" w:type="dxa"/>
              <w:bottom w:w="60" w:type="dxa"/>
              <w:right w:w="60" w:type="dxa"/>
            </w:tcMar>
            <w:hideMark/>
          </w:tcPr>
          <w:p w14:paraId="01F434F3"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0.4333333333333330</w:t>
            </w:r>
          </w:p>
        </w:tc>
        <w:tc>
          <w:tcPr>
            <w:tcW w:w="1946" w:type="dxa"/>
            <w:shd w:val="clear" w:color="auto" w:fill="auto"/>
            <w:tcMar>
              <w:top w:w="60" w:type="dxa"/>
              <w:left w:w="60" w:type="dxa"/>
              <w:bottom w:w="60" w:type="dxa"/>
              <w:right w:w="60" w:type="dxa"/>
            </w:tcMar>
            <w:hideMark/>
          </w:tcPr>
          <w:p w14:paraId="109FECB4"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0.6481785020287460</w:t>
            </w:r>
          </w:p>
        </w:tc>
        <w:tc>
          <w:tcPr>
            <w:tcW w:w="1946" w:type="dxa"/>
            <w:shd w:val="clear" w:color="auto" w:fill="auto"/>
            <w:tcMar>
              <w:top w:w="60" w:type="dxa"/>
              <w:left w:w="60" w:type="dxa"/>
              <w:bottom w:w="60" w:type="dxa"/>
              <w:right w:w="60" w:type="dxa"/>
            </w:tcMar>
            <w:hideMark/>
          </w:tcPr>
          <w:p w14:paraId="62485F20"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0.6392358095839580</w:t>
            </w:r>
          </w:p>
        </w:tc>
      </w:tr>
      <w:tr w:rsidR="009C19BC" w:rsidRPr="009C19BC" w14:paraId="3B2CC8E7" w14:textId="77777777" w:rsidTr="006E6094">
        <w:trPr>
          <w:trHeight w:val="268"/>
        </w:trPr>
        <w:tc>
          <w:tcPr>
            <w:tcW w:w="1349" w:type="dxa"/>
            <w:shd w:val="clear" w:color="auto" w:fill="auto"/>
            <w:tcMar>
              <w:top w:w="60" w:type="dxa"/>
              <w:left w:w="60" w:type="dxa"/>
              <w:bottom w:w="60" w:type="dxa"/>
              <w:right w:w="60" w:type="dxa"/>
            </w:tcMar>
            <w:hideMark/>
          </w:tcPr>
          <w:p w14:paraId="0D6D7BB1"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proofErr w:type="spellStart"/>
            <w:r w:rsidRPr="009C19BC">
              <w:rPr>
                <w:rFonts w:ascii="Helvetica Neue" w:eastAsia="Times New Roman" w:hAnsi="Helvetica Neue" w:cs="Times New Roman"/>
                <w:b/>
                <w:bCs/>
                <w:color w:val="000000"/>
                <w:kern w:val="0"/>
                <w:sz w:val="15"/>
                <w:szCs w:val="15"/>
                <w14:ligatures w14:val="none"/>
              </w:rPr>
              <w:t>CatBoost</w:t>
            </w:r>
            <w:proofErr w:type="spellEnd"/>
          </w:p>
        </w:tc>
        <w:tc>
          <w:tcPr>
            <w:tcW w:w="1946" w:type="dxa"/>
            <w:shd w:val="clear" w:color="auto" w:fill="auto"/>
            <w:tcMar>
              <w:top w:w="60" w:type="dxa"/>
              <w:left w:w="60" w:type="dxa"/>
              <w:bottom w:w="60" w:type="dxa"/>
              <w:right w:w="60" w:type="dxa"/>
            </w:tcMar>
            <w:hideMark/>
          </w:tcPr>
          <w:p w14:paraId="3C2EFA03"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0.8416610132054340</w:t>
            </w:r>
          </w:p>
        </w:tc>
        <w:tc>
          <w:tcPr>
            <w:tcW w:w="1946" w:type="dxa"/>
            <w:shd w:val="clear" w:color="auto" w:fill="auto"/>
            <w:tcMar>
              <w:top w:w="60" w:type="dxa"/>
              <w:left w:w="60" w:type="dxa"/>
              <w:bottom w:w="60" w:type="dxa"/>
              <w:right w:w="60" w:type="dxa"/>
            </w:tcMar>
            <w:hideMark/>
          </w:tcPr>
          <w:p w14:paraId="713A0E38"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0.470279086625589</w:t>
            </w:r>
          </w:p>
        </w:tc>
        <w:tc>
          <w:tcPr>
            <w:tcW w:w="1946" w:type="dxa"/>
            <w:shd w:val="clear" w:color="auto" w:fill="auto"/>
            <w:tcMar>
              <w:top w:w="60" w:type="dxa"/>
              <w:left w:w="60" w:type="dxa"/>
              <w:bottom w:w="60" w:type="dxa"/>
              <w:right w:w="60" w:type="dxa"/>
            </w:tcMar>
            <w:hideMark/>
          </w:tcPr>
          <w:p w14:paraId="5B405EF9"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0.6209455609252810</w:t>
            </w:r>
          </w:p>
        </w:tc>
        <w:tc>
          <w:tcPr>
            <w:tcW w:w="1946" w:type="dxa"/>
            <w:shd w:val="clear" w:color="auto" w:fill="auto"/>
            <w:tcMar>
              <w:top w:w="60" w:type="dxa"/>
              <w:left w:w="60" w:type="dxa"/>
              <w:bottom w:w="60" w:type="dxa"/>
              <w:right w:w="60" w:type="dxa"/>
            </w:tcMar>
            <w:hideMark/>
          </w:tcPr>
          <w:p w14:paraId="4F884E33" w14:textId="77777777" w:rsidR="009C19BC" w:rsidRPr="009C19BC" w:rsidRDefault="009C19BC" w:rsidP="002E5761">
            <w:pPr>
              <w:spacing w:line="360" w:lineRule="auto"/>
              <w:jc w:val="both"/>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0.6113474506838090</w:t>
            </w:r>
          </w:p>
        </w:tc>
      </w:tr>
    </w:tbl>
    <w:p w14:paraId="16B49ABF" w14:textId="77777777" w:rsidR="00DB6F07" w:rsidRDefault="00DB6F07" w:rsidP="002E5761">
      <w:pPr>
        <w:spacing w:line="360" w:lineRule="auto"/>
        <w:jc w:val="both"/>
        <w:rPr>
          <w:rFonts w:ascii="Arial" w:hAnsi="Arial" w:cs="Arial"/>
        </w:rPr>
      </w:pPr>
    </w:p>
    <w:p w14:paraId="10D85B0F" w14:textId="77777777" w:rsidR="009C19BC" w:rsidRPr="009C19BC" w:rsidRDefault="009C19BC" w:rsidP="002E5761">
      <w:pPr>
        <w:spacing w:line="360" w:lineRule="auto"/>
        <w:jc w:val="both"/>
        <w:rPr>
          <w:rFonts w:ascii="Arial" w:hAnsi="Arial" w:cs="Arial"/>
        </w:rPr>
      </w:pPr>
      <w:r w:rsidRPr="009C19BC">
        <w:rPr>
          <w:rFonts w:ascii="Arial" w:hAnsi="Arial" w:cs="Arial"/>
        </w:rPr>
        <w:t>This table presents a succinct comparison of AUC scores obtained from each model for every ticker. Key insights are:</w:t>
      </w:r>
    </w:p>
    <w:p w14:paraId="3ADB05F8" w14:textId="77777777" w:rsidR="00092D62" w:rsidRDefault="00092D62" w:rsidP="002E5761">
      <w:pPr>
        <w:spacing w:line="360" w:lineRule="auto"/>
        <w:jc w:val="both"/>
        <w:rPr>
          <w:rFonts w:ascii="Arial" w:hAnsi="Arial" w:cs="Arial"/>
        </w:rPr>
      </w:pPr>
    </w:p>
    <w:p w14:paraId="6C52F457" w14:textId="77777777" w:rsidR="009C19BC" w:rsidRDefault="009C19BC" w:rsidP="002E5761">
      <w:pPr>
        <w:spacing w:line="360" w:lineRule="auto"/>
        <w:jc w:val="both"/>
        <w:rPr>
          <w:rFonts w:ascii="Arial" w:hAnsi="Arial" w:cs="Arial"/>
        </w:rPr>
      </w:pPr>
      <w:r w:rsidRPr="009C19BC">
        <w:rPr>
          <w:rFonts w:ascii="Arial" w:hAnsi="Arial" w:cs="Arial"/>
        </w:rPr>
        <w:t xml:space="preserve">Overall Performance: </w:t>
      </w:r>
    </w:p>
    <w:p w14:paraId="614A25A2" w14:textId="1F3C6DF4" w:rsidR="009C19BC" w:rsidRPr="009C19BC" w:rsidRDefault="009C19BC" w:rsidP="002E5761">
      <w:pPr>
        <w:spacing w:line="360" w:lineRule="auto"/>
        <w:jc w:val="both"/>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consistently stands out, achieving superior AUC scores for </w:t>
      </w:r>
      <w:proofErr w:type="gramStart"/>
      <w:r w:rsidRPr="009C19BC">
        <w:rPr>
          <w:rFonts w:ascii="Arial" w:hAnsi="Arial" w:cs="Arial"/>
        </w:rPr>
        <w:t>a majority of</w:t>
      </w:r>
      <w:proofErr w:type="gramEnd"/>
      <w:r w:rsidRPr="009C19BC">
        <w:rPr>
          <w:rFonts w:ascii="Arial" w:hAnsi="Arial" w:cs="Arial"/>
        </w:rPr>
        <w:t xml:space="preserve"> the tickers. </w:t>
      </w:r>
      <w:proofErr w:type="spellStart"/>
      <w:r w:rsidRPr="009C19BC">
        <w:rPr>
          <w:rFonts w:ascii="Arial" w:hAnsi="Arial" w:cs="Arial"/>
        </w:rPr>
        <w:t>LightGBM</w:t>
      </w:r>
      <w:proofErr w:type="spellEnd"/>
      <w:r w:rsidRPr="009C19BC">
        <w:rPr>
          <w:rFonts w:ascii="Arial" w:hAnsi="Arial" w:cs="Arial"/>
        </w:rPr>
        <w:t xml:space="preserve"> and Random Forest display a more varied performance, with their efficacy differing noticeably across tickers. </w:t>
      </w:r>
      <w:proofErr w:type="spellStart"/>
      <w:r w:rsidRPr="009C19BC">
        <w:rPr>
          <w:rFonts w:ascii="Arial" w:hAnsi="Arial" w:cs="Arial"/>
        </w:rPr>
        <w:t>CatBoost's</w:t>
      </w:r>
      <w:proofErr w:type="spellEnd"/>
      <w:r w:rsidRPr="009C19BC">
        <w:rPr>
          <w:rFonts w:ascii="Arial" w:hAnsi="Arial" w:cs="Arial"/>
        </w:rPr>
        <w:t xml:space="preserve"> results closely mirror those of Random Forest and </w:t>
      </w:r>
      <w:proofErr w:type="spellStart"/>
      <w:r w:rsidRPr="009C19BC">
        <w:rPr>
          <w:rFonts w:ascii="Arial" w:hAnsi="Arial" w:cs="Arial"/>
        </w:rPr>
        <w:t>LightGBM</w:t>
      </w:r>
      <w:proofErr w:type="spellEnd"/>
      <w:r w:rsidRPr="009C19BC">
        <w:rPr>
          <w:rFonts w:ascii="Arial" w:hAnsi="Arial" w:cs="Arial"/>
        </w:rPr>
        <w:t xml:space="preserve"> but are generally outperformed by </w:t>
      </w:r>
      <w:proofErr w:type="spellStart"/>
      <w:r w:rsidRPr="009C19BC">
        <w:rPr>
          <w:rFonts w:ascii="Arial" w:hAnsi="Arial" w:cs="Arial"/>
        </w:rPr>
        <w:t>XGBoost</w:t>
      </w:r>
      <w:proofErr w:type="spellEnd"/>
      <w:r w:rsidRPr="009C19BC">
        <w:rPr>
          <w:rFonts w:ascii="Arial" w:hAnsi="Arial" w:cs="Arial"/>
        </w:rPr>
        <w:t>.</w:t>
      </w:r>
    </w:p>
    <w:p w14:paraId="7492AA57" w14:textId="77777777" w:rsidR="009C19BC" w:rsidRPr="009C19BC" w:rsidRDefault="009C19BC" w:rsidP="002E5761">
      <w:pPr>
        <w:spacing w:line="360" w:lineRule="auto"/>
        <w:jc w:val="both"/>
        <w:rPr>
          <w:rFonts w:ascii="Arial" w:hAnsi="Arial" w:cs="Arial"/>
        </w:rPr>
      </w:pPr>
    </w:p>
    <w:p w14:paraId="28C98989" w14:textId="77777777" w:rsidR="009C19BC" w:rsidRDefault="009C19BC" w:rsidP="002E5761">
      <w:pPr>
        <w:spacing w:line="360" w:lineRule="auto"/>
        <w:jc w:val="both"/>
        <w:rPr>
          <w:rFonts w:ascii="Arial" w:hAnsi="Arial" w:cs="Arial"/>
        </w:rPr>
      </w:pPr>
      <w:r w:rsidRPr="009C19BC">
        <w:rPr>
          <w:rFonts w:ascii="Arial" w:hAnsi="Arial" w:cs="Arial"/>
        </w:rPr>
        <w:t xml:space="preserve">Consistency: </w:t>
      </w:r>
    </w:p>
    <w:p w14:paraId="399DBA6D" w14:textId="4574B17B" w:rsidR="009C19BC" w:rsidRPr="009C19BC" w:rsidRDefault="009C19BC" w:rsidP="002E5761">
      <w:pPr>
        <w:spacing w:line="360" w:lineRule="auto"/>
        <w:jc w:val="both"/>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showcases a relatively stable performance across various tickers, suggesting its robustness in capturing the nuances of the dataset. In contrast, Random Forest and </w:t>
      </w:r>
      <w:proofErr w:type="spellStart"/>
      <w:r w:rsidRPr="009C19BC">
        <w:rPr>
          <w:rFonts w:ascii="Arial" w:hAnsi="Arial" w:cs="Arial"/>
        </w:rPr>
        <w:t>LightGBM</w:t>
      </w:r>
      <w:proofErr w:type="spellEnd"/>
      <w:r w:rsidRPr="009C19BC">
        <w:rPr>
          <w:rFonts w:ascii="Arial" w:hAnsi="Arial" w:cs="Arial"/>
        </w:rPr>
        <w:t xml:space="preserve"> demonstrate more variability in their results.</w:t>
      </w:r>
    </w:p>
    <w:p w14:paraId="7305B3F2" w14:textId="77777777" w:rsidR="009C19BC" w:rsidRPr="009C19BC" w:rsidRDefault="009C19BC" w:rsidP="002E5761">
      <w:pPr>
        <w:spacing w:line="360" w:lineRule="auto"/>
        <w:jc w:val="both"/>
        <w:rPr>
          <w:rFonts w:ascii="Arial" w:hAnsi="Arial" w:cs="Arial"/>
        </w:rPr>
      </w:pPr>
    </w:p>
    <w:p w14:paraId="7076B293" w14:textId="77777777" w:rsidR="009C19BC" w:rsidRDefault="009C19BC" w:rsidP="002E5761">
      <w:pPr>
        <w:spacing w:line="360" w:lineRule="auto"/>
        <w:jc w:val="both"/>
        <w:rPr>
          <w:rFonts w:ascii="Arial" w:hAnsi="Arial" w:cs="Arial"/>
        </w:rPr>
      </w:pPr>
      <w:r w:rsidRPr="009C19BC">
        <w:rPr>
          <w:rFonts w:ascii="Arial" w:hAnsi="Arial" w:cs="Arial"/>
        </w:rPr>
        <w:t xml:space="preserve">Top-Performing Tickers: </w:t>
      </w:r>
    </w:p>
    <w:p w14:paraId="3CD54EA3" w14:textId="56AE1C0B" w:rsidR="009C19BC" w:rsidRPr="009C19BC" w:rsidRDefault="009C19BC" w:rsidP="002E5761">
      <w:pPr>
        <w:spacing w:line="360" w:lineRule="auto"/>
        <w:jc w:val="both"/>
        <w:rPr>
          <w:rFonts w:ascii="Arial" w:hAnsi="Arial" w:cs="Arial"/>
        </w:rPr>
      </w:pPr>
      <w:r w:rsidRPr="009C19BC">
        <w:rPr>
          <w:rFonts w:ascii="Arial" w:hAnsi="Arial" w:cs="Arial"/>
        </w:rPr>
        <w:t>Certain tickers like 'NFLX', 'GILD', 'BIIB', and 'SIRI' consistently achieve commendable AUC scores across most models. This could indicate that the features related to these tickers are particularly predictive, or the data for them is inherently more distinguishable.</w:t>
      </w:r>
    </w:p>
    <w:p w14:paraId="5E36A97E" w14:textId="77777777" w:rsidR="009C19BC" w:rsidRPr="009C19BC" w:rsidRDefault="009C19BC" w:rsidP="002E5761">
      <w:pPr>
        <w:spacing w:line="360" w:lineRule="auto"/>
        <w:jc w:val="both"/>
        <w:rPr>
          <w:rFonts w:ascii="Arial" w:hAnsi="Arial" w:cs="Arial"/>
        </w:rPr>
      </w:pPr>
    </w:p>
    <w:p w14:paraId="6749B00E" w14:textId="77777777" w:rsidR="009C19BC" w:rsidRDefault="009C19BC" w:rsidP="002E5761">
      <w:pPr>
        <w:spacing w:line="360" w:lineRule="auto"/>
        <w:jc w:val="both"/>
        <w:rPr>
          <w:rFonts w:ascii="Arial" w:hAnsi="Arial" w:cs="Arial"/>
        </w:rPr>
      </w:pPr>
      <w:r w:rsidRPr="009C19BC">
        <w:rPr>
          <w:rFonts w:ascii="Arial" w:hAnsi="Arial" w:cs="Arial"/>
        </w:rPr>
        <w:t xml:space="preserve">Underperforming Tickers: </w:t>
      </w:r>
    </w:p>
    <w:p w14:paraId="03C659AF" w14:textId="14ADB6C7" w:rsidR="009C19BC" w:rsidDel="0025378F" w:rsidRDefault="009C19BC" w:rsidP="002E5761">
      <w:pPr>
        <w:spacing w:line="360" w:lineRule="auto"/>
        <w:jc w:val="both"/>
        <w:rPr>
          <w:del w:id="280" w:author="He He (Staff)" w:date="2023-08-20T15:32:00Z"/>
          <w:rFonts w:ascii="Arial" w:hAnsi="Arial" w:cs="Arial"/>
        </w:rPr>
      </w:pPr>
      <w:r w:rsidRPr="009C19BC">
        <w:rPr>
          <w:rFonts w:ascii="Arial" w:hAnsi="Arial" w:cs="Arial"/>
        </w:rPr>
        <w:t>Some tickers, such as 'META', 'ASML', 'INTU', and 'AZN', regularly register lower AUC scores irrespective of the model employed. This might be indicative of less predictive features or potentially noisy data associated with these tickers.</w:t>
      </w:r>
    </w:p>
    <w:p w14:paraId="0D2ABE5A" w14:textId="77777777" w:rsidR="00092D62" w:rsidRDefault="00092D62" w:rsidP="002E5761">
      <w:pPr>
        <w:spacing w:line="360" w:lineRule="auto"/>
        <w:jc w:val="both"/>
        <w:rPr>
          <w:rFonts w:ascii="Arial" w:hAnsi="Arial" w:cs="Arial"/>
        </w:rPr>
      </w:pPr>
    </w:p>
    <w:p w14:paraId="588CD695" w14:textId="50CBE320" w:rsidR="00092D62" w:rsidRPr="00F8172E" w:rsidDel="0025378F" w:rsidRDefault="00322DAA" w:rsidP="002E5761">
      <w:pPr>
        <w:spacing w:line="360" w:lineRule="auto"/>
        <w:jc w:val="both"/>
        <w:rPr>
          <w:del w:id="281" w:author="He He (Staff)" w:date="2023-08-20T15:31:00Z"/>
          <w:rFonts w:ascii="Arial" w:hAnsi="Arial" w:cs="Arial"/>
          <w:b/>
          <w:bCs/>
        </w:rPr>
      </w:pPr>
      <w:commentRangeStart w:id="282"/>
      <w:del w:id="283" w:author="He He (Staff)" w:date="2023-08-20T15:31:00Z">
        <w:r w:rsidRPr="00F8172E" w:rsidDel="0025378F">
          <w:rPr>
            <w:rFonts w:ascii="Arial" w:hAnsi="Arial" w:cs="Arial"/>
            <w:b/>
            <w:bCs/>
          </w:rPr>
          <w:delText>8.5.3 Discussion</w:delText>
        </w:r>
      </w:del>
      <w:commentRangeEnd w:id="282"/>
      <w:r w:rsidR="0025378F">
        <w:rPr>
          <w:rStyle w:val="CommentReference"/>
        </w:rPr>
        <w:commentReference w:id="282"/>
      </w:r>
    </w:p>
    <w:p w14:paraId="025AF65F" w14:textId="77777777" w:rsidR="00322DAA" w:rsidRDefault="00322DAA" w:rsidP="002E5761">
      <w:pPr>
        <w:spacing w:line="360" w:lineRule="auto"/>
        <w:jc w:val="both"/>
        <w:rPr>
          <w:rFonts w:ascii="Arial" w:hAnsi="Arial" w:cs="Arial"/>
        </w:rPr>
      </w:pPr>
    </w:p>
    <w:p w14:paraId="36987417" w14:textId="77777777" w:rsidR="00322DAA" w:rsidRPr="00322DAA" w:rsidRDefault="00322DAA" w:rsidP="002E5761">
      <w:pPr>
        <w:spacing w:line="360" w:lineRule="auto"/>
        <w:jc w:val="both"/>
        <w:rPr>
          <w:rFonts w:ascii="Arial" w:hAnsi="Arial" w:cs="Arial"/>
        </w:rPr>
      </w:pPr>
      <w:r w:rsidRPr="00322DAA">
        <w:rPr>
          <w:rFonts w:ascii="Arial" w:hAnsi="Arial" w:cs="Arial"/>
        </w:rPr>
        <w:t>The comparative analysis illuminates the intricate dynamics between stock return predictability, news sentiment, and the inherent characteristics of the machine learning models. It is evident that while certain models excel in specific contexts, there isn't a one-size-fits-all solution. The diversity in AUC scores across tickers for all models underscores the notion that stock return predictability could be deeply intertwined with individual tickers. This revelation further bolsters the strategy of devising ticker-specific models.</w:t>
      </w:r>
    </w:p>
    <w:p w14:paraId="11AA6003" w14:textId="77777777" w:rsidR="00322DAA" w:rsidRPr="00322DAA" w:rsidRDefault="00322DAA" w:rsidP="002E5761">
      <w:pPr>
        <w:spacing w:line="360" w:lineRule="auto"/>
        <w:jc w:val="both"/>
        <w:rPr>
          <w:rFonts w:ascii="Arial" w:hAnsi="Arial" w:cs="Arial"/>
        </w:rPr>
      </w:pPr>
    </w:p>
    <w:p w14:paraId="7BD5733B" w14:textId="50321BC5" w:rsidR="00322DAA" w:rsidRDefault="00322DAA" w:rsidP="002E5761">
      <w:pPr>
        <w:spacing w:line="360" w:lineRule="auto"/>
        <w:jc w:val="both"/>
        <w:rPr>
          <w:rFonts w:ascii="Arial" w:hAnsi="Arial" w:cs="Arial"/>
        </w:rPr>
      </w:pPr>
      <w:r w:rsidRPr="00322DAA">
        <w:rPr>
          <w:rFonts w:ascii="Arial" w:hAnsi="Arial" w:cs="Arial"/>
        </w:rPr>
        <w:t xml:space="preserve">From a broader perspective, this comparative study underscores the importance of model selection in financial machine learning tasks. While certain algorithms may be </w:t>
      </w:r>
      <w:r w:rsidRPr="00322DAA">
        <w:rPr>
          <w:rFonts w:ascii="Arial" w:hAnsi="Arial" w:cs="Arial"/>
        </w:rPr>
        <w:lastRenderedPageBreak/>
        <w:t>theoretically sound, their practical application requires careful consideration of the dataset's characteristics and the specific problem context.</w:t>
      </w:r>
    </w:p>
    <w:p w14:paraId="7917B0E3" w14:textId="77777777" w:rsidR="001741A3" w:rsidRDefault="001741A3" w:rsidP="002E5761">
      <w:pPr>
        <w:spacing w:line="360" w:lineRule="auto"/>
        <w:jc w:val="both"/>
        <w:rPr>
          <w:rFonts w:ascii="Arial" w:hAnsi="Arial" w:cs="Arial"/>
        </w:rPr>
      </w:pPr>
    </w:p>
    <w:p w14:paraId="55A8494C" w14:textId="13D99772" w:rsidR="0067455B" w:rsidRPr="00E341EA" w:rsidRDefault="00E341EA" w:rsidP="001A5BE5">
      <w:pPr>
        <w:pStyle w:val="Heading2"/>
        <w:rPr>
          <w:lang w:val="en-US"/>
        </w:rPr>
      </w:pPr>
      <w:bookmarkStart w:id="284" w:name="_Toc144117250"/>
      <w:r w:rsidRPr="00E341EA">
        <w:t>8.7 Comparative Analysis of Top 10 Firms by AUC Scores Across Models</w:t>
      </w:r>
      <w:bookmarkEnd w:id="284"/>
    </w:p>
    <w:p w14:paraId="699F9709" w14:textId="77777777" w:rsidR="00E341EA" w:rsidRPr="00E341EA" w:rsidRDefault="00E341EA" w:rsidP="00E341EA">
      <w:pPr>
        <w:spacing w:line="360" w:lineRule="auto"/>
        <w:rPr>
          <w:rFonts w:ascii="Arial" w:hAnsi="Arial" w:cs="Arial"/>
          <w:lang w:val="en-US"/>
        </w:rPr>
      </w:pPr>
      <w:r w:rsidRPr="00E341EA">
        <w:rPr>
          <w:rFonts w:ascii="Arial" w:hAnsi="Arial" w:cs="Arial"/>
          <w:lang w:val="en-US"/>
        </w:rPr>
        <w:t xml:space="preserve">The in-depth assessment of the top 10 companies, as measured by Area Under the Curve (AUC) scores across Random Forest, </w:t>
      </w:r>
      <w:proofErr w:type="spellStart"/>
      <w:r w:rsidRPr="00E341EA">
        <w:rPr>
          <w:rFonts w:ascii="Arial" w:hAnsi="Arial" w:cs="Arial"/>
          <w:lang w:val="en-US"/>
        </w:rPr>
        <w:t>XGBoost</w:t>
      </w:r>
      <w:proofErr w:type="spellEnd"/>
      <w:r w:rsidRPr="00E341EA">
        <w:rPr>
          <w:rFonts w:ascii="Arial" w:hAnsi="Arial" w:cs="Arial"/>
          <w:lang w:val="en-US"/>
        </w:rPr>
        <w:t xml:space="preserve">, </w:t>
      </w:r>
      <w:proofErr w:type="spellStart"/>
      <w:r w:rsidRPr="00E341EA">
        <w:rPr>
          <w:rFonts w:ascii="Arial" w:hAnsi="Arial" w:cs="Arial"/>
          <w:lang w:val="en-US"/>
        </w:rPr>
        <w:t>LightGBM</w:t>
      </w:r>
      <w:proofErr w:type="spellEnd"/>
      <w:r w:rsidRPr="00E341EA">
        <w:rPr>
          <w:rFonts w:ascii="Arial" w:hAnsi="Arial" w:cs="Arial"/>
          <w:lang w:val="en-US"/>
        </w:rPr>
        <w:t xml:space="preserve">, and </w:t>
      </w:r>
      <w:proofErr w:type="spellStart"/>
      <w:r w:rsidRPr="00E341EA">
        <w:rPr>
          <w:rFonts w:ascii="Arial" w:hAnsi="Arial" w:cs="Arial"/>
          <w:lang w:val="en-US"/>
        </w:rPr>
        <w:t>CatBoost</w:t>
      </w:r>
      <w:proofErr w:type="spellEnd"/>
      <w:r w:rsidRPr="00E341EA">
        <w:rPr>
          <w:rFonts w:ascii="Arial" w:hAnsi="Arial" w:cs="Arial"/>
          <w:lang w:val="en-US"/>
        </w:rPr>
        <w:t xml:space="preserve"> models, offers insightful perspectives into the commonalities and variances between these models in terms of specific companies they rank highly.</w:t>
      </w:r>
    </w:p>
    <w:p w14:paraId="0589FEB7" w14:textId="1E631DCB" w:rsidR="0067455B" w:rsidRDefault="0067455B" w:rsidP="00E341EA">
      <w:pPr>
        <w:spacing w:line="360" w:lineRule="auto"/>
        <w:jc w:val="both"/>
        <w:rPr>
          <w:rFonts w:ascii="Arial" w:hAnsi="Arial" w:cs="Arial"/>
          <w:lang w:val="en-US"/>
        </w:rPr>
      </w:pPr>
    </w:p>
    <w:p w14:paraId="735CB6C5"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Commonalities:</w:t>
      </w:r>
    </w:p>
    <w:p w14:paraId="46DC8965" w14:textId="77777777" w:rsidR="00E341EA" w:rsidRPr="00E341EA" w:rsidRDefault="00E341EA" w:rsidP="00E341EA">
      <w:pPr>
        <w:spacing w:line="360" w:lineRule="auto"/>
        <w:jc w:val="both"/>
        <w:rPr>
          <w:rFonts w:ascii="Arial" w:hAnsi="Arial" w:cs="Arial"/>
          <w:lang w:val="en-US"/>
        </w:rPr>
      </w:pPr>
    </w:p>
    <w:p w14:paraId="158FBBD7" w14:textId="77777777" w:rsidR="00E341EA"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 xml:space="preserve">GLOBALFOUNDRIES Inc consistently ranks high in the Random Forest, </w:t>
      </w:r>
      <w:proofErr w:type="spellStart"/>
      <w:r w:rsidRPr="00E341EA">
        <w:rPr>
          <w:rFonts w:ascii="Arial" w:hAnsi="Arial" w:cs="Arial"/>
          <w:lang w:val="en-US"/>
        </w:rPr>
        <w:t>XGBoost</w:t>
      </w:r>
      <w:proofErr w:type="spellEnd"/>
      <w:r w:rsidRPr="00E341EA">
        <w:rPr>
          <w:rFonts w:ascii="Arial" w:hAnsi="Arial" w:cs="Arial"/>
          <w:lang w:val="en-US"/>
        </w:rPr>
        <w:t xml:space="preserve">, and </w:t>
      </w:r>
      <w:proofErr w:type="spellStart"/>
      <w:r w:rsidRPr="00E341EA">
        <w:rPr>
          <w:rFonts w:ascii="Arial" w:hAnsi="Arial" w:cs="Arial"/>
          <w:lang w:val="en-US"/>
        </w:rPr>
        <w:t>LightGBM</w:t>
      </w:r>
      <w:proofErr w:type="spellEnd"/>
      <w:r w:rsidRPr="00E341EA">
        <w:rPr>
          <w:rFonts w:ascii="Arial" w:hAnsi="Arial" w:cs="Arial"/>
          <w:lang w:val="en-US"/>
        </w:rPr>
        <w:t xml:space="preserve"> models. This suggests that the company's financial or operational dynamics might be inherently stable and discernible.</w:t>
      </w:r>
    </w:p>
    <w:p w14:paraId="4625D9E8" w14:textId="77777777" w:rsidR="00E341EA"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Biogen Inc's consistent high rank across all models suggests that its financial patterns might have aspects that are universally recognized and effectively captured by various modeling techniques.</w:t>
      </w:r>
    </w:p>
    <w:p w14:paraId="7BBAE620" w14:textId="352578F7" w:rsidR="0067455B"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 xml:space="preserve">Sirius XM Holdings Inc, Exelon Corp, Gilead Sciences Inc, Warner Bros Discovery Inc, and </w:t>
      </w:r>
      <w:proofErr w:type="spellStart"/>
      <w:r w:rsidRPr="00E341EA">
        <w:rPr>
          <w:rFonts w:ascii="Arial" w:hAnsi="Arial" w:cs="Arial"/>
          <w:lang w:val="en-US"/>
        </w:rPr>
        <w:t>Seagen</w:t>
      </w:r>
      <w:proofErr w:type="spellEnd"/>
      <w:r w:rsidRPr="00E341EA">
        <w:rPr>
          <w:rFonts w:ascii="Arial" w:hAnsi="Arial" w:cs="Arial"/>
          <w:lang w:val="en-US"/>
        </w:rPr>
        <w:t xml:space="preserve"> Inc are other firms that consistently appear in the top 10 lists of most models, emphasizing their stable representation across modeling techniques.</w:t>
      </w:r>
    </w:p>
    <w:p w14:paraId="06126631" w14:textId="4D6EAA87" w:rsidR="0067455B" w:rsidRDefault="0067455B" w:rsidP="00E341EA">
      <w:pPr>
        <w:spacing w:line="360" w:lineRule="auto"/>
        <w:jc w:val="both"/>
        <w:rPr>
          <w:rFonts w:ascii="Arial" w:hAnsi="Arial" w:cs="Arial"/>
          <w:lang w:val="en-US"/>
        </w:rPr>
      </w:pPr>
    </w:p>
    <w:p w14:paraId="009777A8"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Deep Dive into Commonalities:</w:t>
      </w:r>
    </w:p>
    <w:p w14:paraId="4DD60FAB" w14:textId="77777777" w:rsidR="00E341EA" w:rsidRPr="00E341EA" w:rsidRDefault="00E341EA" w:rsidP="00E341EA">
      <w:pPr>
        <w:spacing w:line="360" w:lineRule="auto"/>
        <w:jc w:val="both"/>
        <w:rPr>
          <w:rFonts w:ascii="Arial" w:hAnsi="Arial" w:cs="Arial"/>
          <w:lang w:val="en-US"/>
        </w:rPr>
      </w:pPr>
    </w:p>
    <w:p w14:paraId="2823F056" w14:textId="67B8C932" w:rsidR="00E341EA" w:rsidRDefault="00E341EA" w:rsidP="00E341EA">
      <w:pPr>
        <w:spacing w:line="360" w:lineRule="auto"/>
        <w:jc w:val="both"/>
        <w:rPr>
          <w:rFonts w:ascii="Arial" w:hAnsi="Arial" w:cs="Arial"/>
          <w:lang w:val="en-US"/>
        </w:rPr>
      </w:pPr>
      <w:r w:rsidRPr="00E341EA">
        <w:rPr>
          <w:rFonts w:ascii="Arial" w:hAnsi="Arial" w:cs="Arial"/>
          <w:lang w:val="en-US"/>
        </w:rPr>
        <w:t>The consistent high ranking of specific companies across various models can be attributed to both industry dynamics and inherent financial stability. For instance, firms such as Biogen Inc and Gilead Sciences Inc operate within the pharmaceutical and biotech industries</w:t>
      </w:r>
      <w:r w:rsidR="008553DC">
        <w:rPr>
          <w:rFonts w:ascii="Arial" w:hAnsi="Arial" w:cs="Arial"/>
          <w:lang w:val="en-US"/>
        </w:rPr>
        <w:t xml:space="preserve"> </w:t>
      </w:r>
      <w:r w:rsidR="00624452">
        <w:rPr>
          <w:rFonts w:ascii="Arial" w:hAnsi="Arial" w:cs="Arial"/>
          <w:lang w:val="en-US"/>
        </w:rPr>
        <w:t>(</w:t>
      </w:r>
      <w:r w:rsidR="00624452" w:rsidRPr="00624452">
        <w:rPr>
          <w:rFonts w:ascii="Arial" w:hAnsi="Arial" w:cs="Arial"/>
          <w:lang w:val="en-US"/>
        </w:rPr>
        <w:t>Schiraldi</w:t>
      </w:r>
      <w:r w:rsidR="00624452">
        <w:rPr>
          <w:rFonts w:ascii="Arial" w:hAnsi="Arial" w:cs="Arial"/>
          <w:lang w:val="en-US"/>
        </w:rPr>
        <w:t>, 2014)</w:t>
      </w:r>
      <w:r w:rsidRPr="00E341EA">
        <w:rPr>
          <w:rFonts w:ascii="Arial" w:hAnsi="Arial" w:cs="Arial"/>
          <w:lang w:val="en-US"/>
        </w:rPr>
        <w:t>. These sectors stand out due to their long and extensive research and development phases, often culminating in several years of work before a product is ready for the market. The predictability in these sectors is further augmented by a rigorous regulatory environment. With stringent protocols for clinical trials and product approvals, there's an inherent stability in their operational dynamics</w:t>
      </w:r>
      <w:r w:rsidR="008553DC">
        <w:rPr>
          <w:rFonts w:ascii="Arial" w:hAnsi="Arial" w:cs="Arial"/>
          <w:lang w:val="en-US"/>
        </w:rPr>
        <w:t xml:space="preserve"> (</w:t>
      </w:r>
      <w:r w:rsidR="008553DC" w:rsidRPr="008553DC">
        <w:rPr>
          <w:rFonts w:ascii="Arial" w:hAnsi="Arial" w:cs="Arial"/>
        </w:rPr>
        <w:t>Choudhury</w:t>
      </w:r>
      <w:r w:rsidR="008553DC">
        <w:rPr>
          <w:rFonts w:ascii="Arial" w:hAnsi="Arial" w:cs="Arial"/>
        </w:rPr>
        <w:t>, 2016</w:t>
      </w:r>
      <w:r w:rsidR="008553DC">
        <w:rPr>
          <w:rFonts w:ascii="Arial" w:hAnsi="Arial" w:cs="Arial"/>
          <w:lang w:val="en-US"/>
        </w:rPr>
        <w:t>)</w:t>
      </w:r>
      <w:r w:rsidRPr="00E341EA">
        <w:rPr>
          <w:rFonts w:ascii="Arial" w:hAnsi="Arial" w:cs="Arial"/>
          <w:lang w:val="en-US"/>
        </w:rPr>
        <w:t xml:space="preserve">. Once a product gains regulatory approval, it typically </w:t>
      </w:r>
      <w:r w:rsidRPr="00E341EA">
        <w:rPr>
          <w:rFonts w:ascii="Arial" w:hAnsi="Arial" w:cs="Arial"/>
          <w:lang w:val="en-US"/>
        </w:rPr>
        <w:lastRenderedPageBreak/>
        <w:t>enjoys a period of market exclusivity, courtesy of patent protections. Furthermore, the pharmaceutical and biotech sectors are known for their substantial reinvestments into R&amp;D, ensuring a steady flow of innovations. The combination of continuous innovation and the extended lifecycle of their products often translates into stable financial trajectories, making them more amenable to predictive modeling</w:t>
      </w:r>
      <w:r w:rsidR="008553DC">
        <w:rPr>
          <w:rFonts w:ascii="Arial" w:hAnsi="Arial" w:cs="Arial"/>
          <w:lang w:val="en-US"/>
        </w:rPr>
        <w:t xml:space="preserve"> (</w:t>
      </w:r>
      <w:proofErr w:type="spellStart"/>
      <w:r w:rsidR="008553DC" w:rsidRPr="008553DC">
        <w:rPr>
          <w:rFonts w:ascii="Arial" w:hAnsi="Arial" w:cs="Arial"/>
        </w:rPr>
        <w:t>Ottoo</w:t>
      </w:r>
      <w:proofErr w:type="spellEnd"/>
      <w:r w:rsidR="008553DC">
        <w:rPr>
          <w:rFonts w:ascii="Arial" w:hAnsi="Arial" w:cs="Arial"/>
        </w:rPr>
        <w:t>, 2018</w:t>
      </w:r>
      <w:r w:rsidR="008553DC">
        <w:rPr>
          <w:rFonts w:ascii="Arial" w:hAnsi="Arial" w:cs="Arial"/>
          <w:lang w:val="en-US"/>
        </w:rPr>
        <w:t>)</w:t>
      </w:r>
      <w:r w:rsidRPr="00E341EA">
        <w:rPr>
          <w:rFonts w:ascii="Arial" w:hAnsi="Arial" w:cs="Arial"/>
          <w:lang w:val="en-US"/>
        </w:rPr>
        <w:t>.</w:t>
      </w:r>
    </w:p>
    <w:p w14:paraId="43C2ED11" w14:textId="77777777" w:rsidR="00021ADF" w:rsidRPr="00E341EA" w:rsidRDefault="00021ADF" w:rsidP="00E341EA">
      <w:pPr>
        <w:spacing w:line="360" w:lineRule="auto"/>
        <w:jc w:val="both"/>
        <w:rPr>
          <w:rFonts w:ascii="Arial" w:hAnsi="Arial" w:cs="Arial"/>
          <w:lang w:val="en-US"/>
        </w:rPr>
      </w:pPr>
    </w:p>
    <w:p w14:paraId="12C3EE67"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Differences:</w:t>
      </w:r>
    </w:p>
    <w:p w14:paraId="019DA290" w14:textId="77777777" w:rsidR="00E341EA" w:rsidRPr="00E341EA" w:rsidRDefault="00E341EA" w:rsidP="00E341EA">
      <w:pPr>
        <w:spacing w:line="360" w:lineRule="auto"/>
        <w:jc w:val="both"/>
        <w:rPr>
          <w:rFonts w:ascii="Arial" w:hAnsi="Arial" w:cs="Arial"/>
          <w:lang w:val="en-US"/>
        </w:rPr>
      </w:pPr>
    </w:p>
    <w:p w14:paraId="17722A2F" w14:textId="77777777"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 xml:space="preserve">Firms like Xcel Energy Inc and American Electric Power Co Inc are unique to the </w:t>
      </w:r>
      <w:proofErr w:type="spellStart"/>
      <w:r w:rsidRPr="00E341EA">
        <w:rPr>
          <w:rFonts w:ascii="Arial" w:hAnsi="Arial" w:cs="Arial"/>
          <w:lang w:val="en-US"/>
        </w:rPr>
        <w:t>XGBoost</w:t>
      </w:r>
      <w:proofErr w:type="spellEnd"/>
      <w:r w:rsidRPr="00E341EA">
        <w:rPr>
          <w:rFonts w:ascii="Arial" w:hAnsi="Arial" w:cs="Arial"/>
          <w:lang w:val="en-US"/>
        </w:rPr>
        <w:t xml:space="preserve"> model, while Autodesk Inc is exclusive to </w:t>
      </w:r>
      <w:proofErr w:type="spellStart"/>
      <w:r w:rsidRPr="00E341EA">
        <w:rPr>
          <w:rFonts w:ascii="Arial" w:hAnsi="Arial" w:cs="Arial"/>
          <w:lang w:val="en-US"/>
        </w:rPr>
        <w:t>LightGBM's</w:t>
      </w:r>
      <w:proofErr w:type="spellEnd"/>
      <w:r w:rsidRPr="00E341EA">
        <w:rPr>
          <w:rFonts w:ascii="Arial" w:hAnsi="Arial" w:cs="Arial"/>
          <w:lang w:val="en-US"/>
        </w:rPr>
        <w:t xml:space="preserve"> top 10. This suggests potential model-specific sensitivities or feature importance variations.</w:t>
      </w:r>
    </w:p>
    <w:p w14:paraId="11C90593" w14:textId="77777777"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Dollar Tree Inc's presence solely in the Random Forest's top 10 might hint at unique trends or patterns that this specific model captures.</w:t>
      </w:r>
    </w:p>
    <w:p w14:paraId="1DF176FF" w14:textId="67E795BB"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 xml:space="preserve">Booking Holdings Inc and Walgreens Boots Alliance Inc are unique to the </w:t>
      </w:r>
      <w:proofErr w:type="spellStart"/>
      <w:r w:rsidRPr="00E341EA">
        <w:rPr>
          <w:rFonts w:ascii="Arial" w:hAnsi="Arial" w:cs="Arial"/>
          <w:lang w:val="en-US"/>
        </w:rPr>
        <w:t>CatBoost</w:t>
      </w:r>
      <w:proofErr w:type="spellEnd"/>
      <w:r w:rsidRPr="00E341EA">
        <w:rPr>
          <w:rFonts w:ascii="Arial" w:hAnsi="Arial" w:cs="Arial"/>
          <w:lang w:val="en-US"/>
        </w:rPr>
        <w:t xml:space="preserve"> model's top 10, indicating a different feature weighting or recognition pattern inherent to the </w:t>
      </w:r>
      <w:proofErr w:type="spellStart"/>
      <w:r w:rsidRPr="00E341EA">
        <w:rPr>
          <w:rFonts w:ascii="Arial" w:hAnsi="Arial" w:cs="Arial"/>
          <w:lang w:val="en-US"/>
        </w:rPr>
        <w:t>CatBoost</w:t>
      </w:r>
      <w:proofErr w:type="spellEnd"/>
      <w:r w:rsidRPr="00E341EA">
        <w:rPr>
          <w:rFonts w:ascii="Arial" w:hAnsi="Arial" w:cs="Arial"/>
          <w:lang w:val="en-US"/>
        </w:rPr>
        <w:t xml:space="preserve"> algorithm.</w:t>
      </w:r>
    </w:p>
    <w:p w14:paraId="5D9DA150" w14:textId="77777777" w:rsidR="00E341EA" w:rsidRPr="00E341EA" w:rsidRDefault="00E341EA" w:rsidP="00E341EA">
      <w:pPr>
        <w:spacing w:line="360" w:lineRule="auto"/>
        <w:jc w:val="both"/>
        <w:rPr>
          <w:rFonts w:ascii="Arial" w:hAnsi="Arial" w:cs="Arial"/>
          <w:lang w:val="en-US"/>
        </w:rPr>
      </w:pPr>
    </w:p>
    <w:p w14:paraId="6270E2C8" w14:textId="77777777" w:rsidR="00C16FD9" w:rsidRPr="00C16FD9" w:rsidRDefault="00C16FD9" w:rsidP="00C16FD9">
      <w:pPr>
        <w:spacing w:line="360" w:lineRule="auto"/>
        <w:jc w:val="both"/>
        <w:rPr>
          <w:rFonts w:ascii="Arial" w:hAnsi="Arial" w:cs="Arial"/>
          <w:lang w:val="en-US"/>
        </w:rPr>
      </w:pPr>
      <w:r w:rsidRPr="00C16FD9">
        <w:rPr>
          <w:rFonts w:ascii="Arial" w:hAnsi="Arial" w:cs="Arial"/>
          <w:lang w:val="en-US"/>
        </w:rPr>
        <w:t>Deep Dive into Differences:</w:t>
      </w:r>
    </w:p>
    <w:p w14:paraId="1FB9109D" w14:textId="77777777" w:rsidR="00C16FD9" w:rsidRPr="00C16FD9" w:rsidRDefault="00C16FD9" w:rsidP="00C16FD9">
      <w:pPr>
        <w:spacing w:line="360" w:lineRule="auto"/>
        <w:jc w:val="both"/>
        <w:rPr>
          <w:rFonts w:ascii="Arial" w:hAnsi="Arial" w:cs="Arial"/>
          <w:lang w:val="en-US"/>
        </w:rPr>
      </w:pPr>
    </w:p>
    <w:p w14:paraId="5718237B" w14:textId="6B114CC1" w:rsidR="00C16FD9" w:rsidRPr="00C16FD9" w:rsidRDefault="00C16FD9" w:rsidP="00C16FD9">
      <w:pPr>
        <w:spacing w:line="360" w:lineRule="auto"/>
        <w:jc w:val="both"/>
        <w:rPr>
          <w:rFonts w:ascii="Arial" w:hAnsi="Arial" w:cs="Arial"/>
          <w:lang w:val="en-US"/>
        </w:rPr>
      </w:pPr>
      <w:r w:rsidRPr="00C16FD9">
        <w:rPr>
          <w:rFonts w:ascii="Arial" w:hAnsi="Arial" w:cs="Arial"/>
          <w:lang w:val="en-US"/>
        </w:rPr>
        <w:t xml:space="preserve">Autodesk Inc, a leader in software solutions for architecture and construction, is uniquely highlighted in </w:t>
      </w:r>
      <w:proofErr w:type="spellStart"/>
      <w:r w:rsidRPr="00C16FD9">
        <w:rPr>
          <w:rFonts w:ascii="Arial" w:hAnsi="Arial" w:cs="Arial"/>
          <w:lang w:val="en-US"/>
        </w:rPr>
        <w:t>LightGBM's</w:t>
      </w:r>
      <w:proofErr w:type="spellEnd"/>
      <w:r w:rsidRPr="00C16FD9">
        <w:rPr>
          <w:rFonts w:ascii="Arial" w:hAnsi="Arial" w:cs="Arial"/>
          <w:lang w:val="en-US"/>
        </w:rPr>
        <w:t xml:space="preserve"> top ten. The software industry, with its rapid innovation cycles and shifting consumer preferences, might present specific trends that the </w:t>
      </w:r>
      <w:proofErr w:type="spellStart"/>
      <w:r w:rsidRPr="00C16FD9">
        <w:rPr>
          <w:rFonts w:ascii="Arial" w:hAnsi="Arial" w:cs="Arial"/>
          <w:lang w:val="en-US"/>
        </w:rPr>
        <w:t>LightGBM</w:t>
      </w:r>
      <w:proofErr w:type="spellEnd"/>
      <w:r w:rsidRPr="00C16FD9">
        <w:rPr>
          <w:rFonts w:ascii="Arial" w:hAnsi="Arial" w:cs="Arial"/>
          <w:lang w:val="en-US"/>
        </w:rPr>
        <w:t xml:space="preserve"> algorithm identifies more effectively, perhaps due to its focus on leaf-wise tree growth and dealing with categorical features.</w:t>
      </w:r>
    </w:p>
    <w:p w14:paraId="54161B18" w14:textId="77777777" w:rsidR="00C16FD9" w:rsidRPr="00C16FD9" w:rsidRDefault="00C16FD9" w:rsidP="00C16FD9">
      <w:pPr>
        <w:spacing w:line="360" w:lineRule="auto"/>
        <w:jc w:val="both"/>
        <w:rPr>
          <w:rFonts w:ascii="Arial" w:hAnsi="Arial" w:cs="Arial"/>
          <w:lang w:val="en-US"/>
        </w:rPr>
      </w:pPr>
    </w:p>
    <w:p w14:paraId="6F1A59C2" w14:textId="638610CA" w:rsidR="00C16FD9" w:rsidRPr="00C16FD9" w:rsidRDefault="00C16FD9" w:rsidP="00C16FD9">
      <w:pPr>
        <w:spacing w:line="360" w:lineRule="auto"/>
        <w:jc w:val="both"/>
        <w:rPr>
          <w:rFonts w:ascii="Arial" w:hAnsi="Arial" w:cs="Arial"/>
          <w:lang w:val="en-US"/>
        </w:rPr>
      </w:pPr>
      <w:r w:rsidRPr="00C16FD9">
        <w:rPr>
          <w:rFonts w:ascii="Arial" w:hAnsi="Arial" w:cs="Arial"/>
          <w:lang w:val="en-US"/>
        </w:rPr>
        <w:t>Dollar Tree Inc's solitary presence in Random Forest's top ten is intriguing. As a prominent player in the discount store industry, its financial dynamics, influenced by consumer spending patterns, inventory management, and real estate decisions, might have unique patterns that the ensemble nature of Random Forest can capture more effectively</w:t>
      </w:r>
      <w:r w:rsidR="009849CF">
        <w:rPr>
          <w:rFonts w:ascii="Arial" w:hAnsi="Arial" w:cs="Arial"/>
          <w:lang w:val="en-US"/>
        </w:rPr>
        <w:t xml:space="preserve"> (</w:t>
      </w:r>
      <w:proofErr w:type="spellStart"/>
      <w:r w:rsidR="009849CF" w:rsidRPr="009849CF">
        <w:rPr>
          <w:rFonts w:ascii="Arial" w:hAnsi="Arial" w:cs="Arial"/>
        </w:rPr>
        <w:t>Khare</w:t>
      </w:r>
      <w:proofErr w:type="spellEnd"/>
      <w:r w:rsidR="009849CF">
        <w:rPr>
          <w:rFonts w:ascii="Arial" w:hAnsi="Arial" w:cs="Arial"/>
        </w:rPr>
        <w:t xml:space="preserve"> et al.</w:t>
      </w:r>
      <w:r w:rsidR="009849CF">
        <w:rPr>
          <w:rFonts w:ascii="Arial" w:hAnsi="Arial" w:cs="Arial"/>
          <w:lang w:val="en-US"/>
        </w:rPr>
        <w:t>)</w:t>
      </w:r>
      <w:r w:rsidRPr="00C16FD9">
        <w:rPr>
          <w:rFonts w:ascii="Arial" w:hAnsi="Arial" w:cs="Arial"/>
          <w:lang w:val="en-US"/>
        </w:rPr>
        <w:t>.</w:t>
      </w:r>
    </w:p>
    <w:p w14:paraId="60F252D9" w14:textId="77777777" w:rsidR="00C16FD9" w:rsidRPr="00C16FD9" w:rsidRDefault="00C16FD9" w:rsidP="00C16FD9">
      <w:pPr>
        <w:spacing w:line="360" w:lineRule="auto"/>
        <w:jc w:val="both"/>
        <w:rPr>
          <w:rFonts w:ascii="Arial" w:hAnsi="Arial" w:cs="Arial"/>
          <w:lang w:val="en-US"/>
        </w:rPr>
      </w:pPr>
    </w:p>
    <w:p w14:paraId="4B6133E9" w14:textId="77777777" w:rsidR="00C16FD9" w:rsidRDefault="00C16FD9" w:rsidP="00C16FD9">
      <w:pPr>
        <w:spacing w:line="360" w:lineRule="auto"/>
        <w:jc w:val="both"/>
        <w:rPr>
          <w:rFonts w:ascii="Arial" w:hAnsi="Arial" w:cs="Arial"/>
          <w:lang w:val="en-US"/>
        </w:rPr>
      </w:pPr>
      <w:r w:rsidRPr="00C16FD9">
        <w:rPr>
          <w:rFonts w:ascii="Arial" w:hAnsi="Arial" w:cs="Arial"/>
          <w:lang w:val="en-US"/>
        </w:rPr>
        <w:t xml:space="preserve">Lastly, the inclusion of companies like Booking Holdings Inc, a digital travel industry leader, and Walgreens Boots Alliance Inc, a pharmacy and retail giant, solely in </w:t>
      </w:r>
      <w:proofErr w:type="spellStart"/>
      <w:r w:rsidRPr="00C16FD9">
        <w:rPr>
          <w:rFonts w:ascii="Arial" w:hAnsi="Arial" w:cs="Arial"/>
          <w:lang w:val="en-US"/>
        </w:rPr>
        <w:lastRenderedPageBreak/>
        <w:t>CatBoost's</w:t>
      </w:r>
      <w:proofErr w:type="spellEnd"/>
      <w:r w:rsidRPr="00C16FD9">
        <w:rPr>
          <w:rFonts w:ascii="Arial" w:hAnsi="Arial" w:cs="Arial"/>
          <w:lang w:val="en-US"/>
        </w:rPr>
        <w:t xml:space="preserve"> top ten points towards the model's unique handling of categorical data and iterative refinement. These firms, operating in sectors marked by intense competition and rapidly evolving business models, might exhibit data patterns that are more coherently deciphered by the </w:t>
      </w:r>
      <w:proofErr w:type="spellStart"/>
      <w:r w:rsidRPr="00C16FD9">
        <w:rPr>
          <w:rFonts w:ascii="Arial" w:hAnsi="Arial" w:cs="Arial"/>
          <w:lang w:val="en-US"/>
        </w:rPr>
        <w:t>CatBoost</w:t>
      </w:r>
      <w:proofErr w:type="spellEnd"/>
      <w:r w:rsidRPr="00C16FD9">
        <w:rPr>
          <w:rFonts w:ascii="Arial" w:hAnsi="Arial" w:cs="Arial"/>
          <w:lang w:val="en-US"/>
        </w:rPr>
        <w:t xml:space="preserve"> algorithm, given its ability to focus on feature interactions.</w:t>
      </w:r>
    </w:p>
    <w:p w14:paraId="7E6D4520" w14:textId="77777777" w:rsidR="009849CF" w:rsidRDefault="009849CF" w:rsidP="00C16FD9">
      <w:pPr>
        <w:spacing w:line="360" w:lineRule="auto"/>
        <w:jc w:val="both"/>
        <w:rPr>
          <w:rFonts w:ascii="Arial" w:hAnsi="Arial" w:cs="Arial"/>
          <w:lang w:val="en-US"/>
        </w:rPr>
      </w:pPr>
    </w:p>
    <w:p w14:paraId="60853548" w14:textId="2FA8DADD" w:rsidR="001A5BE5" w:rsidRPr="001A5BE5" w:rsidRDefault="001A5BE5" w:rsidP="001A5BE5">
      <w:pPr>
        <w:pStyle w:val="Heading2"/>
        <w:rPr>
          <w:lang w:val="en-US"/>
        </w:rPr>
      </w:pPr>
      <w:bookmarkStart w:id="285" w:name="_Toc144117251"/>
      <w:r w:rsidRPr="001A5BE5">
        <w:rPr>
          <w:lang w:val="en-US"/>
        </w:rPr>
        <w:t>8.</w:t>
      </w:r>
      <w:r>
        <w:rPr>
          <w:lang w:val="en-US"/>
        </w:rPr>
        <w:t>8</w:t>
      </w:r>
      <w:r w:rsidRPr="001A5BE5">
        <w:rPr>
          <w:lang w:val="en-US"/>
        </w:rPr>
        <w:t xml:space="preserve"> Comparative Analysis of Bottom 10 Firms by AUC Scores Across Models</w:t>
      </w:r>
      <w:bookmarkEnd w:id="285"/>
    </w:p>
    <w:p w14:paraId="0A659C33" w14:textId="77777777" w:rsidR="00872BD8" w:rsidRDefault="00433940" w:rsidP="00872BD8">
      <w:pPr>
        <w:keepNext/>
        <w:spacing w:line="360" w:lineRule="auto"/>
        <w:jc w:val="both"/>
      </w:pPr>
      <w:r>
        <w:lastRenderedPageBreak/>
        <w:fldChar w:fldCharType="begin"/>
      </w:r>
      <w:r>
        <w:instrText xml:space="preserve"> INCLUDEPICTURE "https://i.gyazo.com/2b15af88f3225b9820cac4d8f62d566e.png" \* MERGEFORMATINET </w:instrText>
      </w:r>
      <w:r>
        <w:fldChar w:fldCharType="separate"/>
      </w:r>
      <w:r>
        <w:rPr>
          <w:noProof/>
        </w:rPr>
        <w:drawing>
          <wp:inline distT="0" distB="0" distL="0" distR="0" wp14:anchorId="492EFB62" wp14:editId="4FA7D8A7">
            <wp:extent cx="5731510" cy="7631430"/>
            <wp:effectExtent l="0" t="0" r="0" b="1270"/>
            <wp:docPr id="199767141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1410" name="Picture 5" descr="A screenshot of a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631430"/>
                    </a:xfrm>
                    <a:prstGeom prst="rect">
                      <a:avLst/>
                    </a:prstGeom>
                    <a:noFill/>
                    <a:ln>
                      <a:noFill/>
                    </a:ln>
                  </pic:spPr>
                </pic:pic>
              </a:graphicData>
            </a:graphic>
          </wp:inline>
        </w:drawing>
      </w:r>
      <w:r>
        <w:fldChar w:fldCharType="end"/>
      </w:r>
    </w:p>
    <w:p w14:paraId="7159F57A" w14:textId="6ADBB93D" w:rsidR="001A5BE5" w:rsidRPr="001A5BE5" w:rsidRDefault="00872BD8" w:rsidP="001E066A">
      <w:pPr>
        <w:pStyle w:val="Caption"/>
        <w:rPr>
          <w:rFonts w:cs="Arial"/>
          <w:lang w:val="en-US"/>
        </w:rPr>
      </w:pPr>
      <w:bookmarkStart w:id="286" w:name="_Toc144117287"/>
      <w:r>
        <w:t xml:space="preserve">Figure </w:t>
      </w:r>
      <w:fldSimple w:instr=" SEQ Figure \* ARABIC ">
        <w:r w:rsidR="00106BF3">
          <w:rPr>
            <w:noProof/>
          </w:rPr>
          <w:t>16</w:t>
        </w:r>
      </w:fldSimple>
      <w:r>
        <w:t xml:space="preserve"> Top 10 </w:t>
      </w:r>
      <w:proofErr w:type="spellStart"/>
      <w:r>
        <w:t>frims</w:t>
      </w:r>
      <w:proofErr w:type="spellEnd"/>
      <w:r>
        <w:t xml:space="preserve"> and b</w:t>
      </w:r>
      <w:r w:rsidRPr="00C52A5E">
        <w:t>ottom 10 Firms</w:t>
      </w:r>
      <w:r>
        <w:t xml:space="preserve"> in AUC score</w:t>
      </w:r>
      <w:r w:rsidR="0019436A">
        <w:t xml:space="preserve"> across </w:t>
      </w:r>
      <w:proofErr w:type="gramStart"/>
      <w:r w:rsidR="0019436A">
        <w:t>models</w:t>
      </w:r>
      <w:bookmarkEnd w:id="286"/>
      <w:proofErr w:type="gramEnd"/>
    </w:p>
    <w:p w14:paraId="232B3FDC"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Commonalities:</w:t>
      </w:r>
    </w:p>
    <w:p w14:paraId="4D3D9C09" w14:textId="77777777" w:rsidR="001A5BE5" w:rsidRPr="001A5BE5" w:rsidRDefault="001A5BE5" w:rsidP="001A5BE5">
      <w:pPr>
        <w:spacing w:line="360" w:lineRule="auto"/>
        <w:jc w:val="both"/>
        <w:rPr>
          <w:rFonts w:ascii="Arial" w:hAnsi="Arial" w:cs="Arial"/>
          <w:lang w:val="en-US"/>
        </w:rPr>
      </w:pPr>
    </w:p>
    <w:p w14:paraId="4F97D930" w14:textId="77777777" w:rsidR="001A5BE5" w:rsidRPr="002C57CF" w:rsidRDefault="001A5BE5" w:rsidP="002C57CF">
      <w:pPr>
        <w:pStyle w:val="ListParagraph"/>
        <w:numPr>
          <w:ilvl w:val="0"/>
          <w:numId w:val="389"/>
        </w:numPr>
        <w:spacing w:line="360" w:lineRule="auto"/>
        <w:ind w:left="426"/>
        <w:jc w:val="both"/>
        <w:rPr>
          <w:rFonts w:ascii="Arial" w:hAnsi="Arial" w:cs="Arial"/>
          <w:lang w:val="en-US"/>
        </w:rPr>
      </w:pPr>
      <w:r w:rsidRPr="002C57CF">
        <w:rPr>
          <w:rFonts w:ascii="Arial" w:hAnsi="Arial" w:cs="Arial"/>
          <w:lang w:val="en-US"/>
        </w:rPr>
        <w:lastRenderedPageBreak/>
        <w:t>Firms such as ASML Holding NV and AstraZeneca PLC ADR consistently appear in the bottom 10 across multiple models, suggesting challenges in predicting their financial patterns.</w:t>
      </w:r>
    </w:p>
    <w:p w14:paraId="0F73F110" w14:textId="77777777" w:rsidR="001A5BE5" w:rsidRPr="002C57CF" w:rsidRDefault="001A5BE5" w:rsidP="002C57CF">
      <w:pPr>
        <w:pStyle w:val="ListParagraph"/>
        <w:numPr>
          <w:ilvl w:val="0"/>
          <w:numId w:val="389"/>
        </w:numPr>
        <w:spacing w:line="360" w:lineRule="auto"/>
        <w:ind w:left="426"/>
        <w:jc w:val="both"/>
        <w:rPr>
          <w:rFonts w:ascii="Arial" w:hAnsi="Arial" w:cs="Arial"/>
          <w:lang w:val="en-US"/>
        </w:rPr>
      </w:pPr>
      <w:r w:rsidRPr="002C57CF">
        <w:rPr>
          <w:rFonts w:ascii="Arial" w:hAnsi="Arial" w:cs="Arial"/>
          <w:lang w:val="en-US"/>
        </w:rPr>
        <w:t xml:space="preserve">Tech and e-commerce companies like PDD Holdings Inc ADR and </w:t>
      </w:r>
      <w:proofErr w:type="spellStart"/>
      <w:r w:rsidRPr="002C57CF">
        <w:rPr>
          <w:rFonts w:ascii="Arial" w:hAnsi="Arial" w:cs="Arial"/>
          <w:lang w:val="en-US"/>
        </w:rPr>
        <w:t>MercadoLibre</w:t>
      </w:r>
      <w:proofErr w:type="spellEnd"/>
      <w:r w:rsidRPr="002C57CF">
        <w:rPr>
          <w:rFonts w:ascii="Arial" w:hAnsi="Arial" w:cs="Arial"/>
          <w:lang w:val="en-US"/>
        </w:rPr>
        <w:t xml:space="preserve"> Inc frequently rank in the bottom across models, indicating potential complexities in their financial dynamics.</w:t>
      </w:r>
    </w:p>
    <w:p w14:paraId="08DD2379" w14:textId="77777777" w:rsidR="002C57CF" w:rsidRDefault="002C57CF" w:rsidP="001A5BE5">
      <w:pPr>
        <w:spacing w:line="360" w:lineRule="auto"/>
        <w:jc w:val="both"/>
        <w:rPr>
          <w:rFonts w:ascii="Arial" w:hAnsi="Arial" w:cs="Arial"/>
          <w:lang w:val="en-US"/>
        </w:rPr>
      </w:pPr>
    </w:p>
    <w:p w14:paraId="6DF3B87E" w14:textId="72F05440"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Deep Dive into Commonalities:</w:t>
      </w:r>
    </w:p>
    <w:p w14:paraId="39F9B721" w14:textId="77777777" w:rsidR="001A5BE5" w:rsidRPr="001A5BE5" w:rsidRDefault="001A5BE5" w:rsidP="001A5BE5">
      <w:pPr>
        <w:spacing w:line="360" w:lineRule="auto"/>
        <w:jc w:val="both"/>
        <w:rPr>
          <w:rFonts w:ascii="Arial" w:hAnsi="Arial" w:cs="Arial"/>
          <w:lang w:val="en-US"/>
        </w:rPr>
      </w:pPr>
    </w:p>
    <w:p w14:paraId="3BF3427B" w14:textId="21D81234"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The repeated appearance of companies like ASML Holding NV and AstraZeneca PLC ADR in the bottom 10 across various models suggests inherent complexities in these firms' financial metrics or operations that make them </w:t>
      </w:r>
      <w:proofErr w:type="gramStart"/>
      <w:r w:rsidRPr="001A5BE5">
        <w:rPr>
          <w:rFonts w:ascii="Arial" w:hAnsi="Arial" w:cs="Arial"/>
          <w:lang w:val="en-US"/>
        </w:rPr>
        <w:t>challenging</w:t>
      </w:r>
      <w:proofErr w:type="gramEnd"/>
      <w:r w:rsidRPr="001A5BE5">
        <w:rPr>
          <w:rFonts w:ascii="Arial" w:hAnsi="Arial" w:cs="Arial"/>
          <w:lang w:val="en-US"/>
        </w:rPr>
        <w:t xml:space="preserve"> to predict. ASML Holding NV, a leader in semiconductor manufacturing, operates in an industry characterized by rapid technological advancements and intense competition, which can introduce unpredictability in financial metrics. Similarly, AstraZeneca, a pharmaceutical giant, might face unpredictability due to the outcome-based nature of drug trials and the shifting regulatory landscape</w:t>
      </w:r>
      <w:r w:rsidR="007C3DF1">
        <w:rPr>
          <w:rFonts w:ascii="Arial" w:hAnsi="Arial" w:cs="Arial"/>
          <w:lang w:val="en-US"/>
        </w:rPr>
        <w:t xml:space="preserve"> (</w:t>
      </w:r>
      <w:proofErr w:type="spellStart"/>
      <w:r w:rsidR="007C3DF1" w:rsidRPr="00FF5992">
        <w:rPr>
          <w:rFonts w:ascii="Arial" w:hAnsi="Arial" w:cs="Arial"/>
          <w:lang w:val="en-US"/>
        </w:rPr>
        <w:t>Lexchin</w:t>
      </w:r>
      <w:proofErr w:type="spellEnd"/>
      <w:r w:rsidR="007C3DF1">
        <w:rPr>
          <w:rFonts w:ascii="Arial" w:hAnsi="Arial" w:cs="Arial"/>
          <w:lang w:val="en-US"/>
        </w:rPr>
        <w:t>, 2012)</w:t>
      </w:r>
      <w:r w:rsidRPr="001A5BE5">
        <w:rPr>
          <w:rFonts w:ascii="Arial" w:hAnsi="Arial" w:cs="Arial"/>
          <w:lang w:val="en-US"/>
        </w:rPr>
        <w:t>.</w:t>
      </w:r>
    </w:p>
    <w:p w14:paraId="7E4A4C2F" w14:textId="77777777" w:rsidR="001A5BE5" w:rsidRPr="001A5BE5" w:rsidRDefault="001A5BE5" w:rsidP="001A5BE5">
      <w:pPr>
        <w:spacing w:line="360" w:lineRule="auto"/>
        <w:jc w:val="both"/>
        <w:rPr>
          <w:rFonts w:ascii="Arial" w:hAnsi="Arial" w:cs="Arial"/>
          <w:lang w:val="en-US"/>
        </w:rPr>
      </w:pPr>
    </w:p>
    <w:p w14:paraId="0359AFAC"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Moreover, the tech and e-commerce sectors, represented by firms like PDD Holdings Inc ADR and </w:t>
      </w:r>
      <w:proofErr w:type="spellStart"/>
      <w:r w:rsidRPr="001A5BE5">
        <w:rPr>
          <w:rFonts w:ascii="Arial" w:hAnsi="Arial" w:cs="Arial"/>
          <w:lang w:val="en-US"/>
        </w:rPr>
        <w:t>MercadoLibre</w:t>
      </w:r>
      <w:proofErr w:type="spellEnd"/>
      <w:r w:rsidRPr="001A5BE5">
        <w:rPr>
          <w:rFonts w:ascii="Arial" w:hAnsi="Arial" w:cs="Arial"/>
          <w:lang w:val="en-US"/>
        </w:rPr>
        <w:t xml:space="preserve"> Inc, are known for their swift pace of innovation and changing market dynamics. The models might struggle to keep up with the rapid changes in these sectors, or the features used might not adequately capture the intricate dynamics of these industries.</w:t>
      </w:r>
    </w:p>
    <w:p w14:paraId="38A887A9" w14:textId="77777777" w:rsidR="00FF5992" w:rsidRPr="001A5BE5" w:rsidRDefault="00FF5992" w:rsidP="001A5BE5">
      <w:pPr>
        <w:spacing w:line="360" w:lineRule="auto"/>
        <w:jc w:val="both"/>
        <w:rPr>
          <w:rFonts w:ascii="Arial" w:hAnsi="Arial" w:cs="Arial"/>
          <w:lang w:val="en-US"/>
        </w:rPr>
      </w:pPr>
    </w:p>
    <w:p w14:paraId="1782823F"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Differences:</w:t>
      </w:r>
    </w:p>
    <w:p w14:paraId="04CB7897" w14:textId="77777777" w:rsidR="001A5BE5" w:rsidRPr="001A5BE5" w:rsidRDefault="001A5BE5" w:rsidP="001A5BE5">
      <w:pPr>
        <w:spacing w:line="360" w:lineRule="auto"/>
        <w:jc w:val="both"/>
        <w:rPr>
          <w:rFonts w:ascii="Arial" w:hAnsi="Arial" w:cs="Arial"/>
          <w:lang w:val="en-US"/>
        </w:rPr>
      </w:pPr>
    </w:p>
    <w:p w14:paraId="0CDDFA32" w14:textId="77777777" w:rsidR="001A5BE5" w:rsidRPr="00876AD9" w:rsidRDefault="001A5BE5" w:rsidP="00876AD9">
      <w:pPr>
        <w:pStyle w:val="ListParagraph"/>
        <w:numPr>
          <w:ilvl w:val="0"/>
          <w:numId w:val="390"/>
        </w:numPr>
        <w:spacing w:line="360" w:lineRule="auto"/>
        <w:ind w:left="426"/>
        <w:jc w:val="both"/>
        <w:rPr>
          <w:rFonts w:ascii="Arial" w:hAnsi="Arial" w:cs="Arial"/>
          <w:lang w:val="en-US"/>
        </w:rPr>
      </w:pPr>
      <w:r w:rsidRPr="00876AD9">
        <w:rPr>
          <w:rFonts w:ascii="Arial" w:hAnsi="Arial" w:cs="Arial"/>
          <w:lang w:val="en-US"/>
        </w:rPr>
        <w:t xml:space="preserve">Companies like Datadog Inc and Palo Alto Networks Inc are uniquely positioned in the bottom 10 of the </w:t>
      </w:r>
      <w:proofErr w:type="spellStart"/>
      <w:r w:rsidRPr="00876AD9">
        <w:rPr>
          <w:rFonts w:ascii="Arial" w:hAnsi="Arial" w:cs="Arial"/>
          <w:lang w:val="en-US"/>
        </w:rPr>
        <w:t>CatBoost</w:t>
      </w:r>
      <w:proofErr w:type="spellEnd"/>
      <w:r w:rsidRPr="00876AD9">
        <w:rPr>
          <w:rFonts w:ascii="Arial" w:hAnsi="Arial" w:cs="Arial"/>
          <w:lang w:val="en-US"/>
        </w:rPr>
        <w:t xml:space="preserve"> model, whereas they don't appear in the other models' lists.</w:t>
      </w:r>
    </w:p>
    <w:p w14:paraId="3AD412A0" w14:textId="77777777" w:rsidR="001A5BE5" w:rsidRDefault="001A5BE5" w:rsidP="00876AD9">
      <w:pPr>
        <w:pStyle w:val="ListParagraph"/>
        <w:numPr>
          <w:ilvl w:val="0"/>
          <w:numId w:val="390"/>
        </w:numPr>
        <w:spacing w:line="360" w:lineRule="auto"/>
        <w:ind w:left="426"/>
        <w:jc w:val="both"/>
        <w:rPr>
          <w:rFonts w:ascii="Arial" w:hAnsi="Arial" w:cs="Arial"/>
          <w:lang w:val="en-US"/>
        </w:rPr>
      </w:pPr>
      <w:r w:rsidRPr="00876AD9">
        <w:rPr>
          <w:rFonts w:ascii="Arial" w:hAnsi="Arial" w:cs="Arial"/>
          <w:lang w:val="en-US"/>
        </w:rPr>
        <w:t xml:space="preserve">Some firms, like GE HealthCare Technologies Inc, are specific to the bottom rankings of one model, in this case, </w:t>
      </w:r>
      <w:proofErr w:type="spellStart"/>
      <w:r w:rsidRPr="00876AD9">
        <w:rPr>
          <w:rFonts w:ascii="Arial" w:hAnsi="Arial" w:cs="Arial"/>
          <w:lang w:val="en-US"/>
        </w:rPr>
        <w:t>LightGBM</w:t>
      </w:r>
      <w:proofErr w:type="spellEnd"/>
      <w:r w:rsidRPr="00876AD9">
        <w:rPr>
          <w:rFonts w:ascii="Arial" w:hAnsi="Arial" w:cs="Arial"/>
          <w:lang w:val="en-US"/>
        </w:rPr>
        <w:t>, suggesting model-specific sensitivities.</w:t>
      </w:r>
    </w:p>
    <w:p w14:paraId="3C19BBA3" w14:textId="77777777" w:rsidR="00876AD9" w:rsidRPr="00876AD9" w:rsidRDefault="00876AD9" w:rsidP="00876AD9">
      <w:pPr>
        <w:pStyle w:val="ListParagraph"/>
        <w:spacing w:line="360" w:lineRule="auto"/>
        <w:ind w:left="426"/>
        <w:jc w:val="both"/>
        <w:rPr>
          <w:rFonts w:ascii="Arial" w:hAnsi="Arial" w:cs="Arial"/>
          <w:lang w:val="en-US"/>
        </w:rPr>
      </w:pPr>
    </w:p>
    <w:p w14:paraId="74DB6262"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lastRenderedPageBreak/>
        <w:t>Deep Dive into Differences:</w:t>
      </w:r>
    </w:p>
    <w:p w14:paraId="1F5A36C6" w14:textId="77777777" w:rsidR="001A5BE5" w:rsidRPr="001A5BE5" w:rsidRDefault="001A5BE5" w:rsidP="001A5BE5">
      <w:pPr>
        <w:spacing w:line="360" w:lineRule="auto"/>
        <w:jc w:val="both"/>
        <w:rPr>
          <w:rFonts w:ascii="Arial" w:hAnsi="Arial" w:cs="Arial"/>
          <w:lang w:val="en-US"/>
        </w:rPr>
      </w:pPr>
    </w:p>
    <w:p w14:paraId="62F4166E"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The unique positioning of Datadog Inc, a cloud monitoring service, and Palo Alto Networks Inc, a cybersecurity solution provider, in </w:t>
      </w:r>
      <w:proofErr w:type="spellStart"/>
      <w:r w:rsidRPr="001A5BE5">
        <w:rPr>
          <w:rFonts w:ascii="Arial" w:hAnsi="Arial" w:cs="Arial"/>
          <w:lang w:val="en-US"/>
        </w:rPr>
        <w:t>CatBoost's</w:t>
      </w:r>
      <w:proofErr w:type="spellEnd"/>
      <w:r w:rsidRPr="001A5BE5">
        <w:rPr>
          <w:rFonts w:ascii="Arial" w:hAnsi="Arial" w:cs="Arial"/>
          <w:lang w:val="en-US"/>
        </w:rPr>
        <w:t xml:space="preserve"> bottom 10, indicates potential sensitivities or feature weightings specific to the </w:t>
      </w:r>
      <w:proofErr w:type="spellStart"/>
      <w:r w:rsidRPr="001A5BE5">
        <w:rPr>
          <w:rFonts w:ascii="Arial" w:hAnsi="Arial" w:cs="Arial"/>
          <w:lang w:val="en-US"/>
        </w:rPr>
        <w:t>CatBoost</w:t>
      </w:r>
      <w:proofErr w:type="spellEnd"/>
      <w:r w:rsidRPr="001A5BE5">
        <w:rPr>
          <w:rFonts w:ascii="Arial" w:hAnsi="Arial" w:cs="Arial"/>
          <w:lang w:val="en-US"/>
        </w:rPr>
        <w:t xml:space="preserve"> algorithm. The intricate dynamics of cloud services and cybersecurity, which evolve rapidly with technological advancements, might be challenging for </w:t>
      </w:r>
      <w:proofErr w:type="spellStart"/>
      <w:r w:rsidRPr="001A5BE5">
        <w:rPr>
          <w:rFonts w:ascii="Arial" w:hAnsi="Arial" w:cs="Arial"/>
          <w:lang w:val="en-US"/>
        </w:rPr>
        <w:t>CatBoost</w:t>
      </w:r>
      <w:proofErr w:type="spellEnd"/>
      <w:r w:rsidRPr="001A5BE5">
        <w:rPr>
          <w:rFonts w:ascii="Arial" w:hAnsi="Arial" w:cs="Arial"/>
          <w:lang w:val="en-US"/>
        </w:rPr>
        <w:t xml:space="preserve"> to decipher, given its approach to handling categorical data and iterative refinement.</w:t>
      </w:r>
    </w:p>
    <w:p w14:paraId="490D6542" w14:textId="77777777" w:rsidR="001A5BE5" w:rsidRPr="001A5BE5" w:rsidRDefault="001A5BE5" w:rsidP="001A5BE5">
      <w:pPr>
        <w:spacing w:line="360" w:lineRule="auto"/>
        <w:jc w:val="both"/>
        <w:rPr>
          <w:rFonts w:ascii="Arial" w:hAnsi="Arial" w:cs="Arial"/>
          <w:lang w:val="en-US"/>
        </w:rPr>
      </w:pPr>
    </w:p>
    <w:p w14:paraId="6ED1623D" w14:textId="77777777" w:rsidR="002153B0" w:rsidRDefault="002153B0" w:rsidP="001A5BE5">
      <w:pPr>
        <w:spacing w:line="360" w:lineRule="auto"/>
        <w:jc w:val="both"/>
        <w:rPr>
          <w:rFonts w:ascii="Arial" w:hAnsi="Arial" w:cs="Arial"/>
          <w:lang w:val="en-US"/>
        </w:rPr>
      </w:pPr>
      <w:r w:rsidRPr="002153B0">
        <w:rPr>
          <w:rFonts w:ascii="Arial" w:hAnsi="Arial" w:cs="Arial"/>
          <w:lang w:val="en-US"/>
        </w:rPr>
        <w:t xml:space="preserve">On the other hand, the exclusive appearance of GE HealthCare Technologies Inc in </w:t>
      </w:r>
      <w:proofErr w:type="spellStart"/>
      <w:r w:rsidRPr="002153B0">
        <w:rPr>
          <w:rFonts w:ascii="Arial" w:hAnsi="Arial" w:cs="Arial"/>
          <w:lang w:val="en-US"/>
        </w:rPr>
        <w:t>LightGBM's</w:t>
      </w:r>
      <w:proofErr w:type="spellEnd"/>
      <w:r w:rsidRPr="002153B0">
        <w:rPr>
          <w:rFonts w:ascii="Arial" w:hAnsi="Arial" w:cs="Arial"/>
          <w:lang w:val="en-US"/>
        </w:rPr>
        <w:t xml:space="preserve"> bottom 10 suggests that this model might have specific challenges in capturing the dynamics of the healthcare tech sector. There could be nuances in the data of this company that don't resonate well with </w:t>
      </w:r>
      <w:proofErr w:type="spellStart"/>
      <w:r w:rsidRPr="002153B0">
        <w:rPr>
          <w:rFonts w:ascii="Arial" w:hAnsi="Arial" w:cs="Arial"/>
          <w:lang w:val="en-US"/>
        </w:rPr>
        <w:t>LightGBM's</w:t>
      </w:r>
      <w:proofErr w:type="spellEnd"/>
      <w:r w:rsidRPr="002153B0">
        <w:rPr>
          <w:rFonts w:ascii="Arial" w:hAnsi="Arial" w:cs="Arial"/>
          <w:lang w:val="en-US"/>
        </w:rPr>
        <w:t xml:space="preserve"> algorithm. This is consistent with findings by </w:t>
      </w:r>
      <w:proofErr w:type="spellStart"/>
      <w:r w:rsidRPr="002153B0">
        <w:rPr>
          <w:rFonts w:ascii="Arial" w:hAnsi="Arial" w:cs="Arial"/>
          <w:lang w:val="en-US"/>
        </w:rPr>
        <w:t>Mahussin</w:t>
      </w:r>
      <w:proofErr w:type="spellEnd"/>
      <w:r w:rsidRPr="002153B0">
        <w:rPr>
          <w:rFonts w:ascii="Arial" w:hAnsi="Arial" w:cs="Arial"/>
          <w:lang w:val="en-US"/>
        </w:rPr>
        <w:t xml:space="preserve"> et al.</w:t>
      </w:r>
      <w:r>
        <w:rPr>
          <w:rFonts w:ascii="Arial" w:hAnsi="Arial" w:cs="Arial"/>
          <w:lang w:val="en-US"/>
        </w:rPr>
        <w:t xml:space="preserve"> (2021)</w:t>
      </w:r>
      <w:r w:rsidRPr="002153B0">
        <w:rPr>
          <w:rFonts w:ascii="Arial" w:hAnsi="Arial" w:cs="Arial"/>
          <w:lang w:val="en-US"/>
        </w:rPr>
        <w:t xml:space="preserve"> who confirmed significant differences in the volatility of healthcare and technology sectors before and during the Covid-19 outbreak. Their study suggests that the healthcare sector might be particularly challenging to predict in terms of stock market return, especially when considering the period influenced by COVID-19.</w:t>
      </w:r>
    </w:p>
    <w:p w14:paraId="2CB1478B" w14:textId="77777777" w:rsidR="00106BF3" w:rsidRDefault="00106BF3" w:rsidP="001A5BE5">
      <w:pPr>
        <w:spacing w:line="360" w:lineRule="auto"/>
        <w:jc w:val="both"/>
        <w:rPr>
          <w:rFonts w:ascii="Arial" w:hAnsi="Arial" w:cs="Arial"/>
          <w:lang w:val="en-US"/>
        </w:rPr>
      </w:pPr>
    </w:p>
    <w:p w14:paraId="6DA2B752" w14:textId="7CAE3CC9" w:rsidR="000B60C0" w:rsidRDefault="000B60C0" w:rsidP="00306232">
      <w:pPr>
        <w:pStyle w:val="Heading2"/>
        <w:rPr>
          <w:lang w:val="en-US"/>
        </w:rPr>
      </w:pPr>
      <w:bookmarkStart w:id="287" w:name="_Toc144117252"/>
      <w:commentRangeStart w:id="288"/>
      <w:r>
        <w:rPr>
          <w:lang w:val="en-US"/>
        </w:rPr>
        <w:t xml:space="preserve">8.9 Feature Importance Across </w:t>
      </w:r>
      <w:r w:rsidR="00AA0E1E">
        <w:rPr>
          <w:lang w:val="en-US"/>
        </w:rPr>
        <w:t>Models</w:t>
      </w:r>
      <w:bookmarkEnd w:id="287"/>
      <w:commentRangeEnd w:id="288"/>
      <w:r w:rsidR="00A55C52">
        <w:rPr>
          <w:rStyle w:val="CommentReference"/>
          <w:rFonts w:asciiTheme="minorHAnsi" w:hAnsiTheme="minorHAnsi" w:cstheme="minorBidi"/>
          <w:b w:val="0"/>
          <w:bCs w:val="0"/>
        </w:rPr>
        <w:commentReference w:id="288"/>
      </w:r>
    </w:p>
    <w:p w14:paraId="665A4A4B" w14:textId="3AB5B6AC" w:rsidR="00306232" w:rsidRDefault="00306232" w:rsidP="00306232">
      <w:pPr>
        <w:spacing w:line="360" w:lineRule="auto"/>
        <w:rPr>
          <w:rFonts w:ascii="Arial" w:hAnsi="Arial" w:cs="Arial"/>
          <w:lang w:val="en-US"/>
        </w:rPr>
      </w:pPr>
      <w:r w:rsidRPr="00306232">
        <w:rPr>
          <w:rFonts w:ascii="Arial" w:hAnsi="Arial" w:cs="Arial"/>
          <w:lang w:val="en-US"/>
        </w:rPr>
        <w:t xml:space="preserve">The predictive ability of machine learning models is significantly governed by the importance of features used in the model. The study, leveraging models like Random Forest, </w:t>
      </w:r>
      <w:proofErr w:type="spellStart"/>
      <w:r w:rsidRPr="00306232">
        <w:rPr>
          <w:rFonts w:ascii="Arial" w:hAnsi="Arial" w:cs="Arial"/>
          <w:lang w:val="en-US"/>
        </w:rPr>
        <w:t>XGBoost</w:t>
      </w:r>
      <w:proofErr w:type="spellEnd"/>
      <w:r w:rsidRPr="00306232">
        <w:rPr>
          <w:rFonts w:ascii="Arial" w:hAnsi="Arial" w:cs="Arial"/>
          <w:lang w:val="en-US"/>
        </w:rPr>
        <w:t xml:space="preserve">, </w:t>
      </w:r>
      <w:proofErr w:type="spellStart"/>
      <w:r w:rsidRPr="00306232">
        <w:rPr>
          <w:rFonts w:ascii="Arial" w:hAnsi="Arial" w:cs="Arial"/>
          <w:lang w:val="en-US"/>
        </w:rPr>
        <w:t>LightGBM</w:t>
      </w:r>
      <w:proofErr w:type="spellEnd"/>
      <w:r w:rsidRPr="00306232">
        <w:rPr>
          <w:rFonts w:ascii="Arial" w:hAnsi="Arial" w:cs="Arial"/>
          <w:lang w:val="en-US"/>
        </w:rPr>
        <w:t xml:space="preserve">, and </w:t>
      </w:r>
      <w:proofErr w:type="spellStart"/>
      <w:r w:rsidRPr="00306232">
        <w:rPr>
          <w:rFonts w:ascii="Arial" w:hAnsi="Arial" w:cs="Arial"/>
          <w:lang w:val="en-US"/>
        </w:rPr>
        <w:t>CatBoost</w:t>
      </w:r>
      <w:proofErr w:type="spellEnd"/>
      <w:r w:rsidRPr="00306232">
        <w:rPr>
          <w:rFonts w:ascii="Arial" w:hAnsi="Arial" w:cs="Arial"/>
          <w:lang w:val="en-US"/>
        </w:rPr>
        <w:t>, seeks to understand the salience of features like stock indicators, sentiment scores, and COVID-19 data in forecasting positive stock returns.</w:t>
      </w:r>
      <w:r w:rsidR="00964BA2">
        <w:rPr>
          <w:rFonts w:ascii="Arial" w:hAnsi="Arial" w:cs="Arial"/>
          <w:lang w:val="en-US"/>
        </w:rPr>
        <w:t xml:space="preserve"> </w:t>
      </w:r>
    </w:p>
    <w:p w14:paraId="3F021B48" w14:textId="77777777" w:rsidR="00964BA2" w:rsidRDefault="00964BA2" w:rsidP="00306232">
      <w:pPr>
        <w:spacing w:line="360" w:lineRule="auto"/>
        <w:rPr>
          <w:rFonts w:ascii="Arial" w:hAnsi="Arial" w:cs="Arial"/>
          <w:lang w:val="en-US"/>
        </w:rPr>
      </w:pPr>
    </w:p>
    <w:p w14:paraId="1E162EE4" w14:textId="7CAF60BA" w:rsidR="00964BA2" w:rsidRDefault="00964BA2" w:rsidP="00964BA2">
      <w:pPr>
        <w:pStyle w:val="Heading3"/>
        <w:rPr>
          <w:lang w:val="en-US"/>
        </w:rPr>
      </w:pPr>
      <w:bookmarkStart w:id="289" w:name="_Toc144117253"/>
      <w:r>
        <w:rPr>
          <w:lang w:val="en-US"/>
        </w:rPr>
        <w:t xml:space="preserve">8.9.1 How Feature Importance is </w:t>
      </w:r>
      <w:proofErr w:type="gramStart"/>
      <w:r>
        <w:rPr>
          <w:lang w:val="en-US"/>
        </w:rPr>
        <w:t>computed</w:t>
      </w:r>
      <w:bookmarkEnd w:id="289"/>
      <w:proofErr w:type="gramEnd"/>
    </w:p>
    <w:p w14:paraId="33C76826" w14:textId="7DAC32F2" w:rsidR="00964BA2" w:rsidRPr="00964BA2" w:rsidRDefault="00964BA2" w:rsidP="00964BA2">
      <w:pPr>
        <w:spacing w:line="360" w:lineRule="auto"/>
        <w:rPr>
          <w:rFonts w:ascii="Arial" w:hAnsi="Arial" w:cs="Arial"/>
          <w:lang w:val="en-US"/>
        </w:rPr>
      </w:pPr>
      <w:r>
        <w:rPr>
          <w:rFonts w:ascii="Arial" w:hAnsi="Arial" w:cs="Arial"/>
          <w:lang w:val="en-US"/>
        </w:rPr>
        <w:t>T</w:t>
      </w:r>
      <w:r w:rsidRPr="00964BA2">
        <w:rPr>
          <w:rFonts w:ascii="Arial" w:hAnsi="Arial" w:cs="Arial"/>
          <w:lang w:val="en-US"/>
        </w:rPr>
        <w:t>he importance of a feature is typically computed based on the frequency, depth, or improvement it brings when used in trees.</w:t>
      </w:r>
      <w:r w:rsidR="00E3740E">
        <w:rPr>
          <w:rFonts w:ascii="Arial" w:hAnsi="Arial" w:cs="Arial"/>
          <w:lang w:val="en-US"/>
        </w:rPr>
        <w:t xml:space="preserve"> </w:t>
      </w:r>
      <w:r w:rsidRPr="00964BA2">
        <w:rPr>
          <w:rFonts w:ascii="Arial" w:hAnsi="Arial" w:cs="Arial"/>
          <w:lang w:val="en-US"/>
        </w:rPr>
        <w:t xml:space="preserve">In the context of tree-based models, such as Random Forest, </w:t>
      </w:r>
      <w:proofErr w:type="spellStart"/>
      <w:r w:rsidRPr="00964BA2">
        <w:rPr>
          <w:rFonts w:ascii="Arial" w:hAnsi="Arial" w:cs="Arial"/>
          <w:lang w:val="en-US"/>
        </w:rPr>
        <w:t>XGBoost</w:t>
      </w:r>
      <w:proofErr w:type="spellEnd"/>
      <w:r w:rsidRPr="00964BA2">
        <w:rPr>
          <w:rFonts w:ascii="Arial" w:hAnsi="Arial" w:cs="Arial"/>
          <w:lang w:val="en-US"/>
        </w:rPr>
        <w:t xml:space="preserve">, </w:t>
      </w:r>
      <w:proofErr w:type="spellStart"/>
      <w:r w:rsidRPr="00964BA2">
        <w:rPr>
          <w:rFonts w:ascii="Arial" w:hAnsi="Arial" w:cs="Arial"/>
          <w:lang w:val="en-US"/>
        </w:rPr>
        <w:t>LightGBM</w:t>
      </w:r>
      <w:proofErr w:type="spellEnd"/>
      <w:r w:rsidRPr="00964BA2">
        <w:rPr>
          <w:rFonts w:ascii="Arial" w:hAnsi="Arial" w:cs="Arial"/>
          <w:lang w:val="en-US"/>
        </w:rPr>
        <w:t xml:space="preserve">, and </w:t>
      </w:r>
      <w:proofErr w:type="spellStart"/>
      <w:r w:rsidRPr="00964BA2">
        <w:rPr>
          <w:rFonts w:ascii="Arial" w:hAnsi="Arial" w:cs="Arial"/>
          <w:lang w:val="en-US"/>
        </w:rPr>
        <w:t>CatBoost</w:t>
      </w:r>
      <w:proofErr w:type="spellEnd"/>
      <w:r w:rsidRPr="00964BA2">
        <w:rPr>
          <w:rFonts w:ascii="Arial" w:hAnsi="Arial" w:cs="Arial"/>
          <w:lang w:val="en-US"/>
        </w:rPr>
        <w:t>, feature importance is often gauged by how frequently a feature is used to split the data, the depth at which the feature is used, or the improvement in purity it brings about.</w:t>
      </w:r>
      <w:r w:rsidR="00E3740E">
        <w:rPr>
          <w:rFonts w:ascii="Arial" w:hAnsi="Arial" w:cs="Arial"/>
          <w:lang w:val="en-US"/>
        </w:rPr>
        <w:t xml:space="preserve"> In this study, </w:t>
      </w:r>
      <w:proofErr w:type="spellStart"/>
      <w:r w:rsidRPr="00E3740E">
        <w:rPr>
          <w:rFonts w:ascii="Arial" w:hAnsi="Arial" w:cs="Arial"/>
          <w:i/>
          <w:iCs/>
          <w:lang w:val="en-US"/>
        </w:rPr>
        <w:t>feature_importances</w:t>
      </w:r>
      <w:proofErr w:type="spellEnd"/>
      <w:r w:rsidRPr="00E3740E">
        <w:rPr>
          <w:rFonts w:ascii="Arial" w:hAnsi="Arial" w:cs="Arial"/>
          <w:i/>
          <w:iCs/>
          <w:lang w:val="en-US"/>
        </w:rPr>
        <w:t>_</w:t>
      </w:r>
      <w:r w:rsidRPr="00964BA2">
        <w:rPr>
          <w:rFonts w:ascii="Arial" w:hAnsi="Arial" w:cs="Arial"/>
          <w:lang w:val="en-US"/>
        </w:rPr>
        <w:t xml:space="preserve"> attribute</w:t>
      </w:r>
      <w:r w:rsidR="00E3740E">
        <w:rPr>
          <w:rFonts w:ascii="Arial" w:hAnsi="Arial" w:cs="Arial"/>
          <w:lang w:val="en-US"/>
        </w:rPr>
        <w:t xml:space="preserve"> of </w:t>
      </w:r>
      <w:r w:rsidR="001E289C">
        <w:rPr>
          <w:rFonts w:ascii="Arial" w:hAnsi="Arial" w:cs="Arial"/>
          <w:lang w:val="en-US"/>
        </w:rPr>
        <w:t>P</w:t>
      </w:r>
      <w:r w:rsidR="00E3740E">
        <w:rPr>
          <w:rFonts w:ascii="Arial" w:hAnsi="Arial" w:cs="Arial"/>
          <w:lang w:val="en-US"/>
        </w:rPr>
        <w:t>ython</w:t>
      </w:r>
      <w:r w:rsidRPr="00964BA2">
        <w:rPr>
          <w:rFonts w:ascii="Arial" w:hAnsi="Arial" w:cs="Arial"/>
          <w:lang w:val="en-US"/>
        </w:rPr>
        <w:t xml:space="preserve">, common to these models, provides a </w:t>
      </w:r>
      <w:r w:rsidRPr="00964BA2">
        <w:rPr>
          <w:rFonts w:ascii="Arial" w:hAnsi="Arial" w:cs="Arial"/>
          <w:lang w:val="en-US"/>
        </w:rPr>
        <w:lastRenderedPageBreak/>
        <w:t>normalized value indicating the relative importance of each feature when making a prediction.</w:t>
      </w:r>
    </w:p>
    <w:p w14:paraId="03F33C92" w14:textId="77777777" w:rsidR="00964BA2" w:rsidRPr="00964BA2" w:rsidRDefault="00964BA2" w:rsidP="00964BA2">
      <w:pPr>
        <w:spacing w:line="360" w:lineRule="auto"/>
        <w:rPr>
          <w:rFonts w:ascii="Arial" w:hAnsi="Arial" w:cs="Arial"/>
          <w:lang w:val="en-US"/>
        </w:rPr>
      </w:pPr>
    </w:p>
    <w:p w14:paraId="25675A73"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r w:rsidRPr="0014663C">
        <w:rPr>
          <w:rFonts w:ascii="Arial" w:hAnsi="Arial" w:cs="Arial"/>
          <w:lang w:val="en-US"/>
        </w:rPr>
        <w:t>Random Forest: This model computes feature importance by looking at how much each feature decreases the impurity. The more an attribute is used to make key decisions with decision trees, the higher its relative importance.</w:t>
      </w:r>
    </w:p>
    <w:p w14:paraId="0905A41B" w14:textId="77777777" w:rsidR="00964BA2" w:rsidRPr="00964BA2" w:rsidRDefault="00964BA2" w:rsidP="0014663C">
      <w:pPr>
        <w:spacing w:line="360" w:lineRule="auto"/>
        <w:ind w:left="426"/>
        <w:jc w:val="both"/>
        <w:rPr>
          <w:rFonts w:ascii="Arial" w:hAnsi="Arial" w:cs="Arial"/>
          <w:lang w:val="en-US"/>
        </w:rPr>
      </w:pPr>
    </w:p>
    <w:p w14:paraId="3875475F"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XGBoost</w:t>
      </w:r>
      <w:proofErr w:type="spellEnd"/>
      <w:r w:rsidRPr="0014663C">
        <w:rPr>
          <w:rFonts w:ascii="Arial" w:hAnsi="Arial" w:cs="Arial"/>
          <w:lang w:val="en-US"/>
        </w:rPr>
        <w:t>: The importance is computed as the average gain of the feature when it is used in trees.</w:t>
      </w:r>
    </w:p>
    <w:p w14:paraId="063FDDC2" w14:textId="77777777" w:rsidR="00964BA2" w:rsidRPr="00964BA2" w:rsidRDefault="00964BA2" w:rsidP="0014663C">
      <w:pPr>
        <w:spacing w:line="360" w:lineRule="auto"/>
        <w:ind w:left="426"/>
        <w:jc w:val="both"/>
        <w:rPr>
          <w:rFonts w:ascii="Arial" w:hAnsi="Arial" w:cs="Arial"/>
          <w:lang w:val="en-US"/>
        </w:rPr>
      </w:pPr>
    </w:p>
    <w:p w14:paraId="5B2B1193"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LightGBM</w:t>
      </w:r>
      <w:proofErr w:type="spellEnd"/>
      <w:r w:rsidRPr="0014663C">
        <w:rPr>
          <w:rFonts w:ascii="Arial" w:hAnsi="Arial" w:cs="Arial"/>
          <w:lang w:val="en-US"/>
        </w:rPr>
        <w:t>: This gradient-boosting framework computes importance as the number of times a feature is used to split the data across all trees.</w:t>
      </w:r>
    </w:p>
    <w:p w14:paraId="1E4E13CA" w14:textId="77777777" w:rsidR="00964BA2" w:rsidRPr="00964BA2" w:rsidRDefault="00964BA2" w:rsidP="0014663C">
      <w:pPr>
        <w:spacing w:line="360" w:lineRule="auto"/>
        <w:ind w:left="426"/>
        <w:jc w:val="both"/>
        <w:rPr>
          <w:rFonts w:ascii="Arial" w:hAnsi="Arial" w:cs="Arial"/>
          <w:lang w:val="en-US"/>
        </w:rPr>
      </w:pPr>
    </w:p>
    <w:p w14:paraId="3459E8A0" w14:textId="77777777" w:rsidR="00964BA2"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CatBoost</w:t>
      </w:r>
      <w:proofErr w:type="spellEnd"/>
      <w:r w:rsidRPr="0014663C">
        <w:rPr>
          <w:rFonts w:ascii="Arial" w:hAnsi="Arial" w:cs="Arial"/>
          <w:lang w:val="en-US"/>
        </w:rPr>
        <w:t xml:space="preserve">: Importance in </w:t>
      </w:r>
      <w:proofErr w:type="spellStart"/>
      <w:r w:rsidRPr="0014663C">
        <w:rPr>
          <w:rFonts w:ascii="Arial" w:hAnsi="Arial" w:cs="Arial"/>
          <w:lang w:val="en-US"/>
        </w:rPr>
        <w:t>CatBoost</w:t>
      </w:r>
      <w:proofErr w:type="spellEnd"/>
      <w:r w:rsidRPr="0014663C">
        <w:rPr>
          <w:rFonts w:ascii="Arial" w:hAnsi="Arial" w:cs="Arial"/>
          <w:lang w:val="en-US"/>
        </w:rPr>
        <w:t xml:space="preserve"> is calculated as the average difference between the prediction values with and without the feature.</w:t>
      </w:r>
    </w:p>
    <w:p w14:paraId="03E92155" w14:textId="77777777" w:rsidR="00C8021C" w:rsidRPr="00C8021C" w:rsidRDefault="00C8021C" w:rsidP="00C8021C">
      <w:pPr>
        <w:pStyle w:val="ListParagraph"/>
        <w:rPr>
          <w:rFonts w:ascii="Arial" w:hAnsi="Arial" w:cs="Arial"/>
          <w:lang w:val="en-US"/>
        </w:rPr>
      </w:pPr>
    </w:p>
    <w:p w14:paraId="49CACB61" w14:textId="77777777" w:rsidR="00C8021C" w:rsidRPr="0014663C" w:rsidRDefault="00C8021C" w:rsidP="00C8021C">
      <w:pPr>
        <w:pStyle w:val="ListParagraph"/>
        <w:spacing w:line="360" w:lineRule="auto"/>
        <w:ind w:left="426"/>
        <w:jc w:val="both"/>
        <w:rPr>
          <w:rFonts w:ascii="Arial" w:hAnsi="Arial" w:cs="Arial"/>
          <w:lang w:val="en-US"/>
        </w:rPr>
      </w:pPr>
    </w:p>
    <w:p w14:paraId="4D98E9B1" w14:textId="63CF0B3C" w:rsidR="00306232" w:rsidRDefault="003D07F8" w:rsidP="00306232">
      <w:pPr>
        <w:spacing w:line="360" w:lineRule="auto"/>
        <w:rPr>
          <w:rFonts w:ascii="Arial" w:hAnsi="Arial" w:cs="Arial"/>
          <w:lang w:val="en-US"/>
        </w:rPr>
      </w:pPr>
      <w:r w:rsidRPr="003D07F8">
        <w:rPr>
          <w:rFonts w:ascii="Arial" w:hAnsi="Arial" w:cs="Arial"/>
          <w:lang w:val="en-US"/>
        </w:rPr>
        <w:t xml:space="preserve">In the subsequent sections, </w:t>
      </w:r>
      <w:r w:rsidR="00304B5A">
        <w:rPr>
          <w:rFonts w:ascii="Arial" w:hAnsi="Arial" w:cs="Arial"/>
          <w:lang w:val="en-US"/>
        </w:rPr>
        <w:t>Figure 17 shows</w:t>
      </w:r>
      <w:r w:rsidR="00C8021C">
        <w:rPr>
          <w:rFonts w:ascii="Arial" w:hAnsi="Arial" w:cs="Arial"/>
          <w:lang w:val="en-US"/>
        </w:rPr>
        <w:t xml:space="preserve"> the results </w:t>
      </w:r>
      <w:r w:rsidR="00304B5A">
        <w:rPr>
          <w:rFonts w:ascii="Arial" w:hAnsi="Arial" w:cs="Arial"/>
          <w:lang w:val="en-US"/>
        </w:rPr>
        <w:t>to</w:t>
      </w:r>
      <w:r w:rsidR="00C8021C">
        <w:rPr>
          <w:rFonts w:ascii="Arial" w:hAnsi="Arial" w:cs="Arial"/>
          <w:lang w:val="en-US"/>
        </w:rPr>
        <w:t xml:space="preserve"> </w:t>
      </w:r>
      <w:r w:rsidRPr="003D07F8">
        <w:rPr>
          <w:rFonts w:ascii="Arial" w:hAnsi="Arial" w:cs="Arial"/>
          <w:lang w:val="en-US"/>
        </w:rPr>
        <w:t>delve into the specific importance scores of features as derived from each of these models.</w:t>
      </w:r>
    </w:p>
    <w:p w14:paraId="3E2DE5A2" w14:textId="77777777" w:rsidR="00304B5A" w:rsidRDefault="00304B5A" w:rsidP="00304B5A">
      <w:pPr>
        <w:keepNext/>
        <w:spacing w:line="360" w:lineRule="auto"/>
        <w:jc w:val="both"/>
      </w:pPr>
      <w:r>
        <w:lastRenderedPageBreak/>
        <w:fldChar w:fldCharType="begin"/>
      </w:r>
      <w:r>
        <w:instrText xml:space="preserve"> INCLUDEPICTURE "https://i.gyazo.com/bc1372d0ad357c1164fe3234bfabbc1a.png" \* MERGEFORMATINET </w:instrText>
      </w:r>
      <w:r>
        <w:fldChar w:fldCharType="separate"/>
      </w:r>
      <w:r>
        <w:rPr>
          <w:noProof/>
        </w:rPr>
        <w:drawing>
          <wp:inline distT="0" distB="0" distL="0" distR="0" wp14:anchorId="08F0EB50" wp14:editId="1D801935">
            <wp:extent cx="5731510" cy="4547870"/>
            <wp:effectExtent l="0" t="0" r="0" b="0"/>
            <wp:docPr id="1055911907" name="Picture 6"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1907" name="Picture 6" descr="A group of blue and white bar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547870"/>
                    </a:xfrm>
                    <a:prstGeom prst="rect">
                      <a:avLst/>
                    </a:prstGeom>
                    <a:noFill/>
                    <a:ln>
                      <a:noFill/>
                    </a:ln>
                  </pic:spPr>
                </pic:pic>
              </a:graphicData>
            </a:graphic>
          </wp:inline>
        </w:drawing>
      </w:r>
      <w:r>
        <w:fldChar w:fldCharType="end"/>
      </w:r>
    </w:p>
    <w:p w14:paraId="01CF4E06" w14:textId="77777777" w:rsidR="00304B5A" w:rsidRDefault="00304B5A" w:rsidP="001E066A">
      <w:pPr>
        <w:pStyle w:val="Caption"/>
        <w:rPr>
          <w:rFonts w:cs="Arial"/>
          <w:lang w:val="en-US"/>
        </w:rPr>
      </w:pPr>
      <w:bookmarkStart w:id="290" w:name="_Toc144117288"/>
      <w:r>
        <w:t xml:space="preserve">Figure </w:t>
      </w:r>
      <w:fldSimple w:instr=" SEQ Figure \* ARABIC ">
        <w:r>
          <w:rPr>
            <w:noProof/>
          </w:rPr>
          <w:t>17</w:t>
        </w:r>
      </w:fldSimple>
      <w:r>
        <w:t xml:space="preserve"> Feature importance across models</w:t>
      </w:r>
      <w:bookmarkEnd w:id="290"/>
    </w:p>
    <w:p w14:paraId="28C9DE9B" w14:textId="77777777" w:rsidR="003D07F8" w:rsidRPr="00306232" w:rsidRDefault="003D07F8" w:rsidP="00306232">
      <w:pPr>
        <w:spacing w:line="360" w:lineRule="auto"/>
        <w:rPr>
          <w:rFonts w:ascii="Arial" w:hAnsi="Arial" w:cs="Arial"/>
          <w:lang w:val="en-US"/>
        </w:rPr>
      </w:pPr>
    </w:p>
    <w:p w14:paraId="6AA29302" w14:textId="761C9128" w:rsidR="00306232" w:rsidRPr="00306232" w:rsidRDefault="00306232" w:rsidP="00CF59CD">
      <w:pPr>
        <w:pStyle w:val="Heading3"/>
        <w:rPr>
          <w:lang w:val="en-US"/>
        </w:rPr>
      </w:pPr>
      <w:bookmarkStart w:id="291" w:name="_Toc144117254"/>
      <w:r>
        <w:rPr>
          <w:lang w:val="en-US"/>
        </w:rPr>
        <w:t>8.9.2</w:t>
      </w:r>
      <w:r w:rsidRPr="00306232">
        <w:rPr>
          <w:lang w:val="en-US"/>
        </w:rPr>
        <w:t xml:space="preserve"> Feature Importance Across Models</w:t>
      </w:r>
      <w:bookmarkEnd w:id="291"/>
    </w:p>
    <w:p w14:paraId="234C8450" w14:textId="3D70F1F4" w:rsidR="0056463D" w:rsidRDefault="0056463D" w:rsidP="00306232">
      <w:pPr>
        <w:spacing w:line="360" w:lineRule="auto"/>
        <w:jc w:val="both"/>
        <w:rPr>
          <w:rFonts w:ascii="Arial" w:hAnsi="Arial" w:cs="Arial"/>
          <w:lang w:val="en-US"/>
        </w:rPr>
      </w:pPr>
      <w:r>
        <w:rPr>
          <w:rFonts w:ascii="Arial" w:hAnsi="Arial" w:cs="Arial"/>
          <w:lang w:val="en-US"/>
        </w:rPr>
        <w:t>This section is about</w:t>
      </w:r>
      <w:r w:rsidRPr="003D07F8">
        <w:rPr>
          <w:rFonts w:ascii="Arial" w:hAnsi="Arial" w:cs="Arial"/>
          <w:lang w:val="en-US"/>
        </w:rPr>
        <w:t xml:space="preserve"> the specific importance scores of features </w:t>
      </w:r>
      <w:r>
        <w:rPr>
          <w:rFonts w:ascii="Arial" w:hAnsi="Arial" w:cs="Arial"/>
          <w:lang w:val="en-US"/>
        </w:rPr>
        <w:t>across models</w:t>
      </w:r>
      <w:r w:rsidR="009B163D">
        <w:rPr>
          <w:rFonts w:ascii="Arial" w:hAnsi="Arial" w:cs="Arial"/>
          <w:lang w:val="en-US"/>
        </w:rPr>
        <w:t xml:space="preserve"> based on the Figure 17.</w:t>
      </w:r>
    </w:p>
    <w:p w14:paraId="3DFEF729" w14:textId="77777777" w:rsidR="009B163D" w:rsidRDefault="009B163D" w:rsidP="00306232">
      <w:pPr>
        <w:spacing w:line="360" w:lineRule="auto"/>
        <w:jc w:val="both"/>
        <w:rPr>
          <w:rFonts w:ascii="Arial" w:hAnsi="Arial" w:cs="Arial"/>
          <w:lang w:val="en-US"/>
        </w:rPr>
      </w:pPr>
    </w:p>
    <w:p w14:paraId="79EEAFE1" w14:textId="60F49D89" w:rsidR="00306232" w:rsidRPr="00306232" w:rsidRDefault="00306232" w:rsidP="00306232">
      <w:pPr>
        <w:spacing w:line="360" w:lineRule="auto"/>
        <w:jc w:val="both"/>
        <w:rPr>
          <w:rFonts w:ascii="Arial" w:hAnsi="Arial" w:cs="Arial"/>
          <w:lang w:val="en-US"/>
        </w:rPr>
      </w:pPr>
      <w:r w:rsidRPr="00306232">
        <w:rPr>
          <w:rFonts w:ascii="Arial" w:hAnsi="Arial" w:cs="Arial"/>
          <w:lang w:val="en-US"/>
        </w:rPr>
        <w:t>Random Forest:</w:t>
      </w:r>
    </w:p>
    <w:p w14:paraId="54DE4A1E" w14:textId="46B9A948"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Random Forest, being an ensemble of decision trees, offers insights into the importance of features based on their frequency and position in the trees. The model attributes significant importance to stock indicators such as </w:t>
      </w:r>
      <w:r w:rsidRPr="004366D4">
        <w:rPr>
          <w:rFonts w:ascii="Arial" w:hAnsi="Arial" w:cs="Arial"/>
          <w:i/>
          <w:iCs/>
          <w:lang w:val="en-US"/>
        </w:rPr>
        <w:t>Open</w:t>
      </w:r>
      <w:r w:rsidRPr="00306232">
        <w:rPr>
          <w:rFonts w:ascii="Arial" w:hAnsi="Arial" w:cs="Arial"/>
          <w:lang w:val="en-US"/>
        </w:rPr>
        <w:t xml:space="preserve">, </w:t>
      </w:r>
      <w:r w:rsidRPr="004366D4">
        <w:rPr>
          <w:rFonts w:ascii="Arial" w:hAnsi="Arial" w:cs="Arial"/>
          <w:i/>
          <w:iCs/>
          <w:lang w:val="en-US"/>
        </w:rPr>
        <w:t>Close</w:t>
      </w:r>
      <w:r w:rsidRPr="00306232">
        <w:rPr>
          <w:rFonts w:ascii="Arial" w:hAnsi="Arial" w:cs="Arial"/>
          <w:lang w:val="en-US"/>
        </w:rPr>
        <w:t xml:space="preserve">, </w:t>
      </w:r>
      <w:r w:rsidRPr="004366D4">
        <w:rPr>
          <w:rFonts w:ascii="Arial" w:hAnsi="Arial" w:cs="Arial"/>
          <w:i/>
          <w:iCs/>
          <w:lang w:val="en-US"/>
        </w:rPr>
        <w:t>Adj</w:t>
      </w:r>
      <w:r w:rsidRPr="00306232">
        <w:rPr>
          <w:rFonts w:ascii="Arial" w:hAnsi="Arial" w:cs="Arial"/>
          <w:lang w:val="en-US"/>
        </w:rPr>
        <w:t xml:space="preserve"> </w:t>
      </w:r>
      <w:r w:rsidRPr="004366D4">
        <w:rPr>
          <w:rFonts w:ascii="Arial" w:hAnsi="Arial" w:cs="Arial"/>
          <w:i/>
          <w:iCs/>
          <w:lang w:val="en-US"/>
        </w:rPr>
        <w:t>Close</w:t>
      </w:r>
      <w:r w:rsidRPr="00306232">
        <w:rPr>
          <w:rFonts w:ascii="Arial" w:hAnsi="Arial" w:cs="Arial"/>
          <w:lang w:val="en-US"/>
        </w:rPr>
        <w:t xml:space="preserve">, and </w:t>
      </w:r>
      <w:r w:rsidRPr="004366D4">
        <w:rPr>
          <w:rFonts w:ascii="Arial" w:hAnsi="Arial" w:cs="Arial"/>
          <w:i/>
          <w:iCs/>
          <w:lang w:val="en-US"/>
        </w:rPr>
        <w:t>Volume</w:t>
      </w:r>
      <w:r w:rsidRPr="00306232">
        <w:rPr>
          <w:rFonts w:ascii="Arial" w:hAnsi="Arial" w:cs="Arial"/>
          <w:lang w:val="en-US"/>
        </w:rPr>
        <w:t xml:space="preserve">, with importance scores of approximately 0.120, 0.104, 0.110, and 0.108, respectively. The sentiment score, a reflection of daily news sentiment, holds a significance of 0.071. </w:t>
      </w:r>
      <w:proofErr w:type="spellStart"/>
      <w:r w:rsidRPr="004366D4">
        <w:rPr>
          <w:rFonts w:ascii="Arial" w:hAnsi="Arial" w:cs="Arial"/>
          <w:i/>
          <w:iCs/>
          <w:lang w:val="en-US"/>
        </w:rPr>
        <w:t>New</w:t>
      </w:r>
      <w:r w:rsidR="008D3908">
        <w:rPr>
          <w:rFonts w:ascii="Arial" w:hAnsi="Arial" w:cs="Arial"/>
          <w:i/>
          <w:iCs/>
          <w:lang w:val="en-US"/>
        </w:rPr>
        <w:t>_</w:t>
      </w:r>
      <w:r w:rsidRPr="004366D4">
        <w:rPr>
          <w:rFonts w:ascii="Arial" w:hAnsi="Arial" w:cs="Arial"/>
          <w:i/>
          <w:iCs/>
          <w:lang w:val="en-US"/>
        </w:rPr>
        <w:t>C</w:t>
      </w:r>
      <w:r w:rsidR="00117EFC">
        <w:rPr>
          <w:rFonts w:ascii="Arial" w:hAnsi="Arial" w:cs="Arial"/>
          <w:i/>
          <w:iCs/>
          <w:lang w:val="en-US"/>
        </w:rPr>
        <w:t>ovid</w:t>
      </w:r>
      <w:r w:rsidR="008D3908">
        <w:rPr>
          <w:rFonts w:ascii="Arial" w:hAnsi="Arial" w:cs="Arial"/>
          <w:i/>
          <w:iCs/>
          <w:lang w:val="en-US"/>
        </w:rPr>
        <w:t>_</w:t>
      </w:r>
      <w:r w:rsidR="004366D4">
        <w:rPr>
          <w:rFonts w:ascii="Arial" w:hAnsi="Arial" w:cs="Arial"/>
          <w:i/>
          <w:iCs/>
          <w:lang w:val="en-US"/>
        </w:rPr>
        <w:t>C</w:t>
      </w:r>
      <w:r w:rsidRPr="004366D4">
        <w:rPr>
          <w:rFonts w:ascii="Arial" w:hAnsi="Arial" w:cs="Arial"/>
          <w:i/>
          <w:iCs/>
          <w:lang w:val="en-US"/>
        </w:rPr>
        <w:t>ases</w:t>
      </w:r>
      <w:proofErr w:type="spellEnd"/>
      <w:r w:rsidRPr="00306232">
        <w:rPr>
          <w:rFonts w:ascii="Arial" w:hAnsi="Arial" w:cs="Arial"/>
          <w:lang w:val="en-US"/>
        </w:rPr>
        <w:t xml:space="preserve">, a representative of pandemic dynamics, has been valued at 0.091. Strikingly, </w:t>
      </w:r>
      <w:proofErr w:type="spellStart"/>
      <w:r w:rsidRPr="004366D4">
        <w:rPr>
          <w:rFonts w:ascii="Arial" w:hAnsi="Arial" w:cs="Arial"/>
          <w:i/>
          <w:iCs/>
          <w:lang w:val="en-US"/>
        </w:rPr>
        <w:t>MarketCap</w:t>
      </w:r>
      <w:proofErr w:type="spellEnd"/>
      <w:r w:rsidRPr="00306232">
        <w:rPr>
          <w:rFonts w:ascii="Arial" w:hAnsi="Arial" w:cs="Arial"/>
          <w:lang w:val="en-US"/>
        </w:rPr>
        <w:t xml:space="preserve"> and </w:t>
      </w:r>
      <w:proofErr w:type="spellStart"/>
      <w:r w:rsidRPr="004366D4">
        <w:rPr>
          <w:rFonts w:ascii="Arial" w:hAnsi="Arial" w:cs="Arial"/>
          <w:i/>
          <w:iCs/>
          <w:lang w:val="en-US"/>
        </w:rPr>
        <w:t>PandemicPhase</w:t>
      </w:r>
      <w:proofErr w:type="spellEnd"/>
      <w:r w:rsidRPr="00306232">
        <w:rPr>
          <w:rFonts w:ascii="Arial" w:hAnsi="Arial" w:cs="Arial"/>
          <w:lang w:val="en-US"/>
        </w:rPr>
        <w:t xml:space="preserve"> are bereft of any importance in this model.</w:t>
      </w:r>
    </w:p>
    <w:p w14:paraId="6ECE32A5" w14:textId="77777777" w:rsidR="00306232" w:rsidRPr="00306232" w:rsidRDefault="00306232" w:rsidP="00306232">
      <w:pPr>
        <w:spacing w:line="360" w:lineRule="auto"/>
        <w:jc w:val="both"/>
        <w:rPr>
          <w:rFonts w:ascii="Arial" w:hAnsi="Arial" w:cs="Arial"/>
          <w:lang w:val="en-US"/>
        </w:rPr>
      </w:pPr>
    </w:p>
    <w:p w14:paraId="7779C44C"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lastRenderedPageBreak/>
        <w:t>XGBoost</w:t>
      </w:r>
      <w:proofErr w:type="spellEnd"/>
      <w:r w:rsidRPr="00306232">
        <w:rPr>
          <w:rFonts w:ascii="Arial" w:hAnsi="Arial" w:cs="Arial"/>
          <w:lang w:val="en-US"/>
        </w:rPr>
        <w:t>:</w:t>
      </w:r>
    </w:p>
    <w:p w14:paraId="156C8814"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XGBoost</w:t>
      </w:r>
      <w:proofErr w:type="spellEnd"/>
      <w:r w:rsidRPr="00306232">
        <w:rPr>
          <w:rFonts w:ascii="Arial" w:hAnsi="Arial" w:cs="Arial"/>
          <w:lang w:val="en-US"/>
        </w:rPr>
        <w:t xml:space="preserve"> operates by assigning and optimizing weights to features, offering a gradient-boosting mechanism. The model prioritizes stock indicators such as </w:t>
      </w:r>
      <w:r w:rsidRPr="003F546E">
        <w:rPr>
          <w:rFonts w:ascii="Arial" w:hAnsi="Arial" w:cs="Arial"/>
          <w:i/>
          <w:iCs/>
          <w:lang w:val="en-US"/>
        </w:rPr>
        <w:t>Open</w:t>
      </w:r>
      <w:r w:rsidRPr="00306232">
        <w:rPr>
          <w:rFonts w:ascii="Arial" w:hAnsi="Arial" w:cs="Arial"/>
          <w:lang w:val="en-US"/>
        </w:rPr>
        <w:t xml:space="preserve">, </w:t>
      </w:r>
      <w:r w:rsidRPr="003F546E">
        <w:rPr>
          <w:rFonts w:ascii="Arial" w:hAnsi="Arial" w:cs="Arial"/>
          <w:i/>
          <w:iCs/>
          <w:lang w:val="en-US"/>
        </w:rPr>
        <w:t>Close</w:t>
      </w:r>
      <w:r w:rsidRPr="00306232">
        <w:rPr>
          <w:rFonts w:ascii="Arial" w:hAnsi="Arial" w:cs="Arial"/>
          <w:lang w:val="en-US"/>
        </w:rPr>
        <w:t xml:space="preserve">, and </w:t>
      </w:r>
      <w:r w:rsidRPr="003F546E">
        <w:rPr>
          <w:rFonts w:ascii="Arial" w:hAnsi="Arial" w:cs="Arial"/>
          <w:i/>
          <w:iCs/>
          <w:lang w:val="en-US"/>
        </w:rPr>
        <w:t>Volume</w:t>
      </w:r>
      <w:r w:rsidRPr="00306232">
        <w:rPr>
          <w:rFonts w:ascii="Arial" w:hAnsi="Arial" w:cs="Arial"/>
          <w:lang w:val="en-US"/>
        </w:rPr>
        <w:t xml:space="preserve"> with importance scores of 0.145, 0.118, and 0.093, respectively. </w:t>
      </w:r>
      <w:proofErr w:type="spellStart"/>
      <w:r w:rsidRPr="003F546E">
        <w:rPr>
          <w:rFonts w:ascii="Arial" w:hAnsi="Arial" w:cs="Arial"/>
          <w:i/>
          <w:iCs/>
          <w:lang w:val="en-US"/>
        </w:rPr>
        <w:t>Sentiment_Score</w:t>
      </w:r>
      <w:proofErr w:type="spellEnd"/>
      <w:r w:rsidRPr="00306232">
        <w:rPr>
          <w:rFonts w:ascii="Arial" w:hAnsi="Arial" w:cs="Arial"/>
          <w:lang w:val="en-US"/>
        </w:rPr>
        <w:t xml:space="preserve"> carries a weight of 0.067, while </w:t>
      </w:r>
      <w:proofErr w:type="spellStart"/>
      <w:r w:rsidRPr="003F546E">
        <w:rPr>
          <w:rFonts w:ascii="Arial" w:hAnsi="Arial" w:cs="Arial"/>
          <w:i/>
          <w:iCs/>
          <w:lang w:val="en-US"/>
        </w:rPr>
        <w:t>New_Covid_Cases</w:t>
      </w:r>
      <w:proofErr w:type="spellEnd"/>
      <w:r w:rsidRPr="00306232">
        <w:rPr>
          <w:rFonts w:ascii="Arial" w:hAnsi="Arial" w:cs="Arial"/>
          <w:lang w:val="en-US"/>
        </w:rPr>
        <w:t xml:space="preserve"> has an importance of 0.076. Once again, </w:t>
      </w:r>
      <w:proofErr w:type="spellStart"/>
      <w:r w:rsidRPr="003F546E">
        <w:rPr>
          <w:rFonts w:ascii="Arial" w:hAnsi="Arial" w:cs="Arial"/>
          <w:i/>
          <w:iCs/>
          <w:lang w:val="en-US"/>
        </w:rPr>
        <w:t>MarketCap</w:t>
      </w:r>
      <w:proofErr w:type="spellEnd"/>
      <w:r w:rsidRPr="00306232">
        <w:rPr>
          <w:rFonts w:ascii="Arial" w:hAnsi="Arial" w:cs="Arial"/>
          <w:lang w:val="en-US"/>
        </w:rPr>
        <w:t xml:space="preserve"> and </w:t>
      </w:r>
      <w:proofErr w:type="spellStart"/>
      <w:r w:rsidRPr="003F546E">
        <w:rPr>
          <w:rFonts w:ascii="Arial" w:hAnsi="Arial" w:cs="Arial"/>
          <w:i/>
          <w:iCs/>
          <w:lang w:val="en-US"/>
        </w:rPr>
        <w:t>PandemicPhase</w:t>
      </w:r>
      <w:proofErr w:type="spellEnd"/>
      <w:r w:rsidRPr="00306232">
        <w:rPr>
          <w:rFonts w:ascii="Arial" w:hAnsi="Arial" w:cs="Arial"/>
          <w:lang w:val="en-US"/>
        </w:rPr>
        <w:t xml:space="preserve"> are rendered inconsequential.</w:t>
      </w:r>
    </w:p>
    <w:p w14:paraId="7FAD3377" w14:textId="77777777" w:rsidR="00306232" w:rsidRPr="00306232" w:rsidRDefault="00306232" w:rsidP="00306232">
      <w:pPr>
        <w:spacing w:line="360" w:lineRule="auto"/>
        <w:jc w:val="both"/>
        <w:rPr>
          <w:rFonts w:ascii="Arial" w:hAnsi="Arial" w:cs="Arial"/>
          <w:lang w:val="en-US"/>
        </w:rPr>
      </w:pPr>
    </w:p>
    <w:p w14:paraId="329C5205"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LightGBM</w:t>
      </w:r>
      <w:proofErr w:type="spellEnd"/>
      <w:r w:rsidRPr="00306232">
        <w:rPr>
          <w:rFonts w:ascii="Arial" w:hAnsi="Arial" w:cs="Arial"/>
          <w:lang w:val="en-US"/>
        </w:rPr>
        <w:t>:</w:t>
      </w:r>
    </w:p>
    <w:p w14:paraId="320351F9"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LightGBM</w:t>
      </w:r>
      <w:proofErr w:type="spellEnd"/>
      <w:r w:rsidRPr="00306232">
        <w:rPr>
          <w:rFonts w:ascii="Arial" w:hAnsi="Arial" w:cs="Arial"/>
          <w:lang w:val="en-US"/>
        </w:rPr>
        <w:t xml:space="preserve">, a gradient boosting framework, returns feature importance as the number of times a feature is used to split the data. </w:t>
      </w:r>
      <w:r w:rsidRPr="00EF074F">
        <w:rPr>
          <w:rFonts w:ascii="Arial" w:hAnsi="Arial" w:cs="Arial"/>
          <w:i/>
          <w:iCs/>
          <w:lang w:val="en-US"/>
        </w:rPr>
        <w:t>Volume</w:t>
      </w:r>
      <w:r w:rsidRPr="00306232">
        <w:rPr>
          <w:rFonts w:ascii="Arial" w:hAnsi="Arial" w:cs="Arial"/>
          <w:lang w:val="en-US"/>
        </w:rPr>
        <w:t xml:space="preserve">, with a score of 101, and </w:t>
      </w:r>
      <w:proofErr w:type="spellStart"/>
      <w:r w:rsidRPr="00EF074F">
        <w:rPr>
          <w:rFonts w:ascii="Arial" w:hAnsi="Arial" w:cs="Arial"/>
          <w:i/>
          <w:iCs/>
          <w:lang w:val="en-US"/>
        </w:rPr>
        <w:t>New_Covid_Cases</w:t>
      </w:r>
      <w:proofErr w:type="spellEnd"/>
      <w:r w:rsidRPr="00306232">
        <w:rPr>
          <w:rFonts w:ascii="Arial" w:hAnsi="Arial" w:cs="Arial"/>
          <w:lang w:val="en-US"/>
        </w:rPr>
        <w:t xml:space="preserve">, with a score of 88, emerge as dominant features. </w:t>
      </w:r>
      <w:proofErr w:type="spellStart"/>
      <w:r w:rsidRPr="00EF074F">
        <w:rPr>
          <w:rFonts w:ascii="Arial" w:hAnsi="Arial" w:cs="Arial"/>
          <w:i/>
          <w:iCs/>
          <w:lang w:val="en-US"/>
        </w:rPr>
        <w:t>Sentiment_Score</w:t>
      </w:r>
      <w:proofErr w:type="spellEnd"/>
      <w:r w:rsidRPr="00306232">
        <w:rPr>
          <w:rFonts w:ascii="Arial" w:hAnsi="Arial" w:cs="Arial"/>
          <w:lang w:val="en-US"/>
        </w:rPr>
        <w:t xml:space="preserve">, with a count of 38, underscores its significance in the model. Consistent with the other models, </w:t>
      </w:r>
      <w:proofErr w:type="spellStart"/>
      <w:r w:rsidRPr="00EF074F">
        <w:rPr>
          <w:rFonts w:ascii="Arial" w:hAnsi="Arial" w:cs="Arial"/>
          <w:i/>
          <w:iCs/>
          <w:lang w:val="en-US"/>
        </w:rPr>
        <w:t>MarketCap</w:t>
      </w:r>
      <w:proofErr w:type="spellEnd"/>
      <w:r w:rsidRPr="00306232">
        <w:rPr>
          <w:rFonts w:ascii="Arial" w:hAnsi="Arial" w:cs="Arial"/>
          <w:lang w:val="en-US"/>
        </w:rPr>
        <w:t xml:space="preserve"> and </w:t>
      </w:r>
      <w:proofErr w:type="spellStart"/>
      <w:r w:rsidRPr="00EF074F">
        <w:rPr>
          <w:rFonts w:ascii="Arial" w:hAnsi="Arial" w:cs="Arial"/>
          <w:i/>
          <w:iCs/>
          <w:lang w:val="en-US"/>
        </w:rPr>
        <w:t>PandemicPhase</w:t>
      </w:r>
      <w:proofErr w:type="spellEnd"/>
      <w:r w:rsidRPr="00306232">
        <w:rPr>
          <w:rFonts w:ascii="Arial" w:hAnsi="Arial" w:cs="Arial"/>
          <w:lang w:val="en-US"/>
        </w:rPr>
        <w:t xml:space="preserve"> fail to influence the model.</w:t>
      </w:r>
    </w:p>
    <w:p w14:paraId="446C9439" w14:textId="77777777" w:rsidR="00306232" w:rsidRPr="00306232" w:rsidRDefault="00306232" w:rsidP="00306232">
      <w:pPr>
        <w:spacing w:line="360" w:lineRule="auto"/>
        <w:jc w:val="both"/>
        <w:rPr>
          <w:rFonts w:ascii="Arial" w:hAnsi="Arial" w:cs="Arial"/>
          <w:lang w:val="en-US"/>
        </w:rPr>
      </w:pPr>
    </w:p>
    <w:p w14:paraId="147F3596" w14:textId="77777777" w:rsidR="00306232" w:rsidRPr="00EF074F" w:rsidRDefault="00306232" w:rsidP="00306232">
      <w:pPr>
        <w:spacing w:line="360" w:lineRule="auto"/>
        <w:jc w:val="both"/>
        <w:rPr>
          <w:rFonts w:ascii="Arial" w:hAnsi="Arial" w:cs="Arial"/>
          <w:i/>
          <w:iCs/>
          <w:lang w:val="en-US"/>
        </w:rPr>
      </w:pPr>
      <w:proofErr w:type="spellStart"/>
      <w:r w:rsidRPr="00306232">
        <w:rPr>
          <w:rFonts w:ascii="Arial" w:hAnsi="Arial" w:cs="Arial"/>
          <w:lang w:val="en-US"/>
        </w:rPr>
        <w:t>CatBoost</w:t>
      </w:r>
      <w:proofErr w:type="spellEnd"/>
      <w:r w:rsidRPr="00306232">
        <w:rPr>
          <w:rFonts w:ascii="Arial" w:hAnsi="Arial" w:cs="Arial"/>
          <w:lang w:val="en-US"/>
        </w:rPr>
        <w:t>:</w:t>
      </w:r>
    </w:p>
    <w:p w14:paraId="37AEB661" w14:textId="6F377E07" w:rsid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CatBoost</w:t>
      </w:r>
      <w:proofErr w:type="spellEnd"/>
      <w:r w:rsidRPr="00306232">
        <w:rPr>
          <w:rFonts w:ascii="Arial" w:hAnsi="Arial" w:cs="Arial"/>
          <w:lang w:val="en-US"/>
        </w:rPr>
        <w:t xml:space="preserve">, designed to handle categorical data efficiently, reveals </w:t>
      </w:r>
      <w:r w:rsidRPr="00EF074F">
        <w:rPr>
          <w:rFonts w:ascii="Arial" w:hAnsi="Arial" w:cs="Arial"/>
          <w:i/>
          <w:iCs/>
          <w:lang w:val="en-US"/>
        </w:rPr>
        <w:t>Volume</w:t>
      </w:r>
      <w:r w:rsidRPr="00306232">
        <w:rPr>
          <w:rFonts w:ascii="Arial" w:hAnsi="Arial" w:cs="Arial"/>
          <w:lang w:val="en-US"/>
        </w:rPr>
        <w:t xml:space="preserve"> and </w:t>
      </w:r>
      <w:r w:rsidRPr="00EF074F">
        <w:rPr>
          <w:rFonts w:ascii="Arial" w:hAnsi="Arial" w:cs="Arial"/>
          <w:i/>
          <w:iCs/>
          <w:lang w:val="en-US"/>
        </w:rPr>
        <w:t>Volatility</w:t>
      </w:r>
      <w:r w:rsidRPr="00306232">
        <w:rPr>
          <w:rFonts w:ascii="Arial" w:hAnsi="Arial" w:cs="Arial"/>
          <w:lang w:val="en-US"/>
        </w:rPr>
        <w:t xml:space="preserve"> as paramount features, with scores of approximately 13.14 and 14.68, respectively. </w:t>
      </w:r>
      <w:proofErr w:type="spellStart"/>
      <w:r w:rsidRPr="00EF074F">
        <w:rPr>
          <w:rFonts w:ascii="Arial" w:hAnsi="Arial" w:cs="Arial"/>
          <w:i/>
          <w:iCs/>
          <w:lang w:val="en-US"/>
        </w:rPr>
        <w:t>Sentiment_Score</w:t>
      </w:r>
      <w:proofErr w:type="spellEnd"/>
      <w:r w:rsidRPr="00306232">
        <w:rPr>
          <w:rFonts w:ascii="Arial" w:hAnsi="Arial" w:cs="Arial"/>
          <w:lang w:val="en-US"/>
        </w:rPr>
        <w:t xml:space="preserve">, too, is substantial, with a weight of 9.07. The pattern of </w:t>
      </w:r>
      <w:proofErr w:type="spellStart"/>
      <w:r w:rsidRPr="00EF074F">
        <w:rPr>
          <w:rFonts w:ascii="Arial" w:hAnsi="Arial" w:cs="Arial"/>
          <w:i/>
          <w:iCs/>
          <w:lang w:val="en-US"/>
        </w:rPr>
        <w:t>MarketCap</w:t>
      </w:r>
      <w:proofErr w:type="spellEnd"/>
      <w:r w:rsidRPr="00306232">
        <w:rPr>
          <w:rFonts w:ascii="Arial" w:hAnsi="Arial" w:cs="Arial"/>
          <w:lang w:val="en-US"/>
        </w:rPr>
        <w:t xml:space="preserve"> and </w:t>
      </w:r>
      <w:proofErr w:type="spellStart"/>
      <w:r w:rsidRPr="00EF074F">
        <w:rPr>
          <w:rFonts w:ascii="Arial" w:hAnsi="Arial" w:cs="Arial"/>
          <w:i/>
          <w:iCs/>
          <w:lang w:val="en-US"/>
        </w:rPr>
        <w:t>PandemicPhase</w:t>
      </w:r>
      <w:proofErr w:type="spellEnd"/>
      <w:r w:rsidRPr="00306232">
        <w:rPr>
          <w:rFonts w:ascii="Arial" w:hAnsi="Arial" w:cs="Arial"/>
          <w:lang w:val="en-US"/>
        </w:rPr>
        <w:t xml:space="preserve"> being non-influential persists.</w:t>
      </w:r>
    </w:p>
    <w:p w14:paraId="44F92026" w14:textId="77777777" w:rsidR="00306232" w:rsidRDefault="00306232" w:rsidP="00306232">
      <w:pPr>
        <w:spacing w:line="360" w:lineRule="auto"/>
        <w:jc w:val="both"/>
        <w:rPr>
          <w:rFonts w:ascii="Arial" w:hAnsi="Arial" w:cs="Arial"/>
          <w:lang w:val="en-US"/>
        </w:rPr>
      </w:pPr>
    </w:p>
    <w:p w14:paraId="3D5C09FF" w14:textId="39147A4C" w:rsidR="00306232" w:rsidRPr="00306232" w:rsidRDefault="00CF59CD" w:rsidP="00CF59CD">
      <w:pPr>
        <w:pStyle w:val="Heading3"/>
        <w:rPr>
          <w:lang w:val="en-US"/>
        </w:rPr>
      </w:pPr>
      <w:bookmarkStart w:id="292" w:name="_Toc144117255"/>
      <w:r>
        <w:rPr>
          <w:lang w:val="en-US"/>
        </w:rPr>
        <w:t>8.9.3</w:t>
      </w:r>
      <w:r w:rsidR="00306232" w:rsidRPr="00306232">
        <w:rPr>
          <w:lang w:val="en-US"/>
        </w:rPr>
        <w:t xml:space="preserve"> Analyzing the Implications</w:t>
      </w:r>
      <w:bookmarkEnd w:id="292"/>
    </w:p>
    <w:p w14:paraId="0EF854E1" w14:textId="579EC5EB" w:rsidR="00306232" w:rsidRPr="004D5CE5" w:rsidRDefault="00306232" w:rsidP="00306232">
      <w:pPr>
        <w:spacing w:line="360" w:lineRule="auto"/>
        <w:jc w:val="both"/>
        <w:rPr>
          <w:rFonts w:ascii="Arial" w:hAnsi="Arial" w:cs="Arial"/>
          <w:b/>
          <w:bCs/>
          <w:lang w:val="en-US"/>
        </w:rPr>
      </w:pPr>
      <w:r w:rsidRPr="00306232">
        <w:rPr>
          <w:rFonts w:ascii="Arial" w:hAnsi="Arial" w:cs="Arial"/>
          <w:lang w:val="en-US"/>
        </w:rPr>
        <w:t xml:space="preserve">Stock indicators consistently emerge as dominant features across all models, emphasizing their foundational role in determining stock dynamics. Features such as </w:t>
      </w:r>
      <w:r w:rsidRPr="00EF074F">
        <w:rPr>
          <w:rFonts w:ascii="Arial" w:hAnsi="Arial" w:cs="Arial"/>
          <w:i/>
          <w:iCs/>
          <w:lang w:val="en-US"/>
        </w:rPr>
        <w:t>Open</w:t>
      </w:r>
      <w:r w:rsidRPr="00306232">
        <w:rPr>
          <w:rFonts w:ascii="Arial" w:hAnsi="Arial" w:cs="Arial"/>
          <w:lang w:val="en-US"/>
        </w:rPr>
        <w:t xml:space="preserve">, </w:t>
      </w:r>
      <w:r w:rsidRPr="00EF074F">
        <w:rPr>
          <w:rFonts w:ascii="Arial" w:hAnsi="Arial" w:cs="Arial"/>
          <w:i/>
          <w:iCs/>
          <w:lang w:val="en-US"/>
        </w:rPr>
        <w:t>Close</w:t>
      </w:r>
      <w:r w:rsidRPr="00306232">
        <w:rPr>
          <w:rFonts w:ascii="Arial" w:hAnsi="Arial" w:cs="Arial"/>
          <w:lang w:val="en-US"/>
        </w:rPr>
        <w:t xml:space="preserve">, and </w:t>
      </w:r>
      <w:r w:rsidRPr="00EF074F">
        <w:rPr>
          <w:rFonts w:ascii="Arial" w:hAnsi="Arial" w:cs="Arial"/>
          <w:i/>
          <w:iCs/>
          <w:lang w:val="en-US"/>
        </w:rPr>
        <w:t>Volume</w:t>
      </w:r>
      <w:r w:rsidRPr="00306232">
        <w:rPr>
          <w:rFonts w:ascii="Arial" w:hAnsi="Arial" w:cs="Arial"/>
          <w:lang w:val="en-US"/>
        </w:rPr>
        <w:t xml:space="preserve"> not only offer insights into daily stock behavior but also provide a snapshot of the stock's financial health, investor sentiment, and market liquidity.</w:t>
      </w:r>
      <w:r w:rsidR="00EF074F">
        <w:rPr>
          <w:rFonts w:ascii="Arial" w:hAnsi="Arial" w:cs="Arial"/>
          <w:lang w:val="en-US"/>
        </w:rPr>
        <w:t xml:space="preserve"> </w:t>
      </w:r>
      <w:r w:rsidR="004D5CE5" w:rsidRPr="004D5CE5">
        <w:rPr>
          <w:rFonts w:ascii="Arial" w:hAnsi="Arial" w:cs="Arial"/>
          <w:lang w:val="en-US"/>
        </w:rPr>
        <w:t xml:space="preserve">This finding aligns with </w:t>
      </w:r>
      <w:proofErr w:type="spellStart"/>
      <w:r w:rsidR="004D5CE5" w:rsidRPr="004D5CE5">
        <w:rPr>
          <w:rFonts w:ascii="Arial" w:hAnsi="Arial" w:cs="Arial"/>
          <w:lang w:val="en-US"/>
        </w:rPr>
        <w:t>Aouadi</w:t>
      </w:r>
      <w:proofErr w:type="spellEnd"/>
      <w:r w:rsidR="004D5CE5" w:rsidRPr="004D5CE5">
        <w:rPr>
          <w:rFonts w:ascii="Arial" w:hAnsi="Arial" w:cs="Arial"/>
          <w:lang w:val="en-US"/>
        </w:rPr>
        <w:t xml:space="preserve"> et al. (2013), who demonstrated that investor attention is strongly correlated with trading volume.</w:t>
      </w:r>
    </w:p>
    <w:p w14:paraId="67DCFC06" w14:textId="77777777" w:rsidR="00306232" w:rsidRPr="00306232" w:rsidRDefault="00306232" w:rsidP="00306232">
      <w:pPr>
        <w:spacing w:line="360" w:lineRule="auto"/>
        <w:jc w:val="both"/>
        <w:rPr>
          <w:rFonts w:ascii="Arial" w:hAnsi="Arial" w:cs="Arial"/>
          <w:lang w:val="en-US"/>
        </w:rPr>
      </w:pPr>
    </w:p>
    <w:p w14:paraId="23BD6C8A" w14:textId="69DBBA63"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The </w:t>
      </w:r>
      <w:proofErr w:type="spellStart"/>
      <w:r w:rsidRPr="00EF074F">
        <w:rPr>
          <w:rFonts w:ascii="Arial" w:hAnsi="Arial" w:cs="Arial"/>
          <w:i/>
          <w:iCs/>
          <w:lang w:val="en-US"/>
        </w:rPr>
        <w:t>Sentiment_Score</w:t>
      </w:r>
      <w:proofErr w:type="spellEnd"/>
      <w:r w:rsidRPr="00306232">
        <w:rPr>
          <w:rFonts w:ascii="Arial" w:hAnsi="Arial" w:cs="Arial"/>
          <w:lang w:val="en-US"/>
        </w:rPr>
        <w:t>, although capturing the daily sentiment towards a stock, does not exhibit as pronounced an influence as some other features. While it quantifies investor perceptions and market reactions to news and events, its relative importance is overshadowed by the more traditional stock indicators.</w:t>
      </w:r>
      <w:r w:rsidR="00870E7E">
        <w:rPr>
          <w:rFonts w:ascii="Arial" w:hAnsi="Arial" w:cs="Arial"/>
          <w:lang w:val="en-US"/>
        </w:rPr>
        <w:t xml:space="preserve"> </w:t>
      </w:r>
      <w:r w:rsidRPr="00306232">
        <w:rPr>
          <w:rFonts w:ascii="Arial" w:hAnsi="Arial" w:cs="Arial"/>
          <w:lang w:val="en-US"/>
        </w:rPr>
        <w:t xml:space="preserve">However, in the grander </w:t>
      </w:r>
      <w:r w:rsidRPr="00306232">
        <w:rPr>
          <w:rFonts w:ascii="Arial" w:hAnsi="Arial" w:cs="Arial"/>
          <w:lang w:val="en-US"/>
        </w:rPr>
        <w:lastRenderedPageBreak/>
        <w:t xml:space="preserve">scheme of stock return predictions, its impact, albeit present, isn't as substantial as one might anticipate, especially when juxtaposed with attributes like </w:t>
      </w:r>
      <w:r w:rsidRPr="00025C88">
        <w:rPr>
          <w:rFonts w:ascii="Arial" w:hAnsi="Arial" w:cs="Arial"/>
          <w:i/>
          <w:iCs/>
          <w:lang w:val="en-US"/>
        </w:rPr>
        <w:t>Open</w:t>
      </w:r>
      <w:r w:rsidRPr="00306232">
        <w:rPr>
          <w:rFonts w:ascii="Arial" w:hAnsi="Arial" w:cs="Arial"/>
          <w:lang w:val="en-US"/>
        </w:rPr>
        <w:t xml:space="preserve"> or </w:t>
      </w:r>
      <w:r w:rsidRPr="00025C88">
        <w:rPr>
          <w:rFonts w:ascii="Arial" w:hAnsi="Arial" w:cs="Arial"/>
          <w:i/>
          <w:iCs/>
          <w:lang w:val="en-US"/>
        </w:rPr>
        <w:t>Volume</w:t>
      </w:r>
      <w:r w:rsidRPr="00306232">
        <w:rPr>
          <w:rFonts w:ascii="Arial" w:hAnsi="Arial" w:cs="Arial"/>
          <w:lang w:val="en-US"/>
        </w:rPr>
        <w:t>.</w:t>
      </w:r>
      <w:r w:rsidR="00870E7E">
        <w:rPr>
          <w:rFonts w:ascii="Arial" w:hAnsi="Arial" w:cs="Arial"/>
          <w:lang w:val="en-US"/>
        </w:rPr>
        <w:t xml:space="preserve"> </w:t>
      </w:r>
      <w:r w:rsidR="008D3908" w:rsidRPr="008D3908">
        <w:rPr>
          <w:rFonts w:ascii="Arial" w:hAnsi="Arial" w:cs="Arial"/>
          <w:lang w:val="en-US"/>
        </w:rPr>
        <w:t>This finding differs from Shi and Ho (2020) and other academic papers that only measure the impact of news sentiment scores on stock market returns.</w:t>
      </w:r>
    </w:p>
    <w:p w14:paraId="34F9B55D" w14:textId="77777777" w:rsidR="00306232" w:rsidRPr="00306232" w:rsidRDefault="00306232" w:rsidP="00306232">
      <w:pPr>
        <w:spacing w:line="360" w:lineRule="auto"/>
        <w:jc w:val="both"/>
        <w:rPr>
          <w:rFonts w:ascii="Arial" w:hAnsi="Arial" w:cs="Arial"/>
          <w:lang w:val="en-US"/>
        </w:rPr>
      </w:pPr>
    </w:p>
    <w:p w14:paraId="6AAF7258" w14:textId="77777777"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The glaring non-importance of </w:t>
      </w:r>
      <w:proofErr w:type="spellStart"/>
      <w:r w:rsidRPr="00BD1A83">
        <w:rPr>
          <w:rFonts w:ascii="Arial" w:hAnsi="Arial" w:cs="Arial"/>
          <w:i/>
          <w:iCs/>
          <w:lang w:val="en-US"/>
        </w:rPr>
        <w:t>MarketCap</w:t>
      </w:r>
      <w:proofErr w:type="spellEnd"/>
      <w:r w:rsidRPr="00306232">
        <w:rPr>
          <w:rFonts w:ascii="Arial" w:hAnsi="Arial" w:cs="Arial"/>
          <w:lang w:val="en-US"/>
        </w:rPr>
        <w:t xml:space="preserve"> across models suggests that a company's size, often seen as a reflection of its stability and resilience to market shocks, isn't a significant predictor in this context. This could be attributed to the fact that during tumultuous times, especially like those during the pandemic, even large-cap companies faced unprecedented challenges, rendering their market capitalization less indicative of stock return behavior.</w:t>
      </w:r>
    </w:p>
    <w:p w14:paraId="67C297B2" w14:textId="77777777" w:rsidR="00306232" w:rsidRPr="00306232" w:rsidRDefault="00306232" w:rsidP="00306232">
      <w:pPr>
        <w:spacing w:line="360" w:lineRule="auto"/>
        <w:jc w:val="both"/>
        <w:rPr>
          <w:rFonts w:ascii="Arial" w:hAnsi="Arial" w:cs="Arial"/>
          <w:lang w:val="en-US"/>
        </w:rPr>
      </w:pPr>
    </w:p>
    <w:p w14:paraId="2F427FED" w14:textId="77777777"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Similarly, the </w:t>
      </w:r>
      <w:proofErr w:type="spellStart"/>
      <w:r w:rsidRPr="00306232">
        <w:rPr>
          <w:rFonts w:ascii="Arial" w:hAnsi="Arial" w:cs="Arial"/>
          <w:lang w:val="en-US"/>
        </w:rPr>
        <w:t>PandemicPhase</w:t>
      </w:r>
      <w:proofErr w:type="spellEnd"/>
      <w:r w:rsidRPr="00306232">
        <w:rPr>
          <w:rFonts w:ascii="Arial" w:hAnsi="Arial" w:cs="Arial"/>
          <w:lang w:val="en-US"/>
        </w:rPr>
        <w:t xml:space="preserve">, despite its binary delineation of </w:t>
      </w:r>
      <w:proofErr w:type="gramStart"/>
      <w:r w:rsidRPr="00306232">
        <w:rPr>
          <w:rFonts w:ascii="Arial" w:hAnsi="Arial" w:cs="Arial"/>
          <w:lang w:val="en-US"/>
        </w:rPr>
        <w:t>pre</w:t>
      </w:r>
      <w:proofErr w:type="gramEnd"/>
      <w:r w:rsidRPr="00306232">
        <w:rPr>
          <w:rFonts w:ascii="Arial" w:hAnsi="Arial" w:cs="Arial"/>
          <w:lang w:val="en-US"/>
        </w:rPr>
        <w:t xml:space="preserve"> and post-pandemic periods, fails to make a mark in the predictive models. This could be because the granular and continuous data provided by </w:t>
      </w:r>
      <w:proofErr w:type="spellStart"/>
      <w:r w:rsidRPr="00BD1A83">
        <w:rPr>
          <w:rFonts w:ascii="Arial" w:hAnsi="Arial" w:cs="Arial"/>
          <w:i/>
          <w:iCs/>
          <w:lang w:val="en-US"/>
        </w:rPr>
        <w:t>New_Covid_Cases</w:t>
      </w:r>
      <w:proofErr w:type="spellEnd"/>
      <w:r w:rsidRPr="00306232">
        <w:rPr>
          <w:rFonts w:ascii="Arial" w:hAnsi="Arial" w:cs="Arial"/>
          <w:lang w:val="en-US"/>
        </w:rPr>
        <w:t xml:space="preserve"> captures the pandemic's influence on stock returns more effectively. The daily count of fresh COVID-19 cases offers a more dynamic representation of the pandemic's progression and its potential impact on investor sentiment and market dynamics.</w:t>
      </w:r>
    </w:p>
    <w:p w14:paraId="25326F08" w14:textId="77777777" w:rsidR="00306232" w:rsidRPr="00306232" w:rsidRDefault="00306232" w:rsidP="00306232">
      <w:pPr>
        <w:spacing w:line="360" w:lineRule="auto"/>
        <w:jc w:val="both"/>
        <w:rPr>
          <w:rFonts w:ascii="Arial" w:hAnsi="Arial" w:cs="Arial"/>
          <w:lang w:val="en-US"/>
        </w:rPr>
      </w:pPr>
    </w:p>
    <w:p w14:paraId="244B5B4C" w14:textId="1ADA47C5" w:rsidR="00306232" w:rsidRDefault="00306232" w:rsidP="00306232">
      <w:pPr>
        <w:spacing w:line="360" w:lineRule="auto"/>
        <w:jc w:val="both"/>
        <w:rPr>
          <w:rFonts w:ascii="Arial" w:hAnsi="Arial" w:cs="Arial"/>
          <w:lang w:val="en-US"/>
        </w:rPr>
      </w:pPr>
      <w:r w:rsidRPr="00306232">
        <w:rPr>
          <w:rFonts w:ascii="Arial" w:hAnsi="Arial" w:cs="Arial"/>
          <w:lang w:val="en-US"/>
        </w:rPr>
        <w:t xml:space="preserve">In conclusion, while various features play a role in predicting positive stock returns, some emerge more influential than others. The most prominent feature across models is the </w:t>
      </w:r>
      <w:r w:rsidRPr="00BD1A83">
        <w:rPr>
          <w:rFonts w:ascii="Arial" w:hAnsi="Arial" w:cs="Arial"/>
          <w:i/>
          <w:iCs/>
          <w:lang w:val="en-US"/>
        </w:rPr>
        <w:t>Volume</w:t>
      </w:r>
      <w:r w:rsidRPr="00306232">
        <w:rPr>
          <w:rFonts w:ascii="Arial" w:hAnsi="Arial" w:cs="Arial"/>
          <w:lang w:val="en-US"/>
        </w:rPr>
        <w:t xml:space="preserve">, emphasizing the importance of liquidity and trading activity in forecasting stock returns. This is closely followed by stock indicators such as </w:t>
      </w:r>
      <w:r w:rsidRPr="00BD1A83">
        <w:rPr>
          <w:rFonts w:ascii="Arial" w:hAnsi="Arial" w:cs="Arial"/>
          <w:i/>
          <w:iCs/>
          <w:lang w:val="en-US"/>
        </w:rPr>
        <w:t>Open</w:t>
      </w:r>
      <w:r w:rsidRPr="00306232">
        <w:rPr>
          <w:rFonts w:ascii="Arial" w:hAnsi="Arial" w:cs="Arial"/>
          <w:lang w:val="en-US"/>
        </w:rPr>
        <w:t xml:space="preserve"> and </w:t>
      </w:r>
      <w:r w:rsidRPr="00BD1A83">
        <w:rPr>
          <w:rFonts w:ascii="Arial" w:hAnsi="Arial" w:cs="Arial"/>
          <w:i/>
          <w:iCs/>
          <w:lang w:val="en-US"/>
        </w:rPr>
        <w:t>Close</w:t>
      </w:r>
      <w:r w:rsidRPr="00306232">
        <w:rPr>
          <w:rFonts w:ascii="Arial" w:hAnsi="Arial" w:cs="Arial"/>
          <w:lang w:val="en-US"/>
        </w:rPr>
        <w:t xml:space="preserve">. </w:t>
      </w:r>
      <w:proofErr w:type="spellStart"/>
      <w:r w:rsidRPr="00BD1A83">
        <w:rPr>
          <w:rFonts w:ascii="Arial" w:hAnsi="Arial" w:cs="Arial"/>
          <w:i/>
          <w:iCs/>
          <w:lang w:val="en-US"/>
        </w:rPr>
        <w:t>New_Covid_Cases</w:t>
      </w:r>
      <w:proofErr w:type="spellEnd"/>
      <w:r w:rsidRPr="00306232">
        <w:rPr>
          <w:rFonts w:ascii="Arial" w:hAnsi="Arial" w:cs="Arial"/>
          <w:lang w:val="en-US"/>
        </w:rPr>
        <w:t xml:space="preserve">, representing the pandemic's daily dynamics, also stands out as a critical feature. On the other hand, attributes like </w:t>
      </w:r>
      <w:proofErr w:type="spellStart"/>
      <w:r w:rsidRPr="00BD1A83">
        <w:rPr>
          <w:rFonts w:ascii="Arial" w:hAnsi="Arial" w:cs="Arial"/>
          <w:i/>
          <w:iCs/>
          <w:lang w:val="en-US"/>
        </w:rPr>
        <w:t>MarketCap</w:t>
      </w:r>
      <w:proofErr w:type="spellEnd"/>
      <w:r w:rsidRPr="00306232">
        <w:rPr>
          <w:rFonts w:ascii="Arial" w:hAnsi="Arial" w:cs="Arial"/>
          <w:lang w:val="en-US"/>
        </w:rPr>
        <w:t xml:space="preserve"> and </w:t>
      </w:r>
      <w:proofErr w:type="spellStart"/>
      <w:r w:rsidRPr="00BD1A83">
        <w:rPr>
          <w:rFonts w:ascii="Arial" w:hAnsi="Arial" w:cs="Arial"/>
          <w:i/>
          <w:iCs/>
          <w:lang w:val="en-US"/>
        </w:rPr>
        <w:t>PandemicPhase</w:t>
      </w:r>
      <w:proofErr w:type="spellEnd"/>
      <w:r w:rsidRPr="00306232">
        <w:rPr>
          <w:rFonts w:ascii="Arial" w:hAnsi="Arial" w:cs="Arial"/>
          <w:lang w:val="en-US"/>
        </w:rPr>
        <w:t>, despite their conceptual significance, do not wield substantial influence in the models used for this analysis.</w:t>
      </w:r>
    </w:p>
    <w:p w14:paraId="305916E3" w14:textId="77777777" w:rsidR="0067455B" w:rsidRPr="00322DAA" w:rsidRDefault="0067455B" w:rsidP="002E5761">
      <w:pPr>
        <w:spacing w:line="360" w:lineRule="auto"/>
        <w:jc w:val="both"/>
        <w:rPr>
          <w:rFonts w:ascii="Arial" w:hAnsi="Arial" w:cs="Arial"/>
          <w:lang w:val="en-US"/>
        </w:rPr>
      </w:pPr>
    </w:p>
    <w:p w14:paraId="1C9D874D" w14:textId="149BE524" w:rsidR="00092D62" w:rsidRPr="00F8172E" w:rsidRDefault="00175D77" w:rsidP="001741A3">
      <w:pPr>
        <w:pStyle w:val="Heading1"/>
      </w:pPr>
      <w:bookmarkStart w:id="293" w:name="_Toc144117256"/>
      <w:r w:rsidRPr="00F8172E">
        <w:t>9. Discussion</w:t>
      </w:r>
      <w:bookmarkEnd w:id="293"/>
    </w:p>
    <w:p w14:paraId="6CBB89E7" w14:textId="69D24AC5" w:rsidR="00175D77" w:rsidRPr="00F8172E" w:rsidRDefault="00175D77" w:rsidP="002E5761">
      <w:pPr>
        <w:spacing w:line="360" w:lineRule="auto"/>
        <w:jc w:val="both"/>
        <w:rPr>
          <w:rFonts w:ascii="Arial" w:hAnsi="Arial" w:cs="Arial"/>
          <w:b/>
          <w:bCs/>
          <w:sz w:val="28"/>
          <w:szCs w:val="28"/>
        </w:rPr>
      </w:pPr>
      <w:r w:rsidRPr="00F8172E">
        <w:rPr>
          <w:rFonts w:ascii="Arial" w:hAnsi="Arial" w:cs="Arial"/>
          <w:b/>
          <w:bCs/>
          <w:sz w:val="28"/>
          <w:szCs w:val="28"/>
        </w:rPr>
        <w:t xml:space="preserve">9.1 Model Efficacy and </w:t>
      </w:r>
      <w:proofErr w:type="spellStart"/>
      <w:r w:rsidRPr="00F8172E">
        <w:rPr>
          <w:rFonts w:ascii="Arial" w:hAnsi="Arial" w:cs="Arial"/>
          <w:b/>
          <w:bCs/>
          <w:sz w:val="28"/>
          <w:szCs w:val="28"/>
        </w:rPr>
        <w:t>XGBoost's</w:t>
      </w:r>
      <w:proofErr w:type="spellEnd"/>
      <w:r w:rsidRPr="00F8172E">
        <w:rPr>
          <w:rFonts w:ascii="Arial" w:hAnsi="Arial" w:cs="Arial"/>
          <w:b/>
          <w:bCs/>
          <w:sz w:val="28"/>
          <w:szCs w:val="28"/>
        </w:rPr>
        <w:t xml:space="preserve"> Superiority</w:t>
      </w:r>
    </w:p>
    <w:p w14:paraId="5A7F9A4A" w14:textId="77777777" w:rsidR="00175D77" w:rsidRPr="00175D77" w:rsidRDefault="00175D77" w:rsidP="002E5761">
      <w:pPr>
        <w:spacing w:line="360" w:lineRule="auto"/>
        <w:jc w:val="both"/>
        <w:rPr>
          <w:rFonts w:ascii="Arial" w:hAnsi="Arial" w:cs="Arial"/>
        </w:rPr>
      </w:pPr>
      <w:r w:rsidRPr="00175D77">
        <w:rPr>
          <w:rFonts w:ascii="Arial" w:hAnsi="Arial" w:cs="Arial"/>
        </w:rPr>
        <w:t xml:space="preserve">The comparative evaluation across the machine learning models accentuated the distinct prominence of </w:t>
      </w:r>
      <w:proofErr w:type="spellStart"/>
      <w:r w:rsidRPr="00175D77">
        <w:rPr>
          <w:rFonts w:ascii="Arial" w:hAnsi="Arial" w:cs="Arial"/>
        </w:rPr>
        <w:t>XGBoost</w:t>
      </w:r>
      <w:proofErr w:type="spellEnd"/>
      <w:r w:rsidRPr="00175D77">
        <w:rPr>
          <w:rFonts w:ascii="Arial" w:hAnsi="Arial" w:cs="Arial"/>
        </w:rPr>
        <w:t xml:space="preserve"> in terms of consistent superior performance. At the heart of </w:t>
      </w:r>
      <w:proofErr w:type="spellStart"/>
      <w:r w:rsidRPr="00175D77">
        <w:rPr>
          <w:rFonts w:ascii="Arial" w:hAnsi="Arial" w:cs="Arial"/>
        </w:rPr>
        <w:t>XGBoost's</w:t>
      </w:r>
      <w:proofErr w:type="spellEnd"/>
      <w:r w:rsidRPr="00175D77">
        <w:rPr>
          <w:rFonts w:ascii="Arial" w:hAnsi="Arial" w:cs="Arial"/>
        </w:rPr>
        <w:t xml:space="preserve"> efficiency is its gradient boosting framework, which optimizes for </w:t>
      </w:r>
      <w:r w:rsidRPr="00175D77">
        <w:rPr>
          <w:rFonts w:ascii="Arial" w:hAnsi="Arial" w:cs="Arial"/>
        </w:rPr>
        <w:lastRenderedPageBreak/>
        <w:t xml:space="preserve">both system performance and algorithmic speed, as expounded by Chen &amp; </w:t>
      </w:r>
      <w:proofErr w:type="spellStart"/>
      <w:r w:rsidRPr="00175D77">
        <w:rPr>
          <w:rFonts w:ascii="Arial" w:hAnsi="Arial" w:cs="Arial"/>
        </w:rPr>
        <w:t>Guestrin</w:t>
      </w:r>
      <w:proofErr w:type="spellEnd"/>
      <w:r w:rsidRPr="00175D77">
        <w:rPr>
          <w:rFonts w:ascii="Arial" w:hAnsi="Arial" w:cs="Arial"/>
        </w:rPr>
        <w:t xml:space="preserve"> (2016). Its capacity to handle sparse data, missing values, and its inherent regularization makes it aptly suited for financial datasets that often encompass intricate non-linear relationships. In the financial realm, where markets are inherently volatile, the adaptability of </w:t>
      </w:r>
      <w:proofErr w:type="spellStart"/>
      <w:r w:rsidRPr="00175D77">
        <w:rPr>
          <w:rFonts w:ascii="Arial" w:hAnsi="Arial" w:cs="Arial"/>
        </w:rPr>
        <w:t>XGBoost</w:t>
      </w:r>
      <w:proofErr w:type="spellEnd"/>
      <w:r w:rsidRPr="00175D77">
        <w:rPr>
          <w:rFonts w:ascii="Arial" w:hAnsi="Arial" w:cs="Arial"/>
        </w:rPr>
        <w:t xml:space="preserve"> offers a significant advantage. Its gradient boosting mechanism accentuates the effects of new additions (trees in this instance), which in essence adapts to the errors of the preceding sequence of trees. This iterative refinement underlines its superior efficacy, especially in the context of stock returns during the tumultuous phase of the COVID-19 pandemic.</w:t>
      </w:r>
    </w:p>
    <w:p w14:paraId="2EC5B4EF" w14:textId="77777777" w:rsidR="00175D77" w:rsidRDefault="00175D77" w:rsidP="002E5761">
      <w:pPr>
        <w:spacing w:line="360" w:lineRule="auto"/>
        <w:jc w:val="both"/>
        <w:rPr>
          <w:rFonts w:ascii="Arial" w:hAnsi="Arial" w:cs="Arial"/>
        </w:rPr>
      </w:pPr>
    </w:p>
    <w:p w14:paraId="71A6563B" w14:textId="63BF844F" w:rsidR="00175D77" w:rsidRPr="00F8172E" w:rsidRDefault="00175D77" w:rsidP="001741A3">
      <w:pPr>
        <w:pStyle w:val="Heading2"/>
      </w:pPr>
      <w:bookmarkStart w:id="294" w:name="_Toc144117257"/>
      <w:r w:rsidRPr="00F8172E">
        <w:t>9.2 Variability Among Models</w:t>
      </w:r>
      <w:bookmarkEnd w:id="294"/>
    </w:p>
    <w:p w14:paraId="65FD887E" w14:textId="77777777" w:rsidR="00175D77" w:rsidRPr="00175D77" w:rsidRDefault="00175D77" w:rsidP="002E5761">
      <w:pPr>
        <w:spacing w:line="360" w:lineRule="auto"/>
        <w:jc w:val="both"/>
        <w:rPr>
          <w:rFonts w:ascii="Arial" w:hAnsi="Arial" w:cs="Arial"/>
        </w:rPr>
      </w:pPr>
      <w:r w:rsidRPr="00175D77">
        <w:rPr>
          <w:rFonts w:ascii="Arial" w:hAnsi="Arial" w:cs="Arial"/>
        </w:rPr>
        <w:t xml:space="preserve">While </w:t>
      </w:r>
      <w:proofErr w:type="spellStart"/>
      <w:r w:rsidRPr="00175D77">
        <w:rPr>
          <w:rFonts w:ascii="Arial" w:hAnsi="Arial" w:cs="Arial"/>
        </w:rPr>
        <w:t>XGBoost</w:t>
      </w:r>
      <w:proofErr w:type="spellEnd"/>
      <w:r w:rsidRPr="00175D77">
        <w:rPr>
          <w:rFonts w:ascii="Arial" w:hAnsi="Arial" w:cs="Arial"/>
        </w:rPr>
        <w:t xml:space="preserve"> stood out distinctly, it's pivotal to understand the nuanced performances of the other models: Random Forest, </w:t>
      </w:r>
      <w:proofErr w:type="spellStart"/>
      <w:r w:rsidRPr="00175D77">
        <w:rPr>
          <w:rFonts w:ascii="Arial" w:hAnsi="Arial" w:cs="Arial"/>
        </w:rPr>
        <w:t>LightGBM</w:t>
      </w:r>
      <w:proofErr w:type="spellEnd"/>
      <w:r w:rsidRPr="00175D77">
        <w:rPr>
          <w:rFonts w:ascii="Arial" w:hAnsi="Arial" w:cs="Arial"/>
        </w:rPr>
        <w:t xml:space="preserve">, and </w:t>
      </w:r>
      <w:proofErr w:type="spellStart"/>
      <w:r w:rsidRPr="00175D77">
        <w:rPr>
          <w:rFonts w:ascii="Arial" w:hAnsi="Arial" w:cs="Arial"/>
        </w:rPr>
        <w:t>CatBoost</w:t>
      </w:r>
      <w:proofErr w:type="spellEnd"/>
      <w:r w:rsidRPr="00175D77">
        <w:rPr>
          <w:rFonts w:ascii="Arial" w:hAnsi="Arial" w:cs="Arial"/>
        </w:rPr>
        <w:t xml:space="preserve">. These models, though effective in their capacities, displayed distinct variability across different stock tickers. </w:t>
      </w:r>
      <w:proofErr w:type="spellStart"/>
      <w:r w:rsidRPr="00175D77">
        <w:rPr>
          <w:rFonts w:ascii="Arial" w:hAnsi="Arial" w:cs="Arial"/>
        </w:rPr>
        <w:t>Breiman</w:t>
      </w:r>
      <w:proofErr w:type="spellEnd"/>
      <w:r w:rsidRPr="00175D77">
        <w:rPr>
          <w:rFonts w:ascii="Arial" w:hAnsi="Arial" w:cs="Arial"/>
        </w:rPr>
        <w:t xml:space="preserve"> (2001) in his seminal work on Random Forests, elucidated the model's ability to reduce overfitting through the creation of an "ensemble" of decision trees. However, in the intricate domain of stock predictions, where multiple factors interplay, even a robust ensemble can miss out on capturing some nuanced relationships. </w:t>
      </w:r>
      <w:proofErr w:type="spellStart"/>
      <w:r w:rsidRPr="00175D77">
        <w:rPr>
          <w:rFonts w:ascii="Arial" w:hAnsi="Arial" w:cs="Arial"/>
        </w:rPr>
        <w:t>LightGBM</w:t>
      </w:r>
      <w:proofErr w:type="spellEnd"/>
      <w:r w:rsidRPr="00175D77">
        <w:rPr>
          <w:rFonts w:ascii="Arial" w:hAnsi="Arial" w:cs="Arial"/>
        </w:rPr>
        <w:t xml:space="preserve"> and </w:t>
      </w:r>
      <w:proofErr w:type="spellStart"/>
      <w:r w:rsidRPr="00175D77">
        <w:rPr>
          <w:rFonts w:ascii="Arial" w:hAnsi="Arial" w:cs="Arial"/>
        </w:rPr>
        <w:t>CatBoost</w:t>
      </w:r>
      <w:proofErr w:type="spellEnd"/>
      <w:r w:rsidRPr="00175D77">
        <w:rPr>
          <w:rFonts w:ascii="Arial" w:hAnsi="Arial" w:cs="Arial"/>
        </w:rPr>
        <w:t>, newer entrants into the machine learning realm, bring advanced gradient boosting methodologies. Their variability in performance underscores a core principle in financial econometrics: the idiosyncratic nature of stocks. Each stock, governed not just by market dynamics but also sectoral and firm-specific news, can resonate differently with algorithmic structures, leading to these observed variabilities.</w:t>
      </w:r>
    </w:p>
    <w:p w14:paraId="2C6D6193" w14:textId="77777777" w:rsidR="00175D77" w:rsidRDefault="00175D77" w:rsidP="002E5761">
      <w:pPr>
        <w:spacing w:line="360" w:lineRule="auto"/>
        <w:jc w:val="both"/>
        <w:rPr>
          <w:rFonts w:ascii="Arial" w:hAnsi="Arial" w:cs="Arial"/>
        </w:rPr>
      </w:pPr>
    </w:p>
    <w:p w14:paraId="15470441" w14:textId="69F2E831" w:rsidR="00175D77" w:rsidRPr="00F8172E" w:rsidRDefault="00175D77" w:rsidP="001741A3">
      <w:pPr>
        <w:pStyle w:val="Heading2"/>
      </w:pPr>
      <w:bookmarkStart w:id="295" w:name="_Toc144117258"/>
      <w:r w:rsidRPr="00F8172E">
        <w:t>9.3 Limitations and Scope</w:t>
      </w:r>
      <w:ins w:id="296" w:author="He He (Staff)" w:date="2023-08-20T15:36:00Z">
        <w:r w:rsidR="00FD0F38">
          <w:t xml:space="preserve"> for Future Research</w:t>
        </w:r>
        <w:bookmarkEnd w:id="295"/>
        <w:r w:rsidR="00FD0F38">
          <w:t xml:space="preserve"> </w:t>
        </w:r>
      </w:ins>
    </w:p>
    <w:p w14:paraId="761149BD" w14:textId="58F1B5A0" w:rsidR="00175D77" w:rsidRDefault="00175D77" w:rsidP="002E5761">
      <w:pPr>
        <w:spacing w:line="360" w:lineRule="auto"/>
        <w:jc w:val="both"/>
        <w:rPr>
          <w:rFonts w:ascii="Arial" w:hAnsi="Arial" w:cs="Arial"/>
        </w:rPr>
      </w:pPr>
      <w:r w:rsidRPr="00175D77">
        <w:rPr>
          <w:rFonts w:ascii="Arial" w:hAnsi="Arial" w:cs="Arial"/>
        </w:rPr>
        <w:t xml:space="preserve">Every analytical </w:t>
      </w:r>
      <w:proofErr w:type="spellStart"/>
      <w:r w:rsidRPr="00175D77">
        <w:rPr>
          <w:rFonts w:ascii="Arial" w:hAnsi="Arial" w:cs="Arial"/>
        </w:rPr>
        <w:t>endeavor</w:t>
      </w:r>
      <w:proofErr w:type="spellEnd"/>
      <w:r w:rsidRPr="00175D77">
        <w:rPr>
          <w:rFonts w:ascii="Arial" w:hAnsi="Arial" w:cs="Arial"/>
        </w:rPr>
        <w:t xml:space="preserve">, while shedding light on certain aspects, also comes with its set of constraints. </w:t>
      </w:r>
      <w:r w:rsidR="003E4F6C">
        <w:rPr>
          <w:rFonts w:ascii="Arial" w:hAnsi="Arial" w:cs="Arial"/>
        </w:rPr>
        <w:t>The</w:t>
      </w:r>
      <w:r w:rsidRPr="00175D77">
        <w:rPr>
          <w:rFonts w:ascii="Arial" w:hAnsi="Arial" w:cs="Arial"/>
        </w:rPr>
        <w:t xml:space="preserve"> study, though comprehensive, focuses primarily on NASDAQ-listed companies. This geographical and exchange-centric concentration might not capture the global intricacies of stock </w:t>
      </w:r>
      <w:proofErr w:type="spellStart"/>
      <w:r w:rsidRPr="00175D77">
        <w:rPr>
          <w:rFonts w:ascii="Arial" w:hAnsi="Arial" w:cs="Arial"/>
        </w:rPr>
        <w:t>behaviors</w:t>
      </w:r>
      <w:proofErr w:type="spellEnd"/>
      <w:r w:rsidRPr="00175D77">
        <w:rPr>
          <w:rFonts w:ascii="Arial" w:hAnsi="Arial" w:cs="Arial"/>
        </w:rPr>
        <w:t xml:space="preserve">, especially during a worldwide event like the COVID-19 pandemic. The sentiment scores, albeit aggregated from a range of sources, provide a macro view of sentiment, potentially overlooking more granular sentiment fluctuations on a day-to-day basis. Furthermore, while </w:t>
      </w:r>
      <w:r w:rsidR="003E4F6C">
        <w:rPr>
          <w:rFonts w:ascii="Arial" w:hAnsi="Arial" w:cs="Arial"/>
        </w:rPr>
        <w:t>the</w:t>
      </w:r>
      <w:r w:rsidRPr="00175D77">
        <w:rPr>
          <w:rFonts w:ascii="Arial" w:hAnsi="Arial" w:cs="Arial"/>
        </w:rPr>
        <w:t xml:space="preserve"> models are </w:t>
      </w:r>
      <w:r w:rsidRPr="00175D77">
        <w:rPr>
          <w:rFonts w:ascii="Arial" w:hAnsi="Arial" w:cs="Arial"/>
        </w:rPr>
        <w:lastRenderedPageBreak/>
        <w:t>trained on a decade of data, the inherent unpredictability of stock markets means that past performance is not always indicative of future results. This principle is well-embedded in financial literature and serves as a reminder of the tentative nature of stock return predictions.</w:t>
      </w:r>
    </w:p>
    <w:p w14:paraId="704B70E3" w14:textId="77777777" w:rsidR="00945FD2" w:rsidRDefault="00945FD2" w:rsidP="002E5761">
      <w:pPr>
        <w:spacing w:line="360" w:lineRule="auto"/>
        <w:jc w:val="both"/>
        <w:rPr>
          <w:rFonts w:ascii="Arial" w:hAnsi="Arial" w:cs="Arial"/>
        </w:rPr>
      </w:pPr>
    </w:p>
    <w:p w14:paraId="6039F2D6" w14:textId="6EBE02DF" w:rsidR="00945FD2" w:rsidRDefault="00945FD2" w:rsidP="00945FD2">
      <w:pPr>
        <w:pStyle w:val="Heading1"/>
      </w:pPr>
      <w:bookmarkStart w:id="297" w:name="_Toc144117259"/>
      <w:commentRangeStart w:id="298"/>
      <w:r>
        <w:t>10. Ethics</w:t>
      </w:r>
      <w:bookmarkEnd w:id="297"/>
      <w:commentRangeEnd w:id="298"/>
      <w:r w:rsidR="00A55C52">
        <w:rPr>
          <w:rStyle w:val="CommentReference"/>
          <w:rFonts w:asciiTheme="minorHAnsi" w:hAnsiTheme="minorHAnsi" w:cstheme="minorBidi"/>
          <w:b w:val="0"/>
          <w:bCs w:val="0"/>
          <w:lang w:eastAsia="ja-JP"/>
        </w:rPr>
        <w:commentReference w:id="298"/>
      </w:r>
    </w:p>
    <w:p w14:paraId="3EF23DF4" w14:textId="62D8ED65" w:rsidR="00597EEB" w:rsidRDefault="00E14F97" w:rsidP="002E5761">
      <w:pPr>
        <w:spacing w:line="360" w:lineRule="auto"/>
        <w:jc w:val="both"/>
        <w:rPr>
          <w:rFonts w:ascii="Arial" w:hAnsi="Arial" w:cs="Arial"/>
        </w:rPr>
      </w:pPr>
      <w:r>
        <w:rPr>
          <w:rFonts w:ascii="Arial" w:hAnsi="Arial" w:cs="Arial"/>
        </w:rPr>
        <w:t>W</w:t>
      </w:r>
      <w:r w:rsidRPr="00E14F97">
        <w:rPr>
          <w:rFonts w:ascii="Arial" w:hAnsi="Arial" w:cs="Arial"/>
        </w:rPr>
        <w:t>hen dealing with financial data, the ethical considerations are paramount. As we delve deeper into the intricate tapestry of stock market reactions to news sentiment, particularly during tumultuous times such as the COVID-19 pandemic, we must critically evaluate the ethical dimensions of our work. This section aims to address these concerns, providing a holistic understanding of the ethical challenges and methodological ramifications, and suggesting pathways for responsible innovation.</w:t>
      </w:r>
    </w:p>
    <w:p w14:paraId="07140000" w14:textId="77777777" w:rsidR="00945FD2" w:rsidRDefault="00945FD2" w:rsidP="002E5761">
      <w:pPr>
        <w:spacing w:line="360" w:lineRule="auto"/>
        <w:jc w:val="both"/>
        <w:rPr>
          <w:rFonts w:ascii="Arial" w:hAnsi="Arial" w:cs="Arial"/>
        </w:rPr>
      </w:pPr>
    </w:p>
    <w:p w14:paraId="7AB59EAA" w14:textId="77777777" w:rsidR="00610F6C" w:rsidRPr="00610F6C" w:rsidRDefault="00610F6C" w:rsidP="00610F6C">
      <w:pPr>
        <w:pStyle w:val="Heading2"/>
      </w:pPr>
      <w:bookmarkStart w:id="299" w:name="_Toc144117260"/>
      <w:r w:rsidRPr="00610F6C">
        <w:t>10.1 Ethical Foundations and Risk Management</w:t>
      </w:r>
      <w:bookmarkEnd w:id="299"/>
    </w:p>
    <w:p w14:paraId="2494EA9A" w14:textId="77777777" w:rsidR="00610F6C" w:rsidRPr="00610F6C" w:rsidRDefault="00610F6C" w:rsidP="00610F6C">
      <w:pPr>
        <w:spacing w:line="360" w:lineRule="auto"/>
        <w:jc w:val="both"/>
        <w:rPr>
          <w:rFonts w:ascii="Arial" w:hAnsi="Arial" w:cs="Arial"/>
        </w:rPr>
      </w:pPr>
      <w:r w:rsidRPr="00610F6C">
        <w:rPr>
          <w:rFonts w:ascii="Arial" w:hAnsi="Arial" w:cs="Arial"/>
        </w:rPr>
        <w:t>An in-depth appreciation of computer ethics is imperative for any computational study. The digital landscape, replete with vast datasets, is rife with potential pitfalls. While the present study aims to provide insights into stock market dynamics, there's an underlying responsibility to ensure that data interpretation doesn't lead to misleading or harmful financial advice. Furthermore, the utilization of sentiment data from news outlets raises concerns about the potential for bias, misrepresentation, or oversimplification. Recognizing these challenges, a comprehensive plan has been laid out to manage and mitigate potential ethical risks. Central to this strategy is the adherence to the AREA (Anticipate, Reflect, Engage, Act) framework, which provides a dynamic approach to navigating ethical considerations (EPSRC, n.d.).</w:t>
      </w:r>
    </w:p>
    <w:p w14:paraId="7FF8DFBF" w14:textId="77777777" w:rsidR="00610F6C" w:rsidRPr="00610F6C" w:rsidRDefault="00610F6C" w:rsidP="00610F6C">
      <w:pPr>
        <w:spacing w:line="360" w:lineRule="auto"/>
        <w:jc w:val="both"/>
        <w:rPr>
          <w:rFonts w:ascii="Arial" w:hAnsi="Arial" w:cs="Arial"/>
        </w:rPr>
      </w:pPr>
    </w:p>
    <w:p w14:paraId="09AC9F5F" w14:textId="77777777" w:rsidR="00610F6C" w:rsidRPr="00610F6C" w:rsidRDefault="00610F6C" w:rsidP="00610F6C">
      <w:pPr>
        <w:pStyle w:val="Heading2"/>
      </w:pPr>
      <w:bookmarkStart w:id="300" w:name="_Toc144117261"/>
      <w:r w:rsidRPr="00610F6C">
        <w:t>10.2 Societal Implications and Ethical Risks</w:t>
      </w:r>
      <w:bookmarkEnd w:id="300"/>
    </w:p>
    <w:p w14:paraId="3E6AB217" w14:textId="77777777" w:rsidR="00610F6C" w:rsidRPr="00610F6C" w:rsidRDefault="00610F6C" w:rsidP="00610F6C">
      <w:pPr>
        <w:spacing w:line="360" w:lineRule="auto"/>
        <w:jc w:val="both"/>
        <w:rPr>
          <w:rFonts w:ascii="Arial" w:hAnsi="Arial" w:cs="Arial"/>
        </w:rPr>
      </w:pPr>
      <w:r w:rsidRPr="00610F6C">
        <w:rPr>
          <w:rFonts w:ascii="Arial" w:hAnsi="Arial" w:cs="Arial"/>
        </w:rPr>
        <w:t xml:space="preserve">Beyond the immediate realm of financial markets, the study's findings have broader societal implications. In an age where news is rapidly disseminated and consumed, understanding its impact on market sentiments is crucial. However, there's a risk that such analyses might inadvertently prioritize or devalue certain news sources, potentially leading to monopolization or undermining of certain media outlets. Moreover, the ethical dimensions extend to the potential for creating feedback loops, </w:t>
      </w:r>
      <w:r w:rsidRPr="00610F6C">
        <w:rPr>
          <w:rFonts w:ascii="Arial" w:hAnsi="Arial" w:cs="Arial"/>
        </w:rPr>
        <w:lastRenderedPageBreak/>
        <w:t>where market reactions to news sentiment might influence subsequent reporting, leading to cyclical biases or self-fulfilling prophecies.</w:t>
      </w:r>
    </w:p>
    <w:p w14:paraId="1E3EE723" w14:textId="77777777" w:rsidR="00610F6C" w:rsidRPr="00610F6C" w:rsidRDefault="00610F6C" w:rsidP="00610F6C">
      <w:pPr>
        <w:spacing w:line="360" w:lineRule="auto"/>
        <w:jc w:val="both"/>
        <w:rPr>
          <w:rFonts w:ascii="Arial" w:hAnsi="Arial" w:cs="Arial"/>
        </w:rPr>
      </w:pPr>
    </w:p>
    <w:p w14:paraId="6E35E7D4" w14:textId="77777777" w:rsidR="00610F6C" w:rsidRPr="00610F6C" w:rsidRDefault="00610F6C" w:rsidP="00610F6C">
      <w:pPr>
        <w:pStyle w:val="Heading2"/>
      </w:pPr>
      <w:bookmarkStart w:id="301" w:name="_Toc144117262"/>
      <w:r w:rsidRPr="00610F6C">
        <w:t>10.3 Methodological Ethical Challenges</w:t>
      </w:r>
      <w:bookmarkEnd w:id="301"/>
    </w:p>
    <w:p w14:paraId="250BA01C" w14:textId="77777777" w:rsidR="00610F6C" w:rsidRDefault="00610F6C" w:rsidP="00610F6C">
      <w:pPr>
        <w:spacing w:line="360" w:lineRule="auto"/>
        <w:jc w:val="both"/>
        <w:rPr>
          <w:rFonts w:ascii="Arial" w:hAnsi="Arial" w:cs="Arial"/>
        </w:rPr>
      </w:pPr>
      <w:r w:rsidRPr="00610F6C">
        <w:rPr>
          <w:rFonts w:ascii="Arial" w:hAnsi="Arial" w:cs="Arial"/>
        </w:rPr>
        <w:t>The intricate interplay between news sentiment and stock market reactions presents unique methodological challenges. The potential for confounding variables, especially during unprecedented global events like the COVID-19 pandemic, is high. There's a risk of oversimplifying complex relationships or drawing premature conclusions. Additionally, the reliance on sentiment scores, which are inherently subjective, introduces potential biases. These methodological concerns not only impact the study's validity but also raise ethical issues regarding the responsible interpretation and presentation of findings.</w:t>
      </w:r>
    </w:p>
    <w:p w14:paraId="1FA5983B" w14:textId="77777777" w:rsidR="00610F6C" w:rsidRDefault="00610F6C" w:rsidP="00610F6C">
      <w:pPr>
        <w:spacing w:line="360" w:lineRule="auto"/>
        <w:jc w:val="both"/>
        <w:rPr>
          <w:rFonts w:ascii="Arial" w:hAnsi="Arial" w:cs="Arial"/>
        </w:rPr>
      </w:pPr>
    </w:p>
    <w:p w14:paraId="7971CF8F" w14:textId="77777777" w:rsidR="00610F6C" w:rsidRPr="00610F6C" w:rsidRDefault="00610F6C" w:rsidP="00610F6C">
      <w:pPr>
        <w:pStyle w:val="Heading2"/>
      </w:pPr>
      <w:bookmarkStart w:id="302" w:name="_Toc144117263"/>
      <w:r w:rsidRPr="00610F6C">
        <w:t>10.4 Responsible Innovation and Future Directions</w:t>
      </w:r>
      <w:bookmarkEnd w:id="302"/>
    </w:p>
    <w:p w14:paraId="0A8DEE9C" w14:textId="1B5CF157" w:rsidR="00610F6C" w:rsidRPr="00610F6C" w:rsidRDefault="00610F6C" w:rsidP="00610F6C">
      <w:pPr>
        <w:spacing w:line="360" w:lineRule="auto"/>
        <w:jc w:val="both"/>
        <w:rPr>
          <w:rFonts w:ascii="Arial" w:hAnsi="Arial" w:cs="Arial"/>
        </w:rPr>
      </w:pPr>
      <w:r w:rsidRPr="00610F6C">
        <w:rPr>
          <w:rFonts w:ascii="Arial" w:hAnsi="Arial" w:cs="Arial"/>
        </w:rPr>
        <w:t xml:space="preserve">Responsible innovation is the cornerstone of any research </w:t>
      </w:r>
      <w:proofErr w:type="spellStart"/>
      <w:r w:rsidRPr="00610F6C">
        <w:rPr>
          <w:rFonts w:ascii="Arial" w:hAnsi="Arial" w:cs="Arial"/>
        </w:rPr>
        <w:t>endeavor</w:t>
      </w:r>
      <w:proofErr w:type="spellEnd"/>
      <w:r w:rsidRPr="00610F6C">
        <w:rPr>
          <w:rFonts w:ascii="Arial" w:hAnsi="Arial" w:cs="Arial"/>
        </w:rPr>
        <w:t xml:space="preserve">, especially in areas with profound societal implications. It emphasizes the need to consider the broader impacts of research and innovation, striving for positive societal and economic benefits while mitigating unintended negative consequences (UK Research and Innovation, n.d.). </w:t>
      </w:r>
      <w:r w:rsidR="000E3E5B">
        <w:rPr>
          <w:rFonts w:ascii="Arial" w:hAnsi="Arial" w:cs="Arial"/>
        </w:rPr>
        <w:t xml:space="preserve">Moreover, </w:t>
      </w:r>
      <w:r w:rsidR="000E3E5B" w:rsidRPr="000E3E5B">
        <w:rPr>
          <w:rFonts w:ascii="Arial" w:hAnsi="Arial" w:cs="Arial"/>
        </w:rPr>
        <w:t>the UK government framework emphasizes the importance of continuous evaluation, transparency in methodologies, and effective public engagement, thereby reinforcing the principles of the AREA framework and ensuring that research remains accountable, transparent, and ethically grounded (UK Government, 2020).</w:t>
      </w:r>
      <w:r w:rsidR="000E3E5B">
        <w:rPr>
          <w:rFonts w:ascii="Arial" w:hAnsi="Arial" w:cs="Arial"/>
        </w:rPr>
        <w:t xml:space="preserve"> </w:t>
      </w:r>
      <w:r>
        <w:rPr>
          <w:rFonts w:ascii="Arial" w:hAnsi="Arial" w:cs="Arial"/>
        </w:rPr>
        <w:t xml:space="preserve">To achieve this responsible innovation, </w:t>
      </w:r>
      <w:r w:rsidRPr="00610F6C">
        <w:rPr>
          <w:rFonts w:ascii="Arial" w:hAnsi="Arial" w:cs="Arial"/>
        </w:rPr>
        <w:t xml:space="preserve">the following </w:t>
      </w:r>
      <w:r>
        <w:rPr>
          <w:rFonts w:ascii="Arial" w:hAnsi="Arial" w:cs="Arial"/>
        </w:rPr>
        <w:t xml:space="preserve">four </w:t>
      </w:r>
      <w:r w:rsidRPr="00610F6C">
        <w:rPr>
          <w:rFonts w:ascii="Arial" w:hAnsi="Arial" w:cs="Arial"/>
        </w:rPr>
        <w:t>ethical recommendations are proposed for future research in this domain</w:t>
      </w:r>
      <w:r>
        <w:rPr>
          <w:rFonts w:ascii="Arial" w:hAnsi="Arial" w:cs="Arial"/>
        </w:rPr>
        <w:t xml:space="preserve"> based on AREA framework</w:t>
      </w:r>
      <w:r w:rsidR="000E3E5B">
        <w:rPr>
          <w:rFonts w:ascii="Arial" w:hAnsi="Arial" w:cs="Arial"/>
        </w:rPr>
        <w:t xml:space="preserve"> and </w:t>
      </w:r>
      <w:r w:rsidR="006E125D">
        <w:rPr>
          <w:rFonts w:ascii="Arial" w:hAnsi="Arial" w:cs="Arial"/>
        </w:rPr>
        <w:t xml:space="preserve">the </w:t>
      </w:r>
      <w:r w:rsidR="000E3E5B">
        <w:rPr>
          <w:rFonts w:ascii="Arial" w:hAnsi="Arial" w:cs="Arial"/>
        </w:rPr>
        <w:t>UK government framework</w:t>
      </w:r>
      <w:r w:rsidRPr="00610F6C">
        <w:rPr>
          <w:rFonts w:ascii="Arial" w:hAnsi="Arial" w:cs="Arial"/>
        </w:rPr>
        <w:t>:</w:t>
      </w:r>
    </w:p>
    <w:p w14:paraId="02079624" w14:textId="77777777" w:rsidR="00610F6C" w:rsidRPr="00610F6C" w:rsidRDefault="00610F6C" w:rsidP="00610F6C">
      <w:pPr>
        <w:spacing w:line="360" w:lineRule="auto"/>
        <w:jc w:val="both"/>
        <w:rPr>
          <w:rFonts w:ascii="Arial" w:hAnsi="Arial" w:cs="Arial"/>
        </w:rPr>
      </w:pPr>
    </w:p>
    <w:p w14:paraId="781790C8"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Transparency: Ensure that methodologies, particularly sentiment analysis algorithms, are transparent and open to scrutiny. This will foster trust and facilitate peer evaluations.</w:t>
      </w:r>
    </w:p>
    <w:p w14:paraId="3B1A4138"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 xml:space="preserve">Engagement: Engage with a diverse array of stakeholders, including financial experts, media representatives, and the </w:t>
      </w:r>
      <w:proofErr w:type="gramStart"/>
      <w:r w:rsidRPr="00610F6C">
        <w:rPr>
          <w:rFonts w:ascii="Arial" w:hAnsi="Arial" w:cs="Arial"/>
        </w:rPr>
        <w:t>general public</w:t>
      </w:r>
      <w:proofErr w:type="gramEnd"/>
      <w:r w:rsidRPr="00610F6C">
        <w:rPr>
          <w:rFonts w:ascii="Arial" w:hAnsi="Arial" w:cs="Arial"/>
        </w:rPr>
        <w:t>, to gather varied perspectives and address potential biases.</w:t>
      </w:r>
    </w:p>
    <w:p w14:paraId="7944D5C9"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lastRenderedPageBreak/>
        <w:t>Reflection: Continuously reassess the research's ethical dimensions, staying vigilant to emerging challenges and adapting methodologies accordingly.</w:t>
      </w:r>
    </w:p>
    <w:p w14:paraId="60CA750E"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Action: Prioritize responsible dissemination of findings, emphasizing the preliminary nature of insights and potential limitations. Furthermore, collaborate with media outlets and financial institutions to ensure that the research's implications are understood and applied responsibly.</w:t>
      </w:r>
    </w:p>
    <w:p w14:paraId="23C003F8" w14:textId="77777777" w:rsidR="00945FD2" w:rsidRDefault="00945FD2" w:rsidP="002E5761">
      <w:pPr>
        <w:spacing w:line="360" w:lineRule="auto"/>
        <w:jc w:val="both"/>
        <w:rPr>
          <w:rFonts w:ascii="Arial" w:hAnsi="Arial" w:cs="Arial"/>
        </w:rPr>
      </w:pPr>
    </w:p>
    <w:p w14:paraId="5C56FFDD" w14:textId="4A0C6B9B" w:rsidR="00597EEB" w:rsidRPr="00597EEB" w:rsidRDefault="00597EEB" w:rsidP="001741A3">
      <w:pPr>
        <w:pStyle w:val="Heading1"/>
      </w:pPr>
      <w:bookmarkStart w:id="303" w:name="_Toc144117264"/>
      <w:r w:rsidRPr="00597EEB">
        <w:t>1</w:t>
      </w:r>
      <w:r w:rsidR="00945FD2">
        <w:t>1</w:t>
      </w:r>
      <w:r w:rsidRPr="00597EEB">
        <w:t>. Conclusion</w:t>
      </w:r>
      <w:bookmarkEnd w:id="303"/>
    </w:p>
    <w:p w14:paraId="10A2AA43" w14:textId="77777777" w:rsidR="00597EEB" w:rsidRPr="00597EEB" w:rsidRDefault="00597EEB" w:rsidP="002E5761">
      <w:pPr>
        <w:spacing w:line="360" w:lineRule="auto"/>
        <w:jc w:val="both"/>
        <w:rPr>
          <w:rFonts w:ascii="Arial" w:hAnsi="Arial" w:cs="Arial"/>
        </w:rPr>
      </w:pPr>
    </w:p>
    <w:p w14:paraId="4B6A922C" w14:textId="2C2AFEE1" w:rsidR="00597EEB" w:rsidRPr="00597EEB" w:rsidRDefault="00597EEB" w:rsidP="002E5761">
      <w:pPr>
        <w:spacing w:line="360" w:lineRule="auto"/>
        <w:jc w:val="both"/>
        <w:rPr>
          <w:rFonts w:ascii="Arial" w:hAnsi="Arial" w:cs="Arial"/>
        </w:rPr>
      </w:pPr>
      <w:r w:rsidRPr="00597EEB">
        <w:rPr>
          <w:rFonts w:ascii="Arial" w:hAnsi="Arial" w:cs="Arial"/>
        </w:rPr>
        <w:t xml:space="preserve">The complexity of stock markets, amplified by unpredictable events such as the COVID-19 pandemic, demands rigorous and adaptive </w:t>
      </w:r>
      <w:proofErr w:type="spellStart"/>
      <w:r w:rsidRPr="00597EEB">
        <w:rPr>
          <w:rFonts w:ascii="Arial" w:hAnsi="Arial" w:cs="Arial"/>
        </w:rPr>
        <w:t>modeling</w:t>
      </w:r>
      <w:proofErr w:type="spellEnd"/>
      <w:r w:rsidRPr="00597EEB">
        <w:rPr>
          <w:rFonts w:ascii="Arial" w:hAnsi="Arial" w:cs="Arial"/>
        </w:rPr>
        <w:t xml:space="preserve"> techniques. </w:t>
      </w:r>
      <w:r w:rsidR="003E4F6C">
        <w:rPr>
          <w:rFonts w:ascii="Arial" w:hAnsi="Arial" w:cs="Arial"/>
        </w:rPr>
        <w:t>The</w:t>
      </w:r>
      <w:r w:rsidRPr="00597EEB">
        <w:rPr>
          <w:rFonts w:ascii="Arial" w:hAnsi="Arial" w:cs="Arial"/>
        </w:rPr>
        <w:t xml:space="preserve"> study, grounded in the realm of financial machine learning, embarked on an exploration to assess the efficacy of four prominent machine learning models in predicting stock returns using news sentiment analysis, especially during the challenging times of the COVID-19 pandemic.</w:t>
      </w:r>
    </w:p>
    <w:p w14:paraId="527686E9" w14:textId="77777777" w:rsidR="00597EEB" w:rsidRPr="00597EEB" w:rsidRDefault="00597EEB" w:rsidP="002E5761">
      <w:pPr>
        <w:spacing w:line="360" w:lineRule="auto"/>
        <w:jc w:val="both"/>
        <w:rPr>
          <w:rFonts w:ascii="Arial" w:hAnsi="Arial" w:cs="Arial"/>
        </w:rPr>
      </w:pPr>
    </w:p>
    <w:p w14:paraId="28228C30" w14:textId="0A18FD62" w:rsidR="00597EEB" w:rsidRPr="00597EEB" w:rsidRDefault="00597EEB" w:rsidP="002E5761">
      <w:pPr>
        <w:spacing w:line="360" w:lineRule="auto"/>
        <w:jc w:val="both"/>
        <w:rPr>
          <w:rFonts w:ascii="Arial" w:hAnsi="Arial" w:cs="Arial"/>
        </w:rPr>
      </w:pPr>
      <w:r w:rsidRPr="00597EEB">
        <w:rPr>
          <w:rFonts w:ascii="Arial" w:hAnsi="Arial" w:cs="Arial"/>
        </w:rPr>
        <w:t xml:space="preserve">Addressing </w:t>
      </w:r>
      <w:r w:rsidR="00760D7E">
        <w:rPr>
          <w:rFonts w:ascii="Arial" w:hAnsi="Arial" w:cs="Arial"/>
        </w:rPr>
        <w:t>the</w:t>
      </w:r>
      <w:r w:rsidRPr="00597EEB">
        <w:rPr>
          <w:rFonts w:ascii="Arial" w:hAnsi="Arial" w:cs="Arial"/>
        </w:rPr>
        <w:t xml:space="preserve"> first research question regarding the comparative performance of machine learning models during the pandemic, </w:t>
      </w:r>
      <w:r w:rsidR="00760D7E">
        <w:rPr>
          <w:rFonts w:ascii="Arial" w:hAnsi="Arial" w:cs="Arial"/>
        </w:rPr>
        <w:t>the</w:t>
      </w:r>
      <w:r w:rsidRPr="00597EEB">
        <w:rPr>
          <w:rFonts w:ascii="Arial" w:hAnsi="Arial" w:cs="Arial"/>
        </w:rPr>
        <w:t xml:space="preserve"> results clearly identified </w:t>
      </w:r>
      <w:proofErr w:type="spellStart"/>
      <w:r w:rsidRPr="00597EEB">
        <w:rPr>
          <w:rFonts w:ascii="Arial" w:hAnsi="Arial" w:cs="Arial"/>
        </w:rPr>
        <w:t>XGBoost</w:t>
      </w:r>
      <w:proofErr w:type="spellEnd"/>
      <w:r w:rsidRPr="00597EEB">
        <w:rPr>
          <w:rFonts w:ascii="Arial" w:hAnsi="Arial" w:cs="Arial"/>
        </w:rPr>
        <w:t xml:space="preserve"> as the standout model. This model not only consistently outperformed its counterparts - Random Forest, </w:t>
      </w:r>
      <w:proofErr w:type="spellStart"/>
      <w:r w:rsidRPr="00597EEB">
        <w:rPr>
          <w:rFonts w:ascii="Arial" w:hAnsi="Arial" w:cs="Arial"/>
        </w:rPr>
        <w:t>LightGBM</w:t>
      </w:r>
      <w:proofErr w:type="spellEnd"/>
      <w:r w:rsidRPr="00597EEB">
        <w:rPr>
          <w:rFonts w:ascii="Arial" w:hAnsi="Arial" w:cs="Arial"/>
        </w:rPr>
        <w:t xml:space="preserve">, and </w:t>
      </w:r>
      <w:proofErr w:type="spellStart"/>
      <w:r w:rsidRPr="00597EEB">
        <w:rPr>
          <w:rFonts w:ascii="Arial" w:hAnsi="Arial" w:cs="Arial"/>
        </w:rPr>
        <w:t>CatBoost</w:t>
      </w:r>
      <w:proofErr w:type="spellEnd"/>
      <w:r w:rsidRPr="00597EEB">
        <w:rPr>
          <w:rFonts w:ascii="Arial" w:hAnsi="Arial" w:cs="Arial"/>
        </w:rPr>
        <w:t xml:space="preserve"> - but also showcased remarkable resilience to the uncertainties of the pandemic. The model's robustness is evident in its ability to capture nonlinear relationships and handle the multifaceted influences of the COVID-19 period.</w:t>
      </w:r>
    </w:p>
    <w:p w14:paraId="5068C45C" w14:textId="77777777" w:rsidR="00597EEB" w:rsidRPr="00597EEB" w:rsidRDefault="00597EEB" w:rsidP="002E5761">
      <w:pPr>
        <w:spacing w:line="360" w:lineRule="auto"/>
        <w:jc w:val="both"/>
        <w:rPr>
          <w:rFonts w:ascii="Arial" w:hAnsi="Arial" w:cs="Arial"/>
        </w:rPr>
      </w:pPr>
    </w:p>
    <w:p w14:paraId="5E41DCBB" w14:textId="62EAE07E" w:rsidR="00597EEB" w:rsidRPr="00597EEB" w:rsidRDefault="00C55B4E" w:rsidP="002E5761">
      <w:pPr>
        <w:spacing w:line="360" w:lineRule="auto"/>
        <w:jc w:val="both"/>
        <w:rPr>
          <w:rFonts w:ascii="Arial" w:hAnsi="Arial" w:cs="Arial"/>
        </w:rPr>
      </w:pPr>
      <w:r>
        <w:rPr>
          <w:rFonts w:ascii="Arial" w:hAnsi="Arial" w:cs="Arial"/>
        </w:rPr>
        <w:t>The</w:t>
      </w:r>
      <w:r w:rsidR="00597EEB" w:rsidRPr="00597EEB">
        <w:rPr>
          <w:rFonts w:ascii="Arial" w:hAnsi="Arial" w:cs="Arial"/>
        </w:rPr>
        <w:t xml:space="preserve"> second research question delved into feature importance, aiming to discern which attributes held the most sway in model predictions. Unsurprisingly, news sentiment emerged as a potent predictor across all models, reinforcing the idea that investor sentiment, shaped by the news, plays a crucial role in stock market dynamics. However, it's worth noting that other features, such as trading volume and market capitalization, also exhibited significant influence, suggesting that while sentiment is vital, it's the interplay of various factors that truly drives stock returns.</w:t>
      </w:r>
    </w:p>
    <w:p w14:paraId="1FBDCD93" w14:textId="77777777" w:rsidR="00597EEB" w:rsidRPr="00597EEB" w:rsidRDefault="00597EEB" w:rsidP="002E5761">
      <w:pPr>
        <w:spacing w:line="360" w:lineRule="auto"/>
        <w:jc w:val="both"/>
        <w:rPr>
          <w:rFonts w:ascii="Arial" w:hAnsi="Arial" w:cs="Arial"/>
        </w:rPr>
      </w:pPr>
    </w:p>
    <w:p w14:paraId="4F84397F" w14:textId="6DBE0D44" w:rsidR="00597EEB" w:rsidRPr="00597EEB" w:rsidRDefault="00597EEB" w:rsidP="002E5761">
      <w:pPr>
        <w:spacing w:line="360" w:lineRule="auto"/>
        <w:jc w:val="both"/>
        <w:rPr>
          <w:rFonts w:ascii="Arial" w:hAnsi="Arial" w:cs="Arial"/>
        </w:rPr>
      </w:pPr>
      <w:r w:rsidRPr="00597EEB">
        <w:rPr>
          <w:rFonts w:ascii="Arial" w:hAnsi="Arial" w:cs="Arial"/>
        </w:rPr>
        <w:lastRenderedPageBreak/>
        <w:t xml:space="preserve">The third research question sought to ascertain the predictability of specific stocks. </w:t>
      </w:r>
      <w:r w:rsidR="001B1897">
        <w:rPr>
          <w:rFonts w:ascii="Arial" w:hAnsi="Arial" w:cs="Arial"/>
        </w:rPr>
        <w:t>The</w:t>
      </w:r>
      <w:r w:rsidRPr="00597EEB">
        <w:rPr>
          <w:rFonts w:ascii="Arial" w:hAnsi="Arial" w:cs="Arial"/>
        </w:rPr>
        <w:t xml:space="preserve"> analysis spotlighted stocks like 'NFLX', 'GILD', 'BIIB', and 'SIRI' as particularly predictable, hinting at intrinsic factors related to their business model or industry that might make them more susceptible to sentiment analysis predictions. While this discovery is noteworthy, it also emphasizes the necessity for further research into the nuances of individual stocks and sectors.</w:t>
      </w:r>
    </w:p>
    <w:p w14:paraId="1E9EA6B7" w14:textId="77777777" w:rsidR="00597EEB" w:rsidRPr="00597EEB" w:rsidRDefault="00597EEB" w:rsidP="002E5761">
      <w:pPr>
        <w:spacing w:line="360" w:lineRule="auto"/>
        <w:jc w:val="both"/>
        <w:rPr>
          <w:rFonts w:ascii="Arial" w:hAnsi="Arial" w:cs="Arial"/>
        </w:rPr>
      </w:pPr>
    </w:p>
    <w:p w14:paraId="476E6B55" w14:textId="77777777" w:rsidR="00597EEB" w:rsidRPr="00597EEB" w:rsidRDefault="00597EEB" w:rsidP="002E5761">
      <w:pPr>
        <w:spacing w:line="360" w:lineRule="auto"/>
        <w:jc w:val="both"/>
        <w:rPr>
          <w:rFonts w:ascii="Arial" w:hAnsi="Arial" w:cs="Arial"/>
        </w:rPr>
      </w:pPr>
      <w:r w:rsidRPr="00597EEB">
        <w:rPr>
          <w:rFonts w:ascii="Arial" w:hAnsi="Arial" w:cs="Arial"/>
        </w:rPr>
        <w:t xml:space="preserve">In conclusion, the interrelationship between news sentiment and stock market movements, while always significant, has gained paramount importance in the wake of events that dominate global news cycles, </w:t>
      </w:r>
      <w:commentRangeStart w:id="304"/>
      <w:commentRangeStart w:id="305"/>
      <w:r w:rsidRPr="00597EEB">
        <w:rPr>
          <w:rFonts w:ascii="Arial" w:hAnsi="Arial" w:cs="Arial"/>
        </w:rPr>
        <w:t xml:space="preserve">such as the COVID-19 pandemic. </w:t>
      </w:r>
      <w:commentRangeEnd w:id="304"/>
      <w:r w:rsidR="00C806DC">
        <w:rPr>
          <w:rStyle w:val="CommentReference"/>
        </w:rPr>
        <w:commentReference w:id="304"/>
      </w:r>
      <w:commentRangeEnd w:id="305"/>
      <w:r w:rsidR="004A3AF6">
        <w:rPr>
          <w:rStyle w:val="CommentReference"/>
        </w:rPr>
        <w:commentReference w:id="305"/>
      </w:r>
      <w:r w:rsidRPr="00597EEB">
        <w:rPr>
          <w:rFonts w:ascii="Arial" w:hAnsi="Arial" w:cs="Arial"/>
        </w:rPr>
        <w:t xml:space="preserve">Traditional models, though valuable, have shown limitations in their predictive capabilities in such scenarios. Machine learning models, especially ones like </w:t>
      </w:r>
      <w:proofErr w:type="spellStart"/>
      <w:r w:rsidRPr="00597EEB">
        <w:rPr>
          <w:rFonts w:ascii="Arial" w:hAnsi="Arial" w:cs="Arial"/>
        </w:rPr>
        <w:t>XGBoost</w:t>
      </w:r>
      <w:proofErr w:type="spellEnd"/>
      <w:r w:rsidRPr="00597EEB">
        <w:rPr>
          <w:rFonts w:ascii="Arial" w:hAnsi="Arial" w:cs="Arial"/>
        </w:rPr>
        <w:t>, offer a promising avenue for financial forecasting in these tumultuous times. They harness the power of news sentiment, coupled with other influential factors, to make more accurate predictions.</w:t>
      </w:r>
    </w:p>
    <w:p w14:paraId="72188633" w14:textId="77777777" w:rsidR="00597EEB" w:rsidRPr="00597EEB" w:rsidRDefault="00597EEB" w:rsidP="002E5761">
      <w:pPr>
        <w:spacing w:line="360" w:lineRule="auto"/>
        <w:jc w:val="both"/>
        <w:rPr>
          <w:rFonts w:ascii="Arial" w:hAnsi="Arial" w:cs="Arial"/>
        </w:rPr>
      </w:pPr>
    </w:p>
    <w:p w14:paraId="15B6A221" w14:textId="3801F233" w:rsidR="00597EEB" w:rsidRPr="00175D77" w:rsidRDefault="00597EEB" w:rsidP="002E5761">
      <w:pPr>
        <w:spacing w:line="360" w:lineRule="auto"/>
        <w:jc w:val="both"/>
        <w:rPr>
          <w:rFonts w:ascii="Arial" w:hAnsi="Arial" w:cs="Arial"/>
        </w:rPr>
      </w:pPr>
      <w:r w:rsidRPr="00597EEB">
        <w:rPr>
          <w:rFonts w:ascii="Arial" w:hAnsi="Arial" w:cs="Arial"/>
        </w:rPr>
        <w:t xml:space="preserve">However, while </w:t>
      </w:r>
      <w:r w:rsidR="001B1897">
        <w:rPr>
          <w:rFonts w:ascii="Arial" w:hAnsi="Arial" w:cs="Arial"/>
        </w:rPr>
        <w:t>the</w:t>
      </w:r>
      <w:r w:rsidRPr="00597EEB">
        <w:rPr>
          <w:rFonts w:ascii="Arial" w:hAnsi="Arial" w:cs="Arial"/>
        </w:rPr>
        <w:t xml:space="preserve"> study provides valuable insights, it is imperative to approach the results with measured optimism. Financial markets are complex entities, influenced by a myriad of factors. While machine learning models offer an advanced toolset for predictions, they are not infallible. Future research should aim to refine these models further, incorporate more diverse data sources, and </w:t>
      </w:r>
      <w:del w:id="306" w:author="He He (Staff)" w:date="2023-08-20T15:44:00Z">
        <w:r w:rsidRPr="00597EEB" w:rsidDel="00C806DC">
          <w:rPr>
            <w:rFonts w:ascii="Arial" w:hAnsi="Arial" w:cs="Arial"/>
          </w:rPr>
          <w:delText xml:space="preserve">perhaps even </w:delText>
        </w:r>
      </w:del>
      <w:r w:rsidRPr="00597EEB">
        <w:rPr>
          <w:rFonts w:ascii="Arial" w:hAnsi="Arial" w:cs="Arial"/>
        </w:rPr>
        <w:t xml:space="preserve">explore the integration of deep learning techniques for enhanced accuracy. </w:t>
      </w:r>
      <w:del w:id="307" w:author="He He (Staff)" w:date="2023-08-20T15:45:00Z">
        <w:r w:rsidRPr="00597EEB" w:rsidDel="00C806DC">
          <w:rPr>
            <w:rFonts w:ascii="Arial" w:hAnsi="Arial" w:cs="Arial"/>
          </w:rPr>
          <w:delText>The journey to perfecting stock market predictions is long and winding, but with the fusion of finance and machine learning, we are undoubtedly on a promising path.</w:delText>
        </w:r>
      </w:del>
    </w:p>
    <w:p w14:paraId="2240FDE6" w14:textId="77777777" w:rsidR="000626E2" w:rsidRDefault="000626E2" w:rsidP="002E5761">
      <w:pPr>
        <w:spacing w:line="360" w:lineRule="auto"/>
        <w:jc w:val="both"/>
        <w:rPr>
          <w:ins w:id="308" w:author="He He (Staff)" w:date="2023-08-20T09:43:00Z"/>
          <w:rFonts w:ascii="Arial" w:hAnsi="Arial" w:cs="Arial"/>
        </w:rPr>
      </w:pPr>
    </w:p>
    <w:p w14:paraId="3EF47D07" w14:textId="7619F354" w:rsidR="000626E2" w:rsidRPr="001741A3" w:rsidRDefault="000626E2" w:rsidP="001741A3">
      <w:pPr>
        <w:pStyle w:val="Heading1"/>
        <w:rPr>
          <w:ins w:id="309" w:author="He He (Staff)" w:date="2023-08-20T09:43:00Z"/>
        </w:rPr>
      </w:pPr>
      <w:bookmarkStart w:id="310" w:name="_Toc144117265"/>
      <w:commentRangeStart w:id="311"/>
      <w:commentRangeStart w:id="312"/>
      <w:ins w:id="313" w:author="He He (Staff)" w:date="2023-08-20T09:43:00Z">
        <w:r w:rsidRPr="001741A3">
          <w:t xml:space="preserve">References </w:t>
        </w:r>
      </w:ins>
      <w:commentRangeEnd w:id="311"/>
      <w:ins w:id="314" w:author="He He (Staff)" w:date="2023-08-20T09:45:00Z">
        <w:r w:rsidRPr="001741A3">
          <w:rPr>
            <w:rStyle w:val="CommentReference"/>
            <w:sz w:val="32"/>
            <w:szCs w:val="32"/>
          </w:rPr>
          <w:commentReference w:id="311"/>
        </w:r>
      </w:ins>
      <w:commentRangeEnd w:id="312"/>
      <w:r w:rsidR="00C81053" w:rsidRPr="001741A3">
        <w:rPr>
          <w:rStyle w:val="CommentReference"/>
          <w:sz w:val="32"/>
          <w:szCs w:val="32"/>
        </w:rPr>
        <w:commentReference w:id="312"/>
      </w:r>
      <w:bookmarkEnd w:id="310"/>
    </w:p>
    <w:p w14:paraId="6858228A" w14:textId="6A9E1AB5" w:rsidR="002D76DE" w:rsidRDefault="002D76DE" w:rsidP="00812DF4">
      <w:pPr>
        <w:spacing w:line="360" w:lineRule="auto"/>
        <w:ind w:left="284" w:hanging="284"/>
        <w:jc w:val="both"/>
        <w:rPr>
          <w:rFonts w:ascii="Arial" w:hAnsi="Arial" w:cs="Arial"/>
        </w:rPr>
      </w:pPr>
      <w:proofErr w:type="spellStart"/>
      <w:r>
        <w:rPr>
          <w:rFonts w:ascii="Helvetica" w:hAnsi="Helvetica"/>
          <w:color w:val="303A40"/>
          <w:shd w:val="clear" w:color="auto" w:fill="FFFFFF"/>
        </w:rPr>
        <w:t>Aouadi</w:t>
      </w:r>
      <w:proofErr w:type="spellEnd"/>
      <w:r>
        <w:rPr>
          <w:rFonts w:ascii="Helvetica" w:hAnsi="Helvetica"/>
          <w:color w:val="303A40"/>
          <w:shd w:val="clear" w:color="auto" w:fill="FFFFFF"/>
        </w:rPr>
        <w:t xml:space="preserve">, A., </w:t>
      </w:r>
      <w:proofErr w:type="spellStart"/>
      <w:r>
        <w:rPr>
          <w:rFonts w:ascii="Helvetica" w:hAnsi="Helvetica"/>
          <w:color w:val="303A40"/>
          <w:shd w:val="clear" w:color="auto" w:fill="FFFFFF"/>
        </w:rPr>
        <w:t>Arouri</w:t>
      </w:r>
      <w:proofErr w:type="spellEnd"/>
      <w:r>
        <w:rPr>
          <w:rFonts w:ascii="Helvetica" w:hAnsi="Helvetica"/>
          <w:color w:val="303A40"/>
          <w:shd w:val="clear" w:color="auto" w:fill="FFFFFF"/>
        </w:rPr>
        <w:t xml:space="preserve">, M., &amp; </w:t>
      </w:r>
      <w:proofErr w:type="spellStart"/>
      <w:r>
        <w:rPr>
          <w:rFonts w:ascii="Helvetica" w:hAnsi="Helvetica"/>
          <w:color w:val="303A40"/>
          <w:shd w:val="clear" w:color="auto" w:fill="FFFFFF"/>
        </w:rPr>
        <w:t>Teulon</w:t>
      </w:r>
      <w:proofErr w:type="spellEnd"/>
      <w:r>
        <w:rPr>
          <w:rFonts w:ascii="Helvetica" w:hAnsi="Helvetica"/>
          <w:color w:val="303A40"/>
          <w:shd w:val="clear" w:color="auto" w:fill="FFFFFF"/>
        </w:rPr>
        <w:t>, F. (2013). Investor attention and stock market activity: Evidence from France. </w:t>
      </w:r>
      <w:r>
        <w:rPr>
          <w:rStyle w:val="Emphasis"/>
          <w:rFonts w:ascii="Helvetica" w:hAnsi="Helvetica"/>
          <w:color w:val="303A40"/>
          <w:bdr w:val="single" w:sz="2" w:space="0" w:color="DEE0E3" w:frame="1"/>
          <w:shd w:val="clear" w:color="auto" w:fill="FFFFFF"/>
        </w:rPr>
        <w:t>Economic Modelling</w:t>
      </w:r>
      <w:r>
        <w:rPr>
          <w:rFonts w:ascii="Helvetica" w:hAnsi="Helvetica"/>
          <w:color w:val="303A40"/>
          <w:shd w:val="clear" w:color="auto" w:fill="FFFFFF"/>
        </w:rPr>
        <w:t>, 35, 674-681.</w:t>
      </w:r>
    </w:p>
    <w:p w14:paraId="7445EE08" w14:textId="77777777" w:rsidR="002D76DE" w:rsidRDefault="002D76DE" w:rsidP="00812DF4">
      <w:pPr>
        <w:spacing w:line="360" w:lineRule="auto"/>
        <w:ind w:left="284" w:hanging="284"/>
        <w:jc w:val="both"/>
        <w:rPr>
          <w:rFonts w:ascii="Arial" w:hAnsi="Arial" w:cs="Arial"/>
        </w:rPr>
      </w:pPr>
    </w:p>
    <w:p w14:paraId="61556211" w14:textId="59DC5216" w:rsidR="004006FF" w:rsidRPr="001C2058" w:rsidRDefault="004006FF" w:rsidP="00812DF4">
      <w:pPr>
        <w:spacing w:line="360" w:lineRule="auto"/>
        <w:ind w:left="284" w:hanging="284"/>
        <w:jc w:val="both"/>
        <w:rPr>
          <w:rFonts w:ascii="Arial" w:hAnsi="Arial" w:cs="Arial"/>
        </w:rPr>
      </w:pPr>
      <w:proofErr w:type="spellStart"/>
      <w:r w:rsidRPr="001C2058">
        <w:rPr>
          <w:rFonts w:ascii="Arial" w:hAnsi="Arial" w:cs="Arial"/>
        </w:rPr>
        <w:t>Atsalakis</w:t>
      </w:r>
      <w:proofErr w:type="spellEnd"/>
      <w:r w:rsidRPr="001C2058">
        <w:rPr>
          <w:rFonts w:ascii="Arial" w:hAnsi="Arial" w:cs="Arial"/>
        </w:rPr>
        <w:t xml:space="preserve">, G. S., &amp; </w:t>
      </w:r>
      <w:proofErr w:type="spellStart"/>
      <w:r w:rsidRPr="001C2058">
        <w:rPr>
          <w:rFonts w:ascii="Arial" w:hAnsi="Arial" w:cs="Arial"/>
        </w:rPr>
        <w:t>Valavanis</w:t>
      </w:r>
      <w:proofErr w:type="spellEnd"/>
      <w:r w:rsidRPr="001C2058">
        <w:rPr>
          <w:rFonts w:ascii="Arial" w:hAnsi="Arial" w:cs="Arial"/>
        </w:rPr>
        <w:t>, K. P. (2009). Surveying stock market forecasting techniques – Part II: Soft computing methods. Expert Systems with Applications, 36(3), 5932-5941.</w:t>
      </w:r>
    </w:p>
    <w:p w14:paraId="5775E815" w14:textId="77777777" w:rsidR="004006FF" w:rsidRDefault="004006FF" w:rsidP="00812DF4">
      <w:pPr>
        <w:spacing w:line="360" w:lineRule="auto"/>
        <w:ind w:left="284" w:hanging="284"/>
        <w:jc w:val="both"/>
        <w:rPr>
          <w:rFonts w:ascii="Arial" w:hAnsi="Arial" w:cs="Arial"/>
        </w:rPr>
      </w:pPr>
    </w:p>
    <w:p w14:paraId="742F9933" w14:textId="5C58D87C" w:rsidR="00CE0160" w:rsidRPr="00E527C4" w:rsidRDefault="00CE0160" w:rsidP="00812DF4">
      <w:pPr>
        <w:spacing w:line="360" w:lineRule="auto"/>
        <w:ind w:left="284" w:hanging="284"/>
        <w:jc w:val="both"/>
        <w:rPr>
          <w:rFonts w:ascii="Arial" w:hAnsi="Arial" w:cs="Arial"/>
        </w:rPr>
      </w:pPr>
      <w:r w:rsidRPr="00E527C4">
        <w:rPr>
          <w:rFonts w:ascii="Arial" w:hAnsi="Arial" w:cs="Arial"/>
        </w:rPr>
        <w:t xml:space="preserve">Baker, S. R., Bloom, N., Davis, S. J., &amp; Terry, S. J. (2020). COVID-induced economic uncertainty. </w:t>
      </w:r>
      <w:r w:rsidRPr="00E527C4">
        <w:rPr>
          <w:rFonts w:ascii="Arial" w:hAnsi="Arial" w:cs="Arial"/>
          <w:i/>
          <w:iCs/>
        </w:rPr>
        <w:t>National Bureau of Economic Research.</w:t>
      </w:r>
    </w:p>
    <w:p w14:paraId="43ECF2E8" w14:textId="77777777" w:rsidR="00CE0160" w:rsidRDefault="00CE0160" w:rsidP="00812DF4">
      <w:pPr>
        <w:spacing w:line="360" w:lineRule="auto"/>
        <w:ind w:left="284" w:hanging="284"/>
        <w:jc w:val="both"/>
        <w:rPr>
          <w:rFonts w:ascii="Arial" w:hAnsi="Arial" w:cs="Arial"/>
          <w:lang w:val="en-US"/>
        </w:rPr>
      </w:pPr>
    </w:p>
    <w:p w14:paraId="1FE4DFCE" w14:textId="77777777" w:rsidR="001052D4" w:rsidRDefault="001052D4" w:rsidP="00812DF4">
      <w:pPr>
        <w:spacing w:line="360" w:lineRule="auto"/>
        <w:ind w:left="284" w:hanging="284"/>
        <w:jc w:val="both"/>
        <w:rPr>
          <w:rFonts w:ascii="Arial" w:hAnsi="Arial" w:cs="Arial"/>
        </w:rPr>
      </w:pPr>
      <w:proofErr w:type="spellStart"/>
      <w:r w:rsidRPr="003E2FB2">
        <w:rPr>
          <w:rFonts w:ascii="Arial" w:hAnsi="Arial" w:cs="Arial"/>
        </w:rPr>
        <w:t>Bergstra</w:t>
      </w:r>
      <w:proofErr w:type="spellEnd"/>
      <w:r w:rsidRPr="003E2FB2">
        <w:rPr>
          <w:rFonts w:ascii="Arial" w:hAnsi="Arial" w:cs="Arial"/>
        </w:rPr>
        <w:t xml:space="preserve">, J., &amp; </w:t>
      </w:r>
      <w:proofErr w:type="spellStart"/>
      <w:r w:rsidRPr="003E2FB2">
        <w:rPr>
          <w:rFonts w:ascii="Arial" w:hAnsi="Arial" w:cs="Arial"/>
        </w:rPr>
        <w:t>Bengio</w:t>
      </w:r>
      <w:proofErr w:type="spellEnd"/>
      <w:r w:rsidRPr="003E2FB2">
        <w:rPr>
          <w:rFonts w:ascii="Arial" w:hAnsi="Arial" w:cs="Arial"/>
        </w:rPr>
        <w:t>, Y. (2012). Random search for hyper-parameter optimization. </w:t>
      </w:r>
      <w:r w:rsidRPr="003E2FB2">
        <w:rPr>
          <w:rFonts w:ascii="Arial" w:hAnsi="Arial" w:cs="Arial"/>
          <w:i/>
          <w:iCs/>
        </w:rPr>
        <w:t>Journal of machine learning research</w:t>
      </w:r>
      <w:r w:rsidRPr="003E2FB2">
        <w:rPr>
          <w:rFonts w:ascii="Arial" w:hAnsi="Arial" w:cs="Arial"/>
        </w:rPr>
        <w:t>, </w:t>
      </w:r>
      <w:r w:rsidRPr="003E2FB2">
        <w:rPr>
          <w:rFonts w:ascii="Arial" w:hAnsi="Arial" w:cs="Arial"/>
          <w:i/>
          <w:iCs/>
        </w:rPr>
        <w:t>13</w:t>
      </w:r>
      <w:r w:rsidRPr="003E2FB2">
        <w:rPr>
          <w:rFonts w:ascii="Arial" w:hAnsi="Arial" w:cs="Arial"/>
        </w:rPr>
        <w:t>(2).</w:t>
      </w:r>
    </w:p>
    <w:p w14:paraId="16824D87" w14:textId="77777777" w:rsidR="001052D4" w:rsidRPr="00751397" w:rsidRDefault="001052D4" w:rsidP="00812DF4">
      <w:pPr>
        <w:spacing w:line="360" w:lineRule="auto"/>
        <w:ind w:left="284" w:hanging="284"/>
        <w:jc w:val="both"/>
        <w:rPr>
          <w:rFonts w:ascii="Arial" w:hAnsi="Arial" w:cs="Arial"/>
          <w:lang w:val="en-US"/>
        </w:rPr>
      </w:pPr>
    </w:p>
    <w:p w14:paraId="1952D815" w14:textId="7D7DEB20" w:rsidR="002007B9" w:rsidRDefault="00E527C4" w:rsidP="00812DF4">
      <w:pPr>
        <w:spacing w:line="360" w:lineRule="auto"/>
        <w:ind w:left="284" w:hanging="284"/>
        <w:jc w:val="both"/>
        <w:rPr>
          <w:rFonts w:ascii="Arial" w:hAnsi="Arial" w:cs="Arial"/>
        </w:rPr>
      </w:pPr>
      <w:proofErr w:type="spellStart"/>
      <w:r w:rsidRPr="00E527C4">
        <w:rPr>
          <w:rFonts w:ascii="Arial" w:hAnsi="Arial" w:cs="Arial"/>
        </w:rPr>
        <w:t>Bollen</w:t>
      </w:r>
      <w:proofErr w:type="spellEnd"/>
      <w:r w:rsidRPr="00E527C4">
        <w:rPr>
          <w:rFonts w:ascii="Arial" w:hAnsi="Arial" w:cs="Arial"/>
        </w:rPr>
        <w:t xml:space="preserve">, J., Mao, H., &amp; Zeng, X. (2011). Twitter mood predicts the stock market. </w:t>
      </w:r>
      <w:r>
        <w:rPr>
          <w:rFonts w:ascii="Arial" w:hAnsi="Arial" w:cs="Arial"/>
        </w:rPr>
        <w:t>J</w:t>
      </w:r>
      <w:r w:rsidRPr="00E527C4">
        <w:rPr>
          <w:rFonts w:ascii="Arial" w:hAnsi="Arial" w:cs="Arial"/>
          <w:i/>
          <w:iCs/>
        </w:rPr>
        <w:t>ournal of Computational Science</w:t>
      </w:r>
      <w:r w:rsidRPr="00E527C4">
        <w:rPr>
          <w:rFonts w:ascii="Arial" w:hAnsi="Arial" w:cs="Arial"/>
        </w:rPr>
        <w:t>, 2(1), 1-8.</w:t>
      </w:r>
    </w:p>
    <w:p w14:paraId="6D6D2A16" w14:textId="77777777" w:rsidR="00A84451" w:rsidRDefault="00A84451" w:rsidP="00812DF4">
      <w:pPr>
        <w:spacing w:line="360" w:lineRule="auto"/>
        <w:ind w:left="284" w:hanging="284"/>
        <w:jc w:val="both"/>
        <w:rPr>
          <w:rFonts w:ascii="Arial" w:hAnsi="Arial" w:cs="Arial"/>
        </w:rPr>
      </w:pPr>
    </w:p>
    <w:p w14:paraId="67B50971" w14:textId="77777777" w:rsidR="00077EFA" w:rsidRDefault="00077EFA" w:rsidP="00812DF4">
      <w:pPr>
        <w:spacing w:line="360" w:lineRule="auto"/>
        <w:ind w:left="284" w:hanging="284"/>
        <w:jc w:val="both"/>
        <w:rPr>
          <w:rFonts w:ascii="Arial" w:hAnsi="Arial" w:cs="Arial"/>
        </w:rPr>
      </w:pPr>
      <w:proofErr w:type="spellStart"/>
      <w:r w:rsidRPr="00171823">
        <w:rPr>
          <w:rFonts w:ascii="Arial" w:hAnsi="Arial" w:cs="Arial"/>
        </w:rPr>
        <w:t>Bordino</w:t>
      </w:r>
      <w:proofErr w:type="spellEnd"/>
      <w:r w:rsidRPr="00171823">
        <w:rPr>
          <w:rFonts w:ascii="Arial" w:hAnsi="Arial" w:cs="Arial"/>
        </w:rPr>
        <w:t xml:space="preserve">, I., </w:t>
      </w:r>
      <w:proofErr w:type="spellStart"/>
      <w:r w:rsidRPr="00171823">
        <w:rPr>
          <w:rFonts w:ascii="Arial" w:hAnsi="Arial" w:cs="Arial"/>
        </w:rPr>
        <w:t>Kourtellis</w:t>
      </w:r>
      <w:proofErr w:type="spellEnd"/>
      <w:r w:rsidRPr="00171823">
        <w:rPr>
          <w:rFonts w:ascii="Arial" w:hAnsi="Arial" w:cs="Arial"/>
        </w:rPr>
        <w:t xml:space="preserve">, N., Laptev, N., &amp; </w:t>
      </w:r>
      <w:proofErr w:type="spellStart"/>
      <w:r w:rsidRPr="00171823">
        <w:rPr>
          <w:rFonts w:ascii="Arial" w:hAnsi="Arial" w:cs="Arial"/>
        </w:rPr>
        <w:t>Billawala</w:t>
      </w:r>
      <w:proofErr w:type="spellEnd"/>
      <w:r w:rsidRPr="00171823">
        <w:rPr>
          <w:rFonts w:ascii="Arial" w:hAnsi="Arial" w:cs="Arial"/>
        </w:rPr>
        <w:t xml:space="preserve">, Y. (2014, March). Stock trade volume prediction with yahoo finance user browsing </w:t>
      </w:r>
      <w:proofErr w:type="spellStart"/>
      <w:r w:rsidRPr="00171823">
        <w:rPr>
          <w:rFonts w:ascii="Arial" w:hAnsi="Arial" w:cs="Arial"/>
        </w:rPr>
        <w:t>behavior</w:t>
      </w:r>
      <w:proofErr w:type="spellEnd"/>
      <w:r w:rsidRPr="00171823">
        <w:rPr>
          <w:rFonts w:ascii="Arial" w:hAnsi="Arial" w:cs="Arial"/>
        </w:rPr>
        <w:t>. In </w:t>
      </w:r>
      <w:r w:rsidRPr="00171823">
        <w:rPr>
          <w:rFonts w:ascii="Arial" w:hAnsi="Arial" w:cs="Arial"/>
          <w:i/>
          <w:iCs/>
        </w:rPr>
        <w:t>2014 IEEE 30th International Conference on Data Engineering</w:t>
      </w:r>
      <w:r w:rsidRPr="00171823">
        <w:rPr>
          <w:rFonts w:ascii="Arial" w:hAnsi="Arial" w:cs="Arial"/>
        </w:rPr>
        <w:t> (pp. 1168-1173). IEEE.</w:t>
      </w:r>
    </w:p>
    <w:p w14:paraId="3E268B26" w14:textId="77777777" w:rsidR="00077EFA" w:rsidRDefault="00077EFA" w:rsidP="00812DF4">
      <w:pPr>
        <w:spacing w:line="360" w:lineRule="auto"/>
        <w:ind w:left="284" w:hanging="284"/>
        <w:jc w:val="both"/>
        <w:rPr>
          <w:rFonts w:ascii="Arial" w:hAnsi="Arial" w:cs="Arial"/>
        </w:rPr>
      </w:pPr>
    </w:p>
    <w:p w14:paraId="50990DE2" w14:textId="77777777" w:rsidR="00C04C65" w:rsidRDefault="00C04C65" w:rsidP="00812DF4">
      <w:pPr>
        <w:spacing w:line="360" w:lineRule="auto"/>
        <w:ind w:left="284" w:hanging="284"/>
        <w:jc w:val="both"/>
        <w:rPr>
          <w:rFonts w:ascii="Arial" w:hAnsi="Arial" w:cs="Arial"/>
        </w:rPr>
      </w:pPr>
      <w:proofErr w:type="spellStart"/>
      <w:r w:rsidRPr="00776CD1">
        <w:rPr>
          <w:rFonts w:ascii="Arial" w:hAnsi="Arial" w:cs="Arial"/>
        </w:rPr>
        <w:t>Breiman</w:t>
      </w:r>
      <w:proofErr w:type="spellEnd"/>
      <w:r w:rsidRPr="00776CD1">
        <w:rPr>
          <w:rFonts w:ascii="Arial" w:hAnsi="Arial" w:cs="Arial"/>
        </w:rPr>
        <w:t xml:space="preserve">, L. (2001). </w:t>
      </w:r>
      <w:r w:rsidRPr="00776CD1">
        <w:rPr>
          <w:rFonts w:ascii="Arial" w:hAnsi="Arial" w:cs="Arial"/>
          <w:i/>
          <w:iCs/>
        </w:rPr>
        <w:t>Random forests. Machine learning, 45</w:t>
      </w:r>
      <w:r w:rsidRPr="00776CD1">
        <w:rPr>
          <w:rFonts w:ascii="Arial" w:hAnsi="Arial" w:cs="Arial"/>
        </w:rPr>
        <w:t>(1), 5-32.</w:t>
      </w:r>
    </w:p>
    <w:p w14:paraId="4083B118" w14:textId="77777777" w:rsidR="0004654A" w:rsidRDefault="0004654A" w:rsidP="00812DF4">
      <w:pPr>
        <w:spacing w:line="360" w:lineRule="auto"/>
        <w:ind w:left="284" w:hanging="284"/>
        <w:jc w:val="both"/>
        <w:rPr>
          <w:rFonts w:ascii="Arial" w:hAnsi="Arial" w:cs="Arial"/>
        </w:rPr>
      </w:pPr>
    </w:p>
    <w:p w14:paraId="7A86C45F" w14:textId="77777777" w:rsidR="00A27248" w:rsidRDefault="00A27248" w:rsidP="00812DF4">
      <w:pPr>
        <w:spacing w:line="360" w:lineRule="auto"/>
        <w:ind w:left="284" w:hanging="284"/>
        <w:jc w:val="both"/>
        <w:rPr>
          <w:rFonts w:ascii="Arial" w:hAnsi="Arial" w:cs="Arial"/>
        </w:rPr>
      </w:pPr>
      <w:r w:rsidRPr="001C2058">
        <w:rPr>
          <w:rFonts w:ascii="Arial" w:hAnsi="Arial" w:cs="Arial"/>
        </w:rPr>
        <w:t>Brooks, C. (2014). Introductory econometrics for finance. Cambridge university press.</w:t>
      </w:r>
    </w:p>
    <w:p w14:paraId="62B4E3EE" w14:textId="77777777" w:rsidR="00C04C65" w:rsidRDefault="00C04C65" w:rsidP="00812DF4">
      <w:pPr>
        <w:spacing w:line="360" w:lineRule="auto"/>
        <w:ind w:left="284" w:hanging="284"/>
        <w:jc w:val="both"/>
        <w:rPr>
          <w:rFonts w:ascii="Arial" w:hAnsi="Arial" w:cs="Arial"/>
        </w:rPr>
      </w:pPr>
    </w:p>
    <w:p w14:paraId="7C034C97" w14:textId="1F9E3316" w:rsidR="00092D62" w:rsidRDefault="00A84451" w:rsidP="00812DF4">
      <w:pPr>
        <w:spacing w:line="360" w:lineRule="auto"/>
        <w:ind w:left="284" w:hanging="284"/>
        <w:jc w:val="both"/>
        <w:rPr>
          <w:rFonts w:ascii="Arial" w:hAnsi="Arial" w:cs="Arial"/>
        </w:rPr>
      </w:pPr>
      <w:r w:rsidRPr="00A84451">
        <w:rPr>
          <w:rFonts w:ascii="Arial" w:hAnsi="Arial" w:cs="Arial"/>
        </w:rPr>
        <w:t xml:space="preserve">Chen, T., &amp; </w:t>
      </w:r>
      <w:proofErr w:type="spellStart"/>
      <w:r w:rsidRPr="00A84451">
        <w:rPr>
          <w:rFonts w:ascii="Arial" w:hAnsi="Arial" w:cs="Arial"/>
        </w:rPr>
        <w:t>Guestrin</w:t>
      </w:r>
      <w:proofErr w:type="spellEnd"/>
      <w:r w:rsidRPr="00A84451">
        <w:rPr>
          <w:rFonts w:ascii="Arial" w:hAnsi="Arial" w:cs="Arial"/>
        </w:rPr>
        <w:t xml:space="preserve">, C. (2016, August). </w:t>
      </w:r>
      <w:proofErr w:type="spellStart"/>
      <w:r w:rsidRPr="00A84451">
        <w:rPr>
          <w:rFonts w:ascii="Arial" w:hAnsi="Arial" w:cs="Arial"/>
        </w:rPr>
        <w:t>Xgboost</w:t>
      </w:r>
      <w:proofErr w:type="spellEnd"/>
      <w:r w:rsidRPr="00A84451">
        <w:rPr>
          <w:rFonts w:ascii="Arial" w:hAnsi="Arial" w:cs="Arial"/>
        </w:rPr>
        <w:t xml:space="preserve">: A scalable tree boosting system. </w:t>
      </w:r>
      <w:r w:rsidRPr="00A84451">
        <w:rPr>
          <w:rFonts w:ascii="Arial" w:hAnsi="Arial" w:cs="Arial"/>
          <w:i/>
          <w:iCs/>
        </w:rPr>
        <w:t xml:space="preserve">In Proceedings of the 22nd </w:t>
      </w:r>
      <w:proofErr w:type="spellStart"/>
      <w:r w:rsidRPr="00A84451">
        <w:rPr>
          <w:rFonts w:ascii="Arial" w:hAnsi="Arial" w:cs="Arial"/>
          <w:i/>
          <w:iCs/>
        </w:rPr>
        <w:t>acm</w:t>
      </w:r>
      <w:proofErr w:type="spellEnd"/>
      <w:r w:rsidRPr="00A84451">
        <w:rPr>
          <w:rFonts w:ascii="Arial" w:hAnsi="Arial" w:cs="Arial"/>
          <w:i/>
          <w:iCs/>
        </w:rPr>
        <w:t xml:space="preserve"> </w:t>
      </w:r>
      <w:proofErr w:type="spellStart"/>
      <w:r w:rsidRPr="00A84451">
        <w:rPr>
          <w:rFonts w:ascii="Arial" w:hAnsi="Arial" w:cs="Arial"/>
          <w:i/>
          <w:iCs/>
        </w:rPr>
        <w:t>sigkdd</w:t>
      </w:r>
      <w:proofErr w:type="spellEnd"/>
      <w:r w:rsidRPr="00A84451">
        <w:rPr>
          <w:rFonts w:ascii="Arial" w:hAnsi="Arial" w:cs="Arial"/>
          <w:i/>
          <w:iCs/>
        </w:rPr>
        <w:t xml:space="preserve"> international conference on knowledge discovery and data mining</w:t>
      </w:r>
      <w:r w:rsidRPr="00A84451">
        <w:rPr>
          <w:rFonts w:ascii="Arial" w:hAnsi="Arial" w:cs="Arial"/>
        </w:rPr>
        <w:t xml:space="preserve"> (pp. 785-794).</w:t>
      </w:r>
    </w:p>
    <w:p w14:paraId="526C1785" w14:textId="77777777" w:rsidR="00025B14" w:rsidRDefault="00025B14" w:rsidP="00812DF4">
      <w:pPr>
        <w:spacing w:line="360" w:lineRule="auto"/>
        <w:ind w:left="284" w:hanging="284"/>
        <w:jc w:val="both"/>
        <w:rPr>
          <w:rFonts w:ascii="Arial" w:hAnsi="Arial" w:cs="Arial"/>
        </w:rPr>
      </w:pPr>
    </w:p>
    <w:p w14:paraId="696940D2" w14:textId="77777777" w:rsidR="007F4304" w:rsidRDefault="007F4304" w:rsidP="00812DF4">
      <w:pPr>
        <w:spacing w:line="360" w:lineRule="auto"/>
        <w:ind w:left="284" w:hanging="284"/>
        <w:jc w:val="both"/>
        <w:rPr>
          <w:rFonts w:ascii="Arial" w:hAnsi="Arial" w:cs="Arial"/>
        </w:rPr>
      </w:pPr>
      <w:r w:rsidRPr="00031720">
        <w:rPr>
          <w:rFonts w:ascii="Arial" w:hAnsi="Arial" w:cs="Arial"/>
        </w:rPr>
        <w:t>Chen, Y. W., Chou, R. K., &amp; Lin, C. B. (2019). Investor sentiment, SEO market timing, and stock price performance. </w:t>
      </w:r>
      <w:r w:rsidRPr="00031720">
        <w:rPr>
          <w:rFonts w:ascii="Arial" w:hAnsi="Arial" w:cs="Arial"/>
          <w:i/>
          <w:iCs/>
        </w:rPr>
        <w:t>Journal of Empirical Finance</w:t>
      </w:r>
      <w:r w:rsidRPr="00031720">
        <w:rPr>
          <w:rFonts w:ascii="Arial" w:hAnsi="Arial" w:cs="Arial"/>
        </w:rPr>
        <w:t>, </w:t>
      </w:r>
      <w:r w:rsidRPr="00031720">
        <w:rPr>
          <w:rFonts w:ascii="Arial" w:hAnsi="Arial" w:cs="Arial"/>
          <w:i/>
          <w:iCs/>
        </w:rPr>
        <w:t>51</w:t>
      </w:r>
      <w:r w:rsidRPr="00031720">
        <w:rPr>
          <w:rFonts w:ascii="Arial" w:hAnsi="Arial" w:cs="Arial"/>
        </w:rPr>
        <w:t>, 28-43.</w:t>
      </w:r>
    </w:p>
    <w:p w14:paraId="35EB373E" w14:textId="77777777" w:rsidR="00A84451" w:rsidRDefault="00A84451" w:rsidP="00812DF4">
      <w:pPr>
        <w:spacing w:line="360" w:lineRule="auto"/>
        <w:ind w:left="284" w:hanging="284"/>
        <w:jc w:val="both"/>
        <w:rPr>
          <w:rFonts w:ascii="Arial" w:hAnsi="Arial" w:cs="Arial"/>
        </w:rPr>
      </w:pPr>
    </w:p>
    <w:p w14:paraId="7CC58F71" w14:textId="216F63FF" w:rsidR="00E37A4B" w:rsidRDefault="00E37A4B" w:rsidP="00812DF4">
      <w:pPr>
        <w:spacing w:line="360" w:lineRule="auto"/>
        <w:ind w:left="284" w:hanging="284"/>
        <w:jc w:val="both"/>
        <w:rPr>
          <w:rFonts w:ascii="Arial" w:hAnsi="Arial" w:cs="Arial"/>
        </w:rPr>
      </w:pPr>
      <w:r w:rsidRPr="00E37A4B">
        <w:rPr>
          <w:rFonts w:ascii="Arial" w:hAnsi="Arial" w:cs="Arial"/>
        </w:rPr>
        <w:t>Choudhury, A. (2016). Architecture of an Integrated Regulatory Information Management Platform for Clinical Trials: A Case Study in Regulatory Information Management System Implementation. In </w:t>
      </w:r>
      <w:r w:rsidRPr="00E37A4B">
        <w:rPr>
          <w:rFonts w:ascii="Arial" w:hAnsi="Arial" w:cs="Arial"/>
          <w:i/>
          <w:iCs/>
        </w:rPr>
        <w:t>Software Innovations in Clinical Drug Development and Safety</w:t>
      </w:r>
      <w:r w:rsidRPr="00E37A4B">
        <w:rPr>
          <w:rFonts w:ascii="Arial" w:hAnsi="Arial" w:cs="Arial"/>
        </w:rPr>
        <w:t> (pp. 163-201). IGI Global.</w:t>
      </w:r>
    </w:p>
    <w:p w14:paraId="11199914" w14:textId="77777777" w:rsidR="00E37A4B" w:rsidRDefault="00E37A4B" w:rsidP="00812DF4">
      <w:pPr>
        <w:spacing w:line="360" w:lineRule="auto"/>
        <w:ind w:left="284" w:hanging="284"/>
        <w:jc w:val="both"/>
        <w:rPr>
          <w:rFonts w:ascii="Arial" w:hAnsi="Arial" w:cs="Arial"/>
        </w:rPr>
      </w:pPr>
    </w:p>
    <w:p w14:paraId="79B62D3C" w14:textId="77777777" w:rsidR="008E3B15" w:rsidRPr="00031720" w:rsidRDefault="008E3B15" w:rsidP="00812DF4">
      <w:pPr>
        <w:spacing w:line="360" w:lineRule="auto"/>
        <w:ind w:left="284" w:hanging="284"/>
        <w:jc w:val="both"/>
        <w:rPr>
          <w:rFonts w:ascii="Arial" w:hAnsi="Arial" w:cs="Arial"/>
        </w:rPr>
      </w:pPr>
      <w:r w:rsidRPr="00031720">
        <w:rPr>
          <w:rFonts w:ascii="Arial" w:hAnsi="Arial" w:cs="Arial"/>
        </w:rPr>
        <w:t xml:space="preserve">Elliott, W. B., &amp; Warr, R. S. (2003). Price Pressure on the NYSE and Nasdaq: Evidence from S&amp;P 500 Index Changes. </w:t>
      </w:r>
      <w:r w:rsidRPr="00031720">
        <w:rPr>
          <w:rFonts w:ascii="Arial" w:hAnsi="Arial" w:cs="Arial"/>
          <w:i/>
          <w:iCs/>
        </w:rPr>
        <w:t>Financial Management</w:t>
      </w:r>
      <w:r w:rsidRPr="00031720">
        <w:rPr>
          <w:rFonts w:ascii="Arial" w:hAnsi="Arial" w:cs="Arial"/>
        </w:rPr>
        <w:t xml:space="preserve">, </w:t>
      </w:r>
      <w:r w:rsidRPr="00031720">
        <w:rPr>
          <w:rFonts w:ascii="Arial" w:hAnsi="Arial" w:cs="Arial"/>
          <w:i/>
          <w:iCs/>
        </w:rPr>
        <w:t>32</w:t>
      </w:r>
      <w:r w:rsidRPr="00031720">
        <w:rPr>
          <w:rFonts w:ascii="Arial" w:hAnsi="Arial" w:cs="Arial"/>
        </w:rPr>
        <w:t>(3), 85–99.</w:t>
      </w:r>
    </w:p>
    <w:p w14:paraId="3A1CB0C4" w14:textId="77777777" w:rsidR="008E3B15" w:rsidRDefault="008E3B15" w:rsidP="00812DF4">
      <w:pPr>
        <w:spacing w:line="360" w:lineRule="auto"/>
        <w:ind w:left="284" w:hanging="284"/>
        <w:jc w:val="both"/>
        <w:rPr>
          <w:rFonts w:ascii="Arial" w:hAnsi="Arial" w:cs="Arial"/>
        </w:rPr>
      </w:pPr>
    </w:p>
    <w:p w14:paraId="6A9E5A57" w14:textId="77777777" w:rsidR="008E3B15" w:rsidRDefault="008E3B15" w:rsidP="00812DF4">
      <w:pPr>
        <w:spacing w:line="360" w:lineRule="auto"/>
        <w:ind w:left="284" w:hanging="284"/>
        <w:jc w:val="both"/>
        <w:rPr>
          <w:rFonts w:ascii="Arial" w:hAnsi="Arial" w:cs="Arial"/>
        </w:rPr>
      </w:pPr>
      <w:proofErr w:type="spellStart"/>
      <w:r w:rsidRPr="00751397">
        <w:rPr>
          <w:rFonts w:ascii="Arial" w:hAnsi="Arial" w:cs="Arial"/>
        </w:rPr>
        <w:t>Engelberg</w:t>
      </w:r>
      <w:proofErr w:type="spellEnd"/>
      <w:r w:rsidRPr="00751397">
        <w:rPr>
          <w:rFonts w:ascii="Arial" w:hAnsi="Arial" w:cs="Arial"/>
        </w:rPr>
        <w:t xml:space="preserve">, J. E., &amp; Parsons, C. A. (2011). The causal impact of media in financial markets. </w:t>
      </w:r>
      <w:r w:rsidRPr="00751397">
        <w:rPr>
          <w:rFonts w:ascii="Arial" w:hAnsi="Arial" w:cs="Arial"/>
          <w:i/>
          <w:iCs/>
        </w:rPr>
        <w:t>The Journal of Finance</w:t>
      </w:r>
      <w:r w:rsidRPr="00751397">
        <w:rPr>
          <w:rFonts w:ascii="Arial" w:hAnsi="Arial" w:cs="Arial"/>
        </w:rPr>
        <w:t>, 66(1), 67-97.</w:t>
      </w:r>
    </w:p>
    <w:p w14:paraId="1942BC3B" w14:textId="77777777" w:rsidR="003673B3" w:rsidRDefault="003673B3" w:rsidP="00812DF4">
      <w:pPr>
        <w:spacing w:line="360" w:lineRule="auto"/>
        <w:ind w:left="284" w:hanging="284"/>
        <w:jc w:val="both"/>
        <w:rPr>
          <w:rFonts w:ascii="Arial" w:hAnsi="Arial" w:cs="Arial"/>
        </w:rPr>
      </w:pPr>
    </w:p>
    <w:p w14:paraId="0600742B" w14:textId="280CC1CF" w:rsidR="003673B3" w:rsidRDefault="003673B3" w:rsidP="00812DF4">
      <w:pPr>
        <w:spacing w:line="360" w:lineRule="auto"/>
        <w:ind w:left="284" w:hanging="284"/>
        <w:jc w:val="both"/>
        <w:rPr>
          <w:rFonts w:ascii="Arial" w:hAnsi="Arial" w:cs="Arial"/>
        </w:rPr>
      </w:pPr>
      <w:r w:rsidRPr="003673B3">
        <w:rPr>
          <w:rFonts w:ascii="Arial" w:hAnsi="Arial" w:cs="Arial"/>
        </w:rPr>
        <w:lastRenderedPageBreak/>
        <w:t xml:space="preserve">Engineering and Physical Sciences Research Council (EPSRC). (n.d.). Research integrity in healthcare technologies. Health Technologies Impact and Translation Toolkit. Retrieved August 27, 2023, from </w:t>
      </w:r>
      <w:hyperlink r:id="rId31" w:history="1">
        <w:r w:rsidRPr="008E7861">
          <w:rPr>
            <w:rStyle w:val="Hyperlink"/>
            <w:rFonts w:ascii="Arial" w:hAnsi="Arial" w:cs="Arial"/>
          </w:rPr>
          <w:t>https://www.ukri.org/councils/epsrc/guidance-for-applicants/what-to-include-in-your-proposal/health-technologies-impact-and-translation-toolkit/research-integrity-in-healthcare-technologies/responsible-research-and-innovation/</w:t>
        </w:r>
      </w:hyperlink>
      <w:r>
        <w:rPr>
          <w:rFonts w:ascii="Arial" w:hAnsi="Arial" w:cs="Arial"/>
        </w:rPr>
        <w:t xml:space="preserve"> </w:t>
      </w:r>
    </w:p>
    <w:p w14:paraId="178F2C2C" w14:textId="77777777" w:rsidR="008E3B15" w:rsidRDefault="008E3B15" w:rsidP="00812DF4">
      <w:pPr>
        <w:spacing w:line="360" w:lineRule="auto"/>
        <w:ind w:left="284" w:hanging="284"/>
        <w:jc w:val="both"/>
        <w:rPr>
          <w:rFonts w:ascii="Arial" w:hAnsi="Arial" w:cs="Arial"/>
        </w:rPr>
      </w:pPr>
    </w:p>
    <w:p w14:paraId="7D546658" w14:textId="77777777" w:rsidR="0048327D" w:rsidRDefault="0048327D" w:rsidP="00812DF4">
      <w:pPr>
        <w:spacing w:line="360" w:lineRule="auto"/>
        <w:ind w:left="284" w:hanging="284"/>
        <w:jc w:val="both"/>
        <w:rPr>
          <w:rFonts w:ascii="Arial" w:hAnsi="Arial" w:cs="Arial"/>
        </w:rPr>
      </w:pPr>
      <w:proofErr w:type="spellStart"/>
      <w:r w:rsidRPr="00751397">
        <w:rPr>
          <w:rFonts w:ascii="Arial" w:hAnsi="Arial" w:cs="Arial"/>
        </w:rPr>
        <w:t>Fahlenbrach</w:t>
      </w:r>
      <w:proofErr w:type="spellEnd"/>
      <w:r w:rsidRPr="00751397">
        <w:rPr>
          <w:rFonts w:ascii="Arial" w:hAnsi="Arial" w:cs="Arial"/>
        </w:rPr>
        <w:t xml:space="preserve">, R., </w:t>
      </w:r>
      <w:proofErr w:type="spellStart"/>
      <w:r w:rsidRPr="00751397">
        <w:rPr>
          <w:rFonts w:ascii="Arial" w:hAnsi="Arial" w:cs="Arial"/>
        </w:rPr>
        <w:t>Rageth</w:t>
      </w:r>
      <w:proofErr w:type="spellEnd"/>
      <w:r w:rsidRPr="00751397">
        <w:rPr>
          <w:rFonts w:ascii="Arial" w:hAnsi="Arial" w:cs="Arial"/>
        </w:rPr>
        <w:t xml:space="preserve">, K., &amp; </w:t>
      </w:r>
      <w:proofErr w:type="spellStart"/>
      <w:r w:rsidRPr="00751397">
        <w:rPr>
          <w:rFonts w:ascii="Arial" w:hAnsi="Arial" w:cs="Arial"/>
        </w:rPr>
        <w:t>Stulz</w:t>
      </w:r>
      <w:proofErr w:type="spellEnd"/>
      <w:r w:rsidRPr="00751397">
        <w:rPr>
          <w:rFonts w:ascii="Arial" w:hAnsi="Arial" w:cs="Arial"/>
        </w:rPr>
        <w:t xml:space="preserve">, R. M. (2020). How valuable is financial flexibility when revenue stops? Evidence from the COVID-19 crisis. </w:t>
      </w:r>
      <w:r w:rsidRPr="00751397">
        <w:rPr>
          <w:rFonts w:ascii="Arial" w:hAnsi="Arial" w:cs="Arial"/>
          <w:i/>
          <w:iCs/>
        </w:rPr>
        <w:t>National Bureau of Economic Research</w:t>
      </w:r>
      <w:r w:rsidRPr="00751397">
        <w:rPr>
          <w:rFonts w:ascii="Arial" w:hAnsi="Arial" w:cs="Arial"/>
        </w:rPr>
        <w:t>.</w:t>
      </w:r>
    </w:p>
    <w:p w14:paraId="120FA5B2" w14:textId="77777777" w:rsidR="0048327D" w:rsidRDefault="0048327D" w:rsidP="00812DF4">
      <w:pPr>
        <w:spacing w:line="360" w:lineRule="auto"/>
        <w:ind w:left="284" w:hanging="284"/>
        <w:jc w:val="both"/>
        <w:rPr>
          <w:rFonts w:ascii="Arial" w:hAnsi="Arial" w:cs="Arial"/>
        </w:rPr>
      </w:pPr>
    </w:p>
    <w:p w14:paraId="1D6CD6BF" w14:textId="77777777" w:rsidR="004B1E31" w:rsidRDefault="004B1E31" w:rsidP="00812DF4">
      <w:pPr>
        <w:spacing w:line="360" w:lineRule="auto"/>
        <w:ind w:left="284" w:hanging="284"/>
        <w:jc w:val="both"/>
        <w:rPr>
          <w:rFonts w:ascii="Arial" w:hAnsi="Arial" w:cs="Arial"/>
        </w:rPr>
      </w:pPr>
      <w:r w:rsidRPr="00AE5985">
        <w:rPr>
          <w:rFonts w:ascii="Arial" w:hAnsi="Arial" w:cs="Arial"/>
        </w:rPr>
        <w:t xml:space="preserve">Gillam, R. A., Guerard Jr, J. B., &amp; </w:t>
      </w:r>
      <w:proofErr w:type="spellStart"/>
      <w:r w:rsidRPr="00AE5985">
        <w:rPr>
          <w:rFonts w:ascii="Arial" w:hAnsi="Arial" w:cs="Arial"/>
        </w:rPr>
        <w:t>Cahan</w:t>
      </w:r>
      <w:proofErr w:type="spellEnd"/>
      <w:r w:rsidRPr="00AE5985">
        <w:rPr>
          <w:rFonts w:ascii="Arial" w:hAnsi="Arial" w:cs="Arial"/>
        </w:rPr>
        <w:t>, R. (2015). News volume information: Beyond earnings forecasting in a global stock selection model</w:t>
      </w:r>
      <w:r w:rsidRPr="00392AB2">
        <w:rPr>
          <w:rFonts w:ascii="Arial" w:hAnsi="Arial" w:cs="Arial"/>
          <w:i/>
          <w:iCs/>
        </w:rPr>
        <w:t>. International Journal of Forecasting, 31</w:t>
      </w:r>
      <w:r w:rsidRPr="00AE5985">
        <w:rPr>
          <w:rFonts w:ascii="Arial" w:hAnsi="Arial" w:cs="Arial"/>
        </w:rPr>
        <w:t>(2), 575-581.</w:t>
      </w:r>
    </w:p>
    <w:p w14:paraId="628EDACD" w14:textId="77777777" w:rsidR="004B1E31" w:rsidRDefault="004B1E31" w:rsidP="00812DF4">
      <w:pPr>
        <w:spacing w:line="360" w:lineRule="auto"/>
        <w:ind w:left="284" w:hanging="284"/>
        <w:jc w:val="both"/>
        <w:rPr>
          <w:rFonts w:ascii="Arial" w:hAnsi="Arial" w:cs="Arial"/>
        </w:rPr>
      </w:pPr>
    </w:p>
    <w:p w14:paraId="46EC4DEA" w14:textId="77777777" w:rsidR="001F39D7" w:rsidRDefault="001F39D7" w:rsidP="00812DF4">
      <w:pPr>
        <w:spacing w:line="360" w:lineRule="auto"/>
        <w:ind w:left="284" w:hanging="284"/>
        <w:jc w:val="both"/>
        <w:rPr>
          <w:rFonts w:ascii="Arial" w:hAnsi="Arial" w:cs="Arial"/>
        </w:rPr>
      </w:pPr>
      <w:r w:rsidRPr="00E14338">
        <w:rPr>
          <w:rFonts w:ascii="Arial" w:hAnsi="Arial" w:cs="Arial"/>
        </w:rPr>
        <w:t xml:space="preserve">Gou, Q., </w:t>
      </w:r>
      <w:proofErr w:type="spellStart"/>
      <w:r w:rsidRPr="00E14338">
        <w:rPr>
          <w:rFonts w:ascii="Arial" w:hAnsi="Arial" w:cs="Arial"/>
        </w:rPr>
        <w:t>Niu</w:t>
      </w:r>
      <w:proofErr w:type="spellEnd"/>
      <w:r w:rsidRPr="00E14338">
        <w:rPr>
          <w:rFonts w:ascii="Arial" w:hAnsi="Arial" w:cs="Arial"/>
        </w:rPr>
        <w:t>, H., Gao, W., Qin, B., &amp; Li, J.Y. (2022). Research on financial loan default risk prediction based on integrated model. </w:t>
      </w:r>
      <w:r w:rsidRPr="00E14338">
        <w:rPr>
          <w:rFonts w:ascii="Arial" w:hAnsi="Arial" w:cs="Arial"/>
          <w:i/>
          <w:iCs/>
        </w:rPr>
        <w:t>International Conference on Cloud Computing, Internet of Things, and Computer Applications</w:t>
      </w:r>
      <w:r w:rsidRPr="00E14338">
        <w:rPr>
          <w:rFonts w:ascii="Arial" w:hAnsi="Arial" w:cs="Arial"/>
        </w:rPr>
        <w:t>.</w:t>
      </w:r>
    </w:p>
    <w:p w14:paraId="68E57CA9" w14:textId="77777777" w:rsidR="001F39D7" w:rsidRDefault="001F39D7" w:rsidP="00812DF4">
      <w:pPr>
        <w:spacing w:line="360" w:lineRule="auto"/>
        <w:ind w:left="284" w:hanging="284"/>
        <w:jc w:val="both"/>
        <w:rPr>
          <w:rFonts w:ascii="Arial" w:hAnsi="Arial" w:cs="Arial"/>
        </w:rPr>
      </w:pPr>
    </w:p>
    <w:p w14:paraId="7C18C819" w14:textId="77777777" w:rsidR="0084302B" w:rsidRPr="00751397" w:rsidRDefault="0084302B" w:rsidP="00812DF4">
      <w:pPr>
        <w:spacing w:line="360" w:lineRule="auto"/>
        <w:ind w:left="284" w:hanging="284"/>
        <w:jc w:val="both"/>
        <w:rPr>
          <w:rFonts w:ascii="Arial" w:hAnsi="Arial" w:cs="Arial"/>
        </w:rPr>
      </w:pPr>
      <w:r w:rsidRPr="009008AC">
        <w:rPr>
          <w:rFonts w:ascii="Arial" w:hAnsi="Arial" w:cs="Arial"/>
        </w:rPr>
        <w:t xml:space="preserve">Huang, J. (2018). The customer knows best: The investment value of consumer opinions. </w:t>
      </w:r>
      <w:r w:rsidRPr="009008AC">
        <w:rPr>
          <w:rFonts w:ascii="Arial" w:hAnsi="Arial" w:cs="Arial"/>
          <w:i/>
          <w:iCs/>
        </w:rPr>
        <w:t>Journal of Financial Economics, 128</w:t>
      </w:r>
      <w:r w:rsidRPr="009008AC">
        <w:rPr>
          <w:rFonts w:ascii="Arial" w:hAnsi="Arial" w:cs="Arial"/>
        </w:rPr>
        <w:t>(1), 164-182.</w:t>
      </w:r>
    </w:p>
    <w:p w14:paraId="05F3FC0A" w14:textId="77777777" w:rsidR="0084302B" w:rsidRDefault="0084302B" w:rsidP="00812DF4">
      <w:pPr>
        <w:spacing w:line="360" w:lineRule="auto"/>
        <w:ind w:left="284" w:hanging="284"/>
        <w:jc w:val="both"/>
        <w:rPr>
          <w:rFonts w:ascii="Arial" w:hAnsi="Arial" w:cs="Arial"/>
        </w:rPr>
      </w:pPr>
    </w:p>
    <w:p w14:paraId="1A81E184" w14:textId="1AEBC011" w:rsidR="00DE707E" w:rsidRDefault="00DE707E" w:rsidP="00812DF4">
      <w:pPr>
        <w:spacing w:line="360" w:lineRule="auto"/>
        <w:ind w:left="284" w:hanging="284"/>
        <w:jc w:val="both"/>
        <w:rPr>
          <w:rFonts w:ascii="Arial" w:hAnsi="Arial" w:cs="Arial"/>
        </w:rPr>
      </w:pPr>
      <w:proofErr w:type="spellStart"/>
      <w:r w:rsidRPr="00DE707E">
        <w:rPr>
          <w:rFonts w:ascii="Arial" w:hAnsi="Arial" w:cs="Arial"/>
        </w:rPr>
        <w:t>Jagwani</w:t>
      </w:r>
      <w:proofErr w:type="spellEnd"/>
      <w:r w:rsidRPr="00DE707E">
        <w:rPr>
          <w:rFonts w:ascii="Arial" w:hAnsi="Arial" w:cs="Arial"/>
        </w:rPr>
        <w:t>, J., Gupta, M., Sachdeva, H., &amp; Singhal, A. (2018, June). Stock price forecasting using data from Yahoo finance and analysing seasonal and nonseasonal trend. In </w:t>
      </w:r>
      <w:r w:rsidRPr="00DE707E">
        <w:rPr>
          <w:rFonts w:ascii="Arial" w:hAnsi="Arial" w:cs="Arial"/>
          <w:i/>
          <w:iCs/>
        </w:rPr>
        <w:t>2018 Second international conference on intelligent computing and control systems (ICICCS)</w:t>
      </w:r>
      <w:r w:rsidRPr="00DE707E">
        <w:rPr>
          <w:rFonts w:ascii="Arial" w:hAnsi="Arial" w:cs="Arial"/>
        </w:rPr>
        <w:t> (pp. 462-467). IEEE.</w:t>
      </w:r>
    </w:p>
    <w:p w14:paraId="3C0C643A" w14:textId="77777777" w:rsidR="00DE707E" w:rsidRDefault="00DE707E" w:rsidP="00812DF4">
      <w:pPr>
        <w:spacing w:line="360" w:lineRule="auto"/>
        <w:ind w:left="284" w:hanging="284"/>
        <w:jc w:val="both"/>
        <w:rPr>
          <w:rFonts w:ascii="Arial" w:hAnsi="Arial" w:cs="Arial"/>
        </w:rPr>
      </w:pPr>
    </w:p>
    <w:p w14:paraId="795AC004" w14:textId="77777777" w:rsidR="008007A3" w:rsidRDefault="008007A3" w:rsidP="00812DF4">
      <w:pPr>
        <w:spacing w:line="360" w:lineRule="auto"/>
        <w:ind w:left="284" w:hanging="284"/>
        <w:jc w:val="both"/>
        <w:rPr>
          <w:rFonts w:ascii="Arial" w:hAnsi="Arial" w:cs="Arial"/>
        </w:rPr>
      </w:pPr>
      <w:proofErr w:type="spellStart"/>
      <w:r w:rsidRPr="00751397">
        <w:rPr>
          <w:rFonts w:ascii="Arial" w:hAnsi="Arial" w:cs="Arial"/>
        </w:rPr>
        <w:t>Ke</w:t>
      </w:r>
      <w:proofErr w:type="spellEnd"/>
      <w:r w:rsidRPr="00751397">
        <w:rPr>
          <w:rFonts w:ascii="Arial" w:hAnsi="Arial" w:cs="Arial"/>
        </w:rPr>
        <w:t xml:space="preserve">, G., Meng, Q., Finley, T., Wang, T., Chen, W., Ma, W., ... &amp; Liu, T. Y. (2017). </w:t>
      </w:r>
      <w:proofErr w:type="spellStart"/>
      <w:r w:rsidRPr="00751397">
        <w:rPr>
          <w:rFonts w:ascii="Arial" w:hAnsi="Arial" w:cs="Arial"/>
        </w:rPr>
        <w:t>LightGBM</w:t>
      </w:r>
      <w:proofErr w:type="spellEnd"/>
      <w:r w:rsidRPr="00751397">
        <w:rPr>
          <w:rFonts w:ascii="Arial" w:hAnsi="Arial" w:cs="Arial"/>
        </w:rPr>
        <w:t xml:space="preserve">: A highly efficient gradient boosting decision tree. </w:t>
      </w:r>
      <w:r w:rsidRPr="00751397">
        <w:rPr>
          <w:rFonts w:ascii="Arial" w:hAnsi="Arial" w:cs="Arial"/>
          <w:i/>
          <w:iCs/>
        </w:rPr>
        <w:t>Advances in Neural Information Processing Systems</w:t>
      </w:r>
      <w:r w:rsidRPr="00751397">
        <w:rPr>
          <w:rFonts w:ascii="Arial" w:hAnsi="Arial" w:cs="Arial"/>
        </w:rPr>
        <w:t>.</w:t>
      </w:r>
    </w:p>
    <w:p w14:paraId="3F1B0719" w14:textId="77777777" w:rsidR="00703E24" w:rsidRDefault="00703E24" w:rsidP="00812DF4">
      <w:pPr>
        <w:spacing w:line="360" w:lineRule="auto"/>
        <w:ind w:left="284" w:hanging="284"/>
        <w:jc w:val="both"/>
        <w:rPr>
          <w:rFonts w:ascii="Arial" w:hAnsi="Arial" w:cs="Arial"/>
        </w:rPr>
      </w:pPr>
    </w:p>
    <w:p w14:paraId="6D94EEB8" w14:textId="77777777" w:rsidR="00F25071" w:rsidRPr="00C16FD9" w:rsidRDefault="00F25071" w:rsidP="00812DF4">
      <w:pPr>
        <w:spacing w:line="360" w:lineRule="auto"/>
        <w:ind w:left="284" w:hanging="284"/>
        <w:jc w:val="both"/>
        <w:rPr>
          <w:rFonts w:ascii="Arial" w:hAnsi="Arial" w:cs="Arial"/>
          <w:lang w:val="en-US"/>
        </w:rPr>
      </w:pPr>
      <w:proofErr w:type="spellStart"/>
      <w:r w:rsidRPr="009849CF">
        <w:rPr>
          <w:rFonts w:ascii="Arial" w:hAnsi="Arial" w:cs="Arial"/>
        </w:rPr>
        <w:t>Khare</w:t>
      </w:r>
      <w:proofErr w:type="spellEnd"/>
      <w:r w:rsidRPr="009849CF">
        <w:rPr>
          <w:rFonts w:ascii="Arial" w:hAnsi="Arial" w:cs="Arial"/>
        </w:rPr>
        <w:t>, R.R., Khurshid, A.A., Jain, A., &amp; Shukla, S. (2022). Predictive Sensor for Biological Oxygen Demand in water using Active Learning based Random Forest Algorithm. </w:t>
      </w:r>
      <w:proofErr w:type="spellStart"/>
      <w:r w:rsidRPr="009849CF">
        <w:rPr>
          <w:rFonts w:ascii="Arial" w:hAnsi="Arial" w:cs="Arial"/>
          <w:i/>
          <w:iCs/>
        </w:rPr>
        <w:t>NeuroQuantology</w:t>
      </w:r>
      <w:proofErr w:type="spellEnd"/>
      <w:r w:rsidRPr="009849CF">
        <w:rPr>
          <w:rFonts w:ascii="Arial" w:hAnsi="Arial" w:cs="Arial"/>
        </w:rPr>
        <w:t>.</w:t>
      </w:r>
    </w:p>
    <w:p w14:paraId="793E7ED7" w14:textId="77777777" w:rsidR="00F25071" w:rsidRDefault="00F25071" w:rsidP="00812DF4">
      <w:pPr>
        <w:spacing w:line="360" w:lineRule="auto"/>
        <w:ind w:left="284" w:hanging="284"/>
        <w:jc w:val="both"/>
        <w:rPr>
          <w:rFonts w:ascii="Arial" w:hAnsi="Arial" w:cs="Arial"/>
        </w:rPr>
      </w:pPr>
    </w:p>
    <w:p w14:paraId="597C7DC1" w14:textId="77777777" w:rsidR="00CE49B7" w:rsidRDefault="00CE49B7" w:rsidP="00812DF4">
      <w:pPr>
        <w:spacing w:line="360" w:lineRule="auto"/>
        <w:ind w:left="284" w:hanging="284"/>
        <w:jc w:val="both"/>
        <w:rPr>
          <w:rFonts w:ascii="Arial" w:hAnsi="Arial" w:cs="Arial"/>
        </w:rPr>
      </w:pPr>
      <w:r w:rsidRPr="00E14338">
        <w:rPr>
          <w:rFonts w:ascii="Arial" w:hAnsi="Arial" w:cs="Arial"/>
        </w:rPr>
        <w:t xml:space="preserve">Kim, M., </w:t>
      </w:r>
      <w:proofErr w:type="spellStart"/>
      <w:r w:rsidRPr="00E14338">
        <w:rPr>
          <w:rFonts w:ascii="Arial" w:hAnsi="Arial" w:cs="Arial"/>
        </w:rPr>
        <w:t>Ahn</w:t>
      </w:r>
      <w:proofErr w:type="spellEnd"/>
      <w:r w:rsidRPr="00E14338">
        <w:rPr>
          <w:rFonts w:ascii="Arial" w:hAnsi="Arial" w:cs="Arial"/>
        </w:rPr>
        <w:t>, J., &amp; Kim, Y. (2023). Performance optimization-based boosting algorithm for resolving class imbalance problems in finance. </w:t>
      </w:r>
      <w:r w:rsidRPr="00E14338">
        <w:rPr>
          <w:rFonts w:ascii="Arial" w:hAnsi="Arial" w:cs="Arial"/>
          <w:i/>
          <w:iCs/>
        </w:rPr>
        <w:t>The Korean Data Analysis Society</w:t>
      </w:r>
      <w:r w:rsidRPr="00E14338">
        <w:rPr>
          <w:rFonts w:ascii="Arial" w:hAnsi="Arial" w:cs="Arial"/>
        </w:rPr>
        <w:t>.</w:t>
      </w:r>
    </w:p>
    <w:p w14:paraId="342A6549" w14:textId="77777777" w:rsidR="00CE49B7" w:rsidRDefault="00CE49B7" w:rsidP="00812DF4">
      <w:pPr>
        <w:spacing w:line="360" w:lineRule="auto"/>
        <w:ind w:left="284" w:hanging="284"/>
        <w:jc w:val="both"/>
        <w:rPr>
          <w:rFonts w:ascii="Arial" w:hAnsi="Arial" w:cs="Arial"/>
        </w:rPr>
      </w:pPr>
    </w:p>
    <w:p w14:paraId="22A658FD" w14:textId="5894E45A" w:rsidR="0030422D" w:rsidRDefault="0030422D" w:rsidP="00812DF4">
      <w:pPr>
        <w:spacing w:line="360" w:lineRule="auto"/>
        <w:ind w:left="284" w:hanging="284"/>
        <w:jc w:val="both"/>
        <w:rPr>
          <w:rFonts w:ascii="Arial" w:hAnsi="Arial" w:cs="Arial"/>
        </w:rPr>
      </w:pPr>
      <w:r w:rsidRPr="0030422D">
        <w:rPr>
          <w:rFonts w:ascii="Arial" w:hAnsi="Arial" w:cs="Arial"/>
        </w:rPr>
        <w:t xml:space="preserve">Kumar, R. S., Saviour Devaraj, A. F., Rajeswari, M., Julie, E. G., Robinson, Y. H., &amp; </w:t>
      </w:r>
      <w:proofErr w:type="spellStart"/>
      <w:r w:rsidRPr="0030422D">
        <w:rPr>
          <w:rFonts w:ascii="Arial" w:hAnsi="Arial" w:cs="Arial"/>
        </w:rPr>
        <w:t>Shanmuganathan</w:t>
      </w:r>
      <w:proofErr w:type="spellEnd"/>
      <w:r w:rsidRPr="0030422D">
        <w:rPr>
          <w:rFonts w:ascii="Arial" w:hAnsi="Arial" w:cs="Arial"/>
        </w:rPr>
        <w:t>, V. (2021). Exploration of sentiment analysis and legitimate artistry for opinion mining. </w:t>
      </w:r>
      <w:r w:rsidRPr="0030422D">
        <w:rPr>
          <w:rFonts w:ascii="Arial" w:hAnsi="Arial" w:cs="Arial"/>
          <w:i/>
          <w:iCs/>
        </w:rPr>
        <w:t>Multimedia Tools and Applications</w:t>
      </w:r>
      <w:r w:rsidRPr="0030422D">
        <w:rPr>
          <w:rFonts w:ascii="Arial" w:hAnsi="Arial" w:cs="Arial"/>
        </w:rPr>
        <w:t>, 1-16.</w:t>
      </w:r>
    </w:p>
    <w:p w14:paraId="4B3F8D37" w14:textId="77777777" w:rsidR="0030422D" w:rsidRDefault="0030422D" w:rsidP="00812DF4">
      <w:pPr>
        <w:spacing w:line="360" w:lineRule="auto"/>
        <w:ind w:left="284" w:hanging="284"/>
        <w:jc w:val="both"/>
        <w:rPr>
          <w:rFonts w:ascii="Arial" w:hAnsi="Arial" w:cs="Arial"/>
        </w:rPr>
      </w:pPr>
    </w:p>
    <w:p w14:paraId="628C0308" w14:textId="77777777" w:rsidR="00892220" w:rsidRDefault="00892220" w:rsidP="00812DF4">
      <w:pPr>
        <w:spacing w:line="360" w:lineRule="auto"/>
        <w:ind w:left="284" w:hanging="284"/>
        <w:jc w:val="both"/>
        <w:rPr>
          <w:rFonts w:ascii="Arial" w:hAnsi="Arial" w:cs="Arial"/>
          <w:lang w:val="en-US"/>
        </w:rPr>
      </w:pPr>
      <w:proofErr w:type="spellStart"/>
      <w:r w:rsidRPr="00FF5992">
        <w:rPr>
          <w:rFonts w:ascii="Arial" w:hAnsi="Arial" w:cs="Arial"/>
          <w:lang w:val="en-US"/>
        </w:rPr>
        <w:t>Lexchin</w:t>
      </w:r>
      <w:proofErr w:type="spellEnd"/>
      <w:r w:rsidRPr="00FF5992">
        <w:rPr>
          <w:rFonts w:ascii="Arial" w:hAnsi="Arial" w:cs="Arial"/>
          <w:lang w:val="en-US"/>
        </w:rPr>
        <w:t xml:space="preserve">, J. (2012). Those Who Have the Gold Make the Evidence: How the Pharmaceutical Industry Biases the Outcomes of Clinical Trials of Medications. </w:t>
      </w:r>
      <w:r w:rsidRPr="00FF5992">
        <w:rPr>
          <w:rFonts w:ascii="Arial" w:hAnsi="Arial" w:cs="Arial"/>
          <w:i/>
          <w:iCs/>
          <w:lang w:val="en-US"/>
        </w:rPr>
        <w:t>Science and Engineering Ethics</w:t>
      </w:r>
      <w:r w:rsidRPr="00FF5992">
        <w:rPr>
          <w:rFonts w:ascii="Arial" w:hAnsi="Arial" w:cs="Arial"/>
          <w:lang w:val="en-US"/>
        </w:rPr>
        <w:t>, 18, 247-261.</w:t>
      </w:r>
    </w:p>
    <w:p w14:paraId="2C66104C" w14:textId="77777777" w:rsidR="00892220" w:rsidRDefault="00892220" w:rsidP="00812DF4">
      <w:pPr>
        <w:spacing w:line="360" w:lineRule="auto"/>
        <w:ind w:left="284" w:hanging="284"/>
        <w:jc w:val="both"/>
        <w:rPr>
          <w:rFonts w:ascii="Arial" w:hAnsi="Arial" w:cs="Arial"/>
        </w:rPr>
      </w:pPr>
    </w:p>
    <w:p w14:paraId="10699079" w14:textId="77777777" w:rsidR="002007B9" w:rsidRDefault="002007B9" w:rsidP="00812DF4">
      <w:pPr>
        <w:spacing w:line="360" w:lineRule="auto"/>
        <w:ind w:left="284" w:hanging="284"/>
        <w:jc w:val="both"/>
        <w:rPr>
          <w:rFonts w:ascii="Arial" w:hAnsi="Arial" w:cs="Arial"/>
        </w:rPr>
      </w:pPr>
      <w:proofErr w:type="spellStart"/>
      <w:r w:rsidRPr="00751397">
        <w:rPr>
          <w:rFonts w:ascii="Arial" w:hAnsi="Arial" w:cs="Arial"/>
        </w:rPr>
        <w:t>Liaw</w:t>
      </w:r>
      <w:proofErr w:type="spellEnd"/>
      <w:r w:rsidRPr="00751397">
        <w:rPr>
          <w:rFonts w:ascii="Arial" w:hAnsi="Arial" w:cs="Arial"/>
        </w:rPr>
        <w:t xml:space="preserve">, A., &amp; Wiener, M. (2002). Classification and regression by </w:t>
      </w:r>
      <w:proofErr w:type="spellStart"/>
      <w:r w:rsidRPr="00751397">
        <w:rPr>
          <w:rFonts w:ascii="Arial" w:hAnsi="Arial" w:cs="Arial"/>
        </w:rPr>
        <w:t>randomForest</w:t>
      </w:r>
      <w:proofErr w:type="spellEnd"/>
      <w:r w:rsidRPr="00751397">
        <w:rPr>
          <w:rFonts w:ascii="Arial" w:hAnsi="Arial" w:cs="Arial"/>
        </w:rPr>
        <w:t xml:space="preserve">. </w:t>
      </w:r>
      <w:r w:rsidRPr="00751397">
        <w:rPr>
          <w:rFonts w:ascii="Arial" w:hAnsi="Arial" w:cs="Arial"/>
          <w:i/>
          <w:iCs/>
        </w:rPr>
        <w:t>R News</w:t>
      </w:r>
      <w:r w:rsidRPr="00751397">
        <w:rPr>
          <w:rFonts w:ascii="Arial" w:hAnsi="Arial" w:cs="Arial"/>
        </w:rPr>
        <w:t>, 2(3), 18-22.</w:t>
      </w:r>
    </w:p>
    <w:p w14:paraId="624B243F" w14:textId="77777777" w:rsidR="00BC627F" w:rsidRDefault="00BC627F" w:rsidP="00812DF4">
      <w:pPr>
        <w:spacing w:line="360" w:lineRule="auto"/>
        <w:ind w:left="284" w:hanging="284"/>
        <w:jc w:val="both"/>
        <w:rPr>
          <w:rFonts w:ascii="Arial" w:hAnsi="Arial" w:cs="Arial"/>
        </w:rPr>
      </w:pPr>
    </w:p>
    <w:p w14:paraId="1194D227" w14:textId="77777777" w:rsidR="00DE7B47" w:rsidRDefault="00DE7B47" w:rsidP="00812DF4">
      <w:pPr>
        <w:spacing w:line="360" w:lineRule="auto"/>
        <w:ind w:left="284" w:hanging="284"/>
        <w:jc w:val="both"/>
        <w:rPr>
          <w:rFonts w:ascii="Arial" w:hAnsi="Arial" w:cs="Arial"/>
        </w:rPr>
      </w:pPr>
      <w:r w:rsidRPr="00A30CFB">
        <w:rPr>
          <w:rFonts w:ascii="Arial" w:hAnsi="Arial" w:cs="Arial"/>
        </w:rPr>
        <w:t>Li, J., &amp; Yang, C. (2017). The cross-section and time-series effects of individual stock sentiment on stock prices. </w:t>
      </w:r>
      <w:r w:rsidRPr="00A30CFB">
        <w:rPr>
          <w:rFonts w:ascii="Arial" w:hAnsi="Arial" w:cs="Arial"/>
          <w:i/>
          <w:iCs/>
        </w:rPr>
        <w:t>Applied Economics</w:t>
      </w:r>
      <w:r w:rsidRPr="00A30CFB">
        <w:rPr>
          <w:rFonts w:ascii="Arial" w:hAnsi="Arial" w:cs="Arial"/>
        </w:rPr>
        <w:t>, </w:t>
      </w:r>
      <w:r w:rsidRPr="00A30CFB">
        <w:rPr>
          <w:rFonts w:ascii="Arial" w:hAnsi="Arial" w:cs="Arial"/>
          <w:i/>
          <w:iCs/>
        </w:rPr>
        <w:t>49</w:t>
      </w:r>
      <w:r w:rsidRPr="00A30CFB">
        <w:rPr>
          <w:rFonts w:ascii="Arial" w:hAnsi="Arial" w:cs="Arial"/>
        </w:rPr>
        <w:t>(47), 4806-4815.</w:t>
      </w:r>
    </w:p>
    <w:p w14:paraId="6AD53D12" w14:textId="77777777" w:rsidR="00DE7B47" w:rsidRDefault="00DE7B47" w:rsidP="00812DF4">
      <w:pPr>
        <w:spacing w:line="360" w:lineRule="auto"/>
        <w:ind w:left="284" w:hanging="284"/>
        <w:jc w:val="both"/>
        <w:rPr>
          <w:rFonts w:ascii="Arial" w:hAnsi="Arial" w:cs="Arial"/>
        </w:rPr>
      </w:pPr>
    </w:p>
    <w:p w14:paraId="3C897327" w14:textId="71B85EDE" w:rsidR="00CE0160" w:rsidRDefault="00CE0160" w:rsidP="00812DF4">
      <w:pPr>
        <w:spacing w:line="360" w:lineRule="auto"/>
        <w:ind w:left="284" w:hanging="284"/>
        <w:jc w:val="both"/>
        <w:rPr>
          <w:rFonts w:ascii="Arial" w:hAnsi="Arial" w:cs="Arial"/>
        </w:rPr>
      </w:pPr>
      <w:r w:rsidRPr="00E527C4">
        <w:rPr>
          <w:rFonts w:ascii="Arial" w:hAnsi="Arial" w:cs="Arial"/>
        </w:rPr>
        <w:t>Loughran, T., &amp; McDonald, B. (2011). When is a liability not a liability? Textual</w:t>
      </w:r>
      <w:r>
        <w:rPr>
          <w:rFonts w:ascii="Arial" w:hAnsi="Arial" w:cs="Arial"/>
        </w:rPr>
        <w:t xml:space="preserve"> </w:t>
      </w:r>
      <w:r w:rsidRPr="00E527C4">
        <w:rPr>
          <w:rFonts w:ascii="Arial" w:hAnsi="Arial" w:cs="Arial"/>
        </w:rPr>
        <w:t>analysis, dictionaries, and 10</w:t>
      </w:r>
      <w:r w:rsidRPr="00E527C4">
        <w:rPr>
          <w:rFonts w:ascii="Cambria Math" w:hAnsi="Cambria Math" w:cs="Cambria Math"/>
        </w:rPr>
        <w:t>‐</w:t>
      </w:r>
      <w:r w:rsidRPr="00E527C4">
        <w:rPr>
          <w:rFonts w:ascii="Arial" w:hAnsi="Arial" w:cs="Arial"/>
        </w:rPr>
        <w:t xml:space="preserve">Ks. </w:t>
      </w:r>
      <w:r w:rsidRPr="00E527C4">
        <w:rPr>
          <w:rFonts w:ascii="Arial" w:hAnsi="Arial" w:cs="Arial"/>
          <w:i/>
          <w:iCs/>
        </w:rPr>
        <w:t>The Journal of Finance</w:t>
      </w:r>
      <w:r w:rsidRPr="00E527C4">
        <w:rPr>
          <w:rFonts w:ascii="Arial" w:hAnsi="Arial" w:cs="Arial"/>
        </w:rPr>
        <w:t>, 66(1), 35-65.</w:t>
      </w:r>
    </w:p>
    <w:p w14:paraId="52DDA5D7" w14:textId="77777777" w:rsidR="00025B14" w:rsidRDefault="00025B14" w:rsidP="00812DF4">
      <w:pPr>
        <w:spacing w:line="360" w:lineRule="auto"/>
        <w:ind w:left="284" w:hanging="284"/>
        <w:jc w:val="both"/>
        <w:rPr>
          <w:rFonts w:ascii="Arial" w:hAnsi="Arial" w:cs="Arial"/>
        </w:rPr>
      </w:pPr>
    </w:p>
    <w:p w14:paraId="5C0FA8CD" w14:textId="38F13364" w:rsidR="00E41944" w:rsidRDefault="00E41944" w:rsidP="00812DF4">
      <w:pPr>
        <w:spacing w:line="360" w:lineRule="auto"/>
        <w:ind w:left="284" w:hanging="284"/>
        <w:jc w:val="both"/>
        <w:rPr>
          <w:rFonts w:ascii="Arial" w:hAnsi="Arial" w:cs="Arial"/>
        </w:rPr>
      </w:pPr>
      <w:proofErr w:type="spellStart"/>
      <w:r w:rsidRPr="00FC4D1A">
        <w:rPr>
          <w:rFonts w:ascii="Arial" w:hAnsi="Arial" w:cs="Arial"/>
        </w:rPr>
        <w:t>Mahussin</w:t>
      </w:r>
      <w:proofErr w:type="spellEnd"/>
      <w:r w:rsidRPr="00FC4D1A">
        <w:rPr>
          <w:rFonts w:ascii="Arial" w:hAnsi="Arial" w:cs="Arial"/>
        </w:rPr>
        <w:t xml:space="preserve">, N., </w:t>
      </w:r>
      <w:proofErr w:type="spellStart"/>
      <w:r w:rsidRPr="00FC4D1A">
        <w:rPr>
          <w:rFonts w:ascii="Arial" w:hAnsi="Arial" w:cs="Arial"/>
        </w:rPr>
        <w:t>Jaapar</w:t>
      </w:r>
      <w:proofErr w:type="spellEnd"/>
      <w:r w:rsidRPr="00FC4D1A">
        <w:rPr>
          <w:rFonts w:ascii="Arial" w:hAnsi="Arial" w:cs="Arial"/>
        </w:rPr>
        <w:t>, A., &amp; Mustafa, L. (2021). Volatility of Technology and Healthcare Sectors Before and During Covid-19 Pandemic. </w:t>
      </w:r>
      <w:r w:rsidRPr="00FC4D1A">
        <w:rPr>
          <w:rFonts w:ascii="Arial" w:hAnsi="Arial" w:cs="Arial"/>
          <w:i/>
          <w:iCs/>
        </w:rPr>
        <w:t>Malaysian Journal of Science Health &amp; Technology</w:t>
      </w:r>
      <w:r w:rsidRPr="00FC4D1A">
        <w:rPr>
          <w:rFonts w:ascii="Arial" w:hAnsi="Arial" w:cs="Arial"/>
        </w:rPr>
        <w:t>.</w:t>
      </w:r>
    </w:p>
    <w:p w14:paraId="05F596E9" w14:textId="77777777" w:rsidR="00A73B00" w:rsidRDefault="00A73B00" w:rsidP="00812DF4">
      <w:pPr>
        <w:spacing w:line="360" w:lineRule="auto"/>
        <w:ind w:left="284" w:hanging="284"/>
        <w:jc w:val="both"/>
        <w:rPr>
          <w:rFonts w:ascii="Arial" w:hAnsi="Arial" w:cs="Arial"/>
        </w:rPr>
      </w:pPr>
    </w:p>
    <w:p w14:paraId="75B013EE" w14:textId="76EEE749" w:rsidR="00A73B00" w:rsidRDefault="00A73B00" w:rsidP="00812DF4">
      <w:pPr>
        <w:spacing w:line="360" w:lineRule="auto"/>
        <w:ind w:left="284" w:hanging="284"/>
        <w:jc w:val="both"/>
        <w:rPr>
          <w:rFonts w:ascii="Arial" w:hAnsi="Arial" w:cs="Arial"/>
        </w:rPr>
      </w:pPr>
      <w:r w:rsidRPr="00A73B00">
        <w:rPr>
          <w:rFonts w:ascii="Arial" w:hAnsi="Arial" w:cs="Arial"/>
        </w:rPr>
        <w:t>Mazur, M., Dang, M., &amp; Vega, M. (2021). COVID-19 and the march 2020 stock market crash. Evidence from S&amp;P1500. </w:t>
      </w:r>
      <w:r w:rsidRPr="00A73B00">
        <w:rPr>
          <w:rFonts w:ascii="Arial" w:hAnsi="Arial" w:cs="Arial"/>
          <w:i/>
          <w:iCs/>
        </w:rPr>
        <w:t>Finance research letters</w:t>
      </w:r>
      <w:r w:rsidRPr="00A73B00">
        <w:rPr>
          <w:rFonts w:ascii="Arial" w:hAnsi="Arial" w:cs="Arial"/>
        </w:rPr>
        <w:t>, </w:t>
      </w:r>
      <w:r w:rsidRPr="00A73B00">
        <w:rPr>
          <w:rFonts w:ascii="Arial" w:hAnsi="Arial" w:cs="Arial"/>
          <w:i/>
          <w:iCs/>
        </w:rPr>
        <w:t>38</w:t>
      </w:r>
      <w:r w:rsidRPr="00A73B00">
        <w:rPr>
          <w:rFonts w:ascii="Arial" w:hAnsi="Arial" w:cs="Arial"/>
        </w:rPr>
        <w:t>, 101690.</w:t>
      </w:r>
    </w:p>
    <w:p w14:paraId="0DF32D84" w14:textId="77777777" w:rsidR="00E41944" w:rsidRDefault="00E41944" w:rsidP="00812DF4">
      <w:pPr>
        <w:spacing w:line="360" w:lineRule="auto"/>
        <w:ind w:left="284" w:hanging="284"/>
        <w:jc w:val="both"/>
        <w:rPr>
          <w:rFonts w:ascii="Arial" w:hAnsi="Arial" w:cs="Arial"/>
        </w:rPr>
      </w:pPr>
    </w:p>
    <w:p w14:paraId="547EE4E0" w14:textId="77777777" w:rsidR="0022532B" w:rsidRDefault="0022532B" w:rsidP="00812DF4">
      <w:pPr>
        <w:spacing w:line="360" w:lineRule="auto"/>
        <w:ind w:left="284" w:hanging="284"/>
        <w:jc w:val="both"/>
        <w:rPr>
          <w:rFonts w:ascii="Arial" w:hAnsi="Arial" w:cs="Arial"/>
        </w:rPr>
      </w:pPr>
      <w:proofErr w:type="spellStart"/>
      <w:r w:rsidRPr="008553DC">
        <w:rPr>
          <w:rFonts w:ascii="Arial" w:hAnsi="Arial" w:cs="Arial"/>
        </w:rPr>
        <w:t>Ottoo</w:t>
      </w:r>
      <w:proofErr w:type="spellEnd"/>
      <w:r w:rsidRPr="008553DC">
        <w:rPr>
          <w:rFonts w:ascii="Arial" w:hAnsi="Arial" w:cs="Arial"/>
        </w:rPr>
        <w:t>, R.E. (2018). Valuation of Corporate Innovation and the Pricing of Risk in the Biopharmaceutical Industry: The Case of Gilead. </w:t>
      </w:r>
      <w:r w:rsidRPr="008553DC">
        <w:rPr>
          <w:rFonts w:ascii="Arial" w:hAnsi="Arial" w:cs="Arial"/>
          <w:i/>
          <w:iCs/>
        </w:rPr>
        <w:t xml:space="preserve">Risk Management </w:t>
      </w:r>
      <w:proofErr w:type="spellStart"/>
      <w:r w:rsidRPr="008553DC">
        <w:rPr>
          <w:rFonts w:ascii="Arial" w:hAnsi="Arial" w:cs="Arial"/>
          <w:i/>
          <w:iCs/>
        </w:rPr>
        <w:t>eJournal</w:t>
      </w:r>
      <w:proofErr w:type="spellEnd"/>
      <w:r w:rsidRPr="008553DC">
        <w:rPr>
          <w:rFonts w:ascii="Arial" w:hAnsi="Arial" w:cs="Arial"/>
        </w:rPr>
        <w:t>.</w:t>
      </w:r>
    </w:p>
    <w:p w14:paraId="4215AC47" w14:textId="77777777" w:rsidR="0022532B" w:rsidRDefault="0022532B" w:rsidP="00812DF4">
      <w:pPr>
        <w:spacing w:line="360" w:lineRule="auto"/>
        <w:ind w:left="284" w:hanging="284"/>
        <w:jc w:val="both"/>
        <w:rPr>
          <w:rFonts w:ascii="Arial" w:hAnsi="Arial" w:cs="Arial"/>
        </w:rPr>
      </w:pPr>
    </w:p>
    <w:p w14:paraId="75E715FA" w14:textId="3D431DDE" w:rsidR="00025B14" w:rsidRDefault="00025B14" w:rsidP="00812DF4">
      <w:pPr>
        <w:spacing w:line="360" w:lineRule="auto"/>
        <w:ind w:left="284" w:hanging="284"/>
        <w:jc w:val="both"/>
        <w:rPr>
          <w:rFonts w:ascii="Arial" w:hAnsi="Arial" w:cs="Arial"/>
        </w:rPr>
      </w:pPr>
      <w:r w:rsidRPr="00751397">
        <w:rPr>
          <w:rFonts w:ascii="Arial" w:hAnsi="Arial" w:cs="Arial"/>
        </w:rPr>
        <w:lastRenderedPageBreak/>
        <w:t xml:space="preserve">Pang, B., Lee, L., &amp; </w:t>
      </w:r>
      <w:proofErr w:type="spellStart"/>
      <w:r w:rsidRPr="00751397">
        <w:rPr>
          <w:rFonts w:ascii="Arial" w:hAnsi="Arial" w:cs="Arial"/>
        </w:rPr>
        <w:t>Vaithyanathan</w:t>
      </w:r>
      <w:proofErr w:type="spellEnd"/>
      <w:r w:rsidRPr="00751397">
        <w:rPr>
          <w:rFonts w:ascii="Arial" w:hAnsi="Arial" w:cs="Arial"/>
        </w:rPr>
        <w:t xml:space="preserve">, S. (2002). Thumbs up? Sentiment Classification using Machine Learning Techniques. </w:t>
      </w:r>
      <w:r w:rsidRPr="00751397">
        <w:rPr>
          <w:rFonts w:ascii="Arial" w:hAnsi="Arial" w:cs="Arial"/>
          <w:i/>
          <w:iCs/>
        </w:rPr>
        <w:t>Proceedings of the Conference on Empirical Methods in Natural Language Processing</w:t>
      </w:r>
      <w:r w:rsidRPr="00751397">
        <w:rPr>
          <w:rFonts w:ascii="Arial" w:hAnsi="Arial" w:cs="Arial"/>
        </w:rPr>
        <w:t>.</w:t>
      </w:r>
    </w:p>
    <w:p w14:paraId="045B6752" w14:textId="77777777" w:rsidR="00CE0160" w:rsidRDefault="00CE0160" w:rsidP="00812DF4">
      <w:pPr>
        <w:spacing w:line="360" w:lineRule="auto"/>
        <w:ind w:left="284" w:hanging="284"/>
        <w:jc w:val="both"/>
        <w:rPr>
          <w:rFonts w:ascii="Arial" w:hAnsi="Arial" w:cs="Arial"/>
        </w:rPr>
      </w:pPr>
    </w:p>
    <w:p w14:paraId="6557592E" w14:textId="77777777" w:rsidR="008E7872" w:rsidRDefault="008E7872" w:rsidP="00812DF4">
      <w:pPr>
        <w:spacing w:line="360" w:lineRule="auto"/>
        <w:ind w:left="284" w:hanging="284"/>
        <w:jc w:val="both"/>
        <w:rPr>
          <w:rFonts w:ascii="Arial" w:hAnsi="Arial" w:cs="Arial"/>
        </w:rPr>
      </w:pPr>
      <w:r w:rsidRPr="00392AB2">
        <w:rPr>
          <w:rFonts w:ascii="Arial" w:hAnsi="Arial" w:cs="Arial"/>
        </w:rPr>
        <w:t>Peng, J., Zhang, J., &amp; Gopal, R. (2022). The good, the bad, and the social media: financial implications of social media reactions to firm-related news. </w:t>
      </w:r>
      <w:r w:rsidRPr="00392AB2">
        <w:rPr>
          <w:rFonts w:ascii="Arial" w:hAnsi="Arial" w:cs="Arial"/>
          <w:i/>
          <w:iCs/>
        </w:rPr>
        <w:t>Journal of Management Information Systems</w:t>
      </w:r>
      <w:r w:rsidRPr="00392AB2">
        <w:rPr>
          <w:rFonts w:ascii="Arial" w:hAnsi="Arial" w:cs="Arial"/>
        </w:rPr>
        <w:t>, </w:t>
      </w:r>
      <w:r w:rsidRPr="00392AB2">
        <w:rPr>
          <w:rFonts w:ascii="Arial" w:hAnsi="Arial" w:cs="Arial"/>
          <w:i/>
          <w:iCs/>
        </w:rPr>
        <w:t>39</w:t>
      </w:r>
      <w:r w:rsidRPr="00392AB2">
        <w:rPr>
          <w:rFonts w:ascii="Arial" w:hAnsi="Arial" w:cs="Arial"/>
        </w:rPr>
        <w:t>(3), 706-732.</w:t>
      </w:r>
    </w:p>
    <w:p w14:paraId="4B505EF2" w14:textId="77777777" w:rsidR="008E7872" w:rsidRDefault="008E7872" w:rsidP="00812DF4">
      <w:pPr>
        <w:spacing w:line="360" w:lineRule="auto"/>
        <w:ind w:left="284" w:hanging="284"/>
        <w:jc w:val="both"/>
        <w:rPr>
          <w:rFonts w:ascii="Arial" w:hAnsi="Arial" w:cs="Arial"/>
        </w:rPr>
      </w:pPr>
    </w:p>
    <w:p w14:paraId="1B9CC988" w14:textId="77777777" w:rsidR="001B3906" w:rsidRPr="00776CD1" w:rsidRDefault="001B3906" w:rsidP="00812DF4">
      <w:pPr>
        <w:spacing w:line="360" w:lineRule="auto"/>
        <w:ind w:left="284" w:hanging="284"/>
        <w:jc w:val="both"/>
        <w:rPr>
          <w:rFonts w:ascii="Arial" w:hAnsi="Arial" w:cs="Arial"/>
        </w:rPr>
      </w:pPr>
      <w:r w:rsidRPr="00293CDC">
        <w:rPr>
          <w:rFonts w:ascii="Arial" w:hAnsi="Arial" w:cs="Arial"/>
        </w:rPr>
        <w:t xml:space="preserve">Qu, Z., &amp; Perron, P. (2013). A Stochastic Volatility Model with Random Level Shifts and its Applications to S&amp;P 500 and NASDAQ Return Indices. Capital Markets: Market Efficiency </w:t>
      </w:r>
      <w:proofErr w:type="spellStart"/>
      <w:r w:rsidRPr="00293CDC">
        <w:rPr>
          <w:rFonts w:ascii="Arial" w:hAnsi="Arial" w:cs="Arial"/>
        </w:rPr>
        <w:t>eJournal</w:t>
      </w:r>
      <w:proofErr w:type="spellEnd"/>
      <w:r w:rsidRPr="00293CDC">
        <w:rPr>
          <w:rFonts w:ascii="Arial" w:hAnsi="Arial" w:cs="Arial"/>
        </w:rPr>
        <w:t>.</w:t>
      </w:r>
    </w:p>
    <w:p w14:paraId="1FBFC95D" w14:textId="77777777" w:rsidR="001B3906" w:rsidRDefault="001B3906" w:rsidP="00812DF4">
      <w:pPr>
        <w:spacing w:line="360" w:lineRule="auto"/>
        <w:ind w:left="284" w:hanging="284"/>
        <w:jc w:val="both"/>
        <w:rPr>
          <w:rFonts w:ascii="Arial" w:hAnsi="Arial" w:cs="Arial"/>
        </w:rPr>
      </w:pPr>
    </w:p>
    <w:p w14:paraId="72D948ED" w14:textId="77777777" w:rsidR="001D2C62" w:rsidRDefault="001D2C62" w:rsidP="00812DF4">
      <w:pPr>
        <w:spacing w:line="360" w:lineRule="auto"/>
        <w:ind w:left="284" w:hanging="284"/>
        <w:jc w:val="both"/>
        <w:rPr>
          <w:rFonts w:ascii="Arial" w:hAnsi="Arial" w:cs="Arial"/>
        </w:rPr>
      </w:pPr>
      <w:proofErr w:type="spellStart"/>
      <w:r w:rsidRPr="00E14338">
        <w:rPr>
          <w:rFonts w:ascii="Arial" w:hAnsi="Arial" w:cs="Arial"/>
        </w:rPr>
        <w:t>Phongmekin</w:t>
      </w:r>
      <w:proofErr w:type="spellEnd"/>
      <w:r w:rsidRPr="00E14338">
        <w:rPr>
          <w:rFonts w:ascii="Arial" w:hAnsi="Arial" w:cs="Arial"/>
        </w:rPr>
        <w:t xml:space="preserve">, A., &amp; </w:t>
      </w:r>
      <w:proofErr w:type="spellStart"/>
      <w:r w:rsidRPr="00E14338">
        <w:rPr>
          <w:rFonts w:ascii="Arial" w:hAnsi="Arial" w:cs="Arial"/>
        </w:rPr>
        <w:t>Jarumaneeroj</w:t>
      </w:r>
      <w:proofErr w:type="spellEnd"/>
      <w:r w:rsidRPr="00E14338">
        <w:rPr>
          <w:rFonts w:ascii="Arial" w:hAnsi="Arial" w:cs="Arial"/>
        </w:rPr>
        <w:t>, P. (2018). Classification Models for Stock's Performance Prediction: A Case Study of Finance Sector in the Stock Exchange of Thailand. </w:t>
      </w:r>
      <w:r w:rsidRPr="00E14338">
        <w:rPr>
          <w:rFonts w:ascii="Arial" w:hAnsi="Arial" w:cs="Arial"/>
          <w:i/>
          <w:iCs/>
        </w:rPr>
        <w:t>2018 International Conference on Engineering, Applied Sciences, and Technology (ICEAST)</w:t>
      </w:r>
      <w:r w:rsidRPr="00E14338">
        <w:rPr>
          <w:rFonts w:ascii="Arial" w:hAnsi="Arial" w:cs="Arial"/>
        </w:rPr>
        <w:t>, 1-4.</w:t>
      </w:r>
    </w:p>
    <w:p w14:paraId="1655C0FC" w14:textId="77777777" w:rsidR="001D2C62" w:rsidRDefault="001D2C62" w:rsidP="00812DF4">
      <w:pPr>
        <w:spacing w:line="360" w:lineRule="auto"/>
        <w:ind w:left="284" w:hanging="284"/>
        <w:jc w:val="both"/>
        <w:rPr>
          <w:rFonts w:ascii="Arial" w:hAnsi="Arial" w:cs="Arial"/>
        </w:rPr>
      </w:pPr>
    </w:p>
    <w:p w14:paraId="378C59A4" w14:textId="46C6BCEB" w:rsidR="001661F7" w:rsidRDefault="001C2B9D" w:rsidP="00812DF4">
      <w:pPr>
        <w:spacing w:line="360" w:lineRule="auto"/>
        <w:ind w:left="284" w:hanging="284"/>
        <w:jc w:val="both"/>
        <w:rPr>
          <w:rFonts w:ascii="Arial" w:hAnsi="Arial" w:cs="Arial"/>
        </w:rPr>
      </w:pPr>
      <w:proofErr w:type="spellStart"/>
      <w:r w:rsidRPr="001C2B9D">
        <w:rPr>
          <w:rFonts w:ascii="Arial" w:hAnsi="Arial" w:cs="Arial"/>
        </w:rPr>
        <w:t>Prokhorenkova</w:t>
      </w:r>
      <w:proofErr w:type="spellEnd"/>
      <w:r w:rsidRPr="001C2B9D">
        <w:rPr>
          <w:rFonts w:ascii="Arial" w:hAnsi="Arial" w:cs="Arial"/>
        </w:rPr>
        <w:t xml:space="preserve">, L., Gusev, G., </w:t>
      </w:r>
      <w:proofErr w:type="spellStart"/>
      <w:r w:rsidRPr="001C2B9D">
        <w:rPr>
          <w:rFonts w:ascii="Arial" w:hAnsi="Arial" w:cs="Arial"/>
        </w:rPr>
        <w:t>Vorobev</w:t>
      </w:r>
      <w:proofErr w:type="spellEnd"/>
      <w:r w:rsidRPr="001C2B9D">
        <w:rPr>
          <w:rFonts w:ascii="Arial" w:hAnsi="Arial" w:cs="Arial"/>
        </w:rPr>
        <w:t xml:space="preserve">, A., </w:t>
      </w:r>
      <w:proofErr w:type="spellStart"/>
      <w:r w:rsidRPr="001C2B9D">
        <w:rPr>
          <w:rFonts w:ascii="Arial" w:hAnsi="Arial" w:cs="Arial"/>
        </w:rPr>
        <w:t>Dorogush</w:t>
      </w:r>
      <w:proofErr w:type="spellEnd"/>
      <w:r w:rsidRPr="001C2B9D">
        <w:rPr>
          <w:rFonts w:ascii="Arial" w:hAnsi="Arial" w:cs="Arial"/>
        </w:rPr>
        <w:t xml:space="preserve">, A. V., &amp; </w:t>
      </w:r>
      <w:proofErr w:type="spellStart"/>
      <w:r w:rsidRPr="001C2B9D">
        <w:rPr>
          <w:rFonts w:ascii="Arial" w:hAnsi="Arial" w:cs="Arial"/>
        </w:rPr>
        <w:t>Gulin</w:t>
      </w:r>
      <w:proofErr w:type="spellEnd"/>
      <w:r w:rsidRPr="001C2B9D">
        <w:rPr>
          <w:rFonts w:ascii="Arial" w:hAnsi="Arial" w:cs="Arial"/>
        </w:rPr>
        <w:t xml:space="preserve">, A. (2018). </w:t>
      </w:r>
      <w:proofErr w:type="spellStart"/>
      <w:r w:rsidRPr="001C2B9D">
        <w:rPr>
          <w:rFonts w:ascii="Arial" w:hAnsi="Arial" w:cs="Arial"/>
        </w:rPr>
        <w:t>CatBoost</w:t>
      </w:r>
      <w:proofErr w:type="spellEnd"/>
      <w:r w:rsidRPr="001C2B9D">
        <w:rPr>
          <w:rFonts w:ascii="Arial" w:hAnsi="Arial" w:cs="Arial"/>
        </w:rPr>
        <w:t>: unbiased boosting with categorical features. </w:t>
      </w:r>
      <w:r w:rsidRPr="001C2B9D">
        <w:rPr>
          <w:rFonts w:ascii="Arial" w:hAnsi="Arial" w:cs="Arial"/>
          <w:i/>
          <w:iCs/>
        </w:rPr>
        <w:t>Advances in neural information processing systems</w:t>
      </w:r>
      <w:r w:rsidRPr="001C2B9D">
        <w:rPr>
          <w:rFonts w:ascii="Arial" w:hAnsi="Arial" w:cs="Arial"/>
        </w:rPr>
        <w:t>, </w:t>
      </w:r>
      <w:r w:rsidRPr="001C2B9D">
        <w:rPr>
          <w:rFonts w:ascii="Arial" w:hAnsi="Arial" w:cs="Arial"/>
          <w:i/>
          <w:iCs/>
        </w:rPr>
        <w:t>31</w:t>
      </w:r>
      <w:r w:rsidRPr="001C2B9D">
        <w:rPr>
          <w:rFonts w:ascii="Arial" w:hAnsi="Arial" w:cs="Arial"/>
        </w:rPr>
        <w:t>.</w:t>
      </w:r>
    </w:p>
    <w:p w14:paraId="48E7D76F" w14:textId="77777777" w:rsidR="001C2B9D" w:rsidRDefault="001C2B9D" w:rsidP="00812DF4">
      <w:pPr>
        <w:spacing w:line="360" w:lineRule="auto"/>
        <w:ind w:left="284" w:hanging="284"/>
        <w:jc w:val="both"/>
        <w:rPr>
          <w:rFonts w:ascii="Arial" w:hAnsi="Arial" w:cs="Arial"/>
        </w:rPr>
      </w:pPr>
    </w:p>
    <w:p w14:paraId="5ECFFC9D" w14:textId="77777777" w:rsidR="00944B17" w:rsidRDefault="00944B17" w:rsidP="00812DF4">
      <w:pPr>
        <w:spacing w:line="360" w:lineRule="auto"/>
        <w:ind w:left="284" w:hanging="284"/>
        <w:jc w:val="both"/>
        <w:rPr>
          <w:rFonts w:ascii="Arial" w:hAnsi="Arial" w:cs="Arial"/>
        </w:rPr>
      </w:pPr>
      <w:r w:rsidRPr="00624452">
        <w:rPr>
          <w:rFonts w:ascii="Arial" w:hAnsi="Arial" w:cs="Arial"/>
        </w:rPr>
        <w:t>Schiraldi, M.M. (2014). Innovations in Pharmaceutical Industry Innovations in the Pharmaceutical Industry Guest Editorial.</w:t>
      </w:r>
    </w:p>
    <w:p w14:paraId="073A9AE4" w14:textId="77777777" w:rsidR="00C943A4" w:rsidRDefault="00C943A4" w:rsidP="00812DF4">
      <w:pPr>
        <w:spacing w:line="360" w:lineRule="auto"/>
        <w:ind w:left="284" w:hanging="284"/>
        <w:jc w:val="both"/>
        <w:rPr>
          <w:rFonts w:ascii="Arial" w:hAnsi="Arial" w:cs="Arial"/>
        </w:rPr>
      </w:pPr>
    </w:p>
    <w:p w14:paraId="6E877CEA" w14:textId="6AFFED37" w:rsidR="00944B17" w:rsidRDefault="00C943A4" w:rsidP="00812DF4">
      <w:pPr>
        <w:spacing w:line="360" w:lineRule="auto"/>
        <w:ind w:left="284" w:hanging="284"/>
        <w:jc w:val="both"/>
        <w:rPr>
          <w:rFonts w:ascii="Arial" w:hAnsi="Arial" w:cs="Arial"/>
        </w:rPr>
      </w:pPr>
      <w:r w:rsidRPr="00C943A4">
        <w:rPr>
          <w:rFonts w:ascii="Arial" w:hAnsi="Arial" w:cs="Arial"/>
        </w:rPr>
        <w:t xml:space="preserve">Shi, Y., &amp; Ho, K. (2020). News sentiment and states of stock return volatility: Evidence from long memory and discrete choice models. </w:t>
      </w:r>
      <w:r w:rsidRPr="00C943A4">
        <w:rPr>
          <w:rFonts w:ascii="Arial" w:hAnsi="Arial" w:cs="Arial"/>
          <w:i/>
          <w:iCs/>
        </w:rPr>
        <w:t>Finance Research Letters.</w:t>
      </w:r>
    </w:p>
    <w:p w14:paraId="1BE40511" w14:textId="77777777" w:rsidR="00C943A4" w:rsidRDefault="00C943A4" w:rsidP="00812DF4">
      <w:pPr>
        <w:spacing w:line="360" w:lineRule="auto"/>
        <w:ind w:left="284" w:hanging="284"/>
        <w:jc w:val="both"/>
        <w:rPr>
          <w:rFonts w:ascii="Arial" w:hAnsi="Arial" w:cs="Arial"/>
        </w:rPr>
      </w:pPr>
    </w:p>
    <w:p w14:paraId="4A1A6E27" w14:textId="77777777" w:rsidR="004C0037" w:rsidRDefault="004C0037" w:rsidP="00812DF4">
      <w:pPr>
        <w:spacing w:line="360" w:lineRule="auto"/>
        <w:ind w:left="284" w:hanging="284"/>
        <w:jc w:val="both"/>
        <w:rPr>
          <w:rFonts w:ascii="Arial" w:hAnsi="Arial" w:cs="Arial"/>
        </w:rPr>
      </w:pPr>
      <w:r w:rsidRPr="003E2FB2">
        <w:rPr>
          <w:rFonts w:ascii="Arial" w:hAnsi="Arial" w:cs="Arial"/>
        </w:rPr>
        <w:t xml:space="preserve">Snoek, J., Larochelle, H., &amp; Adams, R. P. (2012). Practical </w:t>
      </w:r>
      <w:proofErr w:type="spellStart"/>
      <w:r w:rsidRPr="003E2FB2">
        <w:rPr>
          <w:rFonts w:ascii="Arial" w:hAnsi="Arial" w:cs="Arial"/>
        </w:rPr>
        <w:t>bayesian</w:t>
      </w:r>
      <w:proofErr w:type="spellEnd"/>
      <w:r w:rsidRPr="003E2FB2">
        <w:rPr>
          <w:rFonts w:ascii="Arial" w:hAnsi="Arial" w:cs="Arial"/>
        </w:rPr>
        <w:t xml:space="preserve"> optimization of machine learning algorithms. </w:t>
      </w:r>
      <w:r w:rsidRPr="003E2FB2">
        <w:rPr>
          <w:rFonts w:ascii="Arial" w:hAnsi="Arial" w:cs="Arial"/>
          <w:i/>
          <w:iCs/>
        </w:rPr>
        <w:t>Advances in neural information processing systems</w:t>
      </w:r>
      <w:r w:rsidRPr="003E2FB2">
        <w:rPr>
          <w:rFonts w:ascii="Arial" w:hAnsi="Arial" w:cs="Arial"/>
        </w:rPr>
        <w:t>, </w:t>
      </w:r>
      <w:r w:rsidRPr="003E2FB2">
        <w:rPr>
          <w:rFonts w:ascii="Arial" w:hAnsi="Arial" w:cs="Arial"/>
          <w:i/>
          <w:iCs/>
        </w:rPr>
        <w:t>25</w:t>
      </w:r>
      <w:r w:rsidRPr="003E2FB2">
        <w:rPr>
          <w:rFonts w:ascii="Arial" w:hAnsi="Arial" w:cs="Arial"/>
        </w:rPr>
        <w:t>.</w:t>
      </w:r>
    </w:p>
    <w:p w14:paraId="682E0FA0" w14:textId="77777777" w:rsidR="004C0037" w:rsidRDefault="004C0037" w:rsidP="00812DF4">
      <w:pPr>
        <w:spacing w:line="360" w:lineRule="auto"/>
        <w:ind w:left="284" w:hanging="284"/>
        <w:jc w:val="both"/>
        <w:rPr>
          <w:rFonts w:ascii="Arial" w:hAnsi="Arial" w:cs="Arial"/>
        </w:rPr>
      </w:pPr>
    </w:p>
    <w:p w14:paraId="405D90B3" w14:textId="77777777" w:rsidR="00690250" w:rsidRDefault="00690250" w:rsidP="00812DF4">
      <w:pPr>
        <w:spacing w:line="360" w:lineRule="auto"/>
        <w:ind w:left="284" w:hanging="284"/>
        <w:jc w:val="both"/>
        <w:rPr>
          <w:rFonts w:ascii="Arial" w:hAnsi="Arial" w:cs="Arial"/>
        </w:rPr>
      </w:pPr>
      <w:r w:rsidRPr="00906E7C">
        <w:rPr>
          <w:rFonts w:ascii="Arial" w:hAnsi="Arial" w:cs="Arial"/>
        </w:rPr>
        <w:t xml:space="preserve">Sousa, M. G., </w:t>
      </w:r>
      <w:proofErr w:type="spellStart"/>
      <w:r w:rsidRPr="00906E7C">
        <w:rPr>
          <w:rFonts w:ascii="Arial" w:hAnsi="Arial" w:cs="Arial"/>
        </w:rPr>
        <w:t>Sakiyama</w:t>
      </w:r>
      <w:proofErr w:type="spellEnd"/>
      <w:r w:rsidRPr="00906E7C">
        <w:rPr>
          <w:rFonts w:ascii="Arial" w:hAnsi="Arial" w:cs="Arial"/>
        </w:rPr>
        <w:t xml:space="preserve">, K., de Souza Rodrigues, L., </w:t>
      </w:r>
      <w:proofErr w:type="spellStart"/>
      <w:r w:rsidRPr="00906E7C">
        <w:rPr>
          <w:rFonts w:ascii="Arial" w:hAnsi="Arial" w:cs="Arial"/>
        </w:rPr>
        <w:t>Moraes</w:t>
      </w:r>
      <w:proofErr w:type="spellEnd"/>
      <w:r w:rsidRPr="00906E7C">
        <w:rPr>
          <w:rFonts w:ascii="Arial" w:hAnsi="Arial" w:cs="Arial"/>
        </w:rPr>
        <w:t xml:space="preserve">, P. H., Fernandes, E. R., &amp; Matsubara, E. T. (2019, November). BERT for stock market sentiment analysis. </w:t>
      </w:r>
      <w:r w:rsidRPr="00906E7C">
        <w:rPr>
          <w:rFonts w:ascii="Arial" w:hAnsi="Arial" w:cs="Arial"/>
        </w:rPr>
        <w:lastRenderedPageBreak/>
        <w:t>In 2019 IEEE 31st international conference on tools with artificial intelligence (ICTAI) (pp. 1597-1601). IEEE.</w:t>
      </w:r>
    </w:p>
    <w:p w14:paraId="590C1A66" w14:textId="77777777" w:rsidR="00690250" w:rsidRDefault="00690250" w:rsidP="00812DF4">
      <w:pPr>
        <w:spacing w:line="360" w:lineRule="auto"/>
        <w:ind w:left="284" w:hanging="284"/>
        <w:jc w:val="both"/>
        <w:rPr>
          <w:rFonts w:ascii="Arial" w:hAnsi="Arial" w:cs="Arial"/>
        </w:rPr>
      </w:pPr>
    </w:p>
    <w:p w14:paraId="4345E79D" w14:textId="310E507F" w:rsidR="002017C2" w:rsidRDefault="009152B4" w:rsidP="00812DF4">
      <w:pPr>
        <w:spacing w:line="360" w:lineRule="auto"/>
        <w:ind w:left="284" w:hanging="284"/>
        <w:jc w:val="both"/>
        <w:rPr>
          <w:rFonts w:ascii="Arial" w:hAnsi="Arial" w:cs="Arial"/>
        </w:rPr>
      </w:pPr>
      <w:proofErr w:type="spellStart"/>
      <w:r w:rsidRPr="009152B4">
        <w:rPr>
          <w:rFonts w:ascii="Arial" w:hAnsi="Arial" w:cs="Arial"/>
        </w:rPr>
        <w:t>Tetlock</w:t>
      </w:r>
      <w:proofErr w:type="spellEnd"/>
      <w:r w:rsidRPr="009152B4">
        <w:rPr>
          <w:rFonts w:ascii="Arial" w:hAnsi="Arial" w:cs="Arial"/>
        </w:rPr>
        <w:t xml:space="preserve">, P. C. (2007). Giving content to investor sentiment: The role of media in the stock market. </w:t>
      </w:r>
      <w:r w:rsidRPr="009152B4">
        <w:rPr>
          <w:rFonts w:ascii="Arial" w:hAnsi="Arial" w:cs="Arial"/>
          <w:i/>
          <w:iCs/>
        </w:rPr>
        <w:t>The Journal of finance, 62</w:t>
      </w:r>
      <w:r w:rsidRPr="009152B4">
        <w:rPr>
          <w:rFonts w:ascii="Arial" w:hAnsi="Arial" w:cs="Arial"/>
        </w:rPr>
        <w:t>(3), 1139-1168.</w:t>
      </w:r>
    </w:p>
    <w:p w14:paraId="43288428" w14:textId="77777777" w:rsidR="00906E7C" w:rsidRDefault="00906E7C" w:rsidP="00812DF4">
      <w:pPr>
        <w:spacing w:line="360" w:lineRule="auto"/>
        <w:ind w:left="284" w:hanging="284"/>
        <w:jc w:val="both"/>
        <w:rPr>
          <w:rFonts w:ascii="Arial" w:hAnsi="Arial" w:cs="Arial"/>
        </w:rPr>
      </w:pPr>
    </w:p>
    <w:p w14:paraId="64BDB4EE" w14:textId="4F144512" w:rsidR="00555499" w:rsidRDefault="00555499" w:rsidP="00812DF4">
      <w:pPr>
        <w:spacing w:line="360" w:lineRule="auto"/>
        <w:ind w:left="284" w:hanging="284"/>
        <w:jc w:val="both"/>
        <w:rPr>
          <w:rFonts w:ascii="Arial" w:hAnsi="Arial" w:cs="Arial"/>
        </w:rPr>
      </w:pPr>
      <w:r w:rsidRPr="00555499">
        <w:rPr>
          <w:rFonts w:ascii="Arial" w:hAnsi="Arial" w:cs="Arial"/>
        </w:rPr>
        <w:t xml:space="preserve">UK Government. (2020, September 16). Data Ethics Framework. GOV.UK. </w:t>
      </w:r>
      <w:hyperlink r:id="rId32" w:history="1">
        <w:r w:rsidRPr="008E7861">
          <w:rPr>
            <w:rStyle w:val="Hyperlink"/>
            <w:rFonts w:ascii="Arial" w:hAnsi="Arial" w:cs="Arial"/>
          </w:rPr>
          <w:t>https://www.gov.uk/government/publications/data-ethics-framework/data-ethics-framework-2020</w:t>
        </w:r>
      </w:hyperlink>
      <w:r>
        <w:rPr>
          <w:rFonts w:ascii="Arial" w:hAnsi="Arial" w:cs="Arial"/>
        </w:rPr>
        <w:t xml:space="preserve"> </w:t>
      </w:r>
    </w:p>
    <w:p w14:paraId="2F0DB73D" w14:textId="77777777" w:rsidR="00421B71" w:rsidRDefault="00421B71" w:rsidP="00812DF4">
      <w:pPr>
        <w:spacing w:line="360" w:lineRule="auto"/>
        <w:ind w:left="284" w:hanging="284"/>
        <w:jc w:val="both"/>
        <w:rPr>
          <w:rFonts w:ascii="Arial" w:hAnsi="Arial" w:cs="Arial"/>
        </w:rPr>
      </w:pPr>
    </w:p>
    <w:p w14:paraId="4EDD5AD9" w14:textId="70E0E5F6" w:rsidR="00421B71" w:rsidRDefault="00421B71" w:rsidP="00812DF4">
      <w:pPr>
        <w:spacing w:line="360" w:lineRule="auto"/>
        <w:ind w:left="284" w:hanging="284"/>
        <w:jc w:val="both"/>
        <w:rPr>
          <w:rFonts w:ascii="Arial" w:hAnsi="Arial" w:cs="Arial"/>
        </w:rPr>
      </w:pPr>
      <w:r w:rsidRPr="00421B71">
        <w:rPr>
          <w:rFonts w:ascii="Arial" w:hAnsi="Arial" w:cs="Arial"/>
        </w:rPr>
        <w:t xml:space="preserve">UK Research and Innovation (UKRI). (n.d.). Responsible innovation. Good research resource hub. Retrieved August 27, 2023, from </w:t>
      </w:r>
      <w:hyperlink r:id="rId33" w:history="1">
        <w:r w:rsidRPr="008E7861">
          <w:rPr>
            <w:rStyle w:val="Hyperlink"/>
            <w:rFonts w:ascii="Arial" w:hAnsi="Arial" w:cs="Arial"/>
          </w:rPr>
          <w:t>https://www.ukri.org/manage-your-award/good-research-resource-hub/responsible-innovation/</w:t>
        </w:r>
      </w:hyperlink>
    </w:p>
    <w:p w14:paraId="3C4CC127" w14:textId="77777777" w:rsidR="00421B71" w:rsidRDefault="00421B71" w:rsidP="00812DF4">
      <w:pPr>
        <w:spacing w:line="360" w:lineRule="auto"/>
        <w:ind w:left="284" w:hanging="284"/>
        <w:jc w:val="both"/>
        <w:rPr>
          <w:rFonts w:ascii="Arial" w:hAnsi="Arial" w:cs="Arial"/>
        </w:rPr>
      </w:pPr>
    </w:p>
    <w:p w14:paraId="1035AA01" w14:textId="769BE6D2" w:rsidR="00F34C1E" w:rsidRDefault="00F34C1E" w:rsidP="00812DF4">
      <w:pPr>
        <w:spacing w:line="360" w:lineRule="auto"/>
        <w:ind w:left="284" w:hanging="284"/>
        <w:jc w:val="both"/>
        <w:rPr>
          <w:rFonts w:ascii="Arial" w:hAnsi="Arial" w:cs="Arial"/>
        </w:rPr>
      </w:pPr>
      <w:r w:rsidRPr="00F34C1E">
        <w:rPr>
          <w:rFonts w:ascii="Arial" w:hAnsi="Arial" w:cs="Arial"/>
        </w:rPr>
        <w:t>Valle-Cruz, D., Fernandez-Cortez, V., López-Chau, A., &amp; Sandoval-</w:t>
      </w:r>
      <w:proofErr w:type="spellStart"/>
      <w:r w:rsidRPr="00F34C1E">
        <w:rPr>
          <w:rFonts w:ascii="Arial" w:hAnsi="Arial" w:cs="Arial"/>
        </w:rPr>
        <w:t>Almazán</w:t>
      </w:r>
      <w:proofErr w:type="spellEnd"/>
      <w:r w:rsidRPr="00F34C1E">
        <w:rPr>
          <w:rFonts w:ascii="Arial" w:hAnsi="Arial" w:cs="Arial"/>
        </w:rPr>
        <w:t>, R. (2022). Does twitter affect stock market decisions? financial sentiment analysis during pandemics: A comparative study of the h1n1 and the covid-19 periods. </w:t>
      </w:r>
      <w:r w:rsidRPr="00F34C1E">
        <w:rPr>
          <w:rFonts w:ascii="Arial" w:hAnsi="Arial" w:cs="Arial"/>
          <w:i/>
          <w:iCs/>
        </w:rPr>
        <w:t>Cognitive computation</w:t>
      </w:r>
      <w:r w:rsidRPr="00F34C1E">
        <w:rPr>
          <w:rFonts w:ascii="Arial" w:hAnsi="Arial" w:cs="Arial"/>
        </w:rPr>
        <w:t>, 1-16.</w:t>
      </w:r>
    </w:p>
    <w:p w14:paraId="52AAA37A" w14:textId="77777777" w:rsidR="00F34C1E" w:rsidRDefault="00F34C1E" w:rsidP="00812DF4">
      <w:pPr>
        <w:spacing w:line="360" w:lineRule="auto"/>
        <w:ind w:left="284" w:hanging="284"/>
        <w:jc w:val="both"/>
        <w:rPr>
          <w:rFonts w:ascii="Arial" w:hAnsi="Arial" w:cs="Arial"/>
        </w:rPr>
      </w:pPr>
    </w:p>
    <w:p w14:paraId="2E4BF158" w14:textId="77777777" w:rsidR="0071701E" w:rsidRDefault="0071701E" w:rsidP="00812DF4">
      <w:pPr>
        <w:spacing w:line="360" w:lineRule="auto"/>
        <w:ind w:left="284" w:hanging="284"/>
        <w:jc w:val="both"/>
        <w:rPr>
          <w:rFonts w:ascii="Arial" w:hAnsi="Arial" w:cs="Arial"/>
        </w:rPr>
      </w:pPr>
      <w:r w:rsidRPr="00924D12">
        <w:rPr>
          <w:rFonts w:ascii="Arial" w:hAnsi="Arial" w:cs="Arial"/>
        </w:rPr>
        <w:t>Xu, H. C., &amp; Zhou, W. X. (2018). A weekly sentiment index and the cross-section of stock returns. </w:t>
      </w:r>
      <w:r w:rsidRPr="00924D12">
        <w:rPr>
          <w:rFonts w:ascii="Arial" w:hAnsi="Arial" w:cs="Arial"/>
          <w:i/>
          <w:iCs/>
        </w:rPr>
        <w:t>Finance Research Letters</w:t>
      </w:r>
      <w:r w:rsidRPr="00924D12">
        <w:rPr>
          <w:rFonts w:ascii="Arial" w:hAnsi="Arial" w:cs="Arial"/>
        </w:rPr>
        <w:t>, </w:t>
      </w:r>
      <w:r w:rsidRPr="00924D12">
        <w:rPr>
          <w:rFonts w:ascii="Arial" w:hAnsi="Arial" w:cs="Arial"/>
          <w:i/>
          <w:iCs/>
        </w:rPr>
        <w:t>27</w:t>
      </w:r>
      <w:r w:rsidRPr="00924D12">
        <w:rPr>
          <w:rFonts w:ascii="Arial" w:hAnsi="Arial" w:cs="Arial"/>
        </w:rPr>
        <w:t>, 135-139.</w:t>
      </w:r>
    </w:p>
    <w:p w14:paraId="43A86588" w14:textId="77777777" w:rsidR="0071701E" w:rsidRDefault="0071701E" w:rsidP="00812DF4">
      <w:pPr>
        <w:spacing w:line="360" w:lineRule="auto"/>
        <w:ind w:left="284" w:hanging="284"/>
        <w:jc w:val="both"/>
        <w:rPr>
          <w:rFonts w:ascii="Arial" w:hAnsi="Arial" w:cs="Arial"/>
        </w:rPr>
      </w:pPr>
    </w:p>
    <w:p w14:paraId="0EFCE03E" w14:textId="6F0FF00D" w:rsidR="00D15A7B" w:rsidRDefault="00720E98" w:rsidP="00812DF4">
      <w:pPr>
        <w:spacing w:line="360" w:lineRule="auto"/>
        <w:ind w:left="284" w:hanging="284"/>
        <w:jc w:val="both"/>
        <w:rPr>
          <w:rFonts w:ascii="Arial" w:hAnsi="Arial" w:cs="Arial"/>
        </w:rPr>
      </w:pPr>
      <w:r w:rsidRPr="00720E98">
        <w:rPr>
          <w:rFonts w:ascii="Arial" w:hAnsi="Arial" w:cs="Arial"/>
        </w:rPr>
        <w:t xml:space="preserve">Yousaf, I., Youssef, M., &amp; Goodell, J. W. (2022). Quantile connectedness between sentiment and financial markets: Evidence from the S&amp;P 500 twitter sentiment index. </w:t>
      </w:r>
      <w:r w:rsidRPr="00720E98">
        <w:rPr>
          <w:rFonts w:ascii="Arial" w:hAnsi="Arial" w:cs="Arial"/>
          <w:i/>
          <w:iCs/>
        </w:rPr>
        <w:t>International Review of Financial Analysis, 83</w:t>
      </w:r>
      <w:r w:rsidRPr="00720E98">
        <w:rPr>
          <w:rFonts w:ascii="Arial" w:hAnsi="Arial" w:cs="Arial"/>
        </w:rPr>
        <w:t>, 102322.</w:t>
      </w:r>
    </w:p>
    <w:p w14:paraId="51790CF8" w14:textId="77777777" w:rsidR="00D15A7B" w:rsidRDefault="00D15A7B">
      <w:pPr>
        <w:rPr>
          <w:rFonts w:ascii="Arial" w:hAnsi="Arial" w:cs="Arial"/>
        </w:rPr>
      </w:pPr>
      <w:r>
        <w:rPr>
          <w:rFonts w:ascii="Arial" w:hAnsi="Arial" w:cs="Arial"/>
        </w:rPr>
        <w:br w:type="page"/>
      </w:r>
    </w:p>
    <w:p w14:paraId="1DB2525E" w14:textId="2D415A85" w:rsidR="001D2AFA" w:rsidRPr="001D2AFA" w:rsidRDefault="001D2AFA" w:rsidP="00617832">
      <w:pPr>
        <w:pStyle w:val="Heading1"/>
        <w:sectPr w:rsidR="001D2AFA" w:rsidRPr="001D2AFA" w:rsidSect="001211EA">
          <w:type w:val="continuous"/>
          <w:pgSz w:w="11906" w:h="16838"/>
          <w:pgMar w:top="1440" w:right="1440" w:bottom="1440" w:left="1440" w:header="708" w:footer="708" w:gutter="0"/>
          <w:cols w:space="708"/>
          <w:docGrid w:linePitch="360"/>
        </w:sectPr>
      </w:pPr>
      <w:bookmarkStart w:id="315" w:name="_Toc144117266"/>
      <w:r>
        <w:lastRenderedPageBreak/>
        <w:t>A</w:t>
      </w:r>
      <w:r w:rsidRPr="001D2AFA">
        <w:t>ppendix</w:t>
      </w:r>
      <w:bookmarkEnd w:id="315"/>
    </w:p>
    <w:p w14:paraId="22981DBD" w14:textId="40B9A6D0" w:rsidR="00617832" w:rsidRPr="00617832" w:rsidRDefault="00617832" w:rsidP="00590585">
      <w:pPr>
        <w:spacing w:line="360" w:lineRule="auto"/>
        <w:rPr>
          <w:rFonts w:ascii="Arial" w:hAnsi="Arial" w:cs="Arial"/>
          <w:b/>
          <w:bCs/>
          <w:sz w:val="22"/>
          <w:szCs w:val="22"/>
        </w:rPr>
        <w:sectPr w:rsidR="00617832" w:rsidRPr="00617832" w:rsidSect="00617832">
          <w:type w:val="continuous"/>
          <w:pgSz w:w="11906" w:h="16838"/>
          <w:pgMar w:top="1440" w:right="1440" w:bottom="1440" w:left="1440" w:header="708" w:footer="708" w:gutter="0"/>
          <w:cols w:space="261"/>
          <w:docGrid w:linePitch="360"/>
        </w:sectPr>
      </w:pPr>
      <w:bookmarkStart w:id="316" w:name="_Toc144117271"/>
      <w:r w:rsidRPr="00617832">
        <w:rPr>
          <w:sz w:val="22"/>
          <w:szCs w:val="22"/>
        </w:rPr>
        <w:t xml:space="preserve">Table </w:t>
      </w:r>
      <w:r w:rsidRPr="00617832">
        <w:rPr>
          <w:sz w:val="22"/>
          <w:szCs w:val="22"/>
        </w:rPr>
        <w:fldChar w:fldCharType="begin"/>
      </w:r>
      <w:r w:rsidRPr="00617832">
        <w:rPr>
          <w:sz w:val="22"/>
          <w:szCs w:val="22"/>
        </w:rPr>
        <w:instrText xml:space="preserve"> SEQ Table \* ARABIC </w:instrText>
      </w:r>
      <w:r w:rsidRPr="00617832">
        <w:rPr>
          <w:sz w:val="22"/>
          <w:szCs w:val="22"/>
        </w:rPr>
        <w:fldChar w:fldCharType="separate"/>
      </w:r>
      <w:r w:rsidRPr="00617832">
        <w:rPr>
          <w:noProof/>
          <w:sz w:val="22"/>
          <w:szCs w:val="22"/>
        </w:rPr>
        <w:t>5</w:t>
      </w:r>
      <w:r w:rsidRPr="00617832">
        <w:rPr>
          <w:sz w:val="22"/>
          <w:szCs w:val="22"/>
        </w:rPr>
        <w:fldChar w:fldCharType="end"/>
      </w:r>
      <w:r w:rsidRPr="00617832">
        <w:rPr>
          <w:sz w:val="22"/>
          <w:szCs w:val="22"/>
        </w:rPr>
        <w:t xml:space="preserve"> Companies with Their Tickers</w:t>
      </w:r>
      <w:bookmarkEnd w:id="316"/>
    </w:p>
    <w:tbl>
      <w:tblPr>
        <w:tblW w:w="0" w:type="auto"/>
        <w:tblCellMar>
          <w:left w:w="0" w:type="dxa"/>
          <w:right w:w="0" w:type="dxa"/>
        </w:tblCellMar>
        <w:tblLook w:val="04A0" w:firstRow="1" w:lastRow="0" w:firstColumn="1" w:lastColumn="0" w:noHBand="0" w:noVBand="1"/>
      </w:tblPr>
      <w:tblGrid>
        <w:gridCol w:w="2023"/>
        <w:gridCol w:w="811"/>
      </w:tblGrid>
      <w:tr w:rsidR="00EE25D2" w:rsidRPr="00590585" w14:paraId="46997890" w14:textId="77777777" w:rsidTr="00590585">
        <w:trPr>
          <w:trHeight w:val="165"/>
        </w:trPr>
        <w:tc>
          <w:tcPr>
            <w:tcW w:w="2023" w:type="dxa"/>
            <w:tcBorders>
              <w:top w:val="single" w:sz="4" w:space="0" w:color="auto"/>
              <w:bottom w:val="single" w:sz="4" w:space="0" w:color="auto"/>
            </w:tcBorders>
            <w:shd w:val="clear" w:color="auto" w:fill="auto"/>
            <w:tcMar>
              <w:top w:w="60" w:type="dxa"/>
              <w:left w:w="60" w:type="dxa"/>
              <w:bottom w:w="60" w:type="dxa"/>
              <w:right w:w="60" w:type="dxa"/>
            </w:tcMar>
            <w:hideMark/>
          </w:tcPr>
          <w:p w14:paraId="04398AD1" w14:textId="77777777" w:rsidR="00F176B0" w:rsidRPr="00590585" w:rsidRDefault="00F176B0" w:rsidP="00590585">
            <w:pPr>
              <w:spacing w:line="360" w:lineRule="auto"/>
              <w:rPr>
                <w:rFonts w:ascii="Arial" w:hAnsi="Arial" w:cs="Arial"/>
                <w:sz w:val="18"/>
                <w:szCs w:val="18"/>
              </w:rPr>
            </w:pPr>
            <w:commentRangeStart w:id="317"/>
            <w:r w:rsidRPr="00590585">
              <w:rPr>
                <w:rFonts w:ascii="Arial" w:hAnsi="Arial" w:cs="Arial"/>
                <w:b/>
                <w:bCs/>
                <w:sz w:val="18"/>
                <w:szCs w:val="18"/>
              </w:rPr>
              <w:t>Company</w:t>
            </w:r>
            <w:commentRangeEnd w:id="317"/>
            <w:r w:rsidR="006959F1" w:rsidRPr="00590585">
              <w:rPr>
                <w:rStyle w:val="CommentReference"/>
                <w:sz w:val="18"/>
                <w:szCs w:val="18"/>
              </w:rPr>
              <w:commentReference w:id="317"/>
            </w:r>
            <w:r w:rsidRPr="00590585">
              <w:rPr>
                <w:rFonts w:ascii="Arial" w:hAnsi="Arial" w:cs="Arial"/>
                <w:b/>
                <w:bCs/>
                <w:sz w:val="18"/>
                <w:szCs w:val="18"/>
              </w:rPr>
              <w:t xml:space="preserve"> name</w:t>
            </w:r>
          </w:p>
        </w:tc>
        <w:tc>
          <w:tcPr>
            <w:tcW w:w="811" w:type="dxa"/>
            <w:tcBorders>
              <w:top w:val="single" w:sz="4" w:space="0" w:color="auto"/>
              <w:bottom w:val="single" w:sz="4" w:space="0" w:color="auto"/>
            </w:tcBorders>
            <w:shd w:val="clear" w:color="auto" w:fill="auto"/>
            <w:tcMar>
              <w:top w:w="60" w:type="dxa"/>
              <w:left w:w="60" w:type="dxa"/>
              <w:bottom w:w="60" w:type="dxa"/>
              <w:right w:w="60" w:type="dxa"/>
            </w:tcMar>
            <w:hideMark/>
          </w:tcPr>
          <w:p w14:paraId="2E8F32B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Ticker</w:t>
            </w:r>
          </w:p>
        </w:tc>
      </w:tr>
      <w:tr w:rsidR="00EE25D2" w:rsidRPr="00590585" w14:paraId="6D4CF381" w14:textId="77777777" w:rsidTr="00590585">
        <w:trPr>
          <w:trHeight w:val="180"/>
        </w:trPr>
        <w:tc>
          <w:tcPr>
            <w:tcW w:w="2023" w:type="dxa"/>
            <w:tcBorders>
              <w:top w:val="single" w:sz="4" w:space="0" w:color="auto"/>
            </w:tcBorders>
            <w:shd w:val="clear" w:color="auto" w:fill="auto"/>
            <w:tcMar>
              <w:top w:w="60" w:type="dxa"/>
              <w:left w:w="60" w:type="dxa"/>
              <w:bottom w:w="60" w:type="dxa"/>
              <w:right w:w="60" w:type="dxa"/>
            </w:tcMar>
            <w:hideMark/>
          </w:tcPr>
          <w:p w14:paraId="08B2FD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Microsoft Corp</w:t>
            </w:r>
          </w:p>
        </w:tc>
        <w:tc>
          <w:tcPr>
            <w:tcW w:w="811" w:type="dxa"/>
            <w:tcBorders>
              <w:top w:val="single" w:sz="4" w:space="0" w:color="auto"/>
            </w:tcBorders>
            <w:shd w:val="clear" w:color="auto" w:fill="auto"/>
            <w:tcMar>
              <w:top w:w="60" w:type="dxa"/>
              <w:left w:w="60" w:type="dxa"/>
              <w:bottom w:w="60" w:type="dxa"/>
              <w:right w:w="60" w:type="dxa"/>
            </w:tcMar>
            <w:hideMark/>
          </w:tcPr>
          <w:p w14:paraId="55A9C73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MSFT</w:t>
            </w:r>
          </w:p>
        </w:tc>
      </w:tr>
      <w:tr w:rsidR="00EE25D2" w:rsidRPr="00590585" w14:paraId="5199111D" w14:textId="77777777" w:rsidTr="00590585">
        <w:trPr>
          <w:trHeight w:val="165"/>
        </w:trPr>
        <w:tc>
          <w:tcPr>
            <w:tcW w:w="2023" w:type="dxa"/>
            <w:shd w:val="clear" w:color="auto" w:fill="auto"/>
            <w:tcMar>
              <w:top w:w="60" w:type="dxa"/>
              <w:left w:w="60" w:type="dxa"/>
              <w:bottom w:w="60" w:type="dxa"/>
              <w:right w:w="60" w:type="dxa"/>
            </w:tcMar>
            <w:hideMark/>
          </w:tcPr>
          <w:p w14:paraId="3C268A3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Apple Inc</w:t>
            </w:r>
          </w:p>
        </w:tc>
        <w:tc>
          <w:tcPr>
            <w:tcW w:w="811" w:type="dxa"/>
            <w:shd w:val="clear" w:color="auto" w:fill="auto"/>
            <w:tcMar>
              <w:top w:w="60" w:type="dxa"/>
              <w:left w:w="60" w:type="dxa"/>
              <w:bottom w:w="60" w:type="dxa"/>
              <w:right w:w="60" w:type="dxa"/>
            </w:tcMar>
            <w:hideMark/>
          </w:tcPr>
          <w:p w14:paraId="2D91E8B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AAPL</w:t>
            </w:r>
          </w:p>
        </w:tc>
      </w:tr>
      <w:tr w:rsidR="00EE25D2" w:rsidRPr="00590585" w14:paraId="03D39062" w14:textId="77777777" w:rsidTr="00590585">
        <w:trPr>
          <w:trHeight w:val="165"/>
        </w:trPr>
        <w:tc>
          <w:tcPr>
            <w:tcW w:w="2023" w:type="dxa"/>
            <w:shd w:val="clear" w:color="auto" w:fill="auto"/>
            <w:tcMar>
              <w:top w:w="60" w:type="dxa"/>
              <w:left w:w="60" w:type="dxa"/>
              <w:bottom w:w="60" w:type="dxa"/>
              <w:right w:w="60" w:type="dxa"/>
            </w:tcMar>
            <w:hideMark/>
          </w:tcPr>
          <w:p w14:paraId="7832699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NVIDIA Corp</w:t>
            </w:r>
          </w:p>
        </w:tc>
        <w:tc>
          <w:tcPr>
            <w:tcW w:w="811" w:type="dxa"/>
            <w:shd w:val="clear" w:color="auto" w:fill="auto"/>
            <w:tcMar>
              <w:top w:w="60" w:type="dxa"/>
              <w:left w:w="60" w:type="dxa"/>
              <w:bottom w:w="60" w:type="dxa"/>
              <w:right w:w="60" w:type="dxa"/>
            </w:tcMar>
            <w:hideMark/>
          </w:tcPr>
          <w:p w14:paraId="4108A5F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NVDA</w:t>
            </w:r>
          </w:p>
        </w:tc>
      </w:tr>
      <w:tr w:rsidR="00EE25D2" w:rsidRPr="00590585" w14:paraId="4B9C4C28" w14:textId="77777777" w:rsidTr="00590585">
        <w:trPr>
          <w:trHeight w:val="165"/>
        </w:trPr>
        <w:tc>
          <w:tcPr>
            <w:tcW w:w="2023" w:type="dxa"/>
            <w:shd w:val="clear" w:color="auto" w:fill="auto"/>
            <w:tcMar>
              <w:top w:w="60" w:type="dxa"/>
              <w:left w:w="60" w:type="dxa"/>
              <w:bottom w:w="60" w:type="dxa"/>
              <w:right w:w="60" w:type="dxa"/>
            </w:tcMar>
            <w:hideMark/>
          </w:tcPr>
          <w:p w14:paraId="6656B40D" w14:textId="77777777" w:rsidR="00F176B0" w:rsidRPr="00590585" w:rsidRDefault="00000000" w:rsidP="00590585">
            <w:pPr>
              <w:spacing w:line="360" w:lineRule="auto"/>
              <w:rPr>
                <w:rFonts w:ascii="Arial" w:hAnsi="Arial" w:cs="Arial"/>
                <w:sz w:val="18"/>
                <w:szCs w:val="18"/>
              </w:rPr>
            </w:pPr>
            <w:hyperlink r:id="rId34" w:history="1">
              <w:r w:rsidR="00F176B0" w:rsidRPr="00590585">
                <w:rPr>
                  <w:rStyle w:val="Hyperlink"/>
                  <w:rFonts w:ascii="Arial" w:hAnsi="Arial" w:cs="Arial"/>
                  <w:b/>
                  <w:bCs/>
                  <w:sz w:val="18"/>
                  <w:szCs w:val="18"/>
                </w:rPr>
                <w:t>Amazon.com</w:t>
              </w:r>
            </w:hyperlink>
            <w:r w:rsidR="00F176B0"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2746364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AMZN</w:t>
            </w:r>
          </w:p>
        </w:tc>
      </w:tr>
      <w:tr w:rsidR="00EE25D2" w:rsidRPr="00590585" w14:paraId="3FEBD44E" w14:textId="77777777" w:rsidTr="00590585">
        <w:trPr>
          <w:trHeight w:val="165"/>
        </w:trPr>
        <w:tc>
          <w:tcPr>
            <w:tcW w:w="2023" w:type="dxa"/>
            <w:shd w:val="clear" w:color="auto" w:fill="auto"/>
            <w:tcMar>
              <w:top w:w="60" w:type="dxa"/>
              <w:left w:w="60" w:type="dxa"/>
              <w:bottom w:w="60" w:type="dxa"/>
              <w:right w:w="60" w:type="dxa"/>
            </w:tcMar>
            <w:hideMark/>
          </w:tcPr>
          <w:p w14:paraId="46226DA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Meta Platforms Inc</w:t>
            </w:r>
          </w:p>
        </w:tc>
        <w:tc>
          <w:tcPr>
            <w:tcW w:w="811" w:type="dxa"/>
            <w:shd w:val="clear" w:color="auto" w:fill="auto"/>
            <w:tcMar>
              <w:top w:w="60" w:type="dxa"/>
              <w:left w:w="60" w:type="dxa"/>
              <w:bottom w:w="60" w:type="dxa"/>
              <w:right w:w="60" w:type="dxa"/>
            </w:tcMar>
            <w:hideMark/>
          </w:tcPr>
          <w:p w14:paraId="31D47DD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META</w:t>
            </w:r>
          </w:p>
        </w:tc>
      </w:tr>
      <w:tr w:rsidR="00EE25D2" w:rsidRPr="00590585" w14:paraId="5C55EF5F" w14:textId="77777777" w:rsidTr="00590585">
        <w:trPr>
          <w:trHeight w:val="165"/>
        </w:trPr>
        <w:tc>
          <w:tcPr>
            <w:tcW w:w="2023" w:type="dxa"/>
            <w:shd w:val="clear" w:color="auto" w:fill="auto"/>
            <w:tcMar>
              <w:top w:w="60" w:type="dxa"/>
              <w:left w:w="60" w:type="dxa"/>
              <w:bottom w:w="60" w:type="dxa"/>
              <w:right w:w="60" w:type="dxa"/>
            </w:tcMar>
            <w:hideMark/>
          </w:tcPr>
          <w:p w14:paraId="553C873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Tesla Inc</w:t>
            </w:r>
          </w:p>
        </w:tc>
        <w:tc>
          <w:tcPr>
            <w:tcW w:w="811" w:type="dxa"/>
            <w:shd w:val="clear" w:color="auto" w:fill="auto"/>
            <w:tcMar>
              <w:top w:w="60" w:type="dxa"/>
              <w:left w:w="60" w:type="dxa"/>
              <w:bottom w:w="60" w:type="dxa"/>
              <w:right w:w="60" w:type="dxa"/>
            </w:tcMar>
            <w:hideMark/>
          </w:tcPr>
          <w:p w14:paraId="0E1BD20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TSLA</w:t>
            </w:r>
          </w:p>
        </w:tc>
      </w:tr>
      <w:tr w:rsidR="00EE25D2" w:rsidRPr="00590585" w14:paraId="0144525F" w14:textId="77777777" w:rsidTr="00590585">
        <w:trPr>
          <w:trHeight w:val="165"/>
        </w:trPr>
        <w:tc>
          <w:tcPr>
            <w:tcW w:w="2023" w:type="dxa"/>
            <w:shd w:val="clear" w:color="auto" w:fill="auto"/>
            <w:tcMar>
              <w:top w:w="60" w:type="dxa"/>
              <w:left w:w="60" w:type="dxa"/>
              <w:bottom w:w="60" w:type="dxa"/>
              <w:right w:w="60" w:type="dxa"/>
            </w:tcMar>
            <w:hideMark/>
          </w:tcPr>
          <w:p w14:paraId="67CD079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Alphabet Inc</w:t>
            </w:r>
          </w:p>
        </w:tc>
        <w:tc>
          <w:tcPr>
            <w:tcW w:w="811" w:type="dxa"/>
            <w:shd w:val="clear" w:color="auto" w:fill="auto"/>
            <w:tcMar>
              <w:top w:w="60" w:type="dxa"/>
              <w:left w:w="60" w:type="dxa"/>
              <w:bottom w:w="60" w:type="dxa"/>
              <w:right w:w="60" w:type="dxa"/>
            </w:tcMar>
            <w:hideMark/>
          </w:tcPr>
          <w:p w14:paraId="3FAA3F1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GOOGL</w:t>
            </w:r>
          </w:p>
        </w:tc>
      </w:tr>
      <w:tr w:rsidR="00EE25D2" w:rsidRPr="00590585" w14:paraId="27FBB708" w14:textId="77777777" w:rsidTr="00590585">
        <w:trPr>
          <w:trHeight w:val="165"/>
        </w:trPr>
        <w:tc>
          <w:tcPr>
            <w:tcW w:w="2023" w:type="dxa"/>
            <w:shd w:val="clear" w:color="auto" w:fill="auto"/>
            <w:tcMar>
              <w:top w:w="60" w:type="dxa"/>
              <w:left w:w="60" w:type="dxa"/>
              <w:bottom w:w="60" w:type="dxa"/>
              <w:right w:w="60" w:type="dxa"/>
            </w:tcMar>
            <w:hideMark/>
          </w:tcPr>
          <w:p w14:paraId="3518AC4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Alphabet Inc</w:t>
            </w:r>
          </w:p>
        </w:tc>
        <w:tc>
          <w:tcPr>
            <w:tcW w:w="811" w:type="dxa"/>
            <w:shd w:val="clear" w:color="auto" w:fill="auto"/>
            <w:tcMar>
              <w:top w:w="60" w:type="dxa"/>
              <w:left w:w="60" w:type="dxa"/>
              <w:bottom w:w="60" w:type="dxa"/>
              <w:right w:w="60" w:type="dxa"/>
            </w:tcMar>
            <w:hideMark/>
          </w:tcPr>
          <w:p w14:paraId="0E95E84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GOOG</w:t>
            </w:r>
          </w:p>
        </w:tc>
      </w:tr>
      <w:tr w:rsidR="00EE25D2" w:rsidRPr="00590585" w14:paraId="4DF43383" w14:textId="77777777" w:rsidTr="00590585">
        <w:trPr>
          <w:trHeight w:val="165"/>
        </w:trPr>
        <w:tc>
          <w:tcPr>
            <w:tcW w:w="2023" w:type="dxa"/>
            <w:shd w:val="clear" w:color="auto" w:fill="auto"/>
            <w:tcMar>
              <w:top w:w="60" w:type="dxa"/>
              <w:left w:w="60" w:type="dxa"/>
              <w:bottom w:w="60" w:type="dxa"/>
              <w:right w:w="60" w:type="dxa"/>
            </w:tcMar>
            <w:hideMark/>
          </w:tcPr>
          <w:p w14:paraId="7EA96C9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Broadcom Inc</w:t>
            </w:r>
          </w:p>
        </w:tc>
        <w:tc>
          <w:tcPr>
            <w:tcW w:w="811" w:type="dxa"/>
            <w:shd w:val="clear" w:color="auto" w:fill="auto"/>
            <w:tcMar>
              <w:top w:w="60" w:type="dxa"/>
              <w:left w:w="60" w:type="dxa"/>
              <w:bottom w:w="60" w:type="dxa"/>
              <w:right w:w="60" w:type="dxa"/>
            </w:tcMar>
            <w:hideMark/>
          </w:tcPr>
          <w:p w14:paraId="44B77AF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AVGO</w:t>
            </w:r>
          </w:p>
        </w:tc>
      </w:tr>
      <w:tr w:rsidR="00EE25D2" w:rsidRPr="00590585" w14:paraId="1FA94F59" w14:textId="77777777" w:rsidTr="00590585">
        <w:trPr>
          <w:trHeight w:val="165"/>
        </w:trPr>
        <w:tc>
          <w:tcPr>
            <w:tcW w:w="2023" w:type="dxa"/>
            <w:shd w:val="clear" w:color="auto" w:fill="auto"/>
            <w:tcMar>
              <w:top w:w="60" w:type="dxa"/>
              <w:left w:w="60" w:type="dxa"/>
              <w:bottom w:w="60" w:type="dxa"/>
              <w:right w:w="60" w:type="dxa"/>
            </w:tcMar>
            <w:hideMark/>
          </w:tcPr>
          <w:p w14:paraId="2C68F8C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PepsiCo Inc</w:t>
            </w:r>
          </w:p>
        </w:tc>
        <w:tc>
          <w:tcPr>
            <w:tcW w:w="811" w:type="dxa"/>
            <w:shd w:val="clear" w:color="auto" w:fill="auto"/>
            <w:tcMar>
              <w:top w:w="60" w:type="dxa"/>
              <w:left w:w="60" w:type="dxa"/>
              <w:bottom w:w="60" w:type="dxa"/>
              <w:right w:w="60" w:type="dxa"/>
            </w:tcMar>
            <w:hideMark/>
          </w:tcPr>
          <w:p w14:paraId="521C385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PEP</w:t>
            </w:r>
          </w:p>
        </w:tc>
      </w:tr>
      <w:tr w:rsidR="00EE25D2" w:rsidRPr="00590585" w14:paraId="319845E9" w14:textId="77777777" w:rsidTr="00590585">
        <w:trPr>
          <w:trHeight w:val="165"/>
        </w:trPr>
        <w:tc>
          <w:tcPr>
            <w:tcW w:w="2023" w:type="dxa"/>
            <w:shd w:val="clear" w:color="auto" w:fill="auto"/>
            <w:tcMar>
              <w:top w:w="60" w:type="dxa"/>
              <w:left w:w="60" w:type="dxa"/>
              <w:bottom w:w="60" w:type="dxa"/>
              <w:right w:w="60" w:type="dxa"/>
            </w:tcMar>
            <w:hideMark/>
          </w:tcPr>
          <w:p w14:paraId="3D55CD9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Costco Wholesale Corp</w:t>
            </w:r>
          </w:p>
        </w:tc>
        <w:tc>
          <w:tcPr>
            <w:tcW w:w="811" w:type="dxa"/>
            <w:shd w:val="clear" w:color="auto" w:fill="auto"/>
            <w:tcMar>
              <w:top w:w="60" w:type="dxa"/>
              <w:left w:w="60" w:type="dxa"/>
              <w:bottom w:w="60" w:type="dxa"/>
              <w:right w:w="60" w:type="dxa"/>
            </w:tcMar>
            <w:hideMark/>
          </w:tcPr>
          <w:p w14:paraId="1FBD05E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COST</w:t>
            </w:r>
          </w:p>
        </w:tc>
      </w:tr>
      <w:tr w:rsidR="00EE25D2" w:rsidRPr="00590585" w14:paraId="59904FAF" w14:textId="77777777" w:rsidTr="00590585">
        <w:trPr>
          <w:trHeight w:val="165"/>
        </w:trPr>
        <w:tc>
          <w:tcPr>
            <w:tcW w:w="2023" w:type="dxa"/>
            <w:shd w:val="clear" w:color="auto" w:fill="auto"/>
            <w:tcMar>
              <w:top w:w="60" w:type="dxa"/>
              <w:left w:w="60" w:type="dxa"/>
              <w:bottom w:w="60" w:type="dxa"/>
              <w:right w:w="60" w:type="dxa"/>
            </w:tcMar>
            <w:hideMark/>
          </w:tcPr>
          <w:p w14:paraId="39BED11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Adobe Inc</w:t>
            </w:r>
          </w:p>
        </w:tc>
        <w:tc>
          <w:tcPr>
            <w:tcW w:w="811" w:type="dxa"/>
            <w:shd w:val="clear" w:color="auto" w:fill="auto"/>
            <w:tcMar>
              <w:top w:w="60" w:type="dxa"/>
              <w:left w:w="60" w:type="dxa"/>
              <w:bottom w:w="60" w:type="dxa"/>
              <w:right w:w="60" w:type="dxa"/>
            </w:tcMar>
            <w:hideMark/>
          </w:tcPr>
          <w:p w14:paraId="68672F5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ADBE</w:t>
            </w:r>
          </w:p>
        </w:tc>
      </w:tr>
      <w:tr w:rsidR="00EE25D2" w:rsidRPr="00590585" w14:paraId="5E853D52" w14:textId="77777777" w:rsidTr="00590585">
        <w:trPr>
          <w:trHeight w:val="165"/>
        </w:trPr>
        <w:tc>
          <w:tcPr>
            <w:tcW w:w="2023" w:type="dxa"/>
            <w:shd w:val="clear" w:color="auto" w:fill="auto"/>
            <w:tcMar>
              <w:top w:w="60" w:type="dxa"/>
              <w:left w:w="60" w:type="dxa"/>
              <w:bottom w:w="60" w:type="dxa"/>
              <w:right w:w="60" w:type="dxa"/>
            </w:tcMar>
            <w:hideMark/>
          </w:tcPr>
          <w:p w14:paraId="104DCB1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Cisco Systems Inc</w:t>
            </w:r>
          </w:p>
        </w:tc>
        <w:tc>
          <w:tcPr>
            <w:tcW w:w="811" w:type="dxa"/>
            <w:shd w:val="clear" w:color="auto" w:fill="auto"/>
            <w:tcMar>
              <w:top w:w="60" w:type="dxa"/>
              <w:left w:w="60" w:type="dxa"/>
              <w:bottom w:w="60" w:type="dxa"/>
              <w:right w:w="60" w:type="dxa"/>
            </w:tcMar>
            <w:hideMark/>
          </w:tcPr>
          <w:p w14:paraId="1373DA2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CSCO</w:t>
            </w:r>
          </w:p>
        </w:tc>
      </w:tr>
      <w:tr w:rsidR="00EE25D2" w:rsidRPr="00590585" w14:paraId="61E2B156" w14:textId="77777777" w:rsidTr="00590585">
        <w:trPr>
          <w:trHeight w:val="165"/>
        </w:trPr>
        <w:tc>
          <w:tcPr>
            <w:tcW w:w="2023" w:type="dxa"/>
            <w:shd w:val="clear" w:color="auto" w:fill="auto"/>
            <w:tcMar>
              <w:top w:w="60" w:type="dxa"/>
              <w:left w:w="60" w:type="dxa"/>
              <w:bottom w:w="60" w:type="dxa"/>
              <w:right w:w="60" w:type="dxa"/>
            </w:tcMar>
            <w:hideMark/>
          </w:tcPr>
          <w:p w14:paraId="388E58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Netflix Inc</w:t>
            </w:r>
          </w:p>
        </w:tc>
        <w:tc>
          <w:tcPr>
            <w:tcW w:w="811" w:type="dxa"/>
            <w:shd w:val="clear" w:color="auto" w:fill="auto"/>
            <w:tcMar>
              <w:top w:w="60" w:type="dxa"/>
              <w:left w:w="60" w:type="dxa"/>
              <w:bottom w:w="60" w:type="dxa"/>
              <w:right w:w="60" w:type="dxa"/>
            </w:tcMar>
            <w:hideMark/>
          </w:tcPr>
          <w:p w14:paraId="47DC1A1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NFLX</w:t>
            </w:r>
          </w:p>
        </w:tc>
      </w:tr>
      <w:tr w:rsidR="00EE25D2" w:rsidRPr="00590585" w14:paraId="05B7A48F" w14:textId="77777777" w:rsidTr="00590585">
        <w:trPr>
          <w:trHeight w:val="180"/>
        </w:trPr>
        <w:tc>
          <w:tcPr>
            <w:tcW w:w="2023" w:type="dxa"/>
            <w:shd w:val="clear" w:color="auto" w:fill="auto"/>
            <w:tcMar>
              <w:top w:w="60" w:type="dxa"/>
              <w:left w:w="60" w:type="dxa"/>
              <w:bottom w:w="60" w:type="dxa"/>
              <w:right w:w="60" w:type="dxa"/>
            </w:tcMar>
            <w:hideMark/>
          </w:tcPr>
          <w:p w14:paraId="50BA122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Advanced Micro Devices Inc</w:t>
            </w:r>
          </w:p>
        </w:tc>
        <w:tc>
          <w:tcPr>
            <w:tcW w:w="811" w:type="dxa"/>
            <w:shd w:val="clear" w:color="auto" w:fill="auto"/>
            <w:tcMar>
              <w:top w:w="60" w:type="dxa"/>
              <w:left w:w="60" w:type="dxa"/>
              <w:bottom w:w="60" w:type="dxa"/>
              <w:right w:w="60" w:type="dxa"/>
            </w:tcMar>
            <w:hideMark/>
          </w:tcPr>
          <w:p w14:paraId="0D580B5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AMD</w:t>
            </w:r>
          </w:p>
        </w:tc>
      </w:tr>
      <w:tr w:rsidR="00EE25D2" w:rsidRPr="00590585" w14:paraId="7368F06A" w14:textId="77777777" w:rsidTr="00590585">
        <w:trPr>
          <w:trHeight w:val="165"/>
        </w:trPr>
        <w:tc>
          <w:tcPr>
            <w:tcW w:w="2023" w:type="dxa"/>
            <w:shd w:val="clear" w:color="auto" w:fill="auto"/>
            <w:tcMar>
              <w:top w:w="60" w:type="dxa"/>
              <w:left w:w="60" w:type="dxa"/>
              <w:bottom w:w="60" w:type="dxa"/>
              <w:right w:w="60" w:type="dxa"/>
            </w:tcMar>
            <w:hideMark/>
          </w:tcPr>
          <w:p w14:paraId="7130ABE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Comcast Corp</w:t>
            </w:r>
          </w:p>
        </w:tc>
        <w:tc>
          <w:tcPr>
            <w:tcW w:w="811" w:type="dxa"/>
            <w:shd w:val="clear" w:color="auto" w:fill="auto"/>
            <w:tcMar>
              <w:top w:w="60" w:type="dxa"/>
              <w:left w:w="60" w:type="dxa"/>
              <w:bottom w:w="60" w:type="dxa"/>
              <w:right w:w="60" w:type="dxa"/>
            </w:tcMar>
            <w:hideMark/>
          </w:tcPr>
          <w:p w14:paraId="733FD8B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CMCSA</w:t>
            </w:r>
          </w:p>
        </w:tc>
      </w:tr>
      <w:tr w:rsidR="00EE25D2" w:rsidRPr="00590585" w14:paraId="70A05FC2" w14:textId="77777777" w:rsidTr="00590585">
        <w:trPr>
          <w:trHeight w:val="165"/>
        </w:trPr>
        <w:tc>
          <w:tcPr>
            <w:tcW w:w="2023" w:type="dxa"/>
            <w:shd w:val="clear" w:color="auto" w:fill="auto"/>
            <w:tcMar>
              <w:top w:w="60" w:type="dxa"/>
              <w:left w:w="60" w:type="dxa"/>
              <w:bottom w:w="60" w:type="dxa"/>
              <w:right w:w="60" w:type="dxa"/>
            </w:tcMar>
            <w:hideMark/>
          </w:tcPr>
          <w:p w14:paraId="1BDC04E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T-Mobile US Inc</w:t>
            </w:r>
          </w:p>
        </w:tc>
        <w:tc>
          <w:tcPr>
            <w:tcW w:w="811" w:type="dxa"/>
            <w:shd w:val="clear" w:color="auto" w:fill="auto"/>
            <w:tcMar>
              <w:top w:w="60" w:type="dxa"/>
              <w:left w:w="60" w:type="dxa"/>
              <w:bottom w:w="60" w:type="dxa"/>
              <w:right w:w="60" w:type="dxa"/>
            </w:tcMar>
            <w:hideMark/>
          </w:tcPr>
          <w:p w14:paraId="62B5B9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TMUS</w:t>
            </w:r>
          </w:p>
        </w:tc>
      </w:tr>
      <w:tr w:rsidR="00EE25D2" w:rsidRPr="00590585" w14:paraId="30AE8FF4" w14:textId="77777777" w:rsidTr="00590585">
        <w:trPr>
          <w:trHeight w:val="165"/>
        </w:trPr>
        <w:tc>
          <w:tcPr>
            <w:tcW w:w="2023" w:type="dxa"/>
            <w:shd w:val="clear" w:color="auto" w:fill="auto"/>
            <w:tcMar>
              <w:top w:w="60" w:type="dxa"/>
              <w:left w:w="60" w:type="dxa"/>
              <w:bottom w:w="60" w:type="dxa"/>
              <w:right w:w="60" w:type="dxa"/>
            </w:tcMar>
            <w:hideMark/>
          </w:tcPr>
          <w:p w14:paraId="53868DB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Texas Instruments Inc</w:t>
            </w:r>
          </w:p>
        </w:tc>
        <w:tc>
          <w:tcPr>
            <w:tcW w:w="811" w:type="dxa"/>
            <w:shd w:val="clear" w:color="auto" w:fill="auto"/>
            <w:tcMar>
              <w:top w:w="60" w:type="dxa"/>
              <w:left w:w="60" w:type="dxa"/>
              <w:bottom w:w="60" w:type="dxa"/>
              <w:right w:w="60" w:type="dxa"/>
            </w:tcMar>
            <w:hideMark/>
          </w:tcPr>
          <w:p w14:paraId="6BF853A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TXN</w:t>
            </w:r>
          </w:p>
        </w:tc>
      </w:tr>
      <w:tr w:rsidR="00EE25D2" w:rsidRPr="00590585" w14:paraId="7D6D7260" w14:textId="77777777" w:rsidTr="00590585">
        <w:trPr>
          <w:trHeight w:val="165"/>
        </w:trPr>
        <w:tc>
          <w:tcPr>
            <w:tcW w:w="2023" w:type="dxa"/>
            <w:shd w:val="clear" w:color="auto" w:fill="auto"/>
            <w:tcMar>
              <w:top w:w="60" w:type="dxa"/>
              <w:left w:w="60" w:type="dxa"/>
              <w:bottom w:w="60" w:type="dxa"/>
              <w:right w:w="60" w:type="dxa"/>
            </w:tcMar>
            <w:hideMark/>
          </w:tcPr>
          <w:p w14:paraId="33D54C6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Intel Corp</w:t>
            </w:r>
          </w:p>
        </w:tc>
        <w:tc>
          <w:tcPr>
            <w:tcW w:w="811" w:type="dxa"/>
            <w:shd w:val="clear" w:color="auto" w:fill="auto"/>
            <w:tcMar>
              <w:top w:w="60" w:type="dxa"/>
              <w:left w:w="60" w:type="dxa"/>
              <w:bottom w:w="60" w:type="dxa"/>
              <w:right w:w="60" w:type="dxa"/>
            </w:tcMar>
            <w:hideMark/>
          </w:tcPr>
          <w:p w14:paraId="18E0A6D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INTC</w:t>
            </w:r>
          </w:p>
        </w:tc>
      </w:tr>
      <w:tr w:rsidR="00EE25D2" w:rsidRPr="00590585" w14:paraId="54103D48" w14:textId="77777777" w:rsidTr="00590585">
        <w:trPr>
          <w:trHeight w:val="165"/>
        </w:trPr>
        <w:tc>
          <w:tcPr>
            <w:tcW w:w="2023" w:type="dxa"/>
            <w:shd w:val="clear" w:color="auto" w:fill="auto"/>
            <w:tcMar>
              <w:top w:w="60" w:type="dxa"/>
              <w:left w:w="60" w:type="dxa"/>
              <w:bottom w:w="60" w:type="dxa"/>
              <w:right w:w="60" w:type="dxa"/>
            </w:tcMar>
            <w:hideMark/>
          </w:tcPr>
          <w:p w14:paraId="6AC9B8C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Honeywell International Inc</w:t>
            </w:r>
          </w:p>
        </w:tc>
        <w:tc>
          <w:tcPr>
            <w:tcW w:w="811" w:type="dxa"/>
            <w:shd w:val="clear" w:color="auto" w:fill="auto"/>
            <w:tcMar>
              <w:top w:w="60" w:type="dxa"/>
              <w:left w:w="60" w:type="dxa"/>
              <w:bottom w:w="60" w:type="dxa"/>
              <w:right w:w="60" w:type="dxa"/>
            </w:tcMar>
            <w:hideMark/>
          </w:tcPr>
          <w:p w14:paraId="57C24CF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HON</w:t>
            </w:r>
          </w:p>
        </w:tc>
      </w:tr>
      <w:tr w:rsidR="00EE25D2" w:rsidRPr="00590585" w14:paraId="436CFD14" w14:textId="77777777" w:rsidTr="00590585">
        <w:trPr>
          <w:trHeight w:val="165"/>
        </w:trPr>
        <w:tc>
          <w:tcPr>
            <w:tcW w:w="2023" w:type="dxa"/>
            <w:shd w:val="clear" w:color="auto" w:fill="auto"/>
            <w:tcMar>
              <w:top w:w="60" w:type="dxa"/>
              <w:left w:w="60" w:type="dxa"/>
              <w:bottom w:w="60" w:type="dxa"/>
              <w:right w:w="60" w:type="dxa"/>
            </w:tcMar>
            <w:hideMark/>
          </w:tcPr>
          <w:p w14:paraId="0E0BD5E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Intuit Inc</w:t>
            </w:r>
          </w:p>
        </w:tc>
        <w:tc>
          <w:tcPr>
            <w:tcW w:w="811" w:type="dxa"/>
            <w:shd w:val="clear" w:color="auto" w:fill="auto"/>
            <w:tcMar>
              <w:top w:w="60" w:type="dxa"/>
              <w:left w:w="60" w:type="dxa"/>
              <w:bottom w:w="60" w:type="dxa"/>
              <w:right w:w="60" w:type="dxa"/>
            </w:tcMar>
            <w:hideMark/>
          </w:tcPr>
          <w:p w14:paraId="771A34E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INTU</w:t>
            </w:r>
          </w:p>
        </w:tc>
      </w:tr>
      <w:tr w:rsidR="00EE25D2" w:rsidRPr="00590585" w14:paraId="44AF1AF2" w14:textId="77777777" w:rsidTr="00590585">
        <w:trPr>
          <w:trHeight w:val="165"/>
        </w:trPr>
        <w:tc>
          <w:tcPr>
            <w:tcW w:w="2023" w:type="dxa"/>
            <w:shd w:val="clear" w:color="auto" w:fill="auto"/>
            <w:tcMar>
              <w:top w:w="60" w:type="dxa"/>
              <w:left w:w="60" w:type="dxa"/>
              <w:bottom w:w="60" w:type="dxa"/>
              <w:right w:w="60" w:type="dxa"/>
            </w:tcMar>
            <w:hideMark/>
          </w:tcPr>
          <w:p w14:paraId="4735BCB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QUALCOMM Inc</w:t>
            </w:r>
          </w:p>
        </w:tc>
        <w:tc>
          <w:tcPr>
            <w:tcW w:w="811" w:type="dxa"/>
            <w:shd w:val="clear" w:color="auto" w:fill="auto"/>
            <w:tcMar>
              <w:top w:w="60" w:type="dxa"/>
              <w:left w:w="60" w:type="dxa"/>
              <w:bottom w:w="60" w:type="dxa"/>
              <w:right w:w="60" w:type="dxa"/>
            </w:tcMar>
            <w:hideMark/>
          </w:tcPr>
          <w:p w14:paraId="739560C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QCOM</w:t>
            </w:r>
          </w:p>
        </w:tc>
      </w:tr>
      <w:tr w:rsidR="00EE25D2" w:rsidRPr="00590585" w14:paraId="1F8A14A1" w14:textId="77777777" w:rsidTr="00590585">
        <w:trPr>
          <w:trHeight w:val="165"/>
        </w:trPr>
        <w:tc>
          <w:tcPr>
            <w:tcW w:w="2023" w:type="dxa"/>
            <w:shd w:val="clear" w:color="auto" w:fill="auto"/>
            <w:tcMar>
              <w:top w:w="60" w:type="dxa"/>
              <w:left w:w="60" w:type="dxa"/>
              <w:bottom w:w="60" w:type="dxa"/>
              <w:right w:w="60" w:type="dxa"/>
            </w:tcMar>
            <w:hideMark/>
          </w:tcPr>
          <w:p w14:paraId="0CA98F9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Intuitive Surgical Inc</w:t>
            </w:r>
          </w:p>
        </w:tc>
        <w:tc>
          <w:tcPr>
            <w:tcW w:w="811" w:type="dxa"/>
            <w:shd w:val="clear" w:color="auto" w:fill="auto"/>
            <w:tcMar>
              <w:top w:w="60" w:type="dxa"/>
              <w:left w:w="60" w:type="dxa"/>
              <w:bottom w:w="60" w:type="dxa"/>
              <w:right w:w="60" w:type="dxa"/>
            </w:tcMar>
            <w:hideMark/>
          </w:tcPr>
          <w:p w14:paraId="5FF6F10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ISRG</w:t>
            </w:r>
          </w:p>
        </w:tc>
      </w:tr>
      <w:tr w:rsidR="00EE25D2" w:rsidRPr="00590585" w14:paraId="414940DE" w14:textId="77777777" w:rsidTr="00590585">
        <w:trPr>
          <w:trHeight w:val="165"/>
        </w:trPr>
        <w:tc>
          <w:tcPr>
            <w:tcW w:w="2023" w:type="dxa"/>
            <w:shd w:val="clear" w:color="auto" w:fill="auto"/>
            <w:tcMar>
              <w:top w:w="60" w:type="dxa"/>
              <w:left w:w="60" w:type="dxa"/>
              <w:bottom w:w="60" w:type="dxa"/>
              <w:right w:w="60" w:type="dxa"/>
            </w:tcMar>
            <w:hideMark/>
          </w:tcPr>
          <w:p w14:paraId="0F4631F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Amgen Inc</w:t>
            </w:r>
          </w:p>
        </w:tc>
        <w:tc>
          <w:tcPr>
            <w:tcW w:w="811" w:type="dxa"/>
            <w:shd w:val="clear" w:color="auto" w:fill="auto"/>
            <w:tcMar>
              <w:top w:w="60" w:type="dxa"/>
              <w:left w:w="60" w:type="dxa"/>
              <w:bottom w:w="60" w:type="dxa"/>
              <w:right w:w="60" w:type="dxa"/>
            </w:tcMar>
            <w:hideMark/>
          </w:tcPr>
          <w:p w14:paraId="12F7A38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AMGN</w:t>
            </w:r>
          </w:p>
        </w:tc>
      </w:tr>
      <w:tr w:rsidR="00EE25D2" w:rsidRPr="00590585" w14:paraId="1E583936" w14:textId="77777777" w:rsidTr="00590585">
        <w:trPr>
          <w:trHeight w:val="165"/>
        </w:trPr>
        <w:tc>
          <w:tcPr>
            <w:tcW w:w="2023" w:type="dxa"/>
            <w:shd w:val="clear" w:color="auto" w:fill="auto"/>
            <w:tcMar>
              <w:top w:w="60" w:type="dxa"/>
              <w:left w:w="60" w:type="dxa"/>
              <w:bottom w:w="60" w:type="dxa"/>
              <w:right w:w="60" w:type="dxa"/>
            </w:tcMar>
            <w:hideMark/>
          </w:tcPr>
          <w:p w14:paraId="324A61C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Applied Materials Inc</w:t>
            </w:r>
          </w:p>
        </w:tc>
        <w:tc>
          <w:tcPr>
            <w:tcW w:w="811" w:type="dxa"/>
            <w:shd w:val="clear" w:color="auto" w:fill="auto"/>
            <w:tcMar>
              <w:top w:w="60" w:type="dxa"/>
              <w:left w:w="60" w:type="dxa"/>
              <w:bottom w:w="60" w:type="dxa"/>
              <w:right w:w="60" w:type="dxa"/>
            </w:tcMar>
            <w:hideMark/>
          </w:tcPr>
          <w:p w14:paraId="6A962D6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AMAT</w:t>
            </w:r>
          </w:p>
        </w:tc>
      </w:tr>
      <w:tr w:rsidR="00EE25D2" w:rsidRPr="00590585" w14:paraId="7122BA9C" w14:textId="77777777" w:rsidTr="00590585">
        <w:trPr>
          <w:trHeight w:val="165"/>
        </w:trPr>
        <w:tc>
          <w:tcPr>
            <w:tcW w:w="2023" w:type="dxa"/>
            <w:shd w:val="clear" w:color="auto" w:fill="auto"/>
            <w:tcMar>
              <w:top w:w="60" w:type="dxa"/>
              <w:left w:w="60" w:type="dxa"/>
              <w:bottom w:w="60" w:type="dxa"/>
              <w:right w:w="60" w:type="dxa"/>
            </w:tcMar>
            <w:hideMark/>
          </w:tcPr>
          <w:p w14:paraId="399784F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Starbucks Corp</w:t>
            </w:r>
          </w:p>
        </w:tc>
        <w:tc>
          <w:tcPr>
            <w:tcW w:w="811" w:type="dxa"/>
            <w:shd w:val="clear" w:color="auto" w:fill="auto"/>
            <w:tcMar>
              <w:top w:w="60" w:type="dxa"/>
              <w:left w:w="60" w:type="dxa"/>
              <w:bottom w:w="60" w:type="dxa"/>
              <w:right w:w="60" w:type="dxa"/>
            </w:tcMar>
            <w:hideMark/>
          </w:tcPr>
          <w:p w14:paraId="04D4C1F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SBUX</w:t>
            </w:r>
          </w:p>
        </w:tc>
      </w:tr>
      <w:tr w:rsidR="00EE25D2" w:rsidRPr="00590585" w14:paraId="7AF90802" w14:textId="77777777" w:rsidTr="00590585">
        <w:trPr>
          <w:trHeight w:val="165"/>
        </w:trPr>
        <w:tc>
          <w:tcPr>
            <w:tcW w:w="2023" w:type="dxa"/>
            <w:shd w:val="clear" w:color="auto" w:fill="auto"/>
            <w:tcMar>
              <w:top w:w="60" w:type="dxa"/>
              <w:left w:w="60" w:type="dxa"/>
              <w:bottom w:w="60" w:type="dxa"/>
              <w:right w:w="60" w:type="dxa"/>
            </w:tcMar>
            <w:hideMark/>
          </w:tcPr>
          <w:p w14:paraId="5C5DD93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Booking Holdings Inc</w:t>
            </w:r>
          </w:p>
        </w:tc>
        <w:tc>
          <w:tcPr>
            <w:tcW w:w="811" w:type="dxa"/>
            <w:shd w:val="clear" w:color="auto" w:fill="auto"/>
            <w:tcMar>
              <w:top w:w="60" w:type="dxa"/>
              <w:left w:w="60" w:type="dxa"/>
              <w:bottom w:w="60" w:type="dxa"/>
              <w:right w:w="60" w:type="dxa"/>
            </w:tcMar>
            <w:hideMark/>
          </w:tcPr>
          <w:p w14:paraId="1764395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BKNG</w:t>
            </w:r>
          </w:p>
        </w:tc>
      </w:tr>
      <w:tr w:rsidR="00EE25D2" w:rsidRPr="00590585" w14:paraId="20F8A39E" w14:textId="77777777" w:rsidTr="00590585">
        <w:trPr>
          <w:trHeight w:val="165"/>
        </w:trPr>
        <w:tc>
          <w:tcPr>
            <w:tcW w:w="2023" w:type="dxa"/>
            <w:shd w:val="clear" w:color="auto" w:fill="auto"/>
            <w:tcMar>
              <w:top w:w="60" w:type="dxa"/>
              <w:left w:w="60" w:type="dxa"/>
              <w:bottom w:w="60" w:type="dxa"/>
              <w:right w:w="60" w:type="dxa"/>
            </w:tcMar>
            <w:hideMark/>
          </w:tcPr>
          <w:p w14:paraId="3EB53E8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Analog Devices Inc</w:t>
            </w:r>
          </w:p>
        </w:tc>
        <w:tc>
          <w:tcPr>
            <w:tcW w:w="811" w:type="dxa"/>
            <w:shd w:val="clear" w:color="auto" w:fill="auto"/>
            <w:tcMar>
              <w:top w:w="60" w:type="dxa"/>
              <w:left w:w="60" w:type="dxa"/>
              <w:bottom w:w="60" w:type="dxa"/>
              <w:right w:w="60" w:type="dxa"/>
            </w:tcMar>
            <w:hideMark/>
          </w:tcPr>
          <w:p w14:paraId="4A2C4FA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ADI</w:t>
            </w:r>
          </w:p>
        </w:tc>
      </w:tr>
      <w:tr w:rsidR="00EE25D2" w:rsidRPr="00590585" w14:paraId="1F8308BC" w14:textId="77777777" w:rsidTr="00590585">
        <w:trPr>
          <w:trHeight w:val="165"/>
        </w:trPr>
        <w:tc>
          <w:tcPr>
            <w:tcW w:w="2023" w:type="dxa"/>
            <w:shd w:val="clear" w:color="auto" w:fill="auto"/>
            <w:tcMar>
              <w:top w:w="60" w:type="dxa"/>
              <w:left w:w="60" w:type="dxa"/>
              <w:bottom w:w="60" w:type="dxa"/>
              <w:right w:w="60" w:type="dxa"/>
            </w:tcMar>
            <w:hideMark/>
          </w:tcPr>
          <w:p w14:paraId="7DA9B81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Mondelez International Inc</w:t>
            </w:r>
          </w:p>
        </w:tc>
        <w:tc>
          <w:tcPr>
            <w:tcW w:w="811" w:type="dxa"/>
            <w:shd w:val="clear" w:color="auto" w:fill="auto"/>
            <w:tcMar>
              <w:top w:w="60" w:type="dxa"/>
              <w:left w:w="60" w:type="dxa"/>
              <w:bottom w:w="60" w:type="dxa"/>
              <w:right w:w="60" w:type="dxa"/>
            </w:tcMar>
            <w:hideMark/>
          </w:tcPr>
          <w:p w14:paraId="7308466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MDLZ</w:t>
            </w:r>
          </w:p>
        </w:tc>
      </w:tr>
      <w:tr w:rsidR="00EE25D2" w:rsidRPr="00590585" w14:paraId="6330DB0A" w14:textId="77777777" w:rsidTr="00590585">
        <w:trPr>
          <w:trHeight w:val="180"/>
        </w:trPr>
        <w:tc>
          <w:tcPr>
            <w:tcW w:w="2023" w:type="dxa"/>
            <w:shd w:val="clear" w:color="auto" w:fill="auto"/>
            <w:tcMar>
              <w:top w:w="60" w:type="dxa"/>
              <w:left w:w="60" w:type="dxa"/>
              <w:bottom w:w="60" w:type="dxa"/>
              <w:right w:w="60" w:type="dxa"/>
            </w:tcMar>
            <w:hideMark/>
          </w:tcPr>
          <w:p w14:paraId="00F2EA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Gilead Sciences Inc</w:t>
            </w:r>
          </w:p>
        </w:tc>
        <w:tc>
          <w:tcPr>
            <w:tcW w:w="811" w:type="dxa"/>
            <w:shd w:val="clear" w:color="auto" w:fill="auto"/>
            <w:tcMar>
              <w:top w:w="60" w:type="dxa"/>
              <w:left w:w="60" w:type="dxa"/>
              <w:bottom w:w="60" w:type="dxa"/>
              <w:right w:w="60" w:type="dxa"/>
            </w:tcMar>
            <w:hideMark/>
          </w:tcPr>
          <w:p w14:paraId="02110D1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GILD</w:t>
            </w:r>
          </w:p>
        </w:tc>
      </w:tr>
      <w:tr w:rsidR="00EE25D2" w:rsidRPr="00590585" w14:paraId="4AEFFE20" w14:textId="77777777" w:rsidTr="00590585">
        <w:trPr>
          <w:trHeight w:val="165"/>
        </w:trPr>
        <w:tc>
          <w:tcPr>
            <w:tcW w:w="2023" w:type="dxa"/>
            <w:shd w:val="clear" w:color="auto" w:fill="auto"/>
            <w:tcMar>
              <w:top w:w="60" w:type="dxa"/>
              <w:left w:w="60" w:type="dxa"/>
              <w:bottom w:w="60" w:type="dxa"/>
              <w:right w:w="60" w:type="dxa"/>
            </w:tcMar>
            <w:hideMark/>
          </w:tcPr>
          <w:p w14:paraId="644FFB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Automatic Data Processing Inc</w:t>
            </w:r>
          </w:p>
        </w:tc>
        <w:tc>
          <w:tcPr>
            <w:tcW w:w="811" w:type="dxa"/>
            <w:shd w:val="clear" w:color="auto" w:fill="auto"/>
            <w:tcMar>
              <w:top w:w="60" w:type="dxa"/>
              <w:left w:w="60" w:type="dxa"/>
              <w:bottom w:w="60" w:type="dxa"/>
              <w:right w:w="60" w:type="dxa"/>
            </w:tcMar>
            <w:hideMark/>
          </w:tcPr>
          <w:p w14:paraId="6B66344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ADP</w:t>
            </w:r>
          </w:p>
        </w:tc>
      </w:tr>
      <w:tr w:rsidR="00EE25D2" w:rsidRPr="00590585" w14:paraId="7C121061" w14:textId="77777777" w:rsidTr="00590585">
        <w:trPr>
          <w:trHeight w:val="165"/>
        </w:trPr>
        <w:tc>
          <w:tcPr>
            <w:tcW w:w="2023" w:type="dxa"/>
            <w:shd w:val="clear" w:color="auto" w:fill="auto"/>
            <w:tcMar>
              <w:top w:w="60" w:type="dxa"/>
              <w:left w:w="60" w:type="dxa"/>
              <w:bottom w:w="60" w:type="dxa"/>
              <w:right w:w="60" w:type="dxa"/>
            </w:tcMar>
            <w:hideMark/>
          </w:tcPr>
          <w:p w14:paraId="73F5015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Vertex Pharmaceuticals Inc</w:t>
            </w:r>
          </w:p>
        </w:tc>
        <w:tc>
          <w:tcPr>
            <w:tcW w:w="811" w:type="dxa"/>
            <w:shd w:val="clear" w:color="auto" w:fill="auto"/>
            <w:tcMar>
              <w:top w:w="60" w:type="dxa"/>
              <w:left w:w="60" w:type="dxa"/>
              <w:bottom w:w="60" w:type="dxa"/>
              <w:right w:w="60" w:type="dxa"/>
            </w:tcMar>
            <w:hideMark/>
          </w:tcPr>
          <w:p w14:paraId="194160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VRTX</w:t>
            </w:r>
          </w:p>
        </w:tc>
      </w:tr>
      <w:tr w:rsidR="00EE25D2" w:rsidRPr="00590585" w14:paraId="6A8BA6DA" w14:textId="77777777" w:rsidTr="00590585">
        <w:trPr>
          <w:trHeight w:val="165"/>
        </w:trPr>
        <w:tc>
          <w:tcPr>
            <w:tcW w:w="2023" w:type="dxa"/>
            <w:shd w:val="clear" w:color="auto" w:fill="auto"/>
            <w:tcMar>
              <w:top w:w="60" w:type="dxa"/>
              <w:left w:w="60" w:type="dxa"/>
              <w:bottom w:w="60" w:type="dxa"/>
              <w:right w:w="60" w:type="dxa"/>
            </w:tcMar>
            <w:hideMark/>
          </w:tcPr>
          <w:p w14:paraId="5C0B482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Lam Research Corp</w:t>
            </w:r>
          </w:p>
        </w:tc>
        <w:tc>
          <w:tcPr>
            <w:tcW w:w="811" w:type="dxa"/>
            <w:shd w:val="clear" w:color="auto" w:fill="auto"/>
            <w:tcMar>
              <w:top w:w="60" w:type="dxa"/>
              <w:left w:w="60" w:type="dxa"/>
              <w:bottom w:w="60" w:type="dxa"/>
              <w:right w:w="60" w:type="dxa"/>
            </w:tcMar>
            <w:hideMark/>
          </w:tcPr>
          <w:p w14:paraId="37DB139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LRCX</w:t>
            </w:r>
          </w:p>
        </w:tc>
      </w:tr>
      <w:tr w:rsidR="00EE25D2" w:rsidRPr="00590585" w14:paraId="11145F3C" w14:textId="77777777" w:rsidTr="00590585">
        <w:trPr>
          <w:trHeight w:val="165"/>
        </w:trPr>
        <w:tc>
          <w:tcPr>
            <w:tcW w:w="2023" w:type="dxa"/>
            <w:shd w:val="clear" w:color="auto" w:fill="auto"/>
            <w:tcMar>
              <w:top w:w="60" w:type="dxa"/>
              <w:left w:w="60" w:type="dxa"/>
              <w:bottom w:w="60" w:type="dxa"/>
              <w:right w:w="60" w:type="dxa"/>
            </w:tcMar>
            <w:hideMark/>
          </w:tcPr>
          <w:p w14:paraId="0A8CE3F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PayPal Holdings Inc</w:t>
            </w:r>
          </w:p>
        </w:tc>
        <w:tc>
          <w:tcPr>
            <w:tcW w:w="811" w:type="dxa"/>
            <w:shd w:val="clear" w:color="auto" w:fill="auto"/>
            <w:tcMar>
              <w:top w:w="60" w:type="dxa"/>
              <w:left w:w="60" w:type="dxa"/>
              <w:bottom w:w="60" w:type="dxa"/>
              <w:right w:w="60" w:type="dxa"/>
            </w:tcMar>
            <w:hideMark/>
          </w:tcPr>
          <w:p w14:paraId="5A1274B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PYPL</w:t>
            </w:r>
          </w:p>
        </w:tc>
      </w:tr>
      <w:tr w:rsidR="00EE25D2" w:rsidRPr="00590585" w14:paraId="301B0132" w14:textId="77777777" w:rsidTr="00590585">
        <w:trPr>
          <w:trHeight w:val="165"/>
        </w:trPr>
        <w:tc>
          <w:tcPr>
            <w:tcW w:w="2023" w:type="dxa"/>
            <w:shd w:val="clear" w:color="auto" w:fill="auto"/>
            <w:tcMar>
              <w:top w:w="60" w:type="dxa"/>
              <w:left w:w="60" w:type="dxa"/>
              <w:bottom w:w="60" w:type="dxa"/>
              <w:right w:w="60" w:type="dxa"/>
            </w:tcMar>
            <w:hideMark/>
          </w:tcPr>
          <w:p w14:paraId="5596309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Regeneron Pharmaceuticals Inc</w:t>
            </w:r>
          </w:p>
        </w:tc>
        <w:tc>
          <w:tcPr>
            <w:tcW w:w="811" w:type="dxa"/>
            <w:shd w:val="clear" w:color="auto" w:fill="auto"/>
            <w:tcMar>
              <w:top w:w="60" w:type="dxa"/>
              <w:left w:w="60" w:type="dxa"/>
              <w:bottom w:w="60" w:type="dxa"/>
              <w:right w:w="60" w:type="dxa"/>
            </w:tcMar>
            <w:hideMark/>
          </w:tcPr>
          <w:p w14:paraId="7DD3596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REGN</w:t>
            </w:r>
          </w:p>
        </w:tc>
      </w:tr>
      <w:tr w:rsidR="00EE25D2" w:rsidRPr="00590585" w14:paraId="59CEF364" w14:textId="77777777" w:rsidTr="00590585">
        <w:trPr>
          <w:trHeight w:val="165"/>
        </w:trPr>
        <w:tc>
          <w:tcPr>
            <w:tcW w:w="2023" w:type="dxa"/>
            <w:shd w:val="clear" w:color="auto" w:fill="auto"/>
            <w:tcMar>
              <w:top w:w="60" w:type="dxa"/>
              <w:left w:w="60" w:type="dxa"/>
              <w:bottom w:w="60" w:type="dxa"/>
              <w:right w:w="60" w:type="dxa"/>
            </w:tcMar>
            <w:hideMark/>
          </w:tcPr>
          <w:p w14:paraId="1709970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Palo Alto Networks Inc</w:t>
            </w:r>
          </w:p>
        </w:tc>
        <w:tc>
          <w:tcPr>
            <w:tcW w:w="811" w:type="dxa"/>
            <w:shd w:val="clear" w:color="auto" w:fill="auto"/>
            <w:tcMar>
              <w:top w:w="60" w:type="dxa"/>
              <w:left w:w="60" w:type="dxa"/>
              <w:bottom w:w="60" w:type="dxa"/>
              <w:right w:w="60" w:type="dxa"/>
            </w:tcMar>
            <w:hideMark/>
          </w:tcPr>
          <w:p w14:paraId="65F3ECC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PANW</w:t>
            </w:r>
          </w:p>
        </w:tc>
      </w:tr>
      <w:tr w:rsidR="00EE25D2" w:rsidRPr="00590585" w14:paraId="7A2AB86D" w14:textId="77777777" w:rsidTr="00590585">
        <w:trPr>
          <w:trHeight w:val="165"/>
        </w:trPr>
        <w:tc>
          <w:tcPr>
            <w:tcW w:w="2023" w:type="dxa"/>
            <w:shd w:val="clear" w:color="auto" w:fill="auto"/>
            <w:tcMar>
              <w:top w:w="60" w:type="dxa"/>
              <w:left w:w="60" w:type="dxa"/>
              <w:bottom w:w="60" w:type="dxa"/>
              <w:right w:w="60" w:type="dxa"/>
            </w:tcMar>
            <w:hideMark/>
          </w:tcPr>
          <w:p w14:paraId="735C3B8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Activision Blizzard Inc</w:t>
            </w:r>
          </w:p>
        </w:tc>
        <w:tc>
          <w:tcPr>
            <w:tcW w:w="811" w:type="dxa"/>
            <w:shd w:val="clear" w:color="auto" w:fill="auto"/>
            <w:tcMar>
              <w:top w:w="60" w:type="dxa"/>
              <w:left w:w="60" w:type="dxa"/>
              <w:bottom w:w="60" w:type="dxa"/>
              <w:right w:w="60" w:type="dxa"/>
            </w:tcMar>
            <w:hideMark/>
          </w:tcPr>
          <w:p w14:paraId="3463F7E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ATVI</w:t>
            </w:r>
          </w:p>
        </w:tc>
      </w:tr>
      <w:tr w:rsidR="00EE25D2" w:rsidRPr="00590585" w14:paraId="1A5CB321" w14:textId="77777777" w:rsidTr="00590585">
        <w:trPr>
          <w:trHeight w:val="165"/>
        </w:trPr>
        <w:tc>
          <w:tcPr>
            <w:tcW w:w="2023" w:type="dxa"/>
            <w:shd w:val="clear" w:color="auto" w:fill="auto"/>
            <w:tcMar>
              <w:top w:w="60" w:type="dxa"/>
              <w:left w:w="60" w:type="dxa"/>
              <w:bottom w:w="60" w:type="dxa"/>
              <w:right w:w="60" w:type="dxa"/>
            </w:tcMar>
            <w:hideMark/>
          </w:tcPr>
          <w:p w14:paraId="53F2276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Micron Technology Inc</w:t>
            </w:r>
          </w:p>
        </w:tc>
        <w:tc>
          <w:tcPr>
            <w:tcW w:w="811" w:type="dxa"/>
            <w:shd w:val="clear" w:color="auto" w:fill="auto"/>
            <w:tcMar>
              <w:top w:w="60" w:type="dxa"/>
              <w:left w:w="60" w:type="dxa"/>
              <w:bottom w:w="60" w:type="dxa"/>
              <w:right w:w="60" w:type="dxa"/>
            </w:tcMar>
            <w:hideMark/>
          </w:tcPr>
          <w:p w14:paraId="0BDF8E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MU</w:t>
            </w:r>
          </w:p>
        </w:tc>
      </w:tr>
      <w:tr w:rsidR="00EE25D2" w:rsidRPr="00590585" w14:paraId="1294B0BF" w14:textId="77777777" w:rsidTr="00590585">
        <w:trPr>
          <w:trHeight w:val="165"/>
        </w:trPr>
        <w:tc>
          <w:tcPr>
            <w:tcW w:w="2023" w:type="dxa"/>
            <w:shd w:val="clear" w:color="auto" w:fill="auto"/>
            <w:tcMar>
              <w:top w:w="60" w:type="dxa"/>
              <w:left w:w="60" w:type="dxa"/>
              <w:bottom w:w="60" w:type="dxa"/>
              <w:right w:w="60" w:type="dxa"/>
            </w:tcMar>
            <w:hideMark/>
          </w:tcPr>
          <w:p w14:paraId="7150A75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CSX Corp</w:t>
            </w:r>
          </w:p>
        </w:tc>
        <w:tc>
          <w:tcPr>
            <w:tcW w:w="811" w:type="dxa"/>
            <w:shd w:val="clear" w:color="auto" w:fill="auto"/>
            <w:tcMar>
              <w:top w:w="60" w:type="dxa"/>
              <w:left w:w="60" w:type="dxa"/>
              <w:bottom w:w="60" w:type="dxa"/>
              <w:right w:w="60" w:type="dxa"/>
            </w:tcMar>
            <w:hideMark/>
          </w:tcPr>
          <w:p w14:paraId="3E31ABB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CSX</w:t>
            </w:r>
          </w:p>
        </w:tc>
      </w:tr>
      <w:tr w:rsidR="00EE25D2" w:rsidRPr="00590585" w14:paraId="386B3D9C" w14:textId="77777777" w:rsidTr="00590585">
        <w:trPr>
          <w:trHeight w:val="165"/>
        </w:trPr>
        <w:tc>
          <w:tcPr>
            <w:tcW w:w="2023" w:type="dxa"/>
            <w:shd w:val="clear" w:color="auto" w:fill="auto"/>
            <w:tcMar>
              <w:top w:w="60" w:type="dxa"/>
              <w:left w:w="60" w:type="dxa"/>
              <w:bottom w:w="60" w:type="dxa"/>
              <w:right w:w="60" w:type="dxa"/>
            </w:tcMar>
            <w:hideMark/>
          </w:tcPr>
          <w:p w14:paraId="6D4D442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Synopsys Inc</w:t>
            </w:r>
          </w:p>
        </w:tc>
        <w:tc>
          <w:tcPr>
            <w:tcW w:w="811" w:type="dxa"/>
            <w:shd w:val="clear" w:color="auto" w:fill="auto"/>
            <w:tcMar>
              <w:top w:w="60" w:type="dxa"/>
              <w:left w:w="60" w:type="dxa"/>
              <w:bottom w:w="60" w:type="dxa"/>
              <w:right w:w="60" w:type="dxa"/>
            </w:tcMar>
            <w:hideMark/>
          </w:tcPr>
          <w:p w14:paraId="483BC7C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SNPS</w:t>
            </w:r>
          </w:p>
        </w:tc>
      </w:tr>
      <w:tr w:rsidR="00EE25D2" w:rsidRPr="00590585" w14:paraId="2C49E937" w14:textId="77777777" w:rsidTr="00590585">
        <w:trPr>
          <w:trHeight w:val="165"/>
        </w:trPr>
        <w:tc>
          <w:tcPr>
            <w:tcW w:w="2023" w:type="dxa"/>
            <w:shd w:val="clear" w:color="auto" w:fill="auto"/>
            <w:tcMar>
              <w:top w:w="60" w:type="dxa"/>
              <w:left w:w="60" w:type="dxa"/>
              <w:bottom w:w="60" w:type="dxa"/>
              <w:right w:w="60" w:type="dxa"/>
            </w:tcMar>
            <w:hideMark/>
          </w:tcPr>
          <w:p w14:paraId="052765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KLA Corp</w:t>
            </w:r>
          </w:p>
        </w:tc>
        <w:tc>
          <w:tcPr>
            <w:tcW w:w="811" w:type="dxa"/>
            <w:shd w:val="clear" w:color="auto" w:fill="auto"/>
            <w:tcMar>
              <w:top w:w="60" w:type="dxa"/>
              <w:left w:w="60" w:type="dxa"/>
              <w:bottom w:w="60" w:type="dxa"/>
              <w:right w:w="60" w:type="dxa"/>
            </w:tcMar>
            <w:hideMark/>
          </w:tcPr>
          <w:p w14:paraId="5363874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KLAC</w:t>
            </w:r>
          </w:p>
        </w:tc>
      </w:tr>
      <w:tr w:rsidR="00EE25D2" w:rsidRPr="00590585" w14:paraId="77214C21" w14:textId="77777777" w:rsidTr="00590585">
        <w:trPr>
          <w:trHeight w:val="165"/>
        </w:trPr>
        <w:tc>
          <w:tcPr>
            <w:tcW w:w="2023" w:type="dxa"/>
            <w:shd w:val="clear" w:color="auto" w:fill="auto"/>
            <w:tcMar>
              <w:top w:w="60" w:type="dxa"/>
              <w:left w:w="60" w:type="dxa"/>
              <w:bottom w:w="60" w:type="dxa"/>
              <w:right w:w="60" w:type="dxa"/>
            </w:tcMar>
            <w:hideMark/>
          </w:tcPr>
          <w:p w14:paraId="2A84B9D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ASML Holding NV</w:t>
            </w:r>
          </w:p>
        </w:tc>
        <w:tc>
          <w:tcPr>
            <w:tcW w:w="811" w:type="dxa"/>
            <w:shd w:val="clear" w:color="auto" w:fill="auto"/>
            <w:tcMar>
              <w:top w:w="60" w:type="dxa"/>
              <w:left w:w="60" w:type="dxa"/>
              <w:bottom w:w="60" w:type="dxa"/>
              <w:right w:w="60" w:type="dxa"/>
            </w:tcMar>
            <w:hideMark/>
          </w:tcPr>
          <w:p w14:paraId="40D99B2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ASML</w:t>
            </w:r>
          </w:p>
        </w:tc>
      </w:tr>
      <w:tr w:rsidR="00EE25D2" w:rsidRPr="00590585" w14:paraId="0DAA872A" w14:textId="77777777" w:rsidTr="00590585">
        <w:trPr>
          <w:trHeight w:val="165"/>
        </w:trPr>
        <w:tc>
          <w:tcPr>
            <w:tcW w:w="2023" w:type="dxa"/>
            <w:shd w:val="clear" w:color="auto" w:fill="auto"/>
            <w:tcMar>
              <w:top w:w="60" w:type="dxa"/>
              <w:left w:w="60" w:type="dxa"/>
              <w:bottom w:w="60" w:type="dxa"/>
              <w:right w:w="60" w:type="dxa"/>
            </w:tcMar>
            <w:hideMark/>
          </w:tcPr>
          <w:p w14:paraId="5372739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Cadence Design Systems Inc</w:t>
            </w:r>
          </w:p>
        </w:tc>
        <w:tc>
          <w:tcPr>
            <w:tcW w:w="811" w:type="dxa"/>
            <w:shd w:val="clear" w:color="auto" w:fill="auto"/>
            <w:tcMar>
              <w:top w:w="60" w:type="dxa"/>
              <w:left w:w="60" w:type="dxa"/>
              <w:bottom w:w="60" w:type="dxa"/>
              <w:right w:w="60" w:type="dxa"/>
            </w:tcMar>
            <w:hideMark/>
          </w:tcPr>
          <w:p w14:paraId="68C94D6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CDNS</w:t>
            </w:r>
          </w:p>
        </w:tc>
      </w:tr>
      <w:tr w:rsidR="00EE25D2" w:rsidRPr="00590585" w14:paraId="6F54CC94" w14:textId="77777777" w:rsidTr="00590585">
        <w:trPr>
          <w:trHeight w:val="180"/>
        </w:trPr>
        <w:tc>
          <w:tcPr>
            <w:tcW w:w="2023" w:type="dxa"/>
            <w:shd w:val="clear" w:color="auto" w:fill="auto"/>
            <w:tcMar>
              <w:top w:w="60" w:type="dxa"/>
              <w:left w:w="60" w:type="dxa"/>
              <w:bottom w:w="60" w:type="dxa"/>
              <w:right w:w="60" w:type="dxa"/>
            </w:tcMar>
            <w:hideMark/>
          </w:tcPr>
          <w:p w14:paraId="6210129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Fortinet Inc</w:t>
            </w:r>
          </w:p>
        </w:tc>
        <w:tc>
          <w:tcPr>
            <w:tcW w:w="811" w:type="dxa"/>
            <w:shd w:val="clear" w:color="auto" w:fill="auto"/>
            <w:tcMar>
              <w:top w:w="60" w:type="dxa"/>
              <w:left w:w="60" w:type="dxa"/>
              <w:bottom w:w="60" w:type="dxa"/>
              <w:right w:w="60" w:type="dxa"/>
            </w:tcMar>
            <w:hideMark/>
          </w:tcPr>
          <w:p w14:paraId="1DA573B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FTNT</w:t>
            </w:r>
          </w:p>
        </w:tc>
      </w:tr>
      <w:tr w:rsidR="00EE25D2" w:rsidRPr="00590585" w14:paraId="2645DF03" w14:textId="77777777" w:rsidTr="00590585">
        <w:trPr>
          <w:trHeight w:val="165"/>
        </w:trPr>
        <w:tc>
          <w:tcPr>
            <w:tcW w:w="2023" w:type="dxa"/>
            <w:shd w:val="clear" w:color="auto" w:fill="auto"/>
            <w:tcMar>
              <w:top w:w="60" w:type="dxa"/>
              <w:left w:w="60" w:type="dxa"/>
              <w:bottom w:w="60" w:type="dxa"/>
              <w:right w:w="60" w:type="dxa"/>
            </w:tcMar>
            <w:hideMark/>
          </w:tcPr>
          <w:p w14:paraId="2339443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O'Reilly Automotive Inc</w:t>
            </w:r>
          </w:p>
        </w:tc>
        <w:tc>
          <w:tcPr>
            <w:tcW w:w="811" w:type="dxa"/>
            <w:shd w:val="clear" w:color="auto" w:fill="auto"/>
            <w:tcMar>
              <w:top w:w="60" w:type="dxa"/>
              <w:left w:w="60" w:type="dxa"/>
              <w:bottom w:w="60" w:type="dxa"/>
              <w:right w:w="60" w:type="dxa"/>
            </w:tcMar>
            <w:hideMark/>
          </w:tcPr>
          <w:p w14:paraId="66FA2AB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ORLY</w:t>
            </w:r>
          </w:p>
        </w:tc>
      </w:tr>
      <w:tr w:rsidR="00EE25D2" w:rsidRPr="00590585" w14:paraId="03856FCE" w14:textId="77777777" w:rsidTr="00590585">
        <w:trPr>
          <w:trHeight w:val="165"/>
        </w:trPr>
        <w:tc>
          <w:tcPr>
            <w:tcW w:w="2023" w:type="dxa"/>
            <w:shd w:val="clear" w:color="auto" w:fill="auto"/>
            <w:tcMar>
              <w:top w:w="60" w:type="dxa"/>
              <w:left w:w="60" w:type="dxa"/>
              <w:bottom w:w="60" w:type="dxa"/>
              <w:right w:w="60" w:type="dxa"/>
            </w:tcMar>
            <w:hideMark/>
          </w:tcPr>
          <w:p w14:paraId="61894DD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Monster Beverage Corp</w:t>
            </w:r>
          </w:p>
        </w:tc>
        <w:tc>
          <w:tcPr>
            <w:tcW w:w="811" w:type="dxa"/>
            <w:shd w:val="clear" w:color="auto" w:fill="auto"/>
            <w:tcMar>
              <w:top w:w="60" w:type="dxa"/>
              <w:left w:w="60" w:type="dxa"/>
              <w:bottom w:w="60" w:type="dxa"/>
              <w:right w:w="60" w:type="dxa"/>
            </w:tcMar>
            <w:hideMark/>
          </w:tcPr>
          <w:p w14:paraId="6B7BB2C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MNST</w:t>
            </w:r>
          </w:p>
        </w:tc>
      </w:tr>
      <w:tr w:rsidR="00EE25D2" w:rsidRPr="00590585" w14:paraId="4508D4DA" w14:textId="77777777" w:rsidTr="00590585">
        <w:trPr>
          <w:trHeight w:val="165"/>
        </w:trPr>
        <w:tc>
          <w:tcPr>
            <w:tcW w:w="2023" w:type="dxa"/>
            <w:shd w:val="clear" w:color="auto" w:fill="auto"/>
            <w:tcMar>
              <w:top w:w="60" w:type="dxa"/>
              <w:left w:w="60" w:type="dxa"/>
              <w:bottom w:w="60" w:type="dxa"/>
              <w:right w:w="60" w:type="dxa"/>
            </w:tcMar>
            <w:hideMark/>
          </w:tcPr>
          <w:p w14:paraId="311EF5A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Marriott International Inc/MD</w:t>
            </w:r>
          </w:p>
        </w:tc>
        <w:tc>
          <w:tcPr>
            <w:tcW w:w="811" w:type="dxa"/>
            <w:shd w:val="clear" w:color="auto" w:fill="auto"/>
            <w:tcMar>
              <w:top w:w="60" w:type="dxa"/>
              <w:left w:w="60" w:type="dxa"/>
              <w:bottom w:w="60" w:type="dxa"/>
              <w:right w:w="60" w:type="dxa"/>
            </w:tcMar>
            <w:hideMark/>
          </w:tcPr>
          <w:p w14:paraId="0BC2A38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MAR</w:t>
            </w:r>
          </w:p>
        </w:tc>
      </w:tr>
      <w:tr w:rsidR="00EE25D2" w:rsidRPr="00590585" w14:paraId="5AD1F9BF" w14:textId="77777777" w:rsidTr="00590585">
        <w:trPr>
          <w:trHeight w:val="165"/>
        </w:trPr>
        <w:tc>
          <w:tcPr>
            <w:tcW w:w="2023" w:type="dxa"/>
            <w:shd w:val="clear" w:color="auto" w:fill="auto"/>
            <w:tcMar>
              <w:top w:w="60" w:type="dxa"/>
              <w:left w:w="60" w:type="dxa"/>
              <w:bottom w:w="60" w:type="dxa"/>
              <w:right w:w="60" w:type="dxa"/>
            </w:tcMar>
            <w:hideMark/>
          </w:tcPr>
          <w:p w14:paraId="7EDA825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Charter Communications Inc</w:t>
            </w:r>
          </w:p>
        </w:tc>
        <w:tc>
          <w:tcPr>
            <w:tcW w:w="811" w:type="dxa"/>
            <w:shd w:val="clear" w:color="auto" w:fill="auto"/>
            <w:tcMar>
              <w:top w:w="60" w:type="dxa"/>
              <w:left w:w="60" w:type="dxa"/>
              <w:bottom w:w="60" w:type="dxa"/>
              <w:right w:w="60" w:type="dxa"/>
            </w:tcMar>
            <w:hideMark/>
          </w:tcPr>
          <w:p w14:paraId="1FC81B7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CHTR</w:t>
            </w:r>
          </w:p>
        </w:tc>
      </w:tr>
      <w:tr w:rsidR="00EE25D2" w:rsidRPr="00590585" w14:paraId="0F2C7BDF" w14:textId="77777777" w:rsidTr="00590585">
        <w:trPr>
          <w:trHeight w:val="165"/>
        </w:trPr>
        <w:tc>
          <w:tcPr>
            <w:tcW w:w="2023" w:type="dxa"/>
            <w:shd w:val="clear" w:color="auto" w:fill="auto"/>
            <w:tcMar>
              <w:top w:w="60" w:type="dxa"/>
              <w:left w:w="60" w:type="dxa"/>
              <w:bottom w:w="60" w:type="dxa"/>
              <w:right w:w="60" w:type="dxa"/>
            </w:tcMar>
            <w:hideMark/>
          </w:tcPr>
          <w:p w14:paraId="4466EE9A"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MercadoLibre</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3BDC581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MELI</w:t>
            </w:r>
          </w:p>
        </w:tc>
      </w:tr>
      <w:tr w:rsidR="00EE25D2" w:rsidRPr="00590585" w14:paraId="5704673B" w14:textId="77777777" w:rsidTr="00590585">
        <w:trPr>
          <w:trHeight w:val="165"/>
        </w:trPr>
        <w:tc>
          <w:tcPr>
            <w:tcW w:w="2023" w:type="dxa"/>
            <w:shd w:val="clear" w:color="auto" w:fill="auto"/>
            <w:tcMar>
              <w:top w:w="60" w:type="dxa"/>
              <w:left w:w="60" w:type="dxa"/>
              <w:bottom w:w="60" w:type="dxa"/>
              <w:right w:w="60" w:type="dxa"/>
            </w:tcMar>
            <w:hideMark/>
          </w:tcPr>
          <w:p w14:paraId="3898C3B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Airbnb Inc</w:t>
            </w:r>
          </w:p>
        </w:tc>
        <w:tc>
          <w:tcPr>
            <w:tcW w:w="811" w:type="dxa"/>
            <w:shd w:val="clear" w:color="auto" w:fill="auto"/>
            <w:tcMar>
              <w:top w:w="60" w:type="dxa"/>
              <w:left w:w="60" w:type="dxa"/>
              <w:bottom w:w="60" w:type="dxa"/>
              <w:right w:w="60" w:type="dxa"/>
            </w:tcMar>
            <w:hideMark/>
          </w:tcPr>
          <w:p w14:paraId="579A56E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ABNB</w:t>
            </w:r>
          </w:p>
        </w:tc>
      </w:tr>
      <w:tr w:rsidR="00EE25D2" w:rsidRPr="00590585" w14:paraId="1DC203E4" w14:textId="77777777" w:rsidTr="00590585">
        <w:trPr>
          <w:trHeight w:val="165"/>
        </w:trPr>
        <w:tc>
          <w:tcPr>
            <w:tcW w:w="2023" w:type="dxa"/>
            <w:shd w:val="clear" w:color="auto" w:fill="auto"/>
            <w:tcMar>
              <w:top w:w="60" w:type="dxa"/>
              <w:left w:w="60" w:type="dxa"/>
              <w:bottom w:w="60" w:type="dxa"/>
              <w:right w:w="60" w:type="dxa"/>
            </w:tcMar>
            <w:hideMark/>
          </w:tcPr>
          <w:p w14:paraId="5EF92CA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NXP Semiconductors NV</w:t>
            </w:r>
          </w:p>
        </w:tc>
        <w:tc>
          <w:tcPr>
            <w:tcW w:w="811" w:type="dxa"/>
            <w:shd w:val="clear" w:color="auto" w:fill="auto"/>
            <w:tcMar>
              <w:top w:w="60" w:type="dxa"/>
              <w:left w:w="60" w:type="dxa"/>
              <w:bottom w:w="60" w:type="dxa"/>
              <w:right w:w="60" w:type="dxa"/>
            </w:tcMar>
            <w:hideMark/>
          </w:tcPr>
          <w:p w14:paraId="1833FEC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NXPI</w:t>
            </w:r>
          </w:p>
        </w:tc>
      </w:tr>
      <w:tr w:rsidR="00EE25D2" w:rsidRPr="00590585" w14:paraId="27CDC652" w14:textId="77777777" w:rsidTr="00590585">
        <w:trPr>
          <w:trHeight w:val="165"/>
        </w:trPr>
        <w:tc>
          <w:tcPr>
            <w:tcW w:w="2023" w:type="dxa"/>
            <w:shd w:val="clear" w:color="auto" w:fill="auto"/>
            <w:tcMar>
              <w:top w:w="60" w:type="dxa"/>
              <w:left w:w="60" w:type="dxa"/>
              <w:bottom w:w="60" w:type="dxa"/>
              <w:right w:w="60" w:type="dxa"/>
            </w:tcMar>
            <w:hideMark/>
          </w:tcPr>
          <w:p w14:paraId="371C156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Marvell Technology Inc</w:t>
            </w:r>
          </w:p>
        </w:tc>
        <w:tc>
          <w:tcPr>
            <w:tcW w:w="811" w:type="dxa"/>
            <w:shd w:val="clear" w:color="auto" w:fill="auto"/>
            <w:tcMar>
              <w:top w:w="60" w:type="dxa"/>
              <w:left w:w="60" w:type="dxa"/>
              <w:bottom w:w="60" w:type="dxa"/>
              <w:right w:w="60" w:type="dxa"/>
            </w:tcMar>
            <w:hideMark/>
          </w:tcPr>
          <w:p w14:paraId="4B6CCB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MRVL</w:t>
            </w:r>
          </w:p>
        </w:tc>
      </w:tr>
      <w:tr w:rsidR="00EE25D2" w:rsidRPr="00590585" w14:paraId="7E5F322B" w14:textId="77777777" w:rsidTr="00590585">
        <w:trPr>
          <w:trHeight w:val="165"/>
        </w:trPr>
        <w:tc>
          <w:tcPr>
            <w:tcW w:w="2023" w:type="dxa"/>
            <w:shd w:val="clear" w:color="auto" w:fill="auto"/>
            <w:tcMar>
              <w:top w:w="60" w:type="dxa"/>
              <w:left w:w="60" w:type="dxa"/>
              <w:bottom w:w="60" w:type="dxa"/>
              <w:right w:w="60" w:type="dxa"/>
            </w:tcMar>
            <w:hideMark/>
          </w:tcPr>
          <w:p w14:paraId="1C3E0CE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Dexcom Inc</w:t>
            </w:r>
          </w:p>
        </w:tc>
        <w:tc>
          <w:tcPr>
            <w:tcW w:w="811" w:type="dxa"/>
            <w:shd w:val="clear" w:color="auto" w:fill="auto"/>
            <w:tcMar>
              <w:top w:w="60" w:type="dxa"/>
              <w:left w:w="60" w:type="dxa"/>
              <w:bottom w:w="60" w:type="dxa"/>
              <w:right w:w="60" w:type="dxa"/>
            </w:tcMar>
            <w:hideMark/>
          </w:tcPr>
          <w:p w14:paraId="1382075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DXCM</w:t>
            </w:r>
          </w:p>
        </w:tc>
      </w:tr>
      <w:tr w:rsidR="00EE25D2" w:rsidRPr="00590585" w14:paraId="230AEBD3" w14:textId="77777777" w:rsidTr="00590585">
        <w:trPr>
          <w:trHeight w:val="165"/>
        </w:trPr>
        <w:tc>
          <w:tcPr>
            <w:tcW w:w="2023" w:type="dxa"/>
            <w:shd w:val="clear" w:color="auto" w:fill="auto"/>
            <w:tcMar>
              <w:top w:w="60" w:type="dxa"/>
              <w:left w:w="60" w:type="dxa"/>
              <w:bottom w:w="60" w:type="dxa"/>
              <w:right w:w="60" w:type="dxa"/>
            </w:tcMar>
            <w:hideMark/>
          </w:tcPr>
          <w:p w14:paraId="25149EF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Cintas Corp</w:t>
            </w:r>
          </w:p>
        </w:tc>
        <w:tc>
          <w:tcPr>
            <w:tcW w:w="811" w:type="dxa"/>
            <w:shd w:val="clear" w:color="auto" w:fill="auto"/>
            <w:tcMar>
              <w:top w:w="60" w:type="dxa"/>
              <w:left w:w="60" w:type="dxa"/>
              <w:bottom w:w="60" w:type="dxa"/>
              <w:right w:w="60" w:type="dxa"/>
            </w:tcMar>
            <w:hideMark/>
          </w:tcPr>
          <w:p w14:paraId="232379F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CTAS</w:t>
            </w:r>
          </w:p>
        </w:tc>
      </w:tr>
      <w:tr w:rsidR="00EE25D2" w:rsidRPr="00590585" w14:paraId="37B0FCC9" w14:textId="77777777" w:rsidTr="00590585">
        <w:trPr>
          <w:trHeight w:val="165"/>
        </w:trPr>
        <w:tc>
          <w:tcPr>
            <w:tcW w:w="2023" w:type="dxa"/>
            <w:shd w:val="clear" w:color="auto" w:fill="auto"/>
            <w:tcMar>
              <w:top w:w="60" w:type="dxa"/>
              <w:left w:w="60" w:type="dxa"/>
              <w:bottom w:w="60" w:type="dxa"/>
              <w:right w:w="60" w:type="dxa"/>
            </w:tcMar>
            <w:hideMark/>
          </w:tcPr>
          <w:p w14:paraId="7505B12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Microchip Technology Inc</w:t>
            </w:r>
          </w:p>
        </w:tc>
        <w:tc>
          <w:tcPr>
            <w:tcW w:w="811" w:type="dxa"/>
            <w:shd w:val="clear" w:color="auto" w:fill="auto"/>
            <w:tcMar>
              <w:top w:w="60" w:type="dxa"/>
              <w:left w:w="60" w:type="dxa"/>
              <w:bottom w:w="60" w:type="dxa"/>
              <w:right w:w="60" w:type="dxa"/>
            </w:tcMar>
            <w:hideMark/>
          </w:tcPr>
          <w:p w14:paraId="766910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MCHP</w:t>
            </w:r>
          </w:p>
        </w:tc>
      </w:tr>
      <w:tr w:rsidR="00EE25D2" w:rsidRPr="00590585" w14:paraId="15699673" w14:textId="77777777" w:rsidTr="00590585">
        <w:trPr>
          <w:trHeight w:val="165"/>
        </w:trPr>
        <w:tc>
          <w:tcPr>
            <w:tcW w:w="2023" w:type="dxa"/>
            <w:shd w:val="clear" w:color="auto" w:fill="auto"/>
            <w:tcMar>
              <w:top w:w="60" w:type="dxa"/>
              <w:left w:w="60" w:type="dxa"/>
              <w:bottom w:w="60" w:type="dxa"/>
              <w:right w:w="60" w:type="dxa"/>
            </w:tcMar>
            <w:hideMark/>
          </w:tcPr>
          <w:p w14:paraId="1BDE795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Moderna Inc</w:t>
            </w:r>
          </w:p>
        </w:tc>
        <w:tc>
          <w:tcPr>
            <w:tcW w:w="811" w:type="dxa"/>
            <w:shd w:val="clear" w:color="auto" w:fill="auto"/>
            <w:tcMar>
              <w:top w:w="60" w:type="dxa"/>
              <w:left w:w="60" w:type="dxa"/>
              <w:bottom w:w="60" w:type="dxa"/>
              <w:right w:w="60" w:type="dxa"/>
            </w:tcMar>
            <w:hideMark/>
          </w:tcPr>
          <w:p w14:paraId="40E1118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MRNA</w:t>
            </w:r>
          </w:p>
        </w:tc>
      </w:tr>
      <w:tr w:rsidR="00EE25D2" w:rsidRPr="00590585" w14:paraId="2FF24516" w14:textId="77777777" w:rsidTr="00590585">
        <w:trPr>
          <w:trHeight w:val="165"/>
        </w:trPr>
        <w:tc>
          <w:tcPr>
            <w:tcW w:w="2023" w:type="dxa"/>
            <w:shd w:val="clear" w:color="auto" w:fill="auto"/>
            <w:tcMar>
              <w:top w:w="60" w:type="dxa"/>
              <w:left w:w="60" w:type="dxa"/>
              <w:bottom w:w="60" w:type="dxa"/>
              <w:right w:w="60" w:type="dxa"/>
            </w:tcMar>
            <w:hideMark/>
          </w:tcPr>
          <w:p w14:paraId="0EBD74A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Lululemon Athletica Inc</w:t>
            </w:r>
          </w:p>
        </w:tc>
        <w:tc>
          <w:tcPr>
            <w:tcW w:w="811" w:type="dxa"/>
            <w:shd w:val="clear" w:color="auto" w:fill="auto"/>
            <w:tcMar>
              <w:top w:w="60" w:type="dxa"/>
              <w:left w:w="60" w:type="dxa"/>
              <w:bottom w:w="60" w:type="dxa"/>
              <w:right w:w="60" w:type="dxa"/>
            </w:tcMar>
            <w:hideMark/>
          </w:tcPr>
          <w:p w14:paraId="1531BB7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LULU</w:t>
            </w:r>
          </w:p>
        </w:tc>
      </w:tr>
      <w:tr w:rsidR="00EE25D2" w:rsidRPr="00590585" w14:paraId="61AFB5EB" w14:textId="77777777" w:rsidTr="00590585">
        <w:trPr>
          <w:trHeight w:val="180"/>
        </w:trPr>
        <w:tc>
          <w:tcPr>
            <w:tcW w:w="2023" w:type="dxa"/>
            <w:shd w:val="clear" w:color="auto" w:fill="auto"/>
            <w:tcMar>
              <w:top w:w="60" w:type="dxa"/>
              <w:left w:w="60" w:type="dxa"/>
              <w:bottom w:w="60" w:type="dxa"/>
              <w:right w:w="60" w:type="dxa"/>
            </w:tcMar>
            <w:hideMark/>
          </w:tcPr>
          <w:p w14:paraId="7C5129F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Autodesk Inc</w:t>
            </w:r>
          </w:p>
        </w:tc>
        <w:tc>
          <w:tcPr>
            <w:tcW w:w="811" w:type="dxa"/>
            <w:shd w:val="clear" w:color="auto" w:fill="auto"/>
            <w:tcMar>
              <w:top w:w="60" w:type="dxa"/>
              <w:left w:w="60" w:type="dxa"/>
              <w:bottom w:w="60" w:type="dxa"/>
              <w:right w:w="60" w:type="dxa"/>
            </w:tcMar>
            <w:hideMark/>
          </w:tcPr>
          <w:p w14:paraId="50C2F14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ADSK</w:t>
            </w:r>
          </w:p>
        </w:tc>
      </w:tr>
      <w:tr w:rsidR="00EE25D2" w:rsidRPr="00590585" w14:paraId="4DE1304A" w14:textId="77777777" w:rsidTr="00590585">
        <w:trPr>
          <w:trHeight w:val="165"/>
        </w:trPr>
        <w:tc>
          <w:tcPr>
            <w:tcW w:w="2023" w:type="dxa"/>
            <w:shd w:val="clear" w:color="auto" w:fill="auto"/>
            <w:tcMar>
              <w:top w:w="60" w:type="dxa"/>
              <w:left w:w="60" w:type="dxa"/>
              <w:bottom w:w="60" w:type="dxa"/>
              <w:right w:w="60" w:type="dxa"/>
            </w:tcMar>
            <w:hideMark/>
          </w:tcPr>
          <w:p w14:paraId="2CE2D2E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PDD Holdings Inc ADR</w:t>
            </w:r>
          </w:p>
        </w:tc>
        <w:tc>
          <w:tcPr>
            <w:tcW w:w="811" w:type="dxa"/>
            <w:shd w:val="clear" w:color="auto" w:fill="auto"/>
            <w:tcMar>
              <w:top w:w="60" w:type="dxa"/>
              <w:left w:w="60" w:type="dxa"/>
              <w:bottom w:w="60" w:type="dxa"/>
              <w:right w:w="60" w:type="dxa"/>
            </w:tcMar>
            <w:hideMark/>
          </w:tcPr>
          <w:p w14:paraId="14C1122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PDD</w:t>
            </w:r>
          </w:p>
        </w:tc>
      </w:tr>
      <w:tr w:rsidR="00EE25D2" w:rsidRPr="00590585" w14:paraId="20049328" w14:textId="77777777" w:rsidTr="00590585">
        <w:trPr>
          <w:trHeight w:val="165"/>
        </w:trPr>
        <w:tc>
          <w:tcPr>
            <w:tcW w:w="2023" w:type="dxa"/>
            <w:shd w:val="clear" w:color="auto" w:fill="auto"/>
            <w:tcMar>
              <w:top w:w="60" w:type="dxa"/>
              <w:left w:w="60" w:type="dxa"/>
              <w:bottom w:w="60" w:type="dxa"/>
              <w:right w:w="60" w:type="dxa"/>
            </w:tcMar>
            <w:hideMark/>
          </w:tcPr>
          <w:p w14:paraId="5306587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Workday Inc</w:t>
            </w:r>
          </w:p>
        </w:tc>
        <w:tc>
          <w:tcPr>
            <w:tcW w:w="811" w:type="dxa"/>
            <w:shd w:val="clear" w:color="auto" w:fill="auto"/>
            <w:tcMar>
              <w:top w:w="60" w:type="dxa"/>
              <w:left w:w="60" w:type="dxa"/>
              <w:bottom w:w="60" w:type="dxa"/>
              <w:right w:w="60" w:type="dxa"/>
            </w:tcMar>
            <w:hideMark/>
          </w:tcPr>
          <w:p w14:paraId="357D391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WDAY</w:t>
            </w:r>
          </w:p>
        </w:tc>
      </w:tr>
      <w:tr w:rsidR="00EE25D2" w:rsidRPr="00590585" w14:paraId="04189C92" w14:textId="77777777" w:rsidTr="00590585">
        <w:trPr>
          <w:trHeight w:val="165"/>
        </w:trPr>
        <w:tc>
          <w:tcPr>
            <w:tcW w:w="2023" w:type="dxa"/>
            <w:shd w:val="clear" w:color="auto" w:fill="auto"/>
            <w:tcMar>
              <w:top w:w="60" w:type="dxa"/>
              <w:left w:w="60" w:type="dxa"/>
              <w:bottom w:w="60" w:type="dxa"/>
              <w:right w:w="60" w:type="dxa"/>
            </w:tcMar>
            <w:hideMark/>
          </w:tcPr>
          <w:p w14:paraId="6A8E30E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PACCAR Inc</w:t>
            </w:r>
          </w:p>
        </w:tc>
        <w:tc>
          <w:tcPr>
            <w:tcW w:w="811" w:type="dxa"/>
            <w:shd w:val="clear" w:color="auto" w:fill="auto"/>
            <w:tcMar>
              <w:top w:w="60" w:type="dxa"/>
              <w:left w:w="60" w:type="dxa"/>
              <w:bottom w:w="60" w:type="dxa"/>
              <w:right w:w="60" w:type="dxa"/>
            </w:tcMar>
            <w:hideMark/>
          </w:tcPr>
          <w:p w14:paraId="6BF72A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PCAR</w:t>
            </w:r>
          </w:p>
        </w:tc>
      </w:tr>
      <w:tr w:rsidR="00EE25D2" w:rsidRPr="00590585" w14:paraId="160FF304" w14:textId="77777777" w:rsidTr="00590585">
        <w:trPr>
          <w:trHeight w:val="165"/>
        </w:trPr>
        <w:tc>
          <w:tcPr>
            <w:tcW w:w="2023" w:type="dxa"/>
            <w:shd w:val="clear" w:color="auto" w:fill="auto"/>
            <w:tcMar>
              <w:top w:w="60" w:type="dxa"/>
              <w:left w:w="60" w:type="dxa"/>
              <w:bottom w:w="60" w:type="dxa"/>
              <w:right w:w="60" w:type="dxa"/>
            </w:tcMar>
            <w:hideMark/>
          </w:tcPr>
          <w:p w14:paraId="3F3B395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American Electric Power Co Inc</w:t>
            </w:r>
          </w:p>
        </w:tc>
        <w:tc>
          <w:tcPr>
            <w:tcW w:w="811" w:type="dxa"/>
            <w:shd w:val="clear" w:color="auto" w:fill="auto"/>
            <w:tcMar>
              <w:top w:w="60" w:type="dxa"/>
              <w:left w:w="60" w:type="dxa"/>
              <w:bottom w:w="60" w:type="dxa"/>
              <w:right w:w="60" w:type="dxa"/>
            </w:tcMar>
            <w:hideMark/>
          </w:tcPr>
          <w:p w14:paraId="5E12E60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AEP</w:t>
            </w:r>
          </w:p>
        </w:tc>
      </w:tr>
      <w:tr w:rsidR="00EE25D2" w:rsidRPr="00590585" w14:paraId="21F68844" w14:textId="77777777" w:rsidTr="00590585">
        <w:trPr>
          <w:trHeight w:val="165"/>
        </w:trPr>
        <w:tc>
          <w:tcPr>
            <w:tcW w:w="2023" w:type="dxa"/>
            <w:shd w:val="clear" w:color="auto" w:fill="auto"/>
            <w:tcMar>
              <w:top w:w="60" w:type="dxa"/>
              <w:left w:w="60" w:type="dxa"/>
              <w:bottom w:w="60" w:type="dxa"/>
              <w:right w:w="60" w:type="dxa"/>
            </w:tcMar>
            <w:hideMark/>
          </w:tcPr>
          <w:p w14:paraId="7CEA8AB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Keurig Dr Pepper Inc</w:t>
            </w:r>
          </w:p>
        </w:tc>
        <w:tc>
          <w:tcPr>
            <w:tcW w:w="811" w:type="dxa"/>
            <w:shd w:val="clear" w:color="auto" w:fill="auto"/>
            <w:tcMar>
              <w:top w:w="60" w:type="dxa"/>
              <w:left w:w="60" w:type="dxa"/>
              <w:bottom w:w="60" w:type="dxa"/>
              <w:right w:w="60" w:type="dxa"/>
            </w:tcMar>
            <w:hideMark/>
          </w:tcPr>
          <w:p w14:paraId="4CD8530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KDP</w:t>
            </w:r>
          </w:p>
        </w:tc>
      </w:tr>
      <w:tr w:rsidR="00EE25D2" w:rsidRPr="00590585" w14:paraId="7B17DB0C" w14:textId="77777777" w:rsidTr="00590585">
        <w:trPr>
          <w:trHeight w:val="165"/>
        </w:trPr>
        <w:tc>
          <w:tcPr>
            <w:tcW w:w="2023" w:type="dxa"/>
            <w:shd w:val="clear" w:color="auto" w:fill="auto"/>
            <w:tcMar>
              <w:top w:w="60" w:type="dxa"/>
              <w:left w:w="60" w:type="dxa"/>
              <w:bottom w:w="60" w:type="dxa"/>
              <w:right w:w="60" w:type="dxa"/>
            </w:tcMar>
            <w:hideMark/>
          </w:tcPr>
          <w:p w14:paraId="09D6662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Kraft Heinz Co/The</w:t>
            </w:r>
          </w:p>
        </w:tc>
        <w:tc>
          <w:tcPr>
            <w:tcW w:w="811" w:type="dxa"/>
            <w:shd w:val="clear" w:color="auto" w:fill="auto"/>
            <w:tcMar>
              <w:top w:w="60" w:type="dxa"/>
              <w:left w:w="60" w:type="dxa"/>
              <w:bottom w:w="60" w:type="dxa"/>
              <w:right w:w="60" w:type="dxa"/>
            </w:tcMar>
            <w:hideMark/>
          </w:tcPr>
          <w:p w14:paraId="011AC58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KHC</w:t>
            </w:r>
          </w:p>
        </w:tc>
      </w:tr>
      <w:tr w:rsidR="00EE25D2" w:rsidRPr="00590585" w14:paraId="724AC056" w14:textId="77777777" w:rsidTr="00590585">
        <w:trPr>
          <w:trHeight w:val="165"/>
        </w:trPr>
        <w:tc>
          <w:tcPr>
            <w:tcW w:w="2023" w:type="dxa"/>
            <w:shd w:val="clear" w:color="auto" w:fill="auto"/>
            <w:tcMar>
              <w:top w:w="60" w:type="dxa"/>
              <w:left w:w="60" w:type="dxa"/>
              <w:bottom w:w="60" w:type="dxa"/>
              <w:right w:w="60" w:type="dxa"/>
            </w:tcMar>
            <w:hideMark/>
          </w:tcPr>
          <w:p w14:paraId="5D3B5ED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IDEXX Laboratories Inc</w:t>
            </w:r>
          </w:p>
        </w:tc>
        <w:tc>
          <w:tcPr>
            <w:tcW w:w="811" w:type="dxa"/>
            <w:shd w:val="clear" w:color="auto" w:fill="auto"/>
            <w:tcMar>
              <w:top w:w="60" w:type="dxa"/>
              <w:left w:w="60" w:type="dxa"/>
              <w:bottom w:w="60" w:type="dxa"/>
              <w:right w:w="60" w:type="dxa"/>
            </w:tcMar>
            <w:hideMark/>
          </w:tcPr>
          <w:p w14:paraId="49B2FAC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IDXX</w:t>
            </w:r>
          </w:p>
        </w:tc>
      </w:tr>
      <w:tr w:rsidR="00EE25D2" w:rsidRPr="00590585" w14:paraId="78249086" w14:textId="77777777" w:rsidTr="00590585">
        <w:trPr>
          <w:trHeight w:val="165"/>
        </w:trPr>
        <w:tc>
          <w:tcPr>
            <w:tcW w:w="2023" w:type="dxa"/>
            <w:shd w:val="clear" w:color="auto" w:fill="auto"/>
            <w:tcMar>
              <w:top w:w="60" w:type="dxa"/>
              <w:left w:w="60" w:type="dxa"/>
              <w:bottom w:w="60" w:type="dxa"/>
              <w:right w:w="60" w:type="dxa"/>
            </w:tcMar>
            <w:hideMark/>
          </w:tcPr>
          <w:p w14:paraId="38C1979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Copart Inc</w:t>
            </w:r>
          </w:p>
        </w:tc>
        <w:tc>
          <w:tcPr>
            <w:tcW w:w="811" w:type="dxa"/>
            <w:shd w:val="clear" w:color="auto" w:fill="auto"/>
            <w:tcMar>
              <w:top w:w="60" w:type="dxa"/>
              <w:left w:w="60" w:type="dxa"/>
              <w:bottom w:w="60" w:type="dxa"/>
              <w:right w:w="60" w:type="dxa"/>
            </w:tcMar>
            <w:hideMark/>
          </w:tcPr>
          <w:p w14:paraId="75E1F29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CPRT</w:t>
            </w:r>
          </w:p>
        </w:tc>
      </w:tr>
      <w:tr w:rsidR="00EE25D2" w:rsidRPr="00590585" w14:paraId="7DAA6990" w14:textId="77777777" w:rsidTr="00590585">
        <w:trPr>
          <w:trHeight w:val="165"/>
        </w:trPr>
        <w:tc>
          <w:tcPr>
            <w:tcW w:w="2023" w:type="dxa"/>
            <w:shd w:val="clear" w:color="auto" w:fill="auto"/>
            <w:tcMar>
              <w:top w:w="60" w:type="dxa"/>
              <w:left w:w="60" w:type="dxa"/>
              <w:bottom w:w="60" w:type="dxa"/>
              <w:right w:w="60" w:type="dxa"/>
            </w:tcMar>
            <w:hideMark/>
          </w:tcPr>
          <w:p w14:paraId="2DC966A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Paychex Inc</w:t>
            </w:r>
          </w:p>
        </w:tc>
        <w:tc>
          <w:tcPr>
            <w:tcW w:w="811" w:type="dxa"/>
            <w:shd w:val="clear" w:color="auto" w:fill="auto"/>
            <w:tcMar>
              <w:top w:w="60" w:type="dxa"/>
              <w:left w:w="60" w:type="dxa"/>
              <w:bottom w:w="60" w:type="dxa"/>
              <w:right w:w="60" w:type="dxa"/>
            </w:tcMar>
            <w:hideMark/>
          </w:tcPr>
          <w:p w14:paraId="227500B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PAYX</w:t>
            </w:r>
          </w:p>
        </w:tc>
      </w:tr>
      <w:tr w:rsidR="00EE25D2" w:rsidRPr="00590585" w14:paraId="6ABA4F39" w14:textId="77777777" w:rsidTr="00590585">
        <w:trPr>
          <w:trHeight w:val="165"/>
        </w:trPr>
        <w:tc>
          <w:tcPr>
            <w:tcW w:w="2023" w:type="dxa"/>
            <w:shd w:val="clear" w:color="auto" w:fill="auto"/>
            <w:tcMar>
              <w:top w:w="60" w:type="dxa"/>
              <w:left w:w="60" w:type="dxa"/>
              <w:bottom w:w="60" w:type="dxa"/>
              <w:right w:w="60" w:type="dxa"/>
            </w:tcMar>
            <w:hideMark/>
          </w:tcPr>
          <w:p w14:paraId="0DA0B2C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ON Semiconductor Corp</w:t>
            </w:r>
          </w:p>
        </w:tc>
        <w:tc>
          <w:tcPr>
            <w:tcW w:w="811" w:type="dxa"/>
            <w:shd w:val="clear" w:color="auto" w:fill="auto"/>
            <w:tcMar>
              <w:top w:w="60" w:type="dxa"/>
              <w:left w:w="60" w:type="dxa"/>
              <w:bottom w:w="60" w:type="dxa"/>
              <w:right w:w="60" w:type="dxa"/>
            </w:tcMar>
            <w:hideMark/>
          </w:tcPr>
          <w:p w14:paraId="68F71A5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ON</w:t>
            </w:r>
          </w:p>
        </w:tc>
      </w:tr>
      <w:tr w:rsidR="00EE25D2" w:rsidRPr="00590585" w14:paraId="31C9F600" w14:textId="77777777" w:rsidTr="00590585">
        <w:trPr>
          <w:trHeight w:val="165"/>
        </w:trPr>
        <w:tc>
          <w:tcPr>
            <w:tcW w:w="2023" w:type="dxa"/>
            <w:shd w:val="clear" w:color="auto" w:fill="auto"/>
            <w:tcMar>
              <w:top w:w="60" w:type="dxa"/>
              <w:left w:w="60" w:type="dxa"/>
              <w:bottom w:w="60" w:type="dxa"/>
              <w:right w:w="60" w:type="dxa"/>
            </w:tcMar>
            <w:hideMark/>
          </w:tcPr>
          <w:p w14:paraId="087E32D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Exelon Corp</w:t>
            </w:r>
          </w:p>
        </w:tc>
        <w:tc>
          <w:tcPr>
            <w:tcW w:w="811" w:type="dxa"/>
            <w:shd w:val="clear" w:color="auto" w:fill="auto"/>
            <w:tcMar>
              <w:top w:w="60" w:type="dxa"/>
              <w:left w:w="60" w:type="dxa"/>
              <w:bottom w:w="60" w:type="dxa"/>
              <w:right w:w="60" w:type="dxa"/>
            </w:tcMar>
            <w:hideMark/>
          </w:tcPr>
          <w:p w14:paraId="6C70787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EXC</w:t>
            </w:r>
          </w:p>
        </w:tc>
      </w:tr>
      <w:tr w:rsidR="00EE25D2" w:rsidRPr="00590585" w14:paraId="40381D73" w14:textId="77777777" w:rsidTr="00590585">
        <w:trPr>
          <w:trHeight w:val="165"/>
        </w:trPr>
        <w:tc>
          <w:tcPr>
            <w:tcW w:w="2023" w:type="dxa"/>
            <w:shd w:val="clear" w:color="auto" w:fill="auto"/>
            <w:tcMar>
              <w:top w:w="60" w:type="dxa"/>
              <w:left w:w="60" w:type="dxa"/>
              <w:bottom w:w="60" w:type="dxa"/>
              <w:right w:w="60" w:type="dxa"/>
            </w:tcMar>
            <w:hideMark/>
          </w:tcPr>
          <w:p w14:paraId="2BEF1B3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lastRenderedPageBreak/>
              <w:t>Old Dominion Freight Line Inc</w:t>
            </w:r>
          </w:p>
        </w:tc>
        <w:tc>
          <w:tcPr>
            <w:tcW w:w="811" w:type="dxa"/>
            <w:shd w:val="clear" w:color="auto" w:fill="auto"/>
            <w:tcMar>
              <w:top w:w="60" w:type="dxa"/>
              <w:left w:w="60" w:type="dxa"/>
              <w:bottom w:w="60" w:type="dxa"/>
              <w:right w:w="60" w:type="dxa"/>
            </w:tcMar>
            <w:hideMark/>
          </w:tcPr>
          <w:p w14:paraId="0EF3F62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ODFL</w:t>
            </w:r>
          </w:p>
        </w:tc>
      </w:tr>
      <w:tr w:rsidR="00EE25D2" w:rsidRPr="00590585" w14:paraId="395EB4CA" w14:textId="77777777" w:rsidTr="00590585">
        <w:trPr>
          <w:trHeight w:val="165"/>
        </w:trPr>
        <w:tc>
          <w:tcPr>
            <w:tcW w:w="2023" w:type="dxa"/>
            <w:shd w:val="clear" w:color="auto" w:fill="auto"/>
            <w:tcMar>
              <w:top w:w="60" w:type="dxa"/>
              <w:left w:w="60" w:type="dxa"/>
              <w:bottom w:w="60" w:type="dxa"/>
              <w:right w:w="60" w:type="dxa"/>
            </w:tcMar>
            <w:hideMark/>
          </w:tcPr>
          <w:p w14:paraId="43CE9D5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Biogen Inc</w:t>
            </w:r>
          </w:p>
        </w:tc>
        <w:tc>
          <w:tcPr>
            <w:tcW w:w="811" w:type="dxa"/>
            <w:shd w:val="clear" w:color="auto" w:fill="auto"/>
            <w:tcMar>
              <w:top w:w="60" w:type="dxa"/>
              <w:left w:w="60" w:type="dxa"/>
              <w:bottom w:w="60" w:type="dxa"/>
              <w:right w:w="60" w:type="dxa"/>
            </w:tcMar>
            <w:hideMark/>
          </w:tcPr>
          <w:p w14:paraId="6877074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BIIB</w:t>
            </w:r>
          </w:p>
        </w:tc>
      </w:tr>
      <w:tr w:rsidR="00EE25D2" w:rsidRPr="00590585" w14:paraId="7EBA63DE" w14:textId="77777777" w:rsidTr="00590585">
        <w:trPr>
          <w:trHeight w:val="180"/>
        </w:trPr>
        <w:tc>
          <w:tcPr>
            <w:tcW w:w="2023" w:type="dxa"/>
            <w:shd w:val="clear" w:color="auto" w:fill="auto"/>
            <w:tcMar>
              <w:top w:w="60" w:type="dxa"/>
              <w:left w:w="60" w:type="dxa"/>
              <w:bottom w:w="60" w:type="dxa"/>
              <w:right w:w="60" w:type="dxa"/>
            </w:tcMar>
            <w:hideMark/>
          </w:tcPr>
          <w:p w14:paraId="014A71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AstraZeneca PLC ADR</w:t>
            </w:r>
          </w:p>
        </w:tc>
        <w:tc>
          <w:tcPr>
            <w:tcW w:w="811" w:type="dxa"/>
            <w:shd w:val="clear" w:color="auto" w:fill="auto"/>
            <w:tcMar>
              <w:top w:w="60" w:type="dxa"/>
              <w:left w:w="60" w:type="dxa"/>
              <w:bottom w:w="60" w:type="dxa"/>
              <w:right w:w="60" w:type="dxa"/>
            </w:tcMar>
            <w:hideMark/>
          </w:tcPr>
          <w:p w14:paraId="1FE7126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AZN</w:t>
            </w:r>
          </w:p>
        </w:tc>
      </w:tr>
      <w:tr w:rsidR="00EE25D2" w:rsidRPr="00590585" w14:paraId="30CE8162" w14:textId="77777777" w:rsidTr="00590585">
        <w:trPr>
          <w:trHeight w:val="165"/>
        </w:trPr>
        <w:tc>
          <w:tcPr>
            <w:tcW w:w="2023" w:type="dxa"/>
            <w:shd w:val="clear" w:color="auto" w:fill="auto"/>
            <w:tcMar>
              <w:top w:w="60" w:type="dxa"/>
              <w:left w:w="60" w:type="dxa"/>
              <w:bottom w:w="60" w:type="dxa"/>
              <w:right w:w="60" w:type="dxa"/>
            </w:tcMar>
            <w:hideMark/>
          </w:tcPr>
          <w:p w14:paraId="4F962E8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Ross Stores Inc</w:t>
            </w:r>
          </w:p>
        </w:tc>
        <w:tc>
          <w:tcPr>
            <w:tcW w:w="811" w:type="dxa"/>
            <w:shd w:val="clear" w:color="auto" w:fill="auto"/>
            <w:tcMar>
              <w:top w:w="60" w:type="dxa"/>
              <w:left w:w="60" w:type="dxa"/>
              <w:bottom w:w="60" w:type="dxa"/>
              <w:right w:w="60" w:type="dxa"/>
            </w:tcMar>
            <w:hideMark/>
          </w:tcPr>
          <w:p w14:paraId="4F84B2D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ROST</w:t>
            </w:r>
          </w:p>
        </w:tc>
      </w:tr>
      <w:tr w:rsidR="00EE25D2" w:rsidRPr="00590585" w14:paraId="37FA7D9E" w14:textId="77777777" w:rsidTr="00590585">
        <w:trPr>
          <w:trHeight w:val="165"/>
        </w:trPr>
        <w:tc>
          <w:tcPr>
            <w:tcW w:w="2023" w:type="dxa"/>
            <w:shd w:val="clear" w:color="auto" w:fill="auto"/>
            <w:tcMar>
              <w:top w:w="60" w:type="dxa"/>
              <w:left w:w="60" w:type="dxa"/>
              <w:bottom w:w="60" w:type="dxa"/>
              <w:right w:w="60" w:type="dxa"/>
            </w:tcMar>
            <w:hideMark/>
          </w:tcPr>
          <w:p w14:paraId="7D464FC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GE HealthCare Technologies Inc</w:t>
            </w:r>
          </w:p>
        </w:tc>
        <w:tc>
          <w:tcPr>
            <w:tcW w:w="811" w:type="dxa"/>
            <w:shd w:val="clear" w:color="auto" w:fill="auto"/>
            <w:tcMar>
              <w:top w:w="60" w:type="dxa"/>
              <w:left w:w="60" w:type="dxa"/>
              <w:bottom w:w="60" w:type="dxa"/>
              <w:right w:w="60" w:type="dxa"/>
            </w:tcMar>
            <w:hideMark/>
          </w:tcPr>
          <w:p w14:paraId="0D70B5C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GEHC</w:t>
            </w:r>
          </w:p>
        </w:tc>
      </w:tr>
      <w:tr w:rsidR="00EE25D2" w:rsidRPr="00590585" w14:paraId="73EED9DF" w14:textId="77777777" w:rsidTr="00590585">
        <w:trPr>
          <w:trHeight w:val="165"/>
        </w:trPr>
        <w:tc>
          <w:tcPr>
            <w:tcW w:w="2023" w:type="dxa"/>
            <w:shd w:val="clear" w:color="auto" w:fill="auto"/>
            <w:tcMar>
              <w:top w:w="60" w:type="dxa"/>
              <w:left w:w="60" w:type="dxa"/>
              <w:bottom w:w="60" w:type="dxa"/>
              <w:right w:w="60" w:type="dxa"/>
            </w:tcMar>
            <w:hideMark/>
          </w:tcPr>
          <w:p w14:paraId="1FB1E69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Electronic Arts Inc</w:t>
            </w:r>
          </w:p>
        </w:tc>
        <w:tc>
          <w:tcPr>
            <w:tcW w:w="811" w:type="dxa"/>
            <w:shd w:val="clear" w:color="auto" w:fill="auto"/>
            <w:tcMar>
              <w:top w:w="60" w:type="dxa"/>
              <w:left w:w="60" w:type="dxa"/>
              <w:bottom w:w="60" w:type="dxa"/>
              <w:right w:w="60" w:type="dxa"/>
            </w:tcMar>
            <w:hideMark/>
          </w:tcPr>
          <w:p w14:paraId="06E7568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EA</w:t>
            </w:r>
          </w:p>
        </w:tc>
      </w:tr>
      <w:tr w:rsidR="00EE25D2" w:rsidRPr="00590585" w14:paraId="2C75526B" w14:textId="77777777" w:rsidTr="00590585">
        <w:trPr>
          <w:trHeight w:val="165"/>
        </w:trPr>
        <w:tc>
          <w:tcPr>
            <w:tcW w:w="2023" w:type="dxa"/>
            <w:shd w:val="clear" w:color="auto" w:fill="auto"/>
            <w:tcMar>
              <w:top w:w="60" w:type="dxa"/>
              <w:left w:w="60" w:type="dxa"/>
              <w:bottom w:w="60" w:type="dxa"/>
              <w:right w:w="60" w:type="dxa"/>
            </w:tcMar>
            <w:hideMark/>
          </w:tcPr>
          <w:p w14:paraId="2D292AA3"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Seagen</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1F5574F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SGEN</w:t>
            </w:r>
          </w:p>
        </w:tc>
      </w:tr>
      <w:tr w:rsidR="00EE25D2" w:rsidRPr="00590585" w14:paraId="27AC5E3D" w14:textId="77777777" w:rsidTr="00590585">
        <w:trPr>
          <w:trHeight w:val="165"/>
        </w:trPr>
        <w:tc>
          <w:tcPr>
            <w:tcW w:w="2023" w:type="dxa"/>
            <w:shd w:val="clear" w:color="auto" w:fill="auto"/>
            <w:tcMar>
              <w:top w:w="60" w:type="dxa"/>
              <w:left w:w="60" w:type="dxa"/>
              <w:bottom w:w="60" w:type="dxa"/>
              <w:right w:w="60" w:type="dxa"/>
            </w:tcMar>
            <w:hideMark/>
          </w:tcPr>
          <w:p w14:paraId="2BE7A42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CoStar Group Inc</w:t>
            </w:r>
          </w:p>
        </w:tc>
        <w:tc>
          <w:tcPr>
            <w:tcW w:w="811" w:type="dxa"/>
            <w:shd w:val="clear" w:color="auto" w:fill="auto"/>
            <w:tcMar>
              <w:top w:w="60" w:type="dxa"/>
              <w:left w:w="60" w:type="dxa"/>
              <w:bottom w:w="60" w:type="dxa"/>
              <w:right w:w="60" w:type="dxa"/>
            </w:tcMar>
            <w:hideMark/>
          </w:tcPr>
          <w:p w14:paraId="7091E28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CSGP</w:t>
            </w:r>
          </w:p>
        </w:tc>
      </w:tr>
      <w:tr w:rsidR="00EE25D2" w:rsidRPr="00590585" w14:paraId="701D200D" w14:textId="77777777" w:rsidTr="00590585">
        <w:trPr>
          <w:trHeight w:val="165"/>
        </w:trPr>
        <w:tc>
          <w:tcPr>
            <w:tcW w:w="2023" w:type="dxa"/>
            <w:shd w:val="clear" w:color="auto" w:fill="auto"/>
            <w:tcMar>
              <w:top w:w="60" w:type="dxa"/>
              <w:left w:w="60" w:type="dxa"/>
              <w:bottom w:w="60" w:type="dxa"/>
              <w:right w:w="60" w:type="dxa"/>
            </w:tcMar>
            <w:hideMark/>
          </w:tcPr>
          <w:p w14:paraId="1AA8141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GLOBALFOUNDRIES Inc</w:t>
            </w:r>
          </w:p>
        </w:tc>
        <w:tc>
          <w:tcPr>
            <w:tcW w:w="811" w:type="dxa"/>
            <w:shd w:val="clear" w:color="auto" w:fill="auto"/>
            <w:tcMar>
              <w:top w:w="60" w:type="dxa"/>
              <w:left w:w="60" w:type="dxa"/>
              <w:bottom w:w="60" w:type="dxa"/>
              <w:right w:w="60" w:type="dxa"/>
            </w:tcMar>
            <w:hideMark/>
          </w:tcPr>
          <w:p w14:paraId="3D18811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GFS</w:t>
            </w:r>
          </w:p>
        </w:tc>
      </w:tr>
      <w:tr w:rsidR="00EE25D2" w:rsidRPr="00590585" w14:paraId="08C5E0D8" w14:textId="77777777" w:rsidTr="00590585">
        <w:trPr>
          <w:trHeight w:val="165"/>
        </w:trPr>
        <w:tc>
          <w:tcPr>
            <w:tcW w:w="2023" w:type="dxa"/>
            <w:shd w:val="clear" w:color="auto" w:fill="auto"/>
            <w:tcMar>
              <w:top w:w="60" w:type="dxa"/>
              <w:left w:w="60" w:type="dxa"/>
              <w:bottom w:w="60" w:type="dxa"/>
              <w:right w:w="60" w:type="dxa"/>
            </w:tcMar>
            <w:hideMark/>
          </w:tcPr>
          <w:p w14:paraId="2863849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Xcel Energy Inc</w:t>
            </w:r>
          </w:p>
        </w:tc>
        <w:tc>
          <w:tcPr>
            <w:tcW w:w="811" w:type="dxa"/>
            <w:shd w:val="clear" w:color="auto" w:fill="auto"/>
            <w:tcMar>
              <w:top w:w="60" w:type="dxa"/>
              <w:left w:w="60" w:type="dxa"/>
              <w:bottom w:w="60" w:type="dxa"/>
              <w:right w:w="60" w:type="dxa"/>
            </w:tcMar>
            <w:hideMark/>
          </w:tcPr>
          <w:p w14:paraId="0CE3587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XEL</w:t>
            </w:r>
          </w:p>
        </w:tc>
      </w:tr>
      <w:tr w:rsidR="00EE25D2" w:rsidRPr="00590585" w14:paraId="673B1B48" w14:textId="77777777" w:rsidTr="00590585">
        <w:trPr>
          <w:trHeight w:val="165"/>
        </w:trPr>
        <w:tc>
          <w:tcPr>
            <w:tcW w:w="2023" w:type="dxa"/>
            <w:shd w:val="clear" w:color="auto" w:fill="auto"/>
            <w:tcMar>
              <w:top w:w="60" w:type="dxa"/>
              <w:left w:w="60" w:type="dxa"/>
              <w:bottom w:w="60" w:type="dxa"/>
              <w:right w:w="60" w:type="dxa"/>
            </w:tcMar>
            <w:hideMark/>
          </w:tcPr>
          <w:p w14:paraId="2A4F6B8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Baker Hughes Co</w:t>
            </w:r>
          </w:p>
        </w:tc>
        <w:tc>
          <w:tcPr>
            <w:tcW w:w="811" w:type="dxa"/>
            <w:shd w:val="clear" w:color="auto" w:fill="auto"/>
            <w:tcMar>
              <w:top w:w="60" w:type="dxa"/>
              <w:left w:w="60" w:type="dxa"/>
              <w:bottom w:w="60" w:type="dxa"/>
              <w:right w:w="60" w:type="dxa"/>
            </w:tcMar>
            <w:hideMark/>
          </w:tcPr>
          <w:p w14:paraId="43DBEDB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BKR</w:t>
            </w:r>
          </w:p>
        </w:tc>
      </w:tr>
      <w:tr w:rsidR="00EE25D2" w:rsidRPr="00590585" w14:paraId="72B7B016" w14:textId="77777777" w:rsidTr="00590585">
        <w:trPr>
          <w:trHeight w:val="165"/>
        </w:trPr>
        <w:tc>
          <w:tcPr>
            <w:tcW w:w="2023" w:type="dxa"/>
            <w:shd w:val="clear" w:color="auto" w:fill="auto"/>
            <w:tcMar>
              <w:top w:w="60" w:type="dxa"/>
              <w:left w:w="60" w:type="dxa"/>
              <w:bottom w:w="60" w:type="dxa"/>
              <w:right w:w="60" w:type="dxa"/>
            </w:tcMar>
            <w:hideMark/>
          </w:tcPr>
          <w:p w14:paraId="619293E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Cognizant Technology Solutions Corp</w:t>
            </w:r>
          </w:p>
        </w:tc>
        <w:tc>
          <w:tcPr>
            <w:tcW w:w="811" w:type="dxa"/>
            <w:shd w:val="clear" w:color="auto" w:fill="auto"/>
            <w:tcMar>
              <w:top w:w="60" w:type="dxa"/>
              <w:left w:w="60" w:type="dxa"/>
              <w:bottom w:w="60" w:type="dxa"/>
              <w:right w:w="60" w:type="dxa"/>
            </w:tcMar>
            <w:hideMark/>
          </w:tcPr>
          <w:p w14:paraId="4F40598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CTSH</w:t>
            </w:r>
          </w:p>
        </w:tc>
      </w:tr>
      <w:tr w:rsidR="00EE25D2" w:rsidRPr="00590585" w14:paraId="4E154AE0" w14:textId="77777777" w:rsidTr="00590585">
        <w:trPr>
          <w:trHeight w:val="165"/>
        </w:trPr>
        <w:tc>
          <w:tcPr>
            <w:tcW w:w="2023" w:type="dxa"/>
            <w:shd w:val="clear" w:color="auto" w:fill="auto"/>
            <w:tcMar>
              <w:top w:w="60" w:type="dxa"/>
              <w:left w:w="60" w:type="dxa"/>
              <w:bottom w:w="60" w:type="dxa"/>
              <w:right w:w="60" w:type="dxa"/>
            </w:tcMar>
            <w:hideMark/>
          </w:tcPr>
          <w:p w14:paraId="0BEB3B9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Fastenal Co</w:t>
            </w:r>
          </w:p>
        </w:tc>
        <w:tc>
          <w:tcPr>
            <w:tcW w:w="811" w:type="dxa"/>
            <w:shd w:val="clear" w:color="auto" w:fill="auto"/>
            <w:tcMar>
              <w:top w:w="60" w:type="dxa"/>
              <w:left w:w="60" w:type="dxa"/>
              <w:bottom w:w="60" w:type="dxa"/>
              <w:right w:w="60" w:type="dxa"/>
            </w:tcMar>
            <w:hideMark/>
          </w:tcPr>
          <w:p w14:paraId="5A5A1CF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FAST</w:t>
            </w:r>
          </w:p>
        </w:tc>
      </w:tr>
      <w:tr w:rsidR="00EE25D2" w:rsidRPr="00590585" w14:paraId="05C2276A" w14:textId="77777777" w:rsidTr="00590585">
        <w:trPr>
          <w:trHeight w:val="165"/>
        </w:trPr>
        <w:tc>
          <w:tcPr>
            <w:tcW w:w="2023" w:type="dxa"/>
            <w:shd w:val="clear" w:color="auto" w:fill="auto"/>
            <w:tcMar>
              <w:top w:w="60" w:type="dxa"/>
              <w:left w:w="60" w:type="dxa"/>
              <w:bottom w:w="60" w:type="dxa"/>
              <w:right w:w="60" w:type="dxa"/>
            </w:tcMar>
            <w:hideMark/>
          </w:tcPr>
          <w:p w14:paraId="21E660D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Verisk Analytics Inc</w:t>
            </w:r>
          </w:p>
        </w:tc>
        <w:tc>
          <w:tcPr>
            <w:tcW w:w="811" w:type="dxa"/>
            <w:shd w:val="clear" w:color="auto" w:fill="auto"/>
            <w:tcMar>
              <w:top w:w="60" w:type="dxa"/>
              <w:left w:w="60" w:type="dxa"/>
              <w:bottom w:w="60" w:type="dxa"/>
              <w:right w:w="60" w:type="dxa"/>
            </w:tcMar>
            <w:hideMark/>
          </w:tcPr>
          <w:p w14:paraId="1E1E26C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VRSK</w:t>
            </w:r>
          </w:p>
        </w:tc>
      </w:tr>
      <w:tr w:rsidR="00EE25D2" w:rsidRPr="00590585" w14:paraId="6B504E68" w14:textId="77777777" w:rsidTr="00590585">
        <w:trPr>
          <w:trHeight w:val="165"/>
        </w:trPr>
        <w:tc>
          <w:tcPr>
            <w:tcW w:w="2023" w:type="dxa"/>
            <w:shd w:val="clear" w:color="auto" w:fill="auto"/>
            <w:tcMar>
              <w:top w:w="60" w:type="dxa"/>
              <w:left w:w="60" w:type="dxa"/>
              <w:bottom w:w="60" w:type="dxa"/>
              <w:right w:w="60" w:type="dxa"/>
            </w:tcMar>
            <w:hideMark/>
          </w:tcPr>
          <w:p w14:paraId="046ECACE"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Crowdstrike</w:t>
            </w:r>
            <w:proofErr w:type="spellEnd"/>
            <w:r w:rsidRPr="00590585">
              <w:rPr>
                <w:rFonts w:ascii="Arial" w:hAnsi="Arial" w:cs="Arial"/>
                <w:b/>
                <w:bCs/>
                <w:sz w:val="18"/>
                <w:szCs w:val="18"/>
              </w:rPr>
              <w:t xml:space="preserve"> Holdings Inc</w:t>
            </w:r>
          </w:p>
        </w:tc>
        <w:tc>
          <w:tcPr>
            <w:tcW w:w="811" w:type="dxa"/>
            <w:shd w:val="clear" w:color="auto" w:fill="auto"/>
            <w:tcMar>
              <w:top w:w="60" w:type="dxa"/>
              <w:left w:w="60" w:type="dxa"/>
              <w:bottom w:w="60" w:type="dxa"/>
              <w:right w:w="60" w:type="dxa"/>
            </w:tcMar>
            <w:hideMark/>
          </w:tcPr>
          <w:p w14:paraId="2966E44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CRWD</w:t>
            </w:r>
          </w:p>
        </w:tc>
      </w:tr>
      <w:tr w:rsidR="00EE25D2" w:rsidRPr="00590585" w14:paraId="013CCAEC" w14:textId="77777777" w:rsidTr="00590585">
        <w:trPr>
          <w:trHeight w:val="165"/>
        </w:trPr>
        <w:tc>
          <w:tcPr>
            <w:tcW w:w="2023" w:type="dxa"/>
            <w:shd w:val="clear" w:color="auto" w:fill="auto"/>
            <w:tcMar>
              <w:top w:w="60" w:type="dxa"/>
              <w:left w:w="60" w:type="dxa"/>
              <w:bottom w:w="60" w:type="dxa"/>
              <w:right w:w="60" w:type="dxa"/>
            </w:tcMar>
            <w:hideMark/>
          </w:tcPr>
          <w:p w14:paraId="02DCEB1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Dollar Tree Inc</w:t>
            </w:r>
          </w:p>
        </w:tc>
        <w:tc>
          <w:tcPr>
            <w:tcW w:w="811" w:type="dxa"/>
            <w:shd w:val="clear" w:color="auto" w:fill="auto"/>
            <w:tcMar>
              <w:top w:w="60" w:type="dxa"/>
              <w:left w:w="60" w:type="dxa"/>
              <w:bottom w:w="60" w:type="dxa"/>
              <w:right w:w="60" w:type="dxa"/>
            </w:tcMar>
            <w:hideMark/>
          </w:tcPr>
          <w:p w14:paraId="703375D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DLTR</w:t>
            </w:r>
          </w:p>
        </w:tc>
      </w:tr>
      <w:tr w:rsidR="00EE25D2" w:rsidRPr="00590585" w14:paraId="1477CFD7" w14:textId="77777777" w:rsidTr="00590585">
        <w:trPr>
          <w:trHeight w:val="165"/>
        </w:trPr>
        <w:tc>
          <w:tcPr>
            <w:tcW w:w="2023" w:type="dxa"/>
            <w:shd w:val="clear" w:color="auto" w:fill="auto"/>
            <w:tcMar>
              <w:top w:w="60" w:type="dxa"/>
              <w:left w:w="60" w:type="dxa"/>
              <w:bottom w:w="60" w:type="dxa"/>
              <w:right w:w="60" w:type="dxa"/>
            </w:tcMar>
            <w:hideMark/>
          </w:tcPr>
          <w:p w14:paraId="144175E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Warner Bros Discovery Inc</w:t>
            </w:r>
          </w:p>
        </w:tc>
        <w:tc>
          <w:tcPr>
            <w:tcW w:w="811" w:type="dxa"/>
            <w:shd w:val="clear" w:color="auto" w:fill="auto"/>
            <w:tcMar>
              <w:top w:w="60" w:type="dxa"/>
              <w:left w:w="60" w:type="dxa"/>
              <w:bottom w:w="60" w:type="dxa"/>
              <w:right w:w="60" w:type="dxa"/>
            </w:tcMar>
            <w:hideMark/>
          </w:tcPr>
          <w:p w14:paraId="2E552BA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WBD</w:t>
            </w:r>
          </w:p>
        </w:tc>
      </w:tr>
      <w:tr w:rsidR="00EE25D2" w:rsidRPr="00590585" w14:paraId="1BE6C5CB" w14:textId="77777777" w:rsidTr="00590585">
        <w:trPr>
          <w:trHeight w:val="180"/>
        </w:trPr>
        <w:tc>
          <w:tcPr>
            <w:tcW w:w="2023" w:type="dxa"/>
            <w:shd w:val="clear" w:color="auto" w:fill="auto"/>
            <w:tcMar>
              <w:top w:w="60" w:type="dxa"/>
              <w:left w:w="60" w:type="dxa"/>
              <w:bottom w:w="60" w:type="dxa"/>
              <w:right w:w="60" w:type="dxa"/>
            </w:tcMar>
            <w:hideMark/>
          </w:tcPr>
          <w:p w14:paraId="536D2F1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Datadog Inc</w:t>
            </w:r>
          </w:p>
        </w:tc>
        <w:tc>
          <w:tcPr>
            <w:tcW w:w="811" w:type="dxa"/>
            <w:shd w:val="clear" w:color="auto" w:fill="auto"/>
            <w:tcMar>
              <w:top w:w="60" w:type="dxa"/>
              <w:left w:w="60" w:type="dxa"/>
              <w:bottom w:w="60" w:type="dxa"/>
              <w:right w:w="60" w:type="dxa"/>
            </w:tcMar>
            <w:hideMark/>
          </w:tcPr>
          <w:p w14:paraId="1EB4DF4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DDOG</w:t>
            </w:r>
          </w:p>
        </w:tc>
      </w:tr>
      <w:tr w:rsidR="00EE25D2" w:rsidRPr="00590585" w14:paraId="77D779EA" w14:textId="77777777" w:rsidTr="00590585">
        <w:trPr>
          <w:trHeight w:val="165"/>
        </w:trPr>
        <w:tc>
          <w:tcPr>
            <w:tcW w:w="2023" w:type="dxa"/>
            <w:shd w:val="clear" w:color="auto" w:fill="auto"/>
            <w:tcMar>
              <w:top w:w="60" w:type="dxa"/>
              <w:left w:w="60" w:type="dxa"/>
              <w:bottom w:w="60" w:type="dxa"/>
              <w:right w:w="60" w:type="dxa"/>
            </w:tcMar>
            <w:hideMark/>
          </w:tcPr>
          <w:p w14:paraId="7F3EC12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Constellation Energy Corp</w:t>
            </w:r>
          </w:p>
        </w:tc>
        <w:tc>
          <w:tcPr>
            <w:tcW w:w="811" w:type="dxa"/>
            <w:shd w:val="clear" w:color="auto" w:fill="auto"/>
            <w:tcMar>
              <w:top w:w="60" w:type="dxa"/>
              <w:left w:w="60" w:type="dxa"/>
              <w:bottom w:w="60" w:type="dxa"/>
              <w:right w:w="60" w:type="dxa"/>
            </w:tcMar>
            <w:hideMark/>
          </w:tcPr>
          <w:p w14:paraId="2584EF2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CEG</w:t>
            </w:r>
          </w:p>
        </w:tc>
      </w:tr>
      <w:tr w:rsidR="00EE25D2" w:rsidRPr="00590585" w14:paraId="5DD406A1" w14:textId="77777777" w:rsidTr="00590585">
        <w:trPr>
          <w:trHeight w:val="165"/>
        </w:trPr>
        <w:tc>
          <w:tcPr>
            <w:tcW w:w="2023" w:type="dxa"/>
            <w:shd w:val="clear" w:color="auto" w:fill="auto"/>
            <w:tcMar>
              <w:top w:w="60" w:type="dxa"/>
              <w:left w:w="60" w:type="dxa"/>
              <w:bottom w:w="60" w:type="dxa"/>
              <w:right w:w="60" w:type="dxa"/>
            </w:tcMar>
            <w:hideMark/>
          </w:tcPr>
          <w:p w14:paraId="206D028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Illumina Inc</w:t>
            </w:r>
          </w:p>
        </w:tc>
        <w:tc>
          <w:tcPr>
            <w:tcW w:w="811" w:type="dxa"/>
            <w:shd w:val="clear" w:color="auto" w:fill="auto"/>
            <w:tcMar>
              <w:top w:w="60" w:type="dxa"/>
              <w:left w:w="60" w:type="dxa"/>
              <w:bottom w:w="60" w:type="dxa"/>
              <w:right w:w="60" w:type="dxa"/>
            </w:tcMar>
            <w:hideMark/>
          </w:tcPr>
          <w:p w14:paraId="11073DA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ILMN</w:t>
            </w:r>
          </w:p>
        </w:tc>
      </w:tr>
      <w:tr w:rsidR="00EE25D2" w:rsidRPr="00590585" w14:paraId="05FB8E96" w14:textId="77777777" w:rsidTr="00590585">
        <w:trPr>
          <w:trHeight w:val="165"/>
        </w:trPr>
        <w:tc>
          <w:tcPr>
            <w:tcW w:w="2023" w:type="dxa"/>
            <w:shd w:val="clear" w:color="auto" w:fill="auto"/>
            <w:tcMar>
              <w:top w:w="60" w:type="dxa"/>
              <w:left w:w="60" w:type="dxa"/>
              <w:bottom w:w="60" w:type="dxa"/>
              <w:right w:w="60" w:type="dxa"/>
            </w:tcMar>
            <w:hideMark/>
          </w:tcPr>
          <w:p w14:paraId="2A0F30B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ANSYS Inc</w:t>
            </w:r>
          </w:p>
        </w:tc>
        <w:tc>
          <w:tcPr>
            <w:tcW w:w="811" w:type="dxa"/>
            <w:shd w:val="clear" w:color="auto" w:fill="auto"/>
            <w:tcMar>
              <w:top w:w="60" w:type="dxa"/>
              <w:left w:w="60" w:type="dxa"/>
              <w:bottom w:w="60" w:type="dxa"/>
              <w:right w:w="60" w:type="dxa"/>
            </w:tcMar>
            <w:hideMark/>
          </w:tcPr>
          <w:p w14:paraId="23CCE1B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ANSS</w:t>
            </w:r>
          </w:p>
        </w:tc>
      </w:tr>
      <w:tr w:rsidR="00EE25D2" w:rsidRPr="00590585" w14:paraId="58D7404A" w14:textId="77777777" w:rsidTr="00590585">
        <w:trPr>
          <w:trHeight w:val="165"/>
        </w:trPr>
        <w:tc>
          <w:tcPr>
            <w:tcW w:w="2023" w:type="dxa"/>
            <w:shd w:val="clear" w:color="auto" w:fill="auto"/>
            <w:tcMar>
              <w:top w:w="60" w:type="dxa"/>
              <w:left w:w="60" w:type="dxa"/>
              <w:bottom w:w="60" w:type="dxa"/>
              <w:right w:w="60" w:type="dxa"/>
            </w:tcMar>
            <w:hideMark/>
          </w:tcPr>
          <w:p w14:paraId="1E99BBF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Align Technology Inc</w:t>
            </w:r>
          </w:p>
        </w:tc>
        <w:tc>
          <w:tcPr>
            <w:tcW w:w="811" w:type="dxa"/>
            <w:shd w:val="clear" w:color="auto" w:fill="auto"/>
            <w:tcMar>
              <w:top w:w="60" w:type="dxa"/>
              <w:left w:w="60" w:type="dxa"/>
              <w:bottom w:w="60" w:type="dxa"/>
              <w:right w:w="60" w:type="dxa"/>
            </w:tcMar>
            <w:hideMark/>
          </w:tcPr>
          <w:p w14:paraId="0ACC409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ALGN</w:t>
            </w:r>
          </w:p>
        </w:tc>
      </w:tr>
      <w:tr w:rsidR="00EE25D2" w:rsidRPr="00590585" w14:paraId="05728A9D" w14:textId="77777777" w:rsidTr="00590585">
        <w:trPr>
          <w:trHeight w:val="165"/>
        </w:trPr>
        <w:tc>
          <w:tcPr>
            <w:tcW w:w="2023" w:type="dxa"/>
            <w:shd w:val="clear" w:color="auto" w:fill="auto"/>
            <w:tcMar>
              <w:top w:w="60" w:type="dxa"/>
              <w:left w:w="60" w:type="dxa"/>
              <w:bottom w:w="60" w:type="dxa"/>
              <w:right w:w="60" w:type="dxa"/>
            </w:tcMar>
            <w:hideMark/>
          </w:tcPr>
          <w:p w14:paraId="54CA49B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Atlassian Corp</w:t>
            </w:r>
          </w:p>
        </w:tc>
        <w:tc>
          <w:tcPr>
            <w:tcW w:w="811" w:type="dxa"/>
            <w:shd w:val="clear" w:color="auto" w:fill="auto"/>
            <w:tcMar>
              <w:top w:w="60" w:type="dxa"/>
              <w:left w:w="60" w:type="dxa"/>
              <w:bottom w:w="60" w:type="dxa"/>
              <w:right w:w="60" w:type="dxa"/>
            </w:tcMar>
            <w:hideMark/>
          </w:tcPr>
          <w:p w14:paraId="6F7C0FA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TEAM</w:t>
            </w:r>
          </w:p>
        </w:tc>
      </w:tr>
      <w:tr w:rsidR="00EE25D2" w:rsidRPr="00590585" w14:paraId="52C2A0EA" w14:textId="77777777" w:rsidTr="00590585">
        <w:trPr>
          <w:trHeight w:val="165"/>
        </w:trPr>
        <w:tc>
          <w:tcPr>
            <w:tcW w:w="2023" w:type="dxa"/>
            <w:shd w:val="clear" w:color="auto" w:fill="auto"/>
            <w:tcMar>
              <w:top w:w="60" w:type="dxa"/>
              <w:left w:w="60" w:type="dxa"/>
              <w:bottom w:w="60" w:type="dxa"/>
              <w:right w:w="60" w:type="dxa"/>
            </w:tcMar>
            <w:hideMark/>
          </w:tcPr>
          <w:p w14:paraId="163C5B0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Walgreens Boots Alliance Inc</w:t>
            </w:r>
          </w:p>
        </w:tc>
        <w:tc>
          <w:tcPr>
            <w:tcW w:w="811" w:type="dxa"/>
            <w:shd w:val="clear" w:color="auto" w:fill="auto"/>
            <w:tcMar>
              <w:top w:w="60" w:type="dxa"/>
              <w:left w:w="60" w:type="dxa"/>
              <w:bottom w:w="60" w:type="dxa"/>
              <w:right w:w="60" w:type="dxa"/>
            </w:tcMar>
            <w:hideMark/>
          </w:tcPr>
          <w:p w14:paraId="247C61D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WBA</w:t>
            </w:r>
          </w:p>
        </w:tc>
      </w:tr>
      <w:tr w:rsidR="00EE25D2" w:rsidRPr="00590585" w14:paraId="433A9427" w14:textId="77777777" w:rsidTr="00590585">
        <w:trPr>
          <w:trHeight w:val="165"/>
        </w:trPr>
        <w:tc>
          <w:tcPr>
            <w:tcW w:w="2023" w:type="dxa"/>
            <w:shd w:val="clear" w:color="auto" w:fill="auto"/>
            <w:tcMar>
              <w:top w:w="60" w:type="dxa"/>
              <w:left w:w="60" w:type="dxa"/>
              <w:bottom w:w="60" w:type="dxa"/>
              <w:right w:w="60" w:type="dxa"/>
            </w:tcMar>
            <w:hideMark/>
          </w:tcPr>
          <w:p w14:paraId="0FA41E1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Diamondback Energy Inc</w:t>
            </w:r>
          </w:p>
        </w:tc>
        <w:tc>
          <w:tcPr>
            <w:tcW w:w="811" w:type="dxa"/>
            <w:shd w:val="clear" w:color="auto" w:fill="auto"/>
            <w:tcMar>
              <w:top w:w="60" w:type="dxa"/>
              <w:left w:w="60" w:type="dxa"/>
              <w:bottom w:w="60" w:type="dxa"/>
              <w:right w:w="60" w:type="dxa"/>
            </w:tcMar>
            <w:hideMark/>
          </w:tcPr>
          <w:p w14:paraId="2623B74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FANG</w:t>
            </w:r>
          </w:p>
        </w:tc>
      </w:tr>
      <w:tr w:rsidR="00EE25D2" w:rsidRPr="00590585" w14:paraId="775886DA" w14:textId="77777777" w:rsidTr="00590585">
        <w:trPr>
          <w:trHeight w:val="165"/>
        </w:trPr>
        <w:tc>
          <w:tcPr>
            <w:tcW w:w="2023" w:type="dxa"/>
            <w:shd w:val="clear" w:color="auto" w:fill="auto"/>
            <w:tcMar>
              <w:top w:w="60" w:type="dxa"/>
              <w:left w:w="60" w:type="dxa"/>
              <w:bottom w:w="60" w:type="dxa"/>
              <w:right w:w="60" w:type="dxa"/>
            </w:tcMar>
            <w:hideMark/>
          </w:tcPr>
          <w:p w14:paraId="39527DF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Enphase Energy Inc</w:t>
            </w:r>
          </w:p>
        </w:tc>
        <w:tc>
          <w:tcPr>
            <w:tcW w:w="811" w:type="dxa"/>
            <w:shd w:val="clear" w:color="auto" w:fill="auto"/>
            <w:tcMar>
              <w:top w:w="60" w:type="dxa"/>
              <w:left w:w="60" w:type="dxa"/>
              <w:bottom w:w="60" w:type="dxa"/>
              <w:right w:w="60" w:type="dxa"/>
            </w:tcMar>
            <w:hideMark/>
          </w:tcPr>
          <w:p w14:paraId="2CB6AEB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ENPH</w:t>
            </w:r>
          </w:p>
        </w:tc>
      </w:tr>
      <w:tr w:rsidR="00EE25D2" w:rsidRPr="00590585" w14:paraId="2F1060F1" w14:textId="77777777" w:rsidTr="00590585">
        <w:trPr>
          <w:trHeight w:val="165"/>
        </w:trPr>
        <w:tc>
          <w:tcPr>
            <w:tcW w:w="2023" w:type="dxa"/>
            <w:shd w:val="clear" w:color="auto" w:fill="auto"/>
            <w:tcMar>
              <w:top w:w="60" w:type="dxa"/>
              <w:left w:w="60" w:type="dxa"/>
              <w:bottom w:w="60" w:type="dxa"/>
              <w:right w:w="60" w:type="dxa"/>
            </w:tcMar>
            <w:hideMark/>
          </w:tcPr>
          <w:p w14:paraId="1A3A4F2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eBay Inc</w:t>
            </w:r>
          </w:p>
        </w:tc>
        <w:tc>
          <w:tcPr>
            <w:tcW w:w="811" w:type="dxa"/>
            <w:shd w:val="clear" w:color="auto" w:fill="auto"/>
            <w:tcMar>
              <w:top w:w="60" w:type="dxa"/>
              <w:left w:w="60" w:type="dxa"/>
              <w:bottom w:w="60" w:type="dxa"/>
              <w:right w:w="60" w:type="dxa"/>
            </w:tcMar>
            <w:hideMark/>
          </w:tcPr>
          <w:p w14:paraId="49FAA17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EBAY</w:t>
            </w:r>
          </w:p>
        </w:tc>
      </w:tr>
      <w:tr w:rsidR="00EE25D2" w:rsidRPr="00590585" w14:paraId="69A1D240" w14:textId="77777777" w:rsidTr="00590585">
        <w:trPr>
          <w:trHeight w:val="165"/>
        </w:trPr>
        <w:tc>
          <w:tcPr>
            <w:tcW w:w="2023" w:type="dxa"/>
            <w:shd w:val="clear" w:color="auto" w:fill="auto"/>
            <w:tcMar>
              <w:top w:w="60" w:type="dxa"/>
              <w:left w:w="60" w:type="dxa"/>
              <w:bottom w:w="60" w:type="dxa"/>
              <w:right w:w="60" w:type="dxa"/>
            </w:tcMar>
            <w:hideMark/>
          </w:tcPr>
          <w:p w14:paraId="2263BED1"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Zscaler</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679C136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ZS</w:t>
            </w:r>
          </w:p>
        </w:tc>
      </w:tr>
      <w:tr w:rsidR="00EE25D2" w:rsidRPr="00590585" w14:paraId="0CEA1346" w14:textId="77777777" w:rsidTr="00590585">
        <w:trPr>
          <w:trHeight w:val="165"/>
        </w:trPr>
        <w:tc>
          <w:tcPr>
            <w:tcW w:w="2023" w:type="dxa"/>
            <w:shd w:val="clear" w:color="auto" w:fill="auto"/>
            <w:tcMar>
              <w:top w:w="60" w:type="dxa"/>
              <w:left w:w="60" w:type="dxa"/>
              <w:bottom w:w="60" w:type="dxa"/>
              <w:right w:w="60" w:type="dxa"/>
            </w:tcMar>
            <w:hideMark/>
          </w:tcPr>
          <w:p w14:paraId="000BCE0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Sirius XM Holdings Inc</w:t>
            </w:r>
          </w:p>
        </w:tc>
        <w:tc>
          <w:tcPr>
            <w:tcW w:w="811" w:type="dxa"/>
            <w:shd w:val="clear" w:color="auto" w:fill="auto"/>
            <w:tcMar>
              <w:top w:w="60" w:type="dxa"/>
              <w:left w:w="60" w:type="dxa"/>
              <w:bottom w:w="60" w:type="dxa"/>
              <w:right w:w="60" w:type="dxa"/>
            </w:tcMar>
            <w:hideMark/>
          </w:tcPr>
          <w:p w14:paraId="5FEC724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SIRI</w:t>
            </w:r>
          </w:p>
        </w:tc>
      </w:tr>
      <w:tr w:rsidR="00EE25D2" w:rsidRPr="00590585" w14:paraId="795E74BA" w14:textId="77777777" w:rsidTr="00590585">
        <w:trPr>
          <w:trHeight w:val="165"/>
        </w:trPr>
        <w:tc>
          <w:tcPr>
            <w:tcW w:w="2023" w:type="dxa"/>
            <w:shd w:val="clear" w:color="auto" w:fill="auto"/>
            <w:tcMar>
              <w:top w:w="60" w:type="dxa"/>
              <w:left w:w="60" w:type="dxa"/>
              <w:bottom w:w="60" w:type="dxa"/>
              <w:right w:w="60" w:type="dxa"/>
            </w:tcMar>
            <w:hideMark/>
          </w:tcPr>
          <w:p w14:paraId="0AF22BF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Zoom Video Communications Inc</w:t>
            </w:r>
          </w:p>
        </w:tc>
        <w:tc>
          <w:tcPr>
            <w:tcW w:w="811" w:type="dxa"/>
            <w:shd w:val="clear" w:color="auto" w:fill="auto"/>
            <w:tcMar>
              <w:top w:w="60" w:type="dxa"/>
              <w:left w:w="60" w:type="dxa"/>
              <w:bottom w:w="60" w:type="dxa"/>
              <w:right w:w="60" w:type="dxa"/>
            </w:tcMar>
            <w:hideMark/>
          </w:tcPr>
          <w:p w14:paraId="078E4E4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ZM</w:t>
            </w:r>
          </w:p>
        </w:tc>
      </w:tr>
      <w:tr w:rsidR="00EE25D2" w:rsidRPr="00590585" w14:paraId="3BC881B6" w14:textId="77777777" w:rsidTr="00590585">
        <w:trPr>
          <w:trHeight w:val="165"/>
        </w:trPr>
        <w:tc>
          <w:tcPr>
            <w:tcW w:w="2023" w:type="dxa"/>
            <w:shd w:val="clear" w:color="auto" w:fill="auto"/>
            <w:tcMar>
              <w:top w:w="60" w:type="dxa"/>
              <w:left w:w="60" w:type="dxa"/>
              <w:bottom w:w="60" w:type="dxa"/>
              <w:right w:w="60" w:type="dxa"/>
            </w:tcMar>
            <w:hideMark/>
          </w:tcPr>
          <w:p w14:paraId="37B0E979" w14:textId="77777777" w:rsidR="00F176B0" w:rsidRPr="00590585" w:rsidRDefault="00000000" w:rsidP="00590585">
            <w:pPr>
              <w:spacing w:line="360" w:lineRule="auto"/>
              <w:rPr>
                <w:rFonts w:ascii="Arial" w:hAnsi="Arial" w:cs="Arial"/>
                <w:sz w:val="18"/>
                <w:szCs w:val="18"/>
              </w:rPr>
            </w:pPr>
            <w:hyperlink r:id="rId35" w:history="1">
              <w:r w:rsidR="00F176B0" w:rsidRPr="00590585">
                <w:rPr>
                  <w:rStyle w:val="Hyperlink"/>
                  <w:rFonts w:ascii="Arial" w:hAnsi="Arial" w:cs="Arial"/>
                  <w:b/>
                  <w:bCs/>
                  <w:sz w:val="18"/>
                  <w:szCs w:val="18"/>
                </w:rPr>
                <w:t>JD.com</w:t>
              </w:r>
            </w:hyperlink>
            <w:r w:rsidR="00F176B0" w:rsidRPr="00590585">
              <w:rPr>
                <w:rFonts w:ascii="Arial" w:hAnsi="Arial" w:cs="Arial"/>
                <w:b/>
                <w:bCs/>
                <w:sz w:val="18"/>
                <w:szCs w:val="18"/>
              </w:rPr>
              <w:t xml:space="preserve"> Inc ADR</w:t>
            </w:r>
          </w:p>
        </w:tc>
        <w:tc>
          <w:tcPr>
            <w:tcW w:w="811" w:type="dxa"/>
            <w:shd w:val="clear" w:color="auto" w:fill="auto"/>
            <w:tcMar>
              <w:top w:w="60" w:type="dxa"/>
              <w:left w:w="60" w:type="dxa"/>
              <w:bottom w:w="60" w:type="dxa"/>
              <w:right w:w="60" w:type="dxa"/>
            </w:tcMar>
            <w:hideMark/>
          </w:tcPr>
          <w:p w14:paraId="18F9A1F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JD</w:t>
            </w:r>
          </w:p>
        </w:tc>
      </w:tr>
      <w:tr w:rsidR="00EE25D2" w:rsidRPr="00590585" w14:paraId="7D601F25" w14:textId="77777777" w:rsidTr="00590585">
        <w:trPr>
          <w:trHeight w:val="180"/>
        </w:trPr>
        <w:tc>
          <w:tcPr>
            <w:tcW w:w="2023" w:type="dxa"/>
            <w:tcBorders>
              <w:bottom w:val="single" w:sz="4" w:space="0" w:color="auto"/>
            </w:tcBorders>
            <w:shd w:val="clear" w:color="auto" w:fill="auto"/>
            <w:tcMar>
              <w:top w:w="60" w:type="dxa"/>
              <w:left w:w="60" w:type="dxa"/>
              <w:bottom w:w="60" w:type="dxa"/>
              <w:right w:w="60" w:type="dxa"/>
            </w:tcMar>
            <w:hideMark/>
          </w:tcPr>
          <w:p w14:paraId="1625074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Lucid Group Inc</w:t>
            </w:r>
          </w:p>
        </w:tc>
        <w:tc>
          <w:tcPr>
            <w:tcW w:w="811" w:type="dxa"/>
            <w:tcBorders>
              <w:bottom w:val="single" w:sz="4" w:space="0" w:color="auto"/>
            </w:tcBorders>
            <w:shd w:val="clear" w:color="auto" w:fill="auto"/>
            <w:tcMar>
              <w:top w:w="60" w:type="dxa"/>
              <w:left w:w="60" w:type="dxa"/>
              <w:bottom w:w="60" w:type="dxa"/>
              <w:right w:w="60" w:type="dxa"/>
            </w:tcMar>
            <w:hideMark/>
          </w:tcPr>
          <w:p w14:paraId="2595C2D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LCID</w:t>
            </w:r>
          </w:p>
        </w:tc>
      </w:tr>
    </w:tbl>
    <w:p w14:paraId="0422FED5" w14:textId="77777777" w:rsidR="00F176B0" w:rsidRDefault="00F176B0" w:rsidP="002E5761">
      <w:pPr>
        <w:spacing w:line="360" w:lineRule="auto"/>
        <w:jc w:val="both"/>
        <w:rPr>
          <w:rFonts w:ascii="Arial" w:hAnsi="Arial" w:cs="Arial"/>
        </w:rPr>
        <w:sectPr w:rsidR="00F176B0" w:rsidSect="00EE25D2">
          <w:type w:val="continuous"/>
          <w:pgSz w:w="11906" w:h="16838"/>
          <w:pgMar w:top="1440" w:right="1440" w:bottom="1440" w:left="1440" w:header="708" w:footer="708" w:gutter="0"/>
          <w:cols w:num="3" w:space="261"/>
          <w:docGrid w:linePitch="360"/>
        </w:sectPr>
      </w:pPr>
    </w:p>
    <w:p w14:paraId="015975A3" w14:textId="77777777" w:rsidR="00171823" w:rsidRDefault="00171823" w:rsidP="002E5761">
      <w:pPr>
        <w:spacing w:line="360" w:lineRule="auto"/>
        <w:jc w:val="both"/>
        <w:rPr>
          <w:rFonts w:ascii="Arial" w:hAnsi="Arial" w:cs="Arial"/>
        </w:rPr>
      </w:pPr>
    </w:p>
    <w:p w14:paraId="49450F80" w14:textId="77777777" w:rsidR="009E632E" w:rsidRPr="00776CD1" w:rsidRDefault="009E632E" w:rsidP="002E5761">
      <w:pPr>
        <w:spacing w:line="360" w:lineRule="auto"/>
        <w:ind w:left="360"/>
        <w:jc w:val="both"/>
        <w:rPr>
          <w:rFonts w:ascii="Arial" w:hAnsi="Arial" w:cs="Arial"/>
          <w:i/>
          <w:lang w:val="en-US"/>
        </w:rPr>
      </w:pPr>
    </w:p>
    <w:sectPr w:rsidR="009E632E" w:rsidRPr="00776CD1" w:rsidSect="00F176B0">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e He (Staff)" w:date="2023-08-20T13:18:00Z" w:initials="HH(">
    <w:p w14:paraId="669F507F" w14:textId="77777777" w:rsidR="00130226" w:rsidRDefault="00130226" w:rsidP="00910AB5">
      <w:pPr>
        <w:pStyle w:val="CommentText"/>
      </w:pPr>
      <w:r>
        <w:rPr>
          <w:rStyle w:val="CommentReference"/>
        </w:rPr>
        <w:annotationRef/>
      </w:r>
      <w:r>
        <w:t>It's pretty good that your report has a clear structure and your writing are logical and easy-to-follow ☺️</w:t>
      </w:r>
    </w:p>
  </w:comment>
  <w:comment w:id="7" w:author="Kobayashi, Kota" w:date="2023-08-24T17:50:00Z" w:initials="KK">
    <w:p w14:paraId="32224039" w14:textId="77777777" w:rsidR="005F6FD4" w:rsidRDefault="005F6FD4" w:rsidP="00225B4D">
      <w:r>
        <w:rPr>
          <w:rStyle w:val="CommentReference"/>
        </w:rPr>
        <w:annotationRef/>
      </w:r>
      <w:r>
        <w:t>How to insert the title here?</w:t>
      </w:r>
    </w:p>
  </w:comment>
  <w:comment w:id="13" w:author="He He (Staff)" w:date="2023-08-20T09:47:00Z" w:initials="HH(">
    <w:p w14:paraId="7A78B344" w14:textId="3791670F" w:rsidR="000626E2" w:rsidRDefault="000626E2" w:rsidP="00D203A4">
      <w:pPr>
        <w:pStyle w:val="CommentText"/>
      </w:pPr>
      <w:r>
        <w:rPr>
          <w:rStyle w:val="CommentReference"/>
        </w:rPr>
        <w:annotationRef/>
      </w:r>
      <w:r>
        <w:rPr>
          <w:lang w:val="en-US"/>
        </w:rPr>
        <w:t xml:space="preserve">These small headings could be very useful to guide your writing. But usually academic work won't include headings like these. I can see your writing here are clearly structured already and I would suggest you to remove these. </w:t>
      </w:r>
    </w:p>
  </w:comment>
  <w:comment w:id="15" w:author="He He (Staff)" w:date="2023-08-20T12:48:00Z" w:initials="HH(">
    <w:p w14:paraId="2351DB71" w14:textId="77777777" w:rsidR="0035156F" w:rsidRPr="00F44F1A" w:rsidRDefault="00C55CCE" w:rsidP="00B62CDE">
      <w:pPr>
        <w:pStyle w:val="CommentText"/>
        <w:rPr>
          <w:lang w:val="en-US"/>
        </w:rPr>
      </w:pPr>
      <w:r>
        <w:rPr>
          <w:rStyle w:val="CommentReference"/>
        </w:rPr>
        <w:annotationRef/>
      </w:r>
      <w:r w:rsidR="0035156F">
        <w:t xml:space="preserve">Please very briefly review the current literature and identify what markets have been explored and then make this conclusion. </w:t>
      </w:r>
    </w:p>
  </w:comment>
  <w:comment w:id="16" w:author="Kobayashi, Kota" w:date="2023-08-21T20:56:00Z" w:initials="KK">
    <w:p w14:paraId="77650C0E" w14:textId="77777777" w:rsidR="00CF1270" w:rsidRDefault="00CF1270" w:rsidP="00122345">
      <w:r>
        <w:rPr>
          <w:rStyle w:val="CommentReference"/>
        </w:rPr>
        <w:annotationRef/>
      </w:r>
      <w:r>
        <w:t>I explained why NASDAQ is chosen but it could be too long… Can you please review this part?</w:t>
      </w:r>
    </w:p>
  </w:comment>
  <w:comment w:id="21" w:author="He He (Staff)" w:date="2023-08-20T12:49:00Z" w:initials="HH(">
    <w:p w14:paraId="552C24C9" w14:textId="261313E0" w:rsidR="0035156F" w:rsidRDefault="00C55CCE" w:rsidP="00A86385">
      <w:pPr>
        <w:pStyle w:val="CommentText"/>
      </w:pPr>
      <w:r>
        <w:rPr>
          <w:rStyle w:val="CommentReference"/>
        </w:rPr>
        <w:annotationRef/>
      </w:r>
      <w:r w:rsidR="0035156F">
        <w:t xml:space="preserve">It would be better if you briefly explain why you plan to focus on these four models (e.g., widely used by previous literature? Applicability in stock market proved by previous literature? Something like that). I understand you've explained this in the literature review part, but it would be helpful to add a short explanation here as well. </w:t>
      </w:r>
    </w:p>
  </w:comment>
  <w:comment w:id="22" w:author="Kobayashi, Kota" w:date="2023-08-21T16:48:00Z" w:initials="KK">
    <w:p w14:paraId="2CFF4CDA" w14:textId="77777777" w:rsidR="008770B6" w:rsidRDefault="00776CD1" w:rsidP="00137274">
      <w:r>
        <w:rPr>
          <w:rStyle w:val="CommentReference"/>
        </w:rPr>
        <w:annotationRef/>
      </w:r>
      <w:r w:rsidR="008770B6">
        <w:t>Added this part and explained why these models is used with some previous papers</w:t>
      </w:r>
    </w:p>
  </w:comment>
  <w:comment w:id="35" w:author="He He (Staff)" w:date="2023-08-20T12:53:00Z" w:initials="HH(">
    <w:p w14:paraId="46CB6928" w14:textId="505D98DC" w:rsidR="00C55CCE" w:rsidRDefault="00C55CCE" w:rsidP="00D902F9">
      <w:pPr>
        <w:pStyle w:val="CommentText"/>
      </w:pPr>
      <w:r>
        <w:rPr>
          <w:rStyle w:val="CommentReference"/>
        </w:rPr>
        <w:annotationRef/>
      </w:r>
      <w:r>
        <w:rPr>
          <w:lang w:val="en-US"/>
        </w:rPr>
        <w:t>Please add at least two example papers here to support your statement. Ideally published in recent five years.</w:t>
      </w:r>
    </w:p>
  </w:comment>
  <w:comment w:id="38" w:author="Kobayashi, Kota" w:date="2023-08-21T17:16:00Z" w:initials="KK">
    <w:p w14:paraId="099F3E08" w14:textId="77777777" w:rsidR="009639E0" w:rsidRPr="008770B6" w:rsidRDefault="009F6A35" w:rsidP="009241BD">
      <w:pPr>
        <w:rPr>
          <w:lang w:val="en-US"/>
        </w:rPr>
      </w:pPr>
      <w:r>
        <w:rPr>
          <w:rStyle w:val="CommentReference"/>
        </w:rPr>
        <w:annotationRef/>
      </w:r>
      <w:r w:rsidR="009639E0">
        <w:t>Added this part to support the statement. Both are recent ones.</w:t>
      </w:r>
    </w:p>
  </w:comment>
  <w:comment w:id="41" w:author="He He (Staff)" w:date="2023-08-20T12:55:00Z" w:initials="HH(">
    <w:p w14:paraId="11109903" w14:textId="0D3E2B21" w:rsidR="00C55CCE" w:rsidRDefault="00C55CCE" w:rsidP="00DD1AED">
      <w:pPr>
        <w:pStyle w:val="CommentText"/>
      </w:pPr>
      <w:r>
        <w:rPr>
          <w:rStyle w:val="CommentReference"/>
        </w:rPr>
        <w:annotationRef/>
      </w:r>
      <w:r>
        <w:rPr>
          <w:lang w:val="en-US"/>
        </w:rPr>
        <w:t>Any relevant paper?</w:t>
      </w:r>
    </w:p>
  </w:comment>
  <w:comment w:id="42" w:author="Kobayashi, Kota" w:date="2023-08-21T18:04:00Z" w:initials="KK">
    <w:p w14:paraId="07E320CD" w14:textId="77777777" w:rsidR="001C2058" w:rsidRDefault="001C2058" w:rsidP="001750CC">
      <w:r>
        <w:rPr>
          <w:rStyle w:val="CommentReference"/>
        </w:rPr>
        <w:annotationRef/>
      </w:r>
      <w:r>
        <w:t>Added some papers and book</w:t>
      </w:r>
    </w:p>
  </w:comment>
  <w:comment w:id="46" w:author="He He (Staff)" w:date="2023-08-20T12:59:00Z" w:initials="HH(">
    <w:p w14:paraId="11CF7AF9" w14:textId="046FB2D7" w:rsidR="0035156F" w:rsidRDefault="0035156F" w:rsidP="00E2387D">
      <w:pPr>
        <w:pStyle w:val="CommentText"/>
      </w:pPr>
      <w:r>
        <w:rPr>
          <w:rStyle w:val="CommentReference"/>
        </w:rPr>
        <w:annotationRef/>
      </w:r>
      <w:r>
        <w:rPr>
          <w:lang w:val="en-US"/>
        </w:rPr>
        <w:t>Nice ☺️</w:t>
      </w:r>
    </w:p>
  </w:comment>
  <w:comment w:id="47" w:author="Kobayashi, Kota" w:date="2023-08-22T00:18:00Z" w:initials="KK">
    <w:p w14:paraId="7C5A1168" w14:textId="77777777" w:rsidR="003E4F6C" w:rsidRDefault="003E4F6C" w:rsidP="00297572">
      <w:r>
        <w:rPr>
          <w:rStyle w:val="CommentReference"/>
        </w:rPr>
        <w:annotationRef/>
      </w:r>
      <w:r>
        <w:t>Thank you!!😁</w:t>
      </w:r>
    </w:p>
  </w:comment>
  <w:comment w:id="53" w:author="Kobayashi, Kota" w:date="2023-08-21T18:42:00Z" w:initials="KK">
    <w:p w14:paraId="00D50D21" w14:textId="1ADAC03F" w:rsidR="00067C70" w:rsidRDefault="00067C70" w:rsidP="00370C10">
      <w:r>
        <w:rPr>
          <w:rStyle w:val="CommentReference"/>
        </w:rPr>
        <w:annotationRef/>
      </w:r>
      <w:r>
        <w:t xml:space="preserve">Based on the revision, I wrote the summary again. </w:t>
      </w:r>
    </w:p>
  </w:comment>
  <w:comment w:id="56" w:author="He He (Staff)" w:date="2023-08-20T13:02:00Z" w:initials="HH(">
    <w:p w14:paraId="0447614F" w14:textId="48CE7807" w:rsidR="0035156F" w:rsidRDefault="0035156F" w:rsidP="00C44F21">
      <w:pPr>
        <w:pStyle w:val="CommentText"/>
      </w:pPr>
      <w:r>
        <w:rPr>
          <w:rStyle w:val="CommentReference"/>
        </w:rPr>
        <w:annotationRef/>
      </w:r>
      <w:r>
        <w:rPr>
          <w:lang w:val="en-US"/>
        </w:rPr>
        <w:t xml:space="preserve">Please articulate here "why NASDAQ". You could explain from the perspective of previous literature mainly focused on other index; and NASDAQ index observed significant volatilities during the pandemic, etc. Again, you need to identify literature to support your choice of NASDAQ. </w:t>
      </w:r>
    </w:p>
  </w:comment>
  <w:comment w:id="57" w:author="Kobayashi, Kota" w:date="2023-08-22T00:19:00Z" w:initials="KK">
    <w:p w14:paraId="19B09EB7" w14:textId="77777777" w:rsidR="003E4F6C" w:rsidRDefault="003E4F6C" w:rsidP="00BB3FF0">
      <w:r>
        <w:rPr>
          <w:rStyle w:val="CommentReference"/>
        </w:rPr>
        <w:annotationRef/>
      </w:r>
      <w:r>
        <w:t>I wrote the reason I chose NASDAQ in the previous section. Is it better to write here?</w:t>
      </w:r>
    </w:p>
  </w:comment>
  <w:comment w:id="58" w:author="He He (Staff)" w:date="2023-08-20T13:03:00Z" w:initials="HH(">
    <w:p w14:paraId="640D4F86" w14:textId="54C0DB3D" w:rsidR="0035156F" w:rsidRDefault="0035156F">
      <w:pPr>
        <w:pStyle w:val="CommentText"/>
      </w:pPr>
      <w:r>
        <w:rPr>
          <w:rStyle w:val="CommentReference"/>
        </w:rPr>
        <w:annotationRef/>
      </w:r>
      <w:r>
        <w:t xml:space="preserve">This is your work and you'll be the only author of this report. You could use first person such as "I" or "my". </w:t>
      </w:r>
    </w:p>
    <w:p w14:paraId="6DB0A410" w14:textId="77777777" w:rsidR="0035156F" w:rsidRDefault="0035156F">
      <w:pPr>
        <w:pStyle w:val="CommentText"/>
      </w:pPr>
    </w:p>
    <w:p w14:paraId="306BE1F8" w14:textId="77777777" w:rsidR="0035156F" w:rsidRDefault="0035156F" w:rsidP="00D45A6B">
      <w:pPr>
        <w:pStyle w:val="CommentText"/>
      </w:pPr>
      <w:r>
        <w:t xml:space="preserve">Please go through the whole report to make sure you use the first person consistently. </w:t>
      </w:r>
    </w:p>
  </w:comment>
  <w:comment w:id="65" w:author="He He (Staff)" w:date="2023-08-20T13:14:00Z" w:initials="HH(">
    <w:p w14:paraId="6EE92D4A" w14:textId="77777777" w:rsidR="00130226" w:rsidRDefault="00130226" w:rsidP="008823F4">
      <w:pPr>
        <w:pStyle w:val="CommentText"/>
      </w:pPr>
      <w:r>
        <w:rPr>
          <w:rStyle w:val="CommentReference"/>
        </w:rPr>
        <w:annotationRef/>
      </w:r>
      <w:r>
        <w:rPr>
          <w:lang w:val="en-US"/>
        </w:rPr>
        <w:t xml:space="preserve">Add 1-2 references here and for the sentiment data to justify these datasets are widely adopted by previous relevant studies. </w:t>
      </w:r>
    </w:p>
  </w:comment>
  <w:comment w:id="72" w:author="Kobayashi, Kota" w:date="2023-08-22T00:49:00Z" w:initials="KK">
    <w:p w14:paraId="05142166" w14:textId="77777777" w:rsidR="00D432C5" w:rsidRDefault="00D432C5" w:rsidP="008D314F">
      <w:r>
        <w:rPr>
          <w:rStyle w:val="CommentReference"/>
        </w:rPr>
        <w:annotationRef/>
      </w:r>
      <w:r>
        <w:t>Added 2 references. Can you please check it out?</w:t>
      </w:r>
    </w:p>
  </w:comment>
  <w:comment w:id="79" w:author="He He (Staff)" w:date="2023-08-20T13:08:00Z" w:initials="HH(">
    <w:p w14:paraId="21673F7F" w14:textId="4AA4A9F3" w:rsidR="0035156F" w:rsidRDefault="0035156F" w:rsidP="005F7BF0">
      <w:pPr>
        <w:pStyle w:val="CommentText"/>
      </w:pPr>
      <w:r>
        <w:rPr>
          <w:rStyle w:val="CommentReference"/>
        </w:rPr>
        <w:annotationRef/>
      </w:r>
      <w:r>
        <w:rPr>
          <w:lang w:val="en-US"/>
        </w:rPr>
        <w:t xml:space="preserve">Please re-format all the tables following my example here. This format is more widely employed by journal papers. </w:t>
      </w:r>
    </w:p>
  </w:comment>
  <w:comment w:id="125" w:author="He He (Staff)" w:date="2023-08-20T13:26:00Z" w:initials="HH(">
    <w:p w14:paraId="18C744BB" w14:textId="77777777" w:rsidR="00287CF8" w:rsidRDefault="00287CF8" w:rsidP="00863C32">
      <w:pPr>
        <w:pStyle w:val="CommentText"/>
      </w:pPr>
      <w:r>
        <w:rPr>
          <w:rStyle w:val="CommentReference"/>
        </w:rPr>
        <w:annotationRef/>
      </w:r>
      <w:r>
        <w:rPr>
          <w:lang w:val="en-US"/>
        </w:rPr>
        <w:t xml:space="preserve">You need to be clear when this variable is equal to one, what does it mean. Same for section 5.3. </w:t>
      </w:r>
    </w:p>
  </w:comment>
  <w:comment w:id="126" w:author="Kobayashi, Kota" w:date="2023-08-22T01:25:00Z" w:initials="KK">
    <w:p w14:paraId="07AF1E74" w14:textId="77777777" w:rsidR="000D23A3" w:rsidRDefault="000D23A3" w:rsidP="00310FF0">
      <w:r>
        <w:rPr>
          <w:rStyle w:val="CommentReference"/>
        </w:rPr>
        <w:annotationRef/>
      </w:r>
      <w:r>
        <w:t>Added here</w:t>
      </w:r>
    </w:p>
  </w:comment>
  <w:comment w:id="129" w:author="Kobayashi, Kota" w:date="2023-08-22T11:42:00Z" w:initials="KK">
    <w:p w14:paraId="5DDE9D1F" w14:textId="77777777" w:rsidR="009E12A0" w:rsidRDefault="009E12A0" w:rsidP="0099034C">
      <w:r>
        <w:rPr>
          <w:rStyle w:val="CommentReference"/>
        </w:rPr>
        <w:annotationRef/>
      </w:r>
      <w:r>
        <w:t>Added new section here. Does it align with your expectations?</w:t>
      </w:r>
    </w:p>
  </w:comment>
  <w:comment w:id="131" w:author="Kobayashi, Kota" w:date="2023-08-22T11:13:00Z" w:initials="KK">
    <w:p w14:paraId="0DE5DB09" w14:textId="0DC0DE94" w:rsidR="00EA7E83" w:rsidRDefault="00EA7E83" w:rsidP="00EA7E83">
      <w:r>
        <w:rPr>
          <w:rStyle w:val="CommentReference"/>
        </w:rPr>
        <w:annotationRef/>
      </w:r>
      <w:r>
        <w:t>Is this way to put appendix correct?</w:t>
      </w:r>
    </w:p>
  </w:comment>
  <w:comment w:id="134" w:author="He He (Staff)" w:date="2023-08-20T13:09:00Z" w:initials="HH(">
    <w:p w14:paraId="3181654C" w14:textId="3E953EFE" w:rsidR="00130226" w:rsidRDefault="00130226" w:rsidP="00F75629">
      <w:pPr>
        <w:pStyle w:val="CommentText"/>
      </w:pPr>
      <w:r>
        <w:rPr>
          <w:rStyle w:val="CommentReference"/>
        </w:rPr>
        <w:annotationRef/>
      </w:r>
      <w:r>
        <w:rPr>
          <w:highlight w:val="yellow"/>
        </w:rPr>
        <w:t xml:space="preserve">❗Please first give an overview of the data, such as how many companies in total, example companies, how many observations in total, what are the common range of sentiment scores, before moving on to discuss the details. </w:t>
      </w:r>
    </w:p>
  </w:comment>
  <w:comment w:id="135" w:author="Kobayashi, Kota" w:date="2023-08-26T08:25:00Z" w:initials="KK">
    <w:p w14:paraId="0F82DBB8" w14:textId="77777777" w:rsidR="00743A6C" w:rsidRDefault="00743A6C" w:rsidP="00A6199A">
      <w:r>
        <w:rPr>
          <w:rStyle w:val="CommentReference"/>
        </w:rPr>
        <w:annotationRef/>
      </w:r>
      <w:r>
        <w:t>I added 3.4 Dataset Specifications. Is that alright?</w:t>
      </w:r>
    </w:p>
  </w:comment>
  <w:comment w:id="138" w:author="He He (Staff)" w:date="2023-08-20T13:16:00Z" w:initials="HH(">
    <w:p w14:paraId="07EBFB9A" w14:textId="4B76DE31" w:rsidR="00130226" w:rsidRDefault="00130226" w:rsidP="003D1F72">
      <w:pPr>
        <w:pStyle w:val="CommentText"/>
      </w:pPr>
      <w:r>
        <w:rPr>
          <w:rStyle w:val="CommentReference"/>
        </w:rPr>
        <w:annotationRef/>
      </w:r>
      <w:r>
        <w:rPr>
          <w:lang w:val="en-US"/>
        </w:rPr>
        <w:t xml:space="preserve">Use their name instead of Ticker, not everyone could tell which company it is from the ticker. </w:t>
      </w:r>
    </w:p>
  </w:comment>
  <w:comment w:id="147" w:author="He He (Staff)" w:date="2023-08-20T13:20:00Z" w:initials="HH(">
    <w:p w14:paraId="4011F533" w14:textId="77777777" w:rsidR="00287CF8" w:rsidRDefault="00287CF8" w:rsidP="00421FDC">
      <w:pPr>
        <w:pStyle w:val="CommentText"/>
      </w:pPr>
      <w:r>
        <w:rPr>
          <w:rStyle w:val="CommentReference"/>
        </w:rPr>
        <w:annotationRef/>
      </w:r>
      <w:r>
        <w:rPr>
          <w:lang w:val="en-US"/>
        </w:rPr>
        <w:t xml:space="preserve">You need to interpret the visualization rather than leaving this work to your readers. You could argue like "This visualization suggests the missing values of PEP and ATVI is not random while the others…"You don't have to use the specific wording, but you need provide your own interpretation. </w:t>
      </w:r>
    </w:p>
  </w:comment>
  <w:comment w:id="148" w:author="Kobayashi, Kota" w:date="2023-08-22T12:40:00Z" w:initials="KK">
    <w:p w14:paraId="67E6CAC2" w14:textId="77777777" w:rsidR="00BD39A6" w:rsidRPr="00BD39A6" w:rsidRDefault="00BD39A6" w:rsidP="00C21526">
      <w:pPr>
        <w:rPr>
          <w:lang w:val="en-US"/>
        </w:rPr>
      </w:pPr>
      <w:r>
        <w:rPr>
          <w:rStyle w:val="CommentReference"/>
        </w:rPr>
        <w:annotationRef/>
      </w:r>
      <w:r>
        <w:t>Added interpretation here</w:t>
      </w:r>
    </w:p>
  </w:comment>
  <w:comment w:id="154" w:author="He He (Staff)" w:date="2023-08-20T13:24:00Z" w:initials="HH(">
    <w:p w14:paraId="3BBBDB7D" w14:textId="2D0A127E" w:rsidR="00287CF8" w:rsidRDefault="00287CF8" w:rsidP="00CF15BB">
      <w:pPr>
        <w:pStyle w:val="CommentText"/>
      </w:pPr>
      <w:r>
        <w:rPr>
          <w:rStyle w:val="CommentReference"/>
        </w:rPr>
        <w:annotationRef/>
      </w:r>
      <w:r>
        <w:rPr>
          <w:lang w:val="en-US"/>
        </w:rPr>
        <w:t xml:space="preserve">You could do something similar for other subsections in this Section 5. To clearly states which variables are used to capture the features/info. When mentioning variables, the common practice is to use italics. </w:t>
      </w:r>
    </w:p>
  </w:comment>
  <w:comment w:id="167" w:author="He He (Staff)" w:date="2023-08-20T13:27:00Z" w:initials="HH(">
    <w:p w14:paraId="4E2D7A02" w14:textId="77777777" w:rsidR="00287CF8" w:rsidRDefault="00287CF8" w:rsidP="00D33901">
      <w:pPr>
        <w:pStyle w:val="CommentText"/>
      </w:pPr>
      <w:r>
        <w:rPr>
          <w:rStyle w:val="CommentReference"/>
        </w:rPr>
        <w:annotationRef/>
      </w:r>
      <w:r>
        <w:rPr>
          <w:lang w:val="en-US"/>
        </w:rPr>
        <w:t xml:space="preserve">Wrong numbering. Recheck all the numbers before submitting your final report. </w:t>
      </w:r>
    </w:p>
  </w:comment>
  <w:comment w:id="177" w:author="He He (Staff)" w:date="2023-08-20T13:30:00Z" w:initials="HH(">
    <w:p w14:paraId="526D8644" w14:textId="77777777" w:rsidR="00C41B7F" w:rsidRDefault="00C41B7F">
      <w:pPr>
        <w:pStyle w:val="CommentText"/>
      </w:pPr>
      <w:r>
        <w:rPr>
          <w:rStyle w:val="CommentReference"/>
        </w:rPr>
        <w:annotationRef/>
      </w:r>
      <w:r>
        <w:t xml:space="preserve">Add captions below the figure like I do here. For all figures in this report. Note that Table Caption should be above the table while Figure Caption should be below. You could also add notes for each table/figure to provide the info that you feel is necessary for your readers to understand it. </w:t>
      </w:r>
    </w:p>
    <w:p w14:paraId="4EC4CBE0" w14:textId="77777777" w:rsidR="00C41B7F" w:rsidRDefault="00C41B7F">
      <w:pPr>
        <w:pStyle w:val="CommentText"/>
      </w:pPr>
    </w:p>
    <w:p w14:paraId="796BB7E6" w14:textId="77777777" w:rsidR="00C41B7F" w:rsidRDefault="00C41B7F" w:rsidP="00704DA8">
      <w:pPr>
        <w:pStyle w:val="CommentText"/>
      </w:pPr>
      <w:r>
        <w:t xml:space="preserve">These formatting things are important as they could make your report look more professional. </w:t>
      </w:r>
    </w:p>
  </w:comment>
  <w:comment w:id="181" w:author="He He (Staff)" w:date="2023-08-20T13:56:00Z" w:initials="HH(">
    <w:p w14:paraId="5CB8485A" w14:textId="77777777" w:rsidR="00B93D24" w:rsidRDefault="00B93D24" w:rsidP="008A4233">
      <w:pPr>
        <w:pStyle w:val="CommentText"/>
      </w:pPr>
      <w:r>
        <w:rPr>
          <w:rStyle w:val="CommentReference"/>
        </w:rPr>
        <w:annotationRef/>
      </w:r>
      <w:r>
        <w:rPr>
          <w:lang w:val="en-US"/>
        </w:rPr>
        <w:t xml:space="preserve">The first part stopped reviewing here. </w:t>
      </w:r>
    </w:p>
  </w:comment>
  <w:comment w:id="186" w:author="He He (Staff)" w:date="2023-08-20T14:34:00Z" w:initials="HH(">
    <w:p w14:paraId="2F3E55E4" w14:textId="77777777" w:rsidR="00423AD7" w:rsidRDefault="00423AD7" w:rsidP="00BF098C">
      <w:pPr>
        <w:pStyle w:val="CommentText"/>
      </w:pPr>
      <w:r>
        <w:rPr>
          <w:rStyle w:val="CommentReference"/>
        </w:rPr>
        <w:annotationRef/>
      </w:r>
      <w:r>
        <w:rPr>
          <w:lang w:val="en-US"/>
        </w:rPr>
        <w:t xml:space="preserve">This visualization overlaps with the previous table. Consider deleting it and move the observations made from the figure to the previous section. </w:t>
      </w:r>
    </w:p>
  </w:comment>
  <w:comment w:id="187" w:author="Kobayashi, Kota" w:date="2023-08-22T16:53:00Z" w:initials="KK">
    <w:p w14:paraId="000FB468" w14:textId="77777777" w:rsidR="00362CC7" w:rsidRDefault="00362CC7" w:rsidP="00B8126E">
      <w:r>
        <w:rPr>
          <w:rStyle w:val="CommentReference"/>
        </w:rPr>
        <w:annotationRef/>
      </w:r>
      <w:r>
        <w:t xml:space="preserve">I delated the visualisation here. I moved the observations to the previous section. </w:t>
      </w:r>
    </w:p>
  </w:comment>
  <w:comment w:id="188" w:author="Kobayashi, Kota" w:date="2023-08-22T16:53:00Z" w:initials="KK">
    <w:p w14:paraId="26D1C10D" w14:textId="77777777" w:rsidR="00362CC7" w:rsidRDefault="00362CC7" w:rsidP="0017499E">
      <w:r>
        <w:rPr>
          <w:rStyle w:val="CommentReference"/>
        </w:rPr>
        <w:annotationRef/>
      </w:r>
      <w:r>
        <w:t>It would be grateful if you check it out.</w:t>
      </w:r>
    </w:p>
  </w:comment>
  <w:comment w:id="196" w:author="He He (Staff)" w:date="2023-08-20T14:43:00Z" w:initials="HH(">
    <w:p w14:paraId="395168DD" w14:textId="050F7047" w:rsidR="00FB02A8" w:rsidRDefault="00FB02A8">
      <w:pPr>
        <w:pStyle w:val="CommentText"/>
      </w:pPr>
      <w:r>
        <w:rPr>
          <w:rStyle w:val="CommentReference"/>
        </w:rPr>
        <w:annotationRef/>
      </w:r>
      <w:r>
        <w:rPr>
          <w:lang w:val="en-US"/>
        </w:rPr>
        <w:t xml:space="preserve">Another observation could be made is: the lowest average score (e.g. ODFL) is slightly above zero - you could expand that a bit as well. </w:t>
      </w:r>
    </w:p>
    <w:p w14:paraId="0330AD06" w14:textId="77777777" w:rsidR="00FB02A8" w:rsidRDefault="00FB02A8">
      <w:pPr>
        <w:pStyle w:val="CommentText"/>
      </w:pPr>
    </w:p>
    <w:p w14:paraId="2007DA01" w14:textId="77777777" w:rsidR="00FB02A8" w:rsidRDefault="00FB02A8" w:rsidP="00080221">
      <w:pPr>
        <w:pStyle w:val="CommentText"/>
      </w:pPr>
      <w:r>
        <w:rPr>
          <w:lang w:val="en-US"/>
        </w:rPr>
        <w:t>Relating to this: I would suggest you to articulate how the news sentiment scores are computed (please refer to my previous email/notes). Otherwise, one may ask why there's no news sentiment score below zero. You need to articulate here something like: while the sentiment of a single news item maybe negative, the average score is overall neutral or positive...</w:t>
      </w:r>
    </w:p>
  </w:comment>
  <w:comment w:id="201" w:author="He He (Staff)" w:date="2023-08-20T14:53:00Z" w:initials="HH(">
    <w:p w14:paraId="788B0A55" w14:textId="77777777" w:rsidR="00FB02A8" w:rsidRDefault="00FB02A8" w:rsidP="00535ABB">
      <w:pPr>
        <w:pStyle w:val="CommentText"/>
      </w:pPr>
      <w:r>
        <w:rPr>
          <w:rStyle w:val="CommentReference"/>
        </w:rPr>
        <w:annotationRef/>
      </w:r>
      <w:r>
        <w:rPr>
          <w:highlight w:val="yellow"/>
          <w:lang w:val="en-US"/>
        </w:rPr>
        <w:t xml:space="preserve">❗I actually like these inference. However, these statements are relatively vague. I would suggest you to either expand your analysis or add a few references to support your inference. </w:t>
      </w:r>
    </w:p>
  </w:comment>
  <w:comment w:id="202" w:author="Kobayashi, Kota" w:date="2023-08-23T13:19:00Z" w:initials="KK">
    <w:p w14:paraId="22FD880C" w14:textId="77777777" w:rsidR="00743A6C" w:rsidRDefault="00AA2A22" w:rsidP="00615452">
      <w:r>
        <w:rPr>
          <w:rStyle w:val="CommentReference"/>
        </w:rPr>
        <w:annotationRef/>
      </w:r>
      <w:r w:rsidR="00743A6C">
        <w:t>I added a new section(7. Impact of Firm Size on News Sentiment Score) to analyse in more detail. Can you please go though it?</w:t>
      </w:r>
    </w:p>
  </w:comment>
  <w:comment w:id="197" w:author="Kobayashi, Kota" w:date="2023-08-26T08:36:00Z" w:initials="KK">
    <w:p w14:paraId="60EA283C" w14:textId="77777777" w:rsidR="00743A6C" w:rsidRDefault="00743A6C" w:rsidP="00420DE0">
      <w:r>
        <w:rPr>
          <w:rStyle w:val="CommentReference"/>
        </w:rPr>
        <w:annotationRef/>
      </w:r>
      <w:r>
        <w:t>Added a new part based your feedback!!</w:t>
      </w:r>
    </w:p>
  </w:comment>
  <w:comment w:id="209" w:author="He He (Staff)" w:date="2023-08-20T14:58:00Z" w:initials="HH(">
    <w:p w14:paraId="10DF81F4" w14:textId="7484646E" w:rsidR="002B114A" w:rsidRDefault="002B114A" w:rsidP="00A5758C">
      <w:pPr>
        <w:pStyle w:val="CommentText"/>
      </w:pPr>
      <w:r>
        <w:rPr>
          <w:rStyle w:val="CommentReference"/>
        </w:rPr>
        <w:annotationRef/>
      </w:r>
      <w:r>
        <w:rPr>
          <w:lang w:val="en-US"/>
        </w:rPr>
        <w:t xml:space="preserve">I only see a blank figure? </w:t>
      </w:r>
    </w:p>
  </w:comment>
  <w:comment w:id="211" w:author="Kobayashi, Kota" w:date="2023-08-23T13:20:00Z" w:initials="KK">
    <w:p w14:paraId="6EF8ABEA" w14:textId="77777777" w:rsidR="00AA2A22" w:rsidRPr="00976A45" w:rsidRDefault="00AA2A22" w:rsidP="000553D1">
      <w:pPr>
        <w:rPr>
          <w:lang w:val="en-US"/>
        </w:rPr>
      </w:pPr>
      <w:r>
        <w:rPr>
          <w:rStyle w:val="CommentReference"/>
        </w:rPr>
        <w:annotationRef/>
      </w:r>
      <w:r>
        <w:t>I added this section</w:t>
      </w:r>
    </w:p>
  </w:comment>
  <w:comment w:id="220" w:author="He He (Staff)" w:date="2023-08-20T15:00:00Z" w:initials="HH(">
    <w:p w14:paraId="005C5328" w14:textId="6E68090E" w:rsidR="007855F7" w:rsidRDefault="007855F7" w:rsidP="007855F7">
      <w:pPr>
        <w:pStyle w:val="CommentText"/>
      </w:pPr>
      <w:r>
        <w:rPr>
          <w:rStyle w:val="CommentReference"/>
        </w:rPr>
        <w:annotationRef/>
      </w:r>
      <w:r>
        <w:t xml:space="preserve">I would suggest you to address the comments first, and if you still have sometime, you could work on this section. </w:t>
      </w:r>
    </w:p>
  </w:comment>
  <w:comment w:id="221" w:author="Kobayashi, Kota" w:date="2023-08-23T13:51:00Z" w:initials="KK">
    <w:p w14:paraId="175E62B2" w14:textId="77777777" w:rsidR="00976A45" w:rsidRDefault="00976A45" w:rsidP="005F7AC2">
      <w:r>
        <w:rPr>
          <w:rStyle w:val="CommentReference"/>
        </w:rPr>
        <w:annotationRef/>
      </w:r>
      <w:r>
        <w:t>I see. I will do it later.</w:t>
      </w:r>
    </w:p>
  </w:comment>
  <w:comment w:id="224" w:author="Kobayashi, Kota" w:date="2023-08-23T16:15:00Z" w:initials="KK">
    <w:p w14:paraId="725B12B0" w14:textId="77777777" w:rsidR="009C79A1" w:rsidRDefault="009C79A1" w:rsidP="008B0794">
      <w:r>
        <w:rPr>
          <w:rStyle w:val="CommentReference"/>
        </w:rPr>
        <w:annotationRef/>
      </w:r>
      <w:r>
        <w:t>Added this new section here.</w:t>
      </w:r>
    </w:p>
  </w:comment>
  <w:comment w:id="227" w:author="He He (Staff)" w:date="2023-08-20T15:03:00Z" w:initials="HH(">
    <w:p w14:paraId="08EA6520" w14:textId="5E7C02BD" w:rsidR="002B114A" w:rsidRDefault="002B114A" w:rsidP="00946098">
      <w:pPr>
        <w:pStyle w:val="CommentText"/>
      </w:pPr>
      <w:r>
        <w:rPr>
          <w:rStyle w:val="CommentReference"/>
        </w:rPr>
        <w:annotationRef/>
      </w:r>
      <w:r>
        <w:rPr>
          <w:lang w:val="en-US"/>
        </w:rPr>
        <w:t>Nice ☺️</w:t>
      </w:r>
    </w:p>
  </w:comment>
  <w:comment w:id="228" w:author="Kobayashi, Kota" w:date="2023-08-23T13:51:00Z" w:initials="KK">
    <w:p w14:paraId="30388F65" w14:textId="77777777" w:rsidR="00976A45" w:rsidRDefault="00976A45" w:rsidP="000654E3">
      <w:r>
        <w:rPr>
          <w:rStyle w:val="CommentReference"/>
        </w:rPr>
        <w:annotationRef/>
      </w:r>
      <w:r>
        <w:t>😊</w:t>
      </w:r>
    </w:p>
  </w:comment>
  <w:comment w:id="233" w:author="He He (Staff)" w:date="2023-08-20T15:23:00Z" w:initials="HH(">
    <w:p w14:paraId="41452194" w14:textId="55291711" w:rsidR="002761F9" w:rsidRDefault="002761F9" w:rsidP="008A3C28">
      <w:pPr>
        <w:pStyle w:val="CommentText"/>
      </w:pPr>
      <w:r>
        <w:rPr>
          <w:rStyle w:val="CommentReference"/>
        </w:rPr>
        <w:annotationRef/>
      </w:r>
      <w:r>
        <w:rPr>
          <w:lang w:val="en-US"/>
        </w:rPr>
        <w:t xml:space="preserve">You could explain briefly what's this. </w:t>
      </w:r>
    </w:p>
  </w:comment>
  <w:comment w:id="234" w:author="Kobayashi, Kota" w:date="2023-08-26T08:41:00Z" w:initials="KK">
    <w:p w14:paraId="0800A3C6" w14:textId="77777777" w:rsidR="006A24C6" w:rsidRDefault="006A24C6" w:rsidP="00120C7F">
      <w:r>
        <w:rPr>
          <w:rStyle w:val="CommentReference"/>
        </w:rPr>
        <w:annotationRef/>
      </w:r>
      <w:r>
        <w:t>Added a new section here</w:t>
      </w:r>
    </w:p>
  </w:comment>
  <w:comment w:id="236" w:author="He He (Staff)" w:date="2023-08-20T15:21:00Z" w:initials="HH(">
    <w:p w14:paraId="01CF2579" w14:textId="1490CBA4" w:rsidR="002761F9" w:rsidRDefault="002761F9" w:rsidP="0051108F">
      <w:pPr>
        <w:pStyle w:val="CommentText"/>
      </w:pPr>
      <w:r>
        <w:rPr>
          <w:rStyle w:val="CommentReference"/>
        </w:rPr>
        <w:annotationRef/>
      </w:r>
      <w:r>
        <w:rPr>
          <w:lang w:val="en-US"/>
        </w:rPr>
        <w:t xml:space="preserve">I understand AUC is one of the most commonly used evaluation criteria. Having said this, I would suggest you to add a reference to justify your choice of AUC. </w:t>
      </w:r>
    </w:p>
  </w:comment>
  <w:comment w:id="240" w:author="He He (Staff)" w:date="2023-08-20T15:11:00Z" w:initials="HH(">
    <w:p w14:paraId="1FAF0732" w14:textId="3F8F54E2" w:rsidR="007063F6" w:rsidRDefault="007063F6" w:rsidP="00C20CE1">
      <w:pPr>
        <w:pStyle w:val="CommentText"/>
      </w:pPr>
      <w:r>
        <w:rPr>
          <w:rStyle w:val="CommentReference"/>
        </w:rPr>
        <w:annotationRef/>
      </w:r>
      <w:r>
        <w:rPr>
          <w:lang w:val="en-US"/>
        </w:rPr>
        <w:t xml:space="preserve">Not something you need to in priority. But if got time, you could probably further analyze whether there're any commonality among the stocks with highest AUC and lowest. </w:t>
      </w:r>
    </w:p>
  </w:comment>
  <w:comment w:id="241" w:author="Kobayashi, Kota" w:date="2023-08-23T16:47:00Z" w:initials="KK">
    <w:p w14:paraId="64C84557" w14:textId="77777777" w:rsidR="006A24C6" w:rsidRDefault="00C81053" w:rsidP="00BC2073">
      <w:r>
        <w:rPr>
          <w:rStyle w:val="CommentReference"/>
        </w:rPr>
        <w:annotationRef/>
      </w:r>
      <w:r w:rsidR="006A24C6">
        <w:t>I added a new section. Thank you so much!!!!</w:t>
      </w:r>
    </w:p>
  </w:comment>
  <w:comment w:id="251" w:author="He He (Staff)" w:date="2023-08-20T15:23:00Z" w:initials="HH(">
    <w:p w14:paraId="3A8542C0" w14:textId="36B0B250" w:rsidR="002761F9" w:rsidRDefault="002761F9" w:rsidP="00C167D0">
      <w:pPr>
        <w:pStyle w:val="CommentText"/>
      </w:pPr>
      <w:r>
        <w:rPr>
          <w:rStyle w:val="CommentReference"/>
        </w:rPr>
        <w:annotationRef/>
      </w:r>
      <w:r>
        <w:t xml:space="preserve">Similar here, explain what's evaluation metrics and ESR very briefly. </w:t>
      </w:r>
    </w:p>
  </w:comment>
  <w:comment w:id="252" w:author="Kobayashi, Kota" w:date="2023-08-23T16:40:00Z" w:initials="KK">
    <w:p w14:paraId="69CF0518" w14:textId="77777777" w:rsidR="00C81053" w:rsidRDefault="00C81053" w:rsidP="00F03343">
      <w:r>
        <w:rPr>
          <w:rStyle w:val="CommentReference"/>
        </w:rPr>
        <w:annotationRef/>
      </w:r>
      <w:r>
        <w:t>Added the explanation here!</w:t>
      </w:r>
    </w:p>
  </w:comment>
  <w:comment w:id="264" w:author="He He (Staff)" w:date="2023-08-20T15:27:00Z" w:initials="HH(">
    <w:p w14:paraId="2469EC46" w14:textId="5A455445" w:rsidR="0025378F" w:rsidRDefault="0025378F" w:rsidP="00D64A45">
      <w:pPr>
        <w:pStyle w:val="CommentText"/>
      </w:pPr>
      <w:r>
        <w:rPr>
          <w:rStyle w:val="CommentReference"/>
        </w:rPr>
        <w:annotationRef/>
      </w:r>
      <w:r>
        <w:rPr>
          <w:lang w:val="en-US"/>
        </w:rPr>
        <w:t xml:space="preserve">Relating to my previous comments - if you could articulate on these with the support of say further analysis or literature, these could be some very interesting/innovation contribution. </w:t>
      </w:r>
    </w:p>
  </w:comment>
  <w:comment w:id="265" w:author="Kobayashi, Kota" w:date="2023-08-23T16:43:00Z" w:initials="KK">
    <w:p w14:paraId="059D84FA" w14:textId="77777777" w:rsidR="00C81053" w:rsidRDefault="00C81053" w:rsidP="003C447C">
      <w:r>
        <w:rPr>
          <w:rStyle w:val="CommentReference"/>
        </w:rPr>
        <w:annotationRef/>
      </w:r>
      <w:r>
        <w:t>I will try to do it later!! Thank you!! This feedback is amazing :)</w:t>
      </w:r>
    </w:p>
  </w:comment>
  <w:comment w:id="282" w:author="He He (Staff)" w:date="2023-08-20T15:32:00Z" w:initials="HH(">
    <w:p w14:paraId="60358879" w14:textId="77777777" w:rsidR="0025378F" w:rsidRDefault="0025378F" w:rsidP="00776403">
      <w:pPr>
        <w:pStyle w:val="CommentText"/>
      </w:pPr>
      <w:r>
        <w:rPr>
          <w:rStyle w:val="CommentReference"/>
        </w:rPr>
        <w:annotationRef/>
      </w:r>
      <w:r>
        <w:rPr>
          <w:lang w:val="en-US"/>
        </w:rPr>
        <w:t xml:space="preserve">As you'll have a general discussion section right after this, to avoid confusion, I delete this sub-heading. </w:t>
      </w:r>
    </w:p>
  </w:comment>
  <w:comment w:id="288" w:author="Kobayashi, Kota" w:date="2023-08-28T12:14:00Z" w:initials="KK">
    <w:p w14:paraId="3698F3C4" w14:textId="77777777" w:rsidR="00A55C52" w:rsidRDefault="00A55C52" w:rsidP="0076559F">
      <w:r>
        <w:rPr>
          <w:rStyle w:val="CommentReference"/>
        </w:rPr>
        <w:annotationRef/>
      </w:r>
      <w:r>
        <w:t>Added this new section. Can you please have a look at them?</w:t>
      </w:r>
    </w:p>
  </w:comment>
  <w:comment w:id="298" w:author="Kobayashi, Kota" w:date="2023-08-28T12:14:00Z" w:initials="KK">
    <w:p w14:paraId="28C2DFD4" w14:textId="77777777" w:rsidR="00A55C52" w:rsidRDefault="00A55C52" w:rsidP="007D425B">
      <w:r>
        <w:rPr>
          <w:rStyle w:val="CommentReference"/>
        </w:rPr>
        <w:annotationRef/>
      </w:r>
      <w:r>
        <w:t>Added this section as well. Can you please have a look at them?</w:t>
      </w:r>
    </w:p>
  </w:comment>
  <w:comment w:id="304" w:author="He He (Staff)" w:date="2023-08-20T15:48:00Z" w:initials="HH(">
    <w:p w14:paraId="43CFBD9F" w14:textId="07A15EF1" w:rsidR="00C806DC" w:rsidRDefault="00C806DC" w:rsidP="00AB3A87">
      <w:pPr>
        <w:pStyle w:val="CommentText"/>
      </w:pPr>
      <w:r>
        <w:rPr>
          <w:rStyle w:val="CommentReference"/>
        </w:rPr>
        <w:annotationRef/>
      </w:r>
      <w:r>
        <w:rPr>
          <w:lang w:val="en-US"/>
        </w:rPr>
        <w:t>I think it would be valuable to report in the results section the variables that contribute most to the model's predictability. And then you could discuss and conclude here whether the COVID-19 variable and other variables actually affects the model's predictability.</w:t>
      </w:r>
    </w:p>
  </w:comment>
  <w:comment w:id="305" w:author="Kobayashi, Kota" w:date="2023-08-23T16:50:00Z" w:initials="KK">
    <w:p w14:paraId="4A4430F8" w14:textId="77777777" w:rsidR="004A3AF6" w:rsidRDefault="004A3AF6" w:rsidP="00253FF3">
      <w:r>
        <w:rPr>
          <w:rStyle w:val="CommentReference"/>
        </w:rPr>
        <w:annotationRef/>
      </w:r>
      <w:r>
        <w:t>Also, this could take time, I will do later. Thank you so much professor!!</w:t>
      </w:r>
    </w:p>
  </w:comment>
  <w:comment w:id="311" w:author="He He (Staff)" w:date="2023-08-20T09:45:00Z" w:initials="HH(">
    <w:p w14:paraId="464CEA65" w14:textId="2EA979DA" w:rsidR="000626E2" w:rsidRDefault="000626E2" w:rsidP="00052FAE">
      <w:pPr>
        <w:pStyle w:val="CommentText"/>
      </w:pPr>
      <w:r>
        <w:rPr>
          <w:rStyle w:val="CommentReference"/>
        </w:rPr>
        <w:annotationRef/>
      </w:r>
      <w:r>
        <w:t xml:space="preserve">❗It would be better if you could include more (at least 5, ideally 10+) papers, especially those published in recent 5 years. </w:t>
      </w:r>
    </w:p>
  </w:comment>
  <w:comment w:id="312" w:author="Kobayashi, Kota" w:date="2023-08-23T16:49:00Z" w:initials="KK">
    <w:p w14:paraId="5EDF834A" w14:textId="77777777" w:rsidR="00C81053" w:rsidRDefault="00C81053" w:rsidP="00B87739">
      <w:r>
        <w:rPr>
          <w:rStyle w:val="CommentReference"/>
        </w:rPr>
        <w:annotationRef/>
      </w:r>
      <w:r>
        <w:t>Thank you!! I will add more recent papers in each section.</w:t>
      </w:r>
    </w:p>
  </w:comment>
  <w:comment w:id="317" w:author="Kobayashi, Kota" w:date="2023-08-22T11:13:00Z" w:initials="KK">
    <w:p w14:paraId="070ADDE9" w14:textId="7F85AB35" w:rsidR="006959F1" w:rsidRDefault="006959F1" w:rsidP="00EA55B2">
      <w:r>
        <w:rPr>
          <w:rStyle w:val="CommentReference"/>
        </w:rPr>
        <w:annotationRef/>
      </w:r>
      <w:r>
        <w:t>Is this way to put appendix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9F507F" w15:done="1"/>
  <w15:commentEx w15:paraId="32224039" w15:done="0"/>
  <w15:commentEx w15:paraId="7A78B344" w15:done="1"/>
  <w15:commentEx w15:paraId="2351DB71" w15:done="0"/>
  <w15:commentEx w15:paraId="77650C0E" w15:done="0"/>
  <w15:commentEx w15:paraId="552C24C9" w15:done="0"/>
  <w15:commentEx w15:paraId="2CFF4CDA" w15:done="0"/>
  <w15:commentEx w15:paraId="46CB6928" w15:done="0"/>
  <w15:commentEx w15:paraId="099F3E08" w15:done="0"/>
  <w15:commentEx w15:paraId="11109903" w15:done="0"/>
  <w15:commentEx w15:paraId="07E320CD" w15:done="0"/>
  <w15:commentEx w15:paraId="11CF7AF9" w15:done="0"/>
  <w15:commentEx w15:paraId="7C5A1168" w15:paraIdParent="11CF7AF9" w15:done="0"/>
  <w15:commentEx w15:paraId="00D50D21" w15:done="0"/>
  <w15:commentEx w15:paraId="0447614F" w15:done="0"/>
  <w15:commentEx w15:paraId="19B09EB7" w15:paraIdParent="0447614F" w15:done="0"/>
  <w15:commentEx w15:paraId="306BE1F8" w15:done="1"/>
  <w15:commentEx w15:paraId="6EE92D4A" w15:done="0"/>
  <w15:commentEx w15:paraId="05142166" w15:done="0"/>
  <w15:commentEx w15:paraId="21673F7F" w15:done="1"/>
  <w15:commentEx w15:paraId="18C744BB" w15:done="0"/>
  <w15:commentEx w15:paraId="07AF1E74" w15:done="0"/>
  <w15:commentEx w15:paraId="5DDE9D1F" w15:done="0"/>
  <w15:commentEx w15:paraId="0DE5DB09" w15:done="0"/>
  <w15:commentEx w15:paraId="3181654C" w15:done="0"/>
  <w15:commentEx w15:paraId="0F82DBB8" w15:paraIdParent="3181654C" w15:done="0"/>
  <w15:commentEx w15:paraId="07EBFB9A" w15:done="1"/>
  <w15:commentEx w15:paraId="4011F533" w15:done="0"/>
  <w15:commentEx w15:paraId="67E6CAC2" w15:done="0"/>
  <w15:commentEx w15:paraId="3BBBDB7D" w15:done="0"/>
  <w15:commentEx w15:paraId="4E2D7A02" w15:done="1"/>
  <w15:commentEx w15:paraId="796BB7E6" w15:done="0"/>
  <w15:commentEx w15:paraId="5CB8485A" w15:done="1"/>
  <w15:commentEx w15:paraId="2F3E55E4" w15:done="0"/>
  <w15:commentEx w15:paraId="000FB468" w15:paraIdParent="2F3E55E4" w15:done="0"/>
  <w15:commentEx w15:paraId="26D1C10D" w15:paraIdParent="2F3E55E4" w15:done="0"/>
  <w15:commentEx w15:paraId="2007DA01" w15:done="0"/>
  <w15:commentEx w15:paraId="788B0A55" w15:done="0"/>
  <w15:commentEx w15:paraId="22FD880C" w15:paraIdParent="788B0A55" w15:done="0"/>
  <w15:commentEx w15:paraId="60EA283C" w15:done="0"/>
  <w15:commentEx w15:paraId="10DF81F4" w15:done="1"/>
  <w15:commentEx w15:paraId="6EF8ABEA" w15:done="0"/>
  <w15:commentEx w15:paraId="005C5328" w15:done="0"/>
  <w15:commentEx w15:paraId="175E62B2" w15:paraIdParent="005C5328" w15:done="0"/>
  <w15:commentEx w15:paraId="725B12B0" w15:done="0"/>
  <w15:commentEx w15:paraId="08EA6520" w15:done="0"/>
  <w15:commentEx w15:paraId="30388F65" w15:paraIdParent="08EA6520" w15:done="0"/>
  <w15:commentEx w15:paraId="41452194" w15:done="0"/>
  <w15:commentEx w15:paraId="0800A3C6" w15:done="0"/>
  <w15:commentEx w15:paraId="01CF2579" w15:done="0"/>
  <w15:commentEx w15:paraId="1FAF0732" w15:done="0"/>
  <w15:commentEx w15:paraId="64C84557" w15:paraIdParent="1FAF0732" w15:done="0"/>
  <w15:commentEx w15:paraId="3A8542C0" w15:done="0"/>
  <w15:commentEx w15:paraId="69CF0518" w15:done="0"/>
  <w15:commentEx w15:paraId="2469EC46" w15:done="0"/>
  <w15:commentEx w15:paraId="059D84FA" w15:paraIdParent="2469EC46" w15:done="0"/>
  <w15:commentEx w15:paraId="60358879" w15:done="0"/>
  <w15:commentEx w15:paraId="3698F3C4" w15:done="0"/>
  <w15:commentEx w15:paraId="28C2DFD4" w15:done="0"/>
  <w15:commentEx w15:paraId="43CFBD9F" w15:done="0"/>
  <w15:commentEx w15:paraId="4A4430F8" w15:paraIdParent="43CFBD9F" w15:done="0"/>
  <w15:commentEx w15:paraId="464CEA65" w15:done="0"/>
  <w15:commentEx w15:paraId="5EDF834A" w15:paraIdParent="464CEA65" w15:done="0"/>
  <w15:commentEx w15:paraId="070AD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C9110" w16cex:dateUtc="2023-08-20T12:18:00Z"/>
  <w16cex:commentExtensible w16cex:durableId="219ECDDF" w16cex:dateUtc="2023-08-24T16:50:00Z"/>
  <w16cex:commentExtensible w16cex:durableId="288C5FAC" w16cex:dateUtc="2023-08-20T08:47:00Z"/>
  <w16cex:commentExtensible w16cex:durableId="288C8A04" w16cex:dateUtc="2023-08-20T11:48:00Z"/>
  <w16cex:commentExtensible w16cex:durableId="3CA13AD4" w16cex:dateUtc="2023-08-21T19:56:00Z"/>
  <w16cex:commentExtensible w16cex:durableId="288C8A64" w16cex:dateUtc="2023-08-20T11:49:00Z"/>
  <w16cex:commentExtensible w16cex:durableId="66685617" w16cex:dateUtc="2023-08-21T15:48:00Z"/>
  <w16cex:commentExtensible w16cex:durableId="288C8B35" w16cex:dateUtc="2023-08-20T11:53:00Z"/>
  <w16cex:commentExtensible w16cex:durableId="632DAC34" w16cex:dateUtc="2023-08-21T16:16:00Z"/>
  <w16cex:commentExtensible w16cex:durableId="288C8BCB" w16cex:dateUtc="2023-08-20T11:55:00Z"/>
  <w16cex:commentExtensible w16cex:durableId="450C553B" w16cex:dateUtc="2023-08-21T17:04:00Z"/>
  <w16cex:commentExtensible w16cex:durableId="288C8CC5" w16cex:dateUtc="2023-08-20T11:59:00Z"/>
  <w16cex:commentExtensible w16cex:durableId="6F8EA49D" w16cex:dateUtc="2023-08-21T23:18:00Z"/>
  <w16cex:commentExtensible w16cex:durableId="3B5C89CC" w16cex:dateUtc="2023-08-21T17:42:00Z"/>
  <w16cex:commentExtensible w16cex:durableId="288C8D5A" w16cex:dateUtc="2023-08-20T12:02:00Z"/>
  <w16cex:commentExtensible w16cex:durableId="63236D53" w16cex:dateUtc="2023-08-21T23:19:00Z"/>
  <w16cex:commentExtensible w16cex:durableId="288C8DB9" w16cex:dateUtc="2023-08-20T12:03:00Z"/>
  <w16cex:commentExtensible w16cex:durableId="288C9041" w16cex:dateUtc="2023-08-20T12:14:00Z"/>
  <w16cex:commentExtensible w16cex:durableId="4F4B7DAF" w16cex:dateUtc="2023-08-21T23:49:00Z"/>
  <w16cex:commentExtensible w16cex:durableId="288C8EB5" w16cex:dateUtc="2023-08-20T12:08:00Z"/>
  <w16cex:commentExtensible w16cex:durableId="288C9312" w16cex:dateUtc="2023-08-20T12:26:00Z"/>
  <w16cex:commentExtensible w16cex:durableId="58AF0EF0" w16cex:dateUtc="2023-08-22T00:25:00Z"/>
  <w16cex:commentExtensible w16cex:durableId="4534A363" w16cex:dateUtc="2023-08-22T10:42:00Z"/>
  <w16cex:commentExtensible w16cex:durableId="45866C32" w16cex:dateUtc="2023-08-22T10:13:00Z"/>
  <w16cex:commentExtensible w16cex:durableId="288C8F14" w16cex:dateUtc="2023-08-20T12:09:00Z"/>
  <w16cex:commentExtensible w16cex:durableId="2996B9A7" w16cex:dateUtc="2023-08-26T07:25:00Z"/>
  <w16cex:commentExtensible w16cex:durableId="288C90BC" w16cex:dateUtc="2023-08-20T12:16:00Z"/>
  <w16cex:commentExtensible w16cex:durableId="288C91AA" w16cex:dateUtc="2023-08-20T12:20:00Z"/>
  <w16cex:commentExtensible w16cex:durableId="0DECD685" w16cex:dateUtc="2023-08-22T11:40:00Z"/>
  <w16cex:commentExtensible w16cex:durableId="288C92AA" w16cex:dateUtc="2023-08-20T12:24:00Z"/>
  <w16cex:commentExtensible w16cex:durableId="288C9335" w16cex:dateUtc="2023-08-20T12:27:00Z"/>
  <w16cex:commentExtensible w16cex:durableId="288C93E7" w16cex:dateUtc="2023-08-20T12:30:00Z"/>
  <w16cex:commentExtensible w16cex:durableId="288C9A28" w16cex:dateUtc="2023-08-20T12:56:00Z"/>
  <w16cex:commentExtensible w16cex:durableId="288CA30B" w16cex:dateUtc="2023-08-20T13:34:00Z"/>
  <w16cex:commentExtensible w16cex:durableId="332A207D" w16cex:dateUtc="2023-08-22T15:53:00Z"/>
  <w16cex:commentExtensible w16cex:durableId="303545E2" w16cex:dateUtc="2023-08-22T15:53:00Z"/>
  <w16cex:commentExtensible w16cex:durableId="288CA524" w16cex:dateUtc="2023-08-20T13:43:00Z"/>
  <w16cex:commentExtensible w16cex:durableId="288CA769" w16cex:dateUtc="2023-08-20T13:53:00Z"/>
  <w16cex:commentExtensible w16cex:durableId="2B3A89D3" w16cex:dateUtc="2023-08-23T12:19:00Z"/>
  <w16cex:commentExtensible w16cex:durableId="77C7DC93" w16cex:dateUtc="2023-08-26T07:36:00Z"/>
  <w16cex:commentExtensible w16cex:durableId="288CA882" w16cex:dateUtc="2023-08-20T13:58:00Z"/>
  <w16cex:commentExtensible w16cex:durableId="7CAA7C07" w16cex:dateUtc="2023-08-23T12:20:00Z"/>
  <w16cex:commentExtensible w16cex:durableId="288CA8F7" w16cex:dateUtc="2023-08-20T14:00:00Z"/>
  <w16cex:commentExtensible w16cex:durableId="00EE99E6" w16cex:dateUtc="2023-08-23T12:51:00Z"/>
  <w16cex:commentExtensible w16cex:durableId="2C36F30C" w16cex:dateUtc="2023-08-23T15:15:00Z"/>
  <w16cex:commentExtensible w16cex:durableId="288CA9D1" w16cex:dateUtc="2023-08-20T14:03:00Z"/>
  <w16cex:commentExtensible w16cex:durableId="4EF0652F" w16cex:dateUtc="2023-08-23T12:51:00Z"/>
  <w16cex:commentExtensible w16cex:durableId="288CAE57" w16cex:dateUtc="2023-08-20T14:23:00Z"/>
  <w16cex:commentExtensible w16cex:durableId="74CF1731" w16cex:dateUtc="2023-08-26T07:41:00Z"/>
  <w16cex:commentExtensible w16cex:durableId="288CAE03" w16cex:dateUtc="2023-08-20T14:21:00Z"/>
  <w16cex:commentExtensible w16cex:durableId="288CAB8D" w16cex:dateUtc="2023-08-20T14:11:00Z"/>
  <w16cex:commentExtensible w16cex:durableId="3C0D34E9" w16cex:dateUtc="2023-08-23T15:47:00Z"/>
  <w16cex:commentExtensible w16cex:durableId="288CAE76" w16cex:dateUtc="2023-08-20T14:23:00Z"/>
  <w16cex:commentExtensible w16cex:durableId="0AAAE591" w16cex:dateUtc="2023-08-23T15:40:00Z"/>
  <w16cex:commentExtensible w16cex:durableId="288CAF78" w16cex:dateUtc="2023-08-20T14:27:00Z"/>
  <w16cex:commentExtensible w16cex:durableId="7C1A547F" w16cex:dateUtc="2023-08-23T15:43:00Z"/>
  <w16cex:commentExtensible w16cex:durableId="288CB095" w16cex:dateUtc="2023-08-20T14:32:00Z"/>
  <w16cex:commentExtensible w16cex:durableId="0A0938A0" w16cex:dateUtc="2023-08-28T11:14:00Z"/>
  <w16cex:commentExtensible w16cex:durableId="64AF141F" w16cex:dateUtc="2023-08-28T11:14:00Z"/>
  <w16cex:commentExtensible w16cex:durableId="288CB437" w16cex:dateUtc="2023-08-20T14:48:00Z"/>
  <w16cex:commentExtensible w16cex:durableId="1EA1EAE3" w16cex:dateUtc="2023-08-23T15:50:00Z"/>
  <w16cex:commentExtensible w16cex:durableId="288C5F1F" w16cex:dateUtc="2023-08-20T08:45:00Z"/>
  <w16cex:commentExtensible w16cex:durableId="6187460C" w16cex:dateUtc="2023-08-23T15:49:00Z"/>
  <w16cex:commentExtensible w16cex:durableId="66875663" w16cex:dateUtc="2023-08-22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9F507F" w16cid:durableId="288C9110"/>
  <w16cid:commentId w16cid:paraId="32224039" w16cid:durableId="219ECDDF"/>
  <w16cid:commentId w16cid:paraId="7A78B344" w16cid:durableId="288C5FAC"/>
  <w16cid:commentId w16cid:paraId="2351DB71" w16cid:durableId="288C8A04"/>
  <w16cid:commentId w16cid:paraId="77650C0E" w16cid:durableId="3CA13AD4"/>
  <w16cid:commentId w16cid:paraId="552C24C9" w16cid:durableId="288C8A64"/>
  <w16cid:commentId w16cid:paraId="2CFF4CDA" w16cid:durableId="66685617"/>
  <w16cid:commentId w16cid:paraId="46CB6928" w16cid:durableId="288C8B35"/>
  <w16cid:commentId w16cid:paraId="099F3E08" w16cid:durableId="632DAC34"/>
  <w16cid:commentId w16cid:paraId="11109903" w16cid:durableId="288C8BCB"/>
  <w16cid:commentId w16cid:paraId="07E320CD" w16cid:durableId="450C553B"/>
  <w16cid:commentId w16cid:paraId="11CF7AF9" w16cid:durableId="288C8CC5"/>
  <w16cid:commentId w16cid:paraId="7C5A1168" w16cid:durableId="6F8EA49D"/>
  <w16cid:commentId w16cid:paraId="00D50D21" w16cid:durableId="3B5C89CC"/>
  <w16cid:commentId w16cid:paraId="0447614F" w16cid:durableId="288C8D5A"/>
  <w16cid:commentId w16cid:paraId="19B09EB7" w16cid:durableId="63236D53"/>
  <w16cid:commentId w16cid:paraId="306BE1F8" w16cid:durableId="288C8DB9"/>
  <w16cid:commentId w16cid:paraId="6EE92D4A" w16cid:durableId="288C9041"/>
  <w16cid:commentId w16cid:paraId="05142166" w16cid:durableId="4F4B7DAF"/>
  <w16cid:commentId w16cid:paraId="21673F7F" w16cid:durableId="288C8EB5"/>
  <w16cid:commentId w16cid:paraId="18C744BB" w16cid:durableId="288C9312"/>
  <w16cid:commentId w16cid:paraId="07AF1E74" w16cid:durableId="58AF0EF0"/>
  <w16cid:commentId w16cid:paraId="5DDE9D1F" w16cid:durableId="4534A363"/>
  <w16cid:commentId w16cid:paraId="0DE5DB09" w16cid:durableId="45866C32"/>
  <w16cid:commentId w16cid:paraId="3181654C" w16cid:durableId="288C8F14"/>
  <w16cid:commentId w16cid:paraId="0F82DBB8" w16cid:durableId="2996B9A7"/>
  <w16cid:commentId w16cid:paraId="07EBFB9A" w16cid:durableId="288C90BC"/>
  <w16cid:commentId w16cid:paraId="4011F533" w16cid:durableId="288C91AA"/>
  <w16cid:commentId w16cid:paraId="67E6CAC2" w16cid:durableId="0DECD685"/>
  <w16cid:commentId w16cid:paraId="3BBBDB7D" w16cid:durableId="288C92AA"/>
  <w16cid:commentId w16cid:paraId="4E2D7A02" w16cid:durableId="288C9335"/>
  <w16cid:commentId w16cid:paraId="796BB7E6" w16cid:durableId="288C93E7"/>
  <w16cid:commentId w16cid:paraId="5CB8485A" w16cid:durableId="288C9A28"/>
  <w16cid:commentId w16cid:paraId="2F3E55E4" w16cid:durableId="288CA30B"/>
  <w16cid:commentId w16cid:paraId="000FB468" w16cid:durableId="332A207D"/>
  <w16cid:commentId w16cid:paraId="26D1C10D" w16cid:durableId="303545E2"/>
  <w16cid:commentId w16cid:paraId="2007DA01" w16cid:durableId="288CA524"/>
  <w16cid:commentId w16cid:paraId="788B0A55" w16cid:durableId="288CA769"/>
  <w16cid:commentId w16cid:paraId="22FD880C" w16cid:durableId="2B3A89D3"/>
  <w16cid:commentId w16cid:paraId="60EA283C" w16cid:durableId="77C7DC93"/>
  <w16cid:commentId w16cid:paraId="10DF81F4" w16cid:durableId="288CA882"/>
  <w16cid:commentId w16cid:paraId="6EF8ABEA" w16cid:durableId="7CAA7C07"/>
  <w16cid:commentId w16cid:paraId="005C5328" w16cid:durableId="288CA8F7"/>
  <w16cid:commentId w16cid:paraId="175E62B2" w16cid:durableId="00EE99E6"/>
  <w16cid:commentId w16cid:paraId="725B12B0" w16cid:durableId="2C36F30C"/>
  <w16cid:commentId w16cid:paraId="08EA6520" w16cid:durableId="288CA9D1"/>
  <w16cid:commentId w16cid:paraId="30388F65" w16cid:durableId="4EF0652F"/>
  <w16cid:commentId w16cid:paraId="41452194" w16cid:durableId="288CAE57"/>
  <w16cid:commentId w16cid:paraId="0800A3C6" w16cid:durableId="74CF1731"/>
  <w16cid:commentId w16cid:paraId="01CF2579" w16cid:durableId="288CAE03"/>
  <w16cid:commentId w16cid:paraId="1FAF0732" w16cid:durableId="288CAB8D"/>
  <w16cid:commentId w16cid:paraId="64C84557" w16cid:durableId="3C0D34E9"/>
  <w16cid:commentId w16cid:paraId="3A8542C0" w16cid:durableId="288CAE76"/>
  <w16cid:commentId w16cid:paraId="69CF0518" w16cid:durableId="0AAAE591"/>
  <w16cid:commentId w16cid:paraId="2469EC46" w16cid:durableId="288CAF78"/>
  <w16cid:commentId w16cid:paraId="059D84FA" w16cid:durableId="7C1A547F"/>
  <w16cid:commentId w16cid:paraId="60358879" w16cid:durableId="288CB095"/>
  <w16cid:commentId w16cid:paraId="3698F3C4" w16cid:durableId="0A0938A0"/>
  <w16cid:commentId w16cid:paraId="28C2DFD4" w16cid:durableId="64AF141F"/>
  <w16cid:commentId w16cid:paraId="43CFBD9F" w16cid:durableId="288CB437"/>
  <w16cid:commentId w16cid:paraId="4A4430F8" w16cid:durableId="1EA1EAE3"/>
  <w16cid:commentId w16cid:paraId="464CEA65" w16cid:durableId="288C5F1F"/>
  <w16cid:commentId w16cid:paraId="5EDF834A" w16cid:durableId="6187460C"/>
  <w16cid:commentId w16cid:paraId="070ADDE9" w16cid:durableId="668756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23B8C" w14:textId="77777777" w:rsidR="00C70E98" w:rsidRDefault="00C70E98" w:rsidP="00B93D24">
      <w:r>
        <w:separator/>
      </w:r>
    </w:p>
  </w:endnote>
  <w:endnote w:type="continuationSeparator" w:id="0">
    <w:p w14:paraId="132E8588" w14:textId="77777777" w:rsidR="00C70E98" w:rsidRDefault="00C70E98" w:rsidP="00B93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5522817"/>
      <w:docPartObj>
        <w:docPartGallery w:val="Page Numbers (Bottom of Page)"/>
        <w:docPartUnique/>
      </w:docPartObj>
    </w:sdtPr>
    <w:sdtContent>
      <w:p w14:paraId="5934EE08" w14:textId="371C965E" w:rsidR="00BB435F" w:rsidRDefault="00BB435F" w:rsidP="005F7B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ECCB03" w14:textId="77777777" w:rsidR="00BB435F" w:rsidRDefault="00BB43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3283501"/>
      <w:docPartObj>
        <w:docPartGallery w:val="Page Numbers (Bottom of Page)"/>
        <w:docPartUnique/>
      </w:docPartObj>
    </w:sdtPr>
    <w:sdtContent>
      <w:p w14:paraId="218A159D" w14:textId="1B3D4318" w:rsidR="00BB435F" w:rsidRDefault="00BB435F" w:rsidP="005F7B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0114DD" w14:textId="77777777" w:rsidR="00BB435F" w:rsidRDefault="00B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A0CE0" w14:textId="77777777" w:rsidR="00C70E98" w:rsidRDefault="00C70E98" w:rsidP="00B93D24">
      <w:r>
        <w:separator/>
      </w:r>
    </w:p>
  </w:footnote>
  <w:footnote w:type="continuationSeparator" w:id="0">
    <w:p w14:paraId="5F3B3952" w14:textId="77777777" w:rsidR="00C70E98" w:rsidRDefault="00C70E98" w:rsidP="00B93D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74EF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BBC3E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14AAB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3EC6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BFA44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3A43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5A21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57C21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E61A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CA79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40279"/>
    <w:multiLevelType w:val="multilevel"/>
    <w:tmpl w:val="2512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D220B0"/>
    <w:multiLevelType w:val="hybridMultilevel"/>
    <w:tmpl w:val="8CAC4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FF7B01"/>
    <w:multiLevelType w:val="hybridMultilevel"/>
    <w:tmpl w:val="56CC4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C516E3"/>
    <w:multiLevelType w:val="hybridMultilevel"/>
    <w:tmpl w:val="527E2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D5243D"/>
    <w:multiLevelType w:val="hybridMultilevel"/>
    <w:tmpl w:val="C5AE3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A96C0C"/>
    <w:multiLevelType w:val="hybridMultilevel"/>
    <w:tmpl w:val="BF7EC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9EF2886"/>
    <w:multiLevelType w:val="hybridMultilevel"/>
    <w:tmpl w:val="9B404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632D11"/>
    <w:multiLevelType w:val="multilevel"/>
    <w:tmpl w:val="29B2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E82528"/>
    <w:multiLevelType w:val="hybridMultilevel"/>
    <w:tmpl w:val="6BDC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2566DA5"/>
    <w:multiLevelType w:val="multilevel"/>
    <w:tmpl w:val="431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5834BA"/>
    <w:multiLevelType w:val="hybridMultilevel"/>
    <w:tmpl w:val="491AC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7E404C"/>
    <w:multiLevelType w:val="hybridMultilevel"/>
    <w:tmpl w:val="C15A1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7DA1432"/>
    <w:multiLevelType w:val="hybridMultilevel"/>
    <w:tmpl w:val="F78EA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E715954"/>
    <w:multiLevelType w:val="hybridMultilevel"/>
    <w:tmpl w:val="8738D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F057DAC"/>
    <w:multiLevelType w:val="hybridMultilevel"/>
    <w:tmpl w:val="0832C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0DA4F9F"/>
    <w:multiLevelType w:val="hybridMultilevel"/>
    <w:tmpl w:val="57E458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49E5AB4"/>
    <w:multiLevelType w:val="hybridMultilevel"/>
    <w:tmpl w:val="D56E7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55D7E81"/>
    <w:multiLevelType w:val="hybridMultilevel"/>
    <w:tmpl w:val="0194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C66586"/>
    <w:multiLevelType w:val="hybridMultilevel"/>
    <w:tmpl w:val="57E458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CC91D49"/>
    <w:multiLevelType w:val="hybridMultilevel"/>
    <w:tmpl w:val="8716E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DB74AE6"/>
    <w:multiLevelType w:val="hybridMultilevel"/>
    <w:tmpl w:val="5050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E347FD0"/>
    <w:multiLevelType w:val="hybridMultilevel"/>
    <w:tmpl w:val="46269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0750CA6"/>
    <w:multiLevelType w:val="multilevel"/>
    <w:tmpl w:val="BB94C906"/>
    <w:lvl w:ilvl="0">
      <w:start w:val="8"/>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0CB6FB1"/>
    <w:multiLevelType w:val="hybridMultilevel"/>
    <w:tmpl w:val="69D6C4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43443A37"/>
    <w:multiLevelType w:val="hybridMultilevel"/>
    <w:tmpl w:val="3B185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74B43D1"/>
    <w:multiLevelType w:val="hybridMultilevel"/>
    <w:tmpl w:val="F8F6A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8DA0C14"/>
    <w:multiLevelType w:val="hybridMultilevel"/>
    <w:tmpl w:val="05366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5E08F2"/>
    <w:multiLevelType w:val="hybridMultilevel"/>
    <w:tmpl w:val="A9C2E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C3727C0"/>
    <w:multiLevelType w:val="hybridMultilevel"/>
    <w:tmpl w:val="6944CB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F1C2B37"/>
    <w:multiLevelType w:val="multilevel"/>
    <w:tmpl w:val="5672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6096E69"/>
    <w:multiLevelType w:val="hybridMultilevel"/>
    <w:tmpl w:val="191A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74131A4"/>
    <w:multiLevelType w:val="hybridMultilevel"/>
    <w:tmpl w:val="15D4D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8E5A72"/>
    <w:multiLevelType w:val="hybridMultilevel"/>
    <w:tmpl w:val="4710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CF60287"/>
    <w:multiLevelType w:val="hybridMultilevel"/>
    <w:tmpl w:val="544A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DBA04D4"/>
    <w:multiLevelType w:val="hybridMultilevel"/>
    <w:tmpl w:val="75C68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0461D85"/>
    <w:multiLevelType w:val="hybridMultilevel"/>
    <w:tmpl w:val="5338F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51D5B44"/>
    <w:multiLevelType w:val="multilevel"/>
    <w:tmpl w:val="03BE02C0"/>
    <w:lvl w:ilvl="0">
      <w:start w:val="8"/>
      <w:numFmt w:val="decimal"/>
      <w:lvlText w:val="%1"/>
      <w:lvlJc w:val="left"/>
      <w:pPr>
        <w:ind w:left="620" w:hanging="620"/>
      </w:pPr>
      <w:rPr>
        <w:rFonts w:hint="default"/>
      </w:rPr>
    </w:lvl>
    <w:lvl w:ilvl="1">
      <w:start w:val="6"/>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59A140D"/>
    <w:multiLevelType w:val="hybridMultilevel"/>
    <w:tmpl w:val="E1D8A5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AB2721F"/>
    <w:multiLevelType w:val="hybridMultilevel"/>
    <w:tmpl w:val="AB1C0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B834D09"/>
    <w:multiLevelType w:val="hybridMultilevel"/>
    <w:tmpl w:val="2D1A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C05412B"/>
    <w:multiLevelType w:val="hybridMultilevel"/>
    <w:tmpl w:val="EAA69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CB10AA"/>
    <w:multiLevelType w:val="hybridMultilevel"/>
    <w:tmpl w:val="E78A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9733801">
    <w:abstractNumId w:val="45"/>
  </w:num>
  <w:num w:numId="2" w16cid:durableId="1937790774">
    <w:abstractNumId w:val="51"/>
  </w:num>
  <w:num w:numId="3" w16cid:durableId="1102187774">
    <w:abstractNumId w:val="20"/>
  </w:num>
  <w:num w:numId="4" w16cid:durableId="1300301988">
    <w:abstractNumId w:val="27"/>
  </w:num>
  <w:num w:numId="5" w16cid:durableId="95879251">
    <w:abstractNumId w:val="24"/>
  </w:num>
  <w:num w:numId="6" w16cid:durableId="1552644995">
    <w:abstractNumId w:val="13"/>
  </w:num>
  <w:num w:numId="7" w16cid:durableId="321275618">
    <w:abstractNumId w:val="28"/>
  </w:num>
  <w:num w:numId="8" w16cid:durableId="2056461491">
    <w:abstractNumId w:val="33"/>
  </w:num>
  <w:num w:numId="9" w16cid:durableId="110520953">
    <w:abstractNumId w:val="47"/>
  </w:num>
  <w:num w:numId="10" w16cid:durableId="802622803">
    <w:abstractNumId w:val="38"/>
  </w:num>
  <w:num w:numId="11" w16cid:durableId="1213617808">
    <w:abstractNumId w:val="12"/>
  </w:num>
  <w:num w:numId="12" w16cid:durableId="1400975664">
    <w:abstractNumId w:val="29"/>
  </w:num>
  <w:num w:numId="13" w16cid:durableId="1630236184">
    <w:abstractNumId w:val="42"/>
  </w:num>
  <w:num w:numId="14" w16cid:durableId="2106458216">
    <w:abstractNumId w:val="30"/>
  </w:num>
  <w:num w:numId="15" w16cid:durableId="1250119640">
    <w:abstractNumId w:val="48"/>
  </w:num>
  <w:num w:numId="16" w16cid:durableId="1253314898">
    <w:abstractNumId w:val="15"/>
  </w:num>
  <w:num w:numId="17" w16cid:durableId="628512628">
    <w:abstractNumId w:val="35"/>
  </w:num>
  <w:num w:numId="18" w16cid:durableId="808671090">
    <w:abstractNumId w:val="49"/>
  </w:num>
  <w:num w:numId="19" w16cid:durableId="1656375477">
    <w:abstractNumId w:val="11"/>
  </w:num>
  <w:num w:numId="20" w16cid:durableId="1273169444">
    <w:abstractNumId w:val="31"/>
  </w:num>
  <w:num w:numId="21" w16cid:durableId="1255674309">
    <w:abstractNumId w:val="10"/>
  </w:num>
  <w:num w:numId="22" w16cid:durableId="977950687">
    <w:abstractNumId w:val="39"/>
  </w:num>
  <w:num w:numId="23" w16cid:durableId="1139617821">
    <w:abstractNumId w:val="19"/>
  </w:num>
  <w:num w:numId="24" w16cid:durableId="170949114">
    <w:abstractNumId w:val="17"/>
  </w:num>
  <w:num w:numId="25" w16cid:durableId="309019346">
    <w:abstractNumId w:val="34"/>
  </w:num>
  <w:num w:numId="26" w16cid:durableId="1874616393">
    <w:abstractNumId w:val="18"/>
  </w:num>
  <w:num w:numId="27" w16cid:durableId="2019430856">
    <w:abstractNumId w:val="36"/>
  </w:num>
  <w:num w:numId="28" w16cid:durableId="798382750">
    <w:abstractNumId w:val="22"/>
  </w:num>
  <w:num w:numId="29" w16cid:durableId="1051611437">
    <w:abstractNumId w:val="50"/>
  </w:num>
  <w:num w:numId="30" w16cid:durableId="117841762">
    <w:abstractNumId w:val="21"/>
  </w:num>
  <w:num w:numId="31" w16cid:durableId="575433003">
    <w:abstractNumId w:val="41"/>
  </w:num>
  <w:num w:numId="32" w16cid:durableId="1796100375">
    <w:abstractNumId w:val="16"/>
  </w:num>
  <w:num w:numId="33" w16cid:durableId="1540358591">
    <w:abstractNumId w:val="23"/>
  </w:num>
  <w:num w:numId="34" w16cid:durableId="1791432930">
    <w:abstractNumId w:val="0"/>
  </w:num>
  <w:num w:numId="35" w16cid:durableId="128206185">
    <w:abstractNumId w:val="1"/>
  </w:num>
  <w:num w:numId="36" w16cid:durableId="1990287708">
    <w:abstractNumId w:val="2"/>
  </w:num>
  <w:num w:numId="37" w16cid:durableId="1518736154">
    <w:abstractNumId w:val="3"/>
  </w:num>
  <w:num w:numId="38" w16cid:durableId="1812792796">
    <w:abstractNumId w:val="8"/>
  </w:num>
  <w:num w:numId="39" w16cid:durableId="1428043925">
    <w:abstractNumId w:val="4"/>
  </w:num>
  <w:num w:numId="40" w16cid:durableId="1610895137">
    <w:abstractNumId w:val="5"/>
  </w:num>
  <w:num w:numId="41" w16cid:durableId="1613366169">
    <w:abstractNumId w:val="6"/>
  </w:num>
  <w:num w:numId="42" w16cid:durableId="260072748">
    <w:abstractNumId w:val="7"/>
  </w:num>
  <w:num w:numId="43" w16cid:durableId="1912739045">
    <w:abstractNumId w:val="9"/>
  </w:num>
  <w:num w:numId="44" w16cid:durableId="498424052">
    <w:abstractNumId w:val="0"/>
  </w:num>
  <w:num w:numId="45" w16cid:durableId="1513953459">
    <w:abstractNumId w:val="1"/>
  </w:num>
  <w:num w:numId="46" w16cid:durableId="277376292">
    <w:abstractNumId w:val="2"/>
  </w:num>
  <w:num w:numId="47" w16cid:durableId="749737356">
    <w:abstractNumId w:val="3"/>
  </w:num>
  <w:num w:numId="48" w16cid:durableId="198398606">
    <w:abstractNumId w:val="8"/>
  </w:num>
  <w:num w:numId="49" w16cid:durableId="706680938">
    <w:abstractNumId w:val="4"/>
  </w:num>
  <w:num w:numId="50" w16cid:durableId="94788636">
    <w:abstractNumId w:val="5"/>
  </w:num>
  <w:num w:numId="51" w16cid:durableId="904874568">
    <w:abstractNumId w:val="6"/>
  </w:num>
  <w:num w:numId="52" w16cid:durableId="1606188922">
    <w:abstractNumId w:val="7"/>
  </w:num>
  <w:num w:numId="53" w16cid:durableId="1724526437">
    <w:abstractNumId w:val="9"/>
  </w:num>
  <w:num w:numId="54" w16cid:durableId="1026250875">
    <w:abstractNumId w:val="0"/>
  </w:num>
  <w:num w:numId="55" w16cid:durableId="1700859533">
    <w:abstractNumId w:val="1"/>
  </w:num>
  <w:num w:numId="56" w16cid:durableId="689525173">
    <w:abstractNumId w:val="2"/>
  </w:num>
  <w:num w:numId="57" w16cid:durableId="1934626426">
    <w:abstractNumId w:val="3"/>
  </w:num>
  <w:num w:numId="58" w16cid:durableId="1972780186">
    <w:abstractNumId w:val="8"/>
  </w:num>
  <w:num w:numId="59" w16cid:durableId="2029284017">
    <w:abstractNumId w:val="4"/>
  </w:num>
  <w:num w:numId="60" w16cid:durableId="562759937">
    <w:abstractNumId w:val="5"/>
  </w:num>
  <w:num w:numId="61" w16cid:durableId="351078213">
    <w:abstractNumId w:val="6"/>
  </w:num>
  <w:num w:numId="62" w16cid:durableId="2048218063">
    <w:abstractNumId w:val="7"/>
  </w:num>
  <w:num w:numId="63" w16cid:durableId="281543628">
    <w:abstractNumId w:val="9"/>
  </w:num>
  <w:num w:numId="64" w16cid:durableId="1557232800">
    <w:abstractNumId w:val="0"/>
  </w:num>
  <w:num w:numId="65" w16cid:durableId="1880819986">
    <w:abstractNumId w:val="1"/>
  </w:num>
  <w:num w:numId="66" w16cid:durableId="402945506">
    <w:abstractNumId w:val="2"/>
  </w:num>
  <w:num w:numId="67" w16cid:durableId="1453013013">
    <w:abstractNumId w:val="3"/>
  </w:num>
  <w:num w:numId="68" w16cid:durableId="1161392505">
    <w:abstractNumId w:val="8"/>
  </w:num>
  <w:num w:numId="69" w16cid:durableId="1536112670">
    <w:abstractNumId w:val="4"/>
  </w:num>
  <w:num w:numId="70" w16cid:durableId="677778964">
    <w:abstractNumId w:val="5"/>
  </w:num>
  <w:num w:numId="71" w16cid:durableId="467162377">
    <w:abstractNumId w:val="6"/>
  </w:num>
  <w:num w:numId="72" w16cid:durableId="1278683116">
    <w:abstractNumId w:val="7"/>
  </w:num>
  <w:num w:numId="73" w16cid:durableId="1101803879">
    <w:abstractNumId w:val="9"/>
  </w:num>
  <w:num w:numId="74" w16cid:durableId="681978315">
    <w:abstractNumId w:val="0"/>
  </w:num>
  <w:num w:numId="75" w16cid:durableId="500244457">
    <w:abstractNumId w:val="1"/>
  </w:num>
  <w:num w:numId="76" w16cid:durableId="325280631">
    <w:abstractNumId w:val="2"/>
  </w:num>
  <w:num w:numId="77" w16cid:durableId="470053100">
    <w:abstractNumId w:val="3"/>
  </w:num>
  <w:num w:numId="78" w16cid:durableId="227496617">
    <w:abstractNumId w:val="8"/>
  </w:num>
  <w:num w:numId="79" w16cid:durableId="633217350">
    <w:abstractNumId w:val="4"/>
  </w:num>
  <w:num w:numId="80" w16cid:durableId="862673934">
    <w:abstractNumId w:val="5"/>
  </w:num>
  <w:num w:numId="81" w16cid:durableId="983854653">
    <w:abstractNumId w:val="6"/>
  </w:num>
  <w:num w:numId="82" w16cid:durableId="280232871">
    <w:abstractNumId w:val="7"/>
  </w:num>
  <w:num w:numId="83" w16cid:durableId="1926497248">
    <w:abstractNumId w:val="9"/>
  </w:num>
  <w:num w:numId="84" w16cid:durableId="509875004">
    <w:abstractNumId w:val="0"/>
  </w:num>
  <w:num w:numId="85" w16cid:durableId="1679966276">
    <w:abstractNumId w:val="1"/>
  </w:num>
  <w:num w:numId="86" w16cid:durableId="1082992630">
    <w:abstractNumId w:val="2"/>
  </w:num>
  <w:num w:numId="87" w16cid:durableId="662584429">
    <w:abstractNumId w:val="3"/>
  </w:num>
  <w:num w:numId="88" w16cid:durableId="974724959">
    <w:abstractNumId w:val="8"/>
  </w:num>
  <w:num w:numId="89" w16cid:durableId="1840079729">
    <w:abstractNumId w:val="4"/>
  </w:num>
  <w:num w:numId="90" w16cid:durableId="708381925">
    <w:abstractNumId w:val="5"/>
  </w:num>
  <w:num w:numId="91" w16cid:durableId="399645486">
    <w:abstractNumId w:val="6"/>
  </w:num>
  <w:num w:numId="92" w16cid:durableId="1413819559">
    <w:abstractNumId w:val="7"/>
  </w:num>
  <w:num w:numId="93" w16cid:durableId="858128780">
    <w:abstractNumId w:val="9"/>
  </w:num>
  <w:num w:numId="94" w16cid:durableId="141823387">
    <w:abstractNumId w:val="0"/>
  </w:num>
  <w:num w:numId="95" w16cid:durableId="262340948">
    <w:abstractNumId w:val="1"/>
  </w:num>
  <w:num w:numId="96" w16cid:durableId="456804433">
    <w:abstractNumId w:val="2"/>
  </w:num>
  <w:num w:numId="97" w16cid:durableId="1126463216">
    <w:abstractNumId w:val="3"/>
  </w:num>
  <w:num w:numId="98" w16cid:durableId="1896043603">
    <w:abstractNumId w:val="8"/>
  </w:num>
  <w:num w:numId="99" w16cid:durableId="597298481">
    <w:abstractNumId w:val="4"/>
  </w:num>
  <w:num w:numId="100" w16cid:durableId="1575434108">
    <w:abstractNumId w:val="5"/>
  </w:num>
  <w:num w:numId="101" w16cid:durableId="556937227">
    <w:abstractNumId w:val="6"/>
  </w:num>
  <w:num w:numId="102" w16cid:durableId="931744675">
    <w:abstractNumId w:val="7"/>
  </w:num>
  <w:num w:numId="103" w16cid:durableId="758789154">
    <w:abstractNumId w:val="9"/>
  </w:num>
  <w:num w:numId="104" w16cid:durableId="628243510">
    <w:abstractNumId w:val="0"/>
  </w:num>
  <w:num w:numId="105" w16cid:durableId="1307858184">
    <w:abstractNumId w:val="1"/>
  </w:num>
  <w:num w:numId="106" w16cid:durableId="986977635">
    <w:abstractNumId w:val="2"/>
  </w:num>
  <w:num w:numId="107" w16cid:durableId="1619950008">
    <w:abstractNumId w:val="3"/>
  </w:num>
  <w:num w:numId="108" w16cid:durableId="290745920">
    <w:abstractNumId w:val="8"/>
  </w:num>
  <w:num w:numId="109" w16cid:durableId="1457135897">
    <w:abstractNumId w:val="4"/>
  </w:num>
  <w:num w:numId="110" w16cid:durableId="193424185">
    <w:abstractNumId w:val="5"/>
  </w:num>
  <w:num w:numId="111" w16cid:durableId="1810051508">
    <w:abstractNumId w:val="6"/>
  </w:num>
  <w:num w:numId="112" w16cid:durableId="120925047">
    <w:abstractNumId w:val="7"/>
  </w:num>
  <w:num w:numId="113" w16cid:durableId="1421487128">
    <w:abstractNumId w:val="9"/>
  </w:num>
  <w:num w:numId="114" w16cid:durableId="1337807151">
    <w:abstractNumId w:val="0"/>
  </w:num>
  <w:num w:numId="115" w16cid:durableId="2130274371">
    <w:abstractNumId w:val="1"/>
  </w:num>
  <w:num w:numId="116" w16cid:durableId="165100772">
    <w:abstractNumId w:val="2"/>
  </w:num>
  <w:num w:numId="117" w16cid:durableId="1735813596">
    <w:abstractNumId w:val="3"/>
  </w:num>
  <w:num w:numId="118" w16cid:durableId="1987322315">
    <w:abstractNumId w:val="8"/>
  </w:num>
  <w:num w:numId="119" w16cid:durableId="467820215">
    <w:abstractNumId w:val="4"/>
  </w:num>
  <w:num w:numId="120" w16cid:durableId="479469356">
    <w:abstractNumId w:val="5"/>
  </w:num>
  <w:num w:numId="121" w16cid:durableId="945574441">
    <w:abstractNumId w:val="6"/>
  </w:num>
  <w:num w:numId="122" w16cid:durableId="57485609">
    <w:abstractNumId w:val="7"/>
  </w:num>
  <w:num w:numId="123" w16cid:durableId="2061175241">
    <w:abstractNumId w:val="9"/>
  </w:num>
  <w:num w:numId="124" w16cid:durableId="920870027">
    <w:abstractNumId w:val="0"/>
  </w:num>
  <w:num w:numId="125" w16cid:durableId="888683320">
    <w:abstractNumId w:val="1"/>
  </w:num>
  <w:num w:numId="126" w16cid:durableId="385493748">
    <w:abstractNumId w:val="2"/>
  </w:num>
  <w:num w:numId="127" w16cid:durableId="909312252">
    <w:abstractNumId w:val="3"/>
  </w:num>
  <w:num w:numId="128" w16cid:durableId="787816891">
    <w:abstractNumId w:val="8"/>
  </w:num>
  <w:num w:numId="129" w16cid:durableId="1804732747">
    <w:abstractNumId w:val="4"/>
  </w:num>
  <w:num w:numId="130" w16cid:durableId="11808779">
    <w:abstractNumId w:val="5"/>
  </w:num>
  <w:num w:numId="131" w16cid:durableId="1889216779">
    <w:abstractNumId w:val="6"/>
  </w:num>
  <w:num w:numId="132" w16cid:durableId="225847483">
    <w:abstractNumId w:val="7"/>
  </w:num>
  <w:num w:numId="133" w16cid:durableId="1268004771">
    <w:abstractNumId w:val="9"/>
  </w:num>
  <w:num w:numId="134" w16cid:durableId="1131358683">
    <w:abstractNumId w:val="0"/>
  </w:num>
  <w:num w:numId="135" w16cid:durableId="1391423776">
    <w:abstractNumId w:val="1"/>
  </w:num>
  <w:num w:numId="136" w16cid:durableId="2021196145">
    <w:abstractNumId w:val="2"/>
  </w:num>
  <w:num w:numId="137" w16cid:durableId="204634984">
    <w:abstractNumId w:val="3"/>
  </w:num>
  <w:num w:numId="138" w16cid:durableId="1681733059">
    <w:abstractNumId w:val="8"/>
  </w:num>
  <w:num w:numId="139" w16cid:durableId="840973558">
    <w:abstractNumId w:val="4"/>
  </w:num>
  <w:num w:numId="140" w16cid:durableId="836772158">
    <w:abstractNumId w:val="5"/>
  </w:num>
  <w:num w:numId="141" w16cid:durableId="595594257">
    <w:abstractNumId w:val="6"/>
  </w:num>
  <w:num w:numId="142" w16cid:durableId="1447625844">
    <w:abstractNumId w:val="7"/>
  </w:num>
  <w:num w:numId="143" w16cid:durableId="742217758">
    <w:abstractNumId w:val="9"/>
  </w:num>
  <w:num w:numId="144" w16cid:durableId="292374170">
    <w:abstractNumId w:val="0"/>
  </w:num>
  <w:num w:numId="145" w16cid:durableId="1356231726">
    <w:abstractNumId w:val="1"/>
  </w:num>
  <w:num w:numId="146" w16cid:durableId="321662902">
    <w:abstractNumId w:val="2"/>
  </w:num>
  <w:num w:numId="147" w16cid:durableId="2071344253">
    <w:abstractNumId w:val="3"/>
  </w:num>
  <w:num w:numId="148" w16cid:durableId="1553535254">
    <w:abstractNumId w:val="8"/>
  </w:num>
  <w:num w:numId="149" w16cid:durableId="784271456">
    <w:abstractNumId w:val="4"/>
  </w:num>
  <w:num w:numId="150" w16cid:durableId="13776735">
    <w:abstractNumId w:val="5"/>
  </w:num>
  <w:num w:numId="151" w16cid:durableId="1939096701">
    <w:abstractNumId w:val="6"/>
  </w:num>
  <w:num w:numId="152" w16cid:durableId="540097263">
    <w:abstractNumId w:val="7"/>
  </w:num>
  <w:num w:numId="153" w16cid:durableId="1860124462">
    <w:abstractNumId w:val="9"/>
  </w:num>
  <w:num w:numId="154" w16cid:durableId="461772216">
    <w:abstractNumId w:val="0"/>
  </w:num>
  <w:num w:numId="155" w16cid:durableId="953823483">
    <w:abstractNumId w:val="1"/>
  </w:num>
  <w:num w:numId="156" w16cid:durableId="398553717">
    <w:abstractNumId w:val="2"/>
  </w:num>
  <w:num w:numId="157" w16cid:durableId="119496791">
    <w:abstractNumId w:val="3"/>
  </w:num>
  <w:num w:numId="158" w16cid:durableId="2104110025">
    <w:abstractNumId w:val="8"/>
  </w:num>
  <w:num w:numId="159" w16cid:durableId="1697848779">
    <w:abstractNumId w:val="4"/>
  </w:num>
  <w:num w:numId="160" w16cid:durableId="622929198">
    <w:abstractNumId w:val="5"/>
  </w:num>
  <w:num w:numId="161" w16cid:durableId="455830418">
    <w:abstractNumId w:val="6"/>
  </w:num>
  <w:num w:numId="162" w16cid:durableId="1573925255">
    <w:abstractNumId w:val="7"/>
  </w:num>
  <w:num w:numId="163" w16cid:durableId="1312979562">
    <w:abstractNumId w:val="9"/>
  </w:num>
  <w:num w:numId="164" w16cid:durableId="97994916">
    <w:abstractNumId w:val="0"/>
  </w:num>
  <w:num w:numId="165" w16cid:durableId="1900506776">
    <w:abstractNumId w:val="1"/>
  </w:num>
  <w:num w:numId="166" w16cid:durableId="1602683792">
    <w:abstractNumId w:val="2"/>
  </w:num>
  <w:num w:numId="167" w16cid:durableId="2055540728">
    <w:abstractNumId w:val="3"/>
  </w:num>
  <w:num w:numId="168" w16cid:durableId="1545101614">
    <w:abstractNumId w:val="8"/>
  </w:num>
  <w:num w:numId="169" w16cid:durableId="2045012377">
    <w:abstractNumId w:val="4"/>
  </w:num>
  <w:num w:numId="170" w16cid:durableId="1164855536">
    <w:abstractNumId w:val="5"/>
  </w:num>
  <w:num w:numId="171" w16cid:durableId="9794252">
    <w:abstractNumId w:val="6"/>
  </w:num>
  <w:num w:numId="172" w16cid:durableId="1774520650">
    <w:abstractNumId w:val="7"/>
  </w:num>
  <w:num w:numId="173" w16cid:durableId="448083272">
    <w:abstractNumId w:val="9"/>
  </w:num>
  <w:num w:numId="174" w16cid:durableId="2034335653">
    <w:abstractNumId w:val="0"/>
  </w:num>
  <w:num w:numId="175" w16cid:durableId="2032536297">
    <w:abstractNumId w:val="1"/>
  </w:num>
  <w:num w:numId="176" w16cid:durableId="1113553655">
    <w:abstractNumId w:val="2"/>
  </w:num>
  <w:num w:numId="177" w16cid:durableId="948898395">
    <w:abstractNumId w:val="3"/>
  </w:num>
  <w:num w:numId="178" w16cid:durableId="1035230848">
    <w:abstractNumId w:val="8"/>
  </w:num>
  <w:num w:numId="179" w16cid:durableId="1673726722">
    <w:abstractNumId w:val="4"/>
  </w:num>
  <w:num w:numId="180" w16cid:durableId="295529176">
    <w:abstractNumId w:val="5"/>
  </w:num>
  <w:num w:numId="181" w16cid:durableId="658000894">
    <w:abstractNumId w:val="6"/>
  </w:num>
  <w:num w:numId="182" w16cid:durableId="6102223">
    <w:abstractNumId w:val="7"/>
  </w:num>
  <w:num w:numId="183" w16cid:durableId="918098019">
    <w:abstractNumId w:val="9"/>
  </w:num>
  <w:num w:numId="184" w16cid:durableId="954554944">
    <w:abstractNumId w:val="0"/>
  </w:num>
  <w:num w:numId="185" w16cid:durableId="1277755852">
    <w:abstractNumId w:val="1"/>
  </w:num>
  <w:num w:numId="186" w16cid:durableId="1833251366">
    <w:abstractNumId w:val="2"/>
  </w:num>
  <w:num w:numId="187" w16cid:durableId="1356541933">
    <w:abstractNumId w:val="3"/>
  </w:num>
  <w:num w:numId="188" w16cid:durableId="791097354">
    <w:abstractNumId w:val="8"/>
  </w:num>
  <w:num w:numId="189" w16cid:durableId="283733538">
    <w:abstractNumId w:val="4"/>
  </w:num>
  <w:num w:numId="190" w16cid:durableId="758329801">
    <w:abstractNumId w:val="5"/>
  </w:num>
  <w:num w:numId="191" w16cid:durableId="296034050">
    <w:abstractNumId w:val="6"/>
  </w:num>
  <w:num w:numId="192" w16cid:durableId="1930116544">
    <w:abstractNumId w:val="7"/>
  </w:num>
  <w:num w:numId="193" w16cid:durableId="1239904530">
    <w:abstractNumId w:val="9"/>
  </w:num>
  <w:num w:numId="194" w16cid:durableId="1906377880">
    <w:abstractNumId w:val="0"/>
  </w:num>
  <w:num w:numId="195" w16cid:durableId="1080761243">
    <w:abstractNumId w:val="1"/>
  </w:num>
  <w:num w:numId="196" w16cid:durableId="1780491339">
    <w:abstractNumId w:val="2"/>
  </w:num>
  <w:num w:numId="197" w16cid:durableId="1937781781">
    <w:abstractNumId w:val="3"/>
  </w:num>
  <w:num w:numId="198" w16cid:durableId="711883749">
    <w:abstractNumId w:val="8"/>
  </w:num>
  <w:num w:numId="199" w16cid:durableId="2126843401">
    <w:abstractNumId w:val="4"/>
  </w:num>
  <w:num w:numId="200" w16cid:durableId="504169711">
    <w:abstractNumId w:val="5"/>
  </w:num>
  <w:num w:numId="201" w16cid:durableId="1033387078">
    <w:abstractNumId w:val="6"/>
  </w:num>
  <w:num w:numId="202" w16cid:durableId="462307690">
    <w:abstractNumId w:val="7"/>
  </w:num>
  <w:num w:numId="203" w16cid:durableId="1956982691">
    <w:abstractNumId w:val="9"/>
  </w:num>
  <w:num w:numId="204" w16cid:durableId="1599211056">
    <w:abstractNumId w:val="0"/>
  </w:num>
  <w:num w:numId="205" w16cid:durableId="1715735219">
    <w:abstractNumId w:val="1"/>
  </w:num>
  <w:num w:numId="206" w16cid:durableId="1252086735">
    <w:abstractNumId w:val="2"/>
  </w:num>
  <w:num w:numId="207" w16cid:durableId="594440470">
    <w:abstractNumId w:val="3"/>
  </w:num>
  <w:num w:numId="208" w16cid:durableId="1057973984">
    <w:abstractNumId w:val="8"/>
  </w:num>
  <w:num w:numId="209" w16cid:durableId="867988458">
    <w:abstractNumId w:val="4"/>
  </w:num>
  <w:num w:numId="210" w16cid:durableId="1704092313">
    <w:abstractNumId w:val="5"/>
  </w:num>
  <w:num w:numId="211" w16cid:durableId="503740062">
    <w:abstractNumId w:val="6"/>
  </w:num>
  <w:num w:numId="212" w16cid:durableId="1410620298">
    <w:abstractNumId w:val="7"/>
  </w:num>
  <w:num w:numId="213" w16cid:durableId="1255094628">
    <w:abstractNumId w:val="9"/>
  </w:num>
  <w:num w:numId="214" w16cid:durableId="1066613610">
    <w:abstractNumId w:val="0"/>
  </w:num>
  <w:num w:numId="215" w16cid:durableId="1819220880">
    <w:abstractNumId w:val="1"/>
  </w:num>
  <w:num w:numId="216" w16cid:durableId="1086003608">
    <w:abstractNumId w:val="2"/>
  </w:num>
  <w:num w:numId="217" w16cid:durableId="2000648762">
    <w:abstractNumId w:val="3"/>
  </w:num>
  <w:num w:numId="218" w16cid:durableId="63571346">
    <w:abstractNumId w:val="8"/>
  </w:num>
  <w:num w:numId="219" w16cid:durableId="1241986970">
    <w:abstractNumId w:val="4"/>
  </w:num>
  <w:num w:numId="220" w16cid:durableId="1883901665">
    <w:abstractNumId w:val="5"/>
  </w:num>
  <w:num w:numId="221" w16cid:durableId="596211455">
    <w:abstractNumId w:val="6"/>
  </w:num>
  <w:num w:numId="222" w16cid:durableId="928076367">
    <w:abstractNumId w:val="7"/>
  </w:num>
  <w:num w:numId="223" w16cid:durableId="214589575">
    <w:abstractNumId w:val="9"/>
  </w:num>
  <w:num w:numId="224" w16cid:durableId="743916370">
    <w:abstractNumId w:val="0"/>
  </w:num>
  <w:num w:numId="225" w16cid:durableId="338656673">
    <w:abstractNumId w:val="1"/>
  </w:num>
  <w:num w:numId="226" w16cid:durableId="1018431857">
    <w:abstractNumId w:val="2"/>
  </w:num>
  <w:num w:numId="227" w16cid:durableId="1147210221">
    <w:abstractNumId w:val="3"/>
  </w:num>
  <w:num w:numId="228" w16cid:durableId="2084521706">
    <w:abstractNumId w:val="8"/>
  </w:num>
  <w:num w:numId="229" w16cid:durableId="649943556">
    <w:abstractNumId w:val="4"/>
  </w:num>
  <w:num w:numId="230" w16cid:durableId="1452556582">
    <w:abstractNumId w:val="5"/>
  </w:num>
  <w:num w:numId="231" w16cid:durableId="1086611141">
    <w:abstractNumId w:val="6"/>
  </w:num>
  <w:num w:numId="232" w16cid:durableId="1104888280">
    <w:abstractNumId w:val="7"/>
  </w:num>
  <w:num w:numId="233" w16cid:durableId="484248574">
    <w:abstractNumId w:val="9"/>
  </w:num>
  <w:num w:numId="234" w16cid:durableId="444886935">
    <w:abstractNumId w:val="0"/>
  </w:num>
  <w:num w:numId="235" w16cid:durableId="768237565">
    <w:abstractNumId w:val="1"/>
  </w:num>
  <w:num w:numId="236" w16cid:durableId="672225526">
    <w:abstractNumId w:val="2"/>
  </w:num>
  <w:num w:numId="237" w16cid:durableId="1530483198">
    <w:abstractNumId w:val="3"/>
  </w:num>
  <w:num w:numId="238" w16cid:durableId="1736077880">
    <w:abstractNumId w:val="8"/>
  </w:num>
  <w:num w:numId="239" w16cid:durableId="1140730449">
    <w:abstractNumId w:val="4"/>
  </w:num>
  <w:num w:numId="240" w16cid:durableId="687827657">
    <w:abstractNumId w:val="5"/>
  </w:num>
  <w:num w:numId="241" w16cid:durableId="1366637167">
    <w:abstractNumId w:val="6"/>
  </w:num>
  <w:num w:numId="242" w16cid:durableId="1976400994">
    <w:abstractNumId w:val="7"/>
  </w:num>
  <w:num w:numId="243" w16cid:durableId="1444615603">
    <w:abstractNumId w:val="9"/>
  </w:num>
  <w:num w:numId="244" w16cid:durableId="530925271">
    <w:abstractNumId w:val="0"/>
  </w:num>
  <w:num w:numId="245" w16cid:durableId="1561942721">
    <w:abstractNumId w:val="1"/>
  </w:num>
  <w:num w:numId="246" w16cid:durableId="902913948">
    <w:abstractNumId w:val="2"/>
  </w:num>
  <w:num w:numId="247" w16cid:durableId="898787446">
    <w:abstractNumId w:val="3"/>
  </w:num>
  <w:num w:numId="248" w16cid:durableId="2133016280">
    <w:abstractNumId w:val="8"/>
  </w:num>
  <w:num w:numId="249" w16cid:durableId="410392155">
    <w:abstractNumId w:val="4"/>
  </w:num>
  <w:num w:numId="250" w16cid:durableId="987324700">
    <w:abstractNumId w:val="5"/>
  </w:num>
  <w:num w:numId="251" w16cid:durableId="334455270">
    <w:abstractNumId w:val="6"/>
  </w:num>
  <w:num w:numId="252" w16cid:durableId="917178494">
    <w:abstractNumId w:val="7"/>
  </w:num>
  <w:num w:numId="253" w16cid:durableId="1644506349">
    <w:abstractNumId w:val="9"/>
  </w:num>
  <w:num w:numId="254" w16cid:durableId="1596354285">
    <w:abstractNumId w:val="0"/>
  </w:num>
  <w:num w:numId="255" w16cid:durableId="1081220620">
    <w:abstractNumId w:val="1"/>
  </w:num>
  <w:num w:numId="256" w16cid:durableId="1680154684">
    <w:abstractNumId w:val="2"/>
  </w:num>
  <w:num w:numId="257" w16cid:durableId="280497365">
    <w:abstractNumId w:val="3"/>
  </w:num>
  <w:num w:numId="258" w16cid:durableId="649139899">
    <w:abstractNumId w:val="8"/>
  </w:num>
  <w:num w:numId="259" w16cid:durableId="334236541">
    <w:abstractNumId w:val="4"/>
  </w:num>
  <w:num w:numId="260" w16cid:durableId="851531153">
    <w:abstractNumId w:val="5"/>
  </w:num>
  <w:num w:numId="261" w16cid:durableId="2100249606">
    <w:abstractNumId w:val="6"/>
  </w:num>
  <w:num w:numId="262" w16cid:durableId="233199987">
    <w:abstractNumId w:val="7"/>
  </w:num>
  <w:num w:numId="263" w16cid:durableId="1610775137">
    <w:abstractNumId w:val="9"/>
  </w:num>
  <w:num w:numId="264" w16cid:durableId="102582716">
    <w:abstractNumId w:val="0"/>
  </w:num>
  <w:num w:numId="265" w16cid:durableId="1693259605">
    <w:abstractNumId w:val="1"/>
  </w:num>
  <w:num w:numId="266" w16cid:durableId="631057780">
    <w:abstractNumId w:val="2"/>
  </w:num>
  <w:num w:numId="267" w16cid:durableId="804003878">
    <w:abstractNumId w:val="3"/>
  </w:num>
  <w:num w:numId="268" w16cid:durableId="797070556">
    <w:abstractNumId w:val="8"/>
  </w:num>
  <w:num w:numId="269" w16cid:durableId="1304313102">
    <w:abstractNumId w:val="4"/>
  </w:num>
  <w:num w:numId="270" w16cid:durableId="588076365">
    <w:abstractNumId w:val="5"/>
  </w:num>
  <w:num w:numId="271" w16cid:durableId="1673340585">
    <w:abstractNumId w:val="6"/>
  </w:num>
  <w:num w:numId="272" w16cid:durableId="298153896">
    <w:abstractNumId w:val="7"/>
  </w:num>
  <w:num w:numId="273" w16cid:durableId="284120971">
    <w:abstractNumId w:val="9"/>
  </w:num>
  <w:num w:numId="274" w16cid:durableId="644048806">
    <w:abstractNumId w:val="0"/>
  </w:num>
  <w:num w:numId="275" w16cid:durableId="1858303454">
    <w:abstractNumId w:val="1"/>
  </w:num>
  <w:num w:numId="276" w16cid:durableId="1634484507">
    <w:abstractNumId w:val="2"/>
  </w:num>
  <w:num w:numId="277" w16cid:durableId="1537310199">
    <w:abstractNumId w:val="3"/>
  </w:num>
  <w:num w:numId="278" w16cid:durableId="787436521">
    <w:abstractNumId w:val="8"/>
  </w:num>
  <w:num w:numId="279" w16cid:durableId="1827625658">
    <w:abstractNumId w:val="4"/>
  </w:num>
  <w:num w:numId="280" w16cid:durableId="232786119">
    <w:abstractNumId w:val="5"/>
  </w:num>
  <w:num w:numId="281" w16cid:durableId="1037388810">
    <w:abstractNumId w:val="6"/>
  </w:num>
  <w:num w:numId="282" w16cid:durableId="2112822059">
    <w:abstractNumId w:val="7"/>
  </w:num>
  <w:num w:numId="283" w16cid:durableId="48307136">
    <w:abstractNumId w:val="9"/>
  </w:num>
  <w:num w:numId="284" w16cid:durableId="1346404156">
    <w:abstractNumId w:val="0"/>
  </w:num>
  <w:num w:numId="285" w16cid:durableId="2115518182">
    <w:abstractNumId w:val="1"/>
  </w:num>
  <w:num w:numId="286" w16cid:durableId="87385908">
    <w:abstractNumId w:val="2"/>
  </w:num>
  <w:num w:numId="287" w16cid:durableId="130052421">
    <w:abstractNumId w:val="3"/>
  </w:num>
  <w:num w:numId="288" w16cid:durableId="1060324946">
    <w:abstractNumId w:val="8"/>
  </w:num>
  <w:num w:numId="289" w16cid:durableId="206112085">
    <w:abstractNumId w:val="4"/>
  </w:num>
  <w:num w:numId="290" w16cid:durableId="103422363">
    <w:abstractNumId w:val="5"/>
  </w:num>
  <w:num w:numId="291" w16cid:durableId="585580519">
    <w:abstractNumId w:val="6"/>
  </w:num>
  <w:num w:numId="292" w16cid:durableId="1458327870">
    <w:abstractNumId w:val="7"/>
  </w:num>
  <w:num w:numId="293" w16cid:durableId="1713337929">
    <w:abstractNumId w:val="9"/>
  </w:num>
  <w:num w:numId="294" w16cid:durableId="1364750267">
    <w:abstractNumId w:val="0"/>
  </w:num>
  <w:num w:numId="295" w16cid:durableId="472254678">
    <w:abstractNumId w:val="1"/>
  </w:num>
  <w:num w:numId="296" w16cid:durableId="1469199943">
    <w:abstractNumId w:val="2"/>
  </w:num>
  <w:num w:numId="297" w16cid:durableId="983968618">
    <w:abstractNumId w:val="3"/>
  </w:num>
  <w:num w:numId="298" w16cid:durableId="1756052370">
    <w:abstractNumId w:val="8"/>
  </w:num>
  <w:num w:numId="299" w16cid:durableId="189034292">
    <w:abstractNumId w:val="4"/>
  </w:num>
  <w:num w:numId="300" w16cid:durableId="346564554">
    <w:abstractNumId w:val="5"/>
  </w:num>
  <w:num w:numId="301" w16cid:durableId="2100712972">
    <w:abstractNumId w:val="6"/>
  </w:num>
  <w:num w:numId="302" w16cid:durableId="1613707482">
    <w:abstractNumId w:val="7"/>
  </w:num>
  <w:num w:numId="303" w16cid:durableId="1268805773">
    <w:abstractNumId w:val="9"/>
  </w:num>
  <w:num w:numId="304" w16cid:durableId="249000544">
    <w:abstractNumId w:val="0"/>
  </w:num>
  <w:num w:numId="305" w16cid:durableId="1141918532">
    <w:abstractNumId w:val="1"/>
  </w:num>
  <w:num w:numId="306" w16cid:durableId="1551914577">
    <w:abstractNumId w:val="2"/>
  </w:num>
  <w:num w:numId="307" w16cid:durableId="1797063243">
    <w:abstractNumId w:val="3"/>
  </w:num>
  <w:num w:numId="308" w16cid:durableId="405421391">
    <w:abstractNumId w:val="8"/>
  </w:num>
  <w:num w:numId="309" w16cid:durableId="738483350">
    <w:abstractNumId w:val="4"/>
  </w:num>
  <w:num w:numId="310" w16cid:durableId="580675541">
    <w:abstractNumId w:val="5"/>
  </w:num>
  <w:num w:numId="311" w16cid:durableId="888808069">
    <w:abstractNumId w:val="6"/>
  </w:num>
  <w:num w:numId="312" w16cid:durableId="913124584">
    <w:abstractNumId w:val="7"/>
  </w:num>
  <w:num w:numId="313" w16cid:durableId="1088306575">
    <w:abstractNumId w:val="9"/>
  </w:num>
  <w:num w:numId="314" w16cid:durableId="1678539065">
    <w:abstractNumId w:val="44"/>
  </w:num>
  <w:num w:numId="315" w16cid:durableId="1851679050">
    <w:abstractNumId w:val="46"/>
  </w:num>
  <w:num w:numId="316" w16cid:durableId="1409379388">
    <w:abstractNumId w:val="0"/>
  </w:num>
  <w:num w:numId="317" w16cid:durableId="1808354517">
    <w:abstractNumId w:val="1"/>
  </w:num>
  <w:num w:numId="318" w16cid:durableId="2000496145">
    <w:abstractNumId w:val="2"/>
  </w:num>
  <w:num w:numId="319" w16cid:durableId="949706018">
    <w:abstractNumId w:val="3"/>
  </w:num>
  <w:num w:numId="320" w16cid:durableId="74863171">
    <w:abstractNumId w:val="8"/>
  </w:num>
  <w:num w:numId="321" w16cid:durableId="949553628">
    <w:abstractNumId w:val="4"/>
  </w:num>
  <w:num w:numId="322" w16cid:durableId="410395769">
    <w:abstractNumId w:val="5"/>
  </w:num>
  <w:num w:numId="323" w16cid:durableId="484056679">
    <w:abstractNumId w:val="6"/>
  </w:num>
  <w:num w:numId="324" w16cid:durableId="473529242">
    <w:abstractNumId w:val="7"/>
  </w:num>
  <w:num w:numId="325" w16cid:durableId="1715737586">
    <w:abstractNumId w:val="9"/>
  </w:num>
  <w:num w:numId="326" w16cid:durableId="147866110">
    <w:abstractNumId w:val="0"/>
  </w:num>
  <w:num w:numId="327" w16cid:durableId="167603239">
    <w:abstractNumId w:val="1"/>
  </w:num>
  <w:num w:numId="328" w16cid:durableId="882138368">
    <w:abstractNumId w:val="2"/>
  </w:num>
  <w:num w:numId="329" w16cid:durableId="707072848">
    <w:abstractNumId w:val="3"/>
  </w:num>
  <w:num w:numId="330" w16cid:durableId="1553468469">
    <w:abstractNumId w:val="8"/>
  </w:num>
  <w:num w:numId="331" w16cid:durableId="418016939">
    <w:abstractNumId w:val="4"/>
  </w:num>
  <w:num w:numId="332" w16cid:durableId="1297175863">
    <w:abstractNumId w:val="5"/>
  </w:num>
  <w:num w:numId="333" w16cid:durableId="1794203700">
    <w:abstractNumId w:val="6"/>
  </w:num>
  <w:num w:numId="334" w16cid:durableId="663361452">
    <w:abstractNumId w:val="7"/>
  </w:num>
  <w:num w:numId="335" w16cid:durableId="666128577">
    <w:abstractNumId w:val="9"/>
  </w:num>
  <w:num w:numId="336" w16cid:durableId="1154252549">
    <w:abstractNumId w:val="0"/>
  </w:num>
  <w:num w:numId="337" w16cid:durableId="409499939">
    <w:abstractNumId w:val="1"/>
  </w:num>
  <w:num w:numId="338" w16cid:durableId="1669290178">
    <w:abstractNumId w:val="2"/>
  </w:num>
  <w:num w:numId="339" w16cid:durableId="166094711">
    <w:abstractNumId w:val="3"/>
  </w:num>
  <w:num w:numId="340" w16cid:durableId="2056731808">
    <w:abstractNumId w:val="8"/>
  </w:num>
  <w:num w:numId="341" w16cid:durableId="1962688580">
    <w:abstractNumId w:val="4"/>
  </w:num>
  <w:num w:numId="342" w16cid:durableId="2093502610">
    <w:abstractNumId w:val="5"/>
  </w:num>
  <w:num w:numId="343" w16cid:durableId="1576739687">
    <w:abstractNumId w:val="6"/>
  </w:num>
  <w:num w:numId="344" w16cid:durableId="2139568568">
    <w:abstractNumId w:val="7"/>
  </w:num>
  <w:num w:numId="345" w16cid:durableId="2061972333">
    <w:abstractNumId w:val="9"/>
  </w:num>
  <w:num w:numId="346" w16cid:durableId="1077481890">
    <w:abstractNumId w:val="32"/>
  </w:num>
  <w:num w:numId="347" w16cid:durableId="518392435">
    <w:abstractNumId w:val="0"/>
  </w:num>
  <w:num w:numId="348" w16cid:durableId="1351568185">
    <w:abstractNumId w:val="1"/>
  </w:num>
  <w:num w:numId="349" w16cid:durableId="1865705801">
    <w:abstractNumId w:val="2"/>
  </w:num>
  <w:num w:numId="350" w16cid:durableId="1133986223">
    <w:abstractNumId w:val="3"/>
  </w:num>
  <w:num w:numId="351" w16cid:durableId="174541994">
    <w:abstractNumId w:val="8"/>
  </w:num>
  <w:num w:numId="352" w16cid:durableId="71514686">
    <w:abstractNumId w:val="4"/>
  </w:num>
  <w:num w:numId="353" w16cid:durableId="582959349">
    <w:abstractNumId w:val="5"/>
  </w:num>
  <w:num w:numId="354" w16cid:durableId="205340495">
    <w:abstractNumId w:val="6"/>
  </w:num>
  <w:num w:numId="355" w16cid:durableId="1110933254">
    <w:abstractNumId w:val="7"/>
  </w:num>
  <w:num w:numId="356" w16cid:durableId="873467476">
    <w:abstractNumId w:val="9"/>
  </w:num>
  <w:num w:numId="357" w16cid:durableId="645549206">
    <w:abstractNumId w:val="0"/>
  </w:num>
  <w:num w:numId="358" w16cid:durableId="345668895">
    <w:abstractNumId w:val="1"/>
  </w:num>
  <w:num w:numId="359" w16cid:durableId="1144812827">
    <w:abstractNumId w:val="2"/>
  </w:num>
  <w:num w:numId="360" w16cid:durableId="325325330">
    <w:abstractNumId w:val="3"/>
  </w:num>
  <w:num w:numId="361" w16cid:durableId="825974093">
    <w:abstractNumId w:val="8"/>
  </w:num>
  <w:num w:numId="362" w16cid:durableId="1739668947">
    <w:abstractNumId w:val="4"/>
  </w:num>
  <w:num w:numId="363" w16cid:durableId="631062158">
    <w:abstractNumId w:val="5"/>
  </w:num>
  <w:num w:numId="364" w16cid:durableId="1282178531">
    <w:abstractNumId w:val="6"/>
  </w:num>
  <w:num w:numId="365" w16cid:durableId="1931041035">
    <w:abstractNumId w:val="7"/>
  </w:num>
  <w:num w:numId="366" w16cid:durableId="1639191068">
    <w:abstractNumId w:val="9"/>
  </w:num>
  <w:num w:numId="367" w16cid:durableId="994651454">
    <w:abstractNumId w:val="0"/>
  </w:num>
  <w:num w:numId="368" w16cid:durableId="1291203567">
    <w:abstractNumId w:val="1"/>
  </w:num>
  <w:num w:numId="369" w16cid:durableId="1634946264">
    <w:abstractNumId w:val="2"/>
  </w:num>
  <w:num w:numId="370" w16cid:durableId="326980492">
    <w:abstractNumId w:val="3"/>
  </w:num>
  <w:num w:numId="371" w16cid:durableId="519897566">
    <w:abstractNumId w:val="8"/>
  </w:num>
  <w:num w:numId="372" w16cid:durableId="454100158">
    <w:abstractNumId w:val="4"/>
  </w:num>
  <w:num w:numId="373" w16cid:durableId="243800627">
    <w:abstractNumId w:val="5"/>
  </w:num>
  <w:num w:numId="374" w16cid:durableId="756636974">
    <w:abstractNumId w:val="6"/>
  </w:num>
  <w:num w:numId="375" w16cid:durableId="1510675132">
    <w:abstractNumId w:val="7"/>
  </w:num>
  <w:num w:numId="376" w16cid:durableId="1843471952">
    <w:abstractNumId w:val="9"/>
  </w:num>
  <w:num w:numId="377" w16cid:durableId="1980918978">
    <w:abstractNumId w:val="0"/>
  </w:num>
  <w:num w:numId="378" w16cid:durableId="28650903">
    <w:abstractNumId w:val="1"/>
  </w:num>
  <w:num w:numId="379" w16cid:durableId="162088994">
    <w:abstractNumId w:val="2"/>
  </w:num>
  <w:num w:numId="380" w16cid:durableId="1162621122">
    <w:abstractNumId w:val="3"/>
  </w:num>
  <w:num w:numId="381" w16cid:durableId="390272570">
    <w:abstractNumId w:val="8"/>
  </w:num>
  <w:num w:numId="382" w16cid:durableId="1348751964">
    <w:abstractNumId w:val="4"/>
  </w:num>
  <w:num w:numId="383" w16cid:durableId="190538631">
    <w:abstractNumId w:val="5"/>
  </w:num>
  <w:num w:numId="384" w16cid:durableId="1696155113">
    <w:abstractNumId w:val="6"/>
  </w:num>
  <w:num w:numId="385" w16cid:durableId="584147374">
    <w:abstractNumId w:val="7"/>
  </w:num>
  <w:num w:numId="386" w16cid:durableId="1477841717">
    <w:abstractNumId w:val="9"/>
  </w:num>
  <w:num w:numId="387" w16cid:durableId="1721440159">
    <w:abstractNumId w:val="43"/>
  </w:num>
  <w:num w:numId="388" w16cid:durableId="1912695182">
    <w:abstractNumId w:val="26"/>
  </w:num>
  <w:num w:numId="389" w16cid:durableId="324016494">
    <w:abstractNumId w:val="40"/>
  </w:num>
  <w:num w:numId="390" w16cid:durableId="1561165278">
    <w:abstractNumId w:val="14"/>
  </w:num>
  <w:num w:numId="391" w16cid:durableId="1720275207">
    <w:abstractNumId w:val="0"/>
  </w:num>
  <w:num w:numId="392" w16cid:durableId="1049306008">
    <w:abstractNumId w:val="1"/>
  </w:num>
  <w:num w:numId="393" w16cid:durableId="1663849606">
    <w:abstractNumId w:val="2"/>
  </w:num>
  <w:num w:numId="394" w16cid:durableId="931469409">
    <w:abstractNumId w:val="3"/>
  </w:num>
  <w:num w:numId="395" w16cid:durableId="1993102496">
    <w:abstractNumId w:val="8"/>
  </w:num>
  <w:num w:numId="396" w16cid:durableId="907345987">
    <w:abstractNumId w:val="4"/>
  </w:num>
  <w:num w:numId="397" w16cid:durableId="690640924">
    <w:abstractNumId w:val="5"/>
  </w:num>
  <w:num w:numId="398" w16cid:durableId="1514757920">
    <w:abstractNumId w:val="6"/>
  </w:num>
  <w:num w:numId="399" w16cid:durableId="516192575">
    <w:abstractNumId w:val="7"/>
  </w:num>
  <w:num w:numId="400" w16cid:durableId="487137433">
    <w:abstractNumId w:val="9"/>
  </w:num>
  <w:num w:numId="401" w16cid:durableId="322390666">
    <w:abstractNumId w:val="0"/>
  </w:num>
  <w:num w:numId="402" w16cid:durableId="1837839251">
    <w:abstractNumId w:val="1"/>
  </w:num>
  <w:num w:numId="403" w16cid:durableId="1948928771">
    <w:abstractNumId w:val="2"/>
  </w:num>
  <w:num w:numId="404" w16cid:durableId="1523129684">
    <w:abstractNumId w:val="3"/>
  </w:num>
  <w:num w:numId="405" w16cid:durableId="1306008358">
    <w:abstractNumId w:val="8"/>
  </w:num>
  <w:num w:numId="406" w16cid:durableId="104737663">
    <w:abstractNumId w:val="4"/>
  </w:num>
  <w:num w:numId="407" w16cid:durableId="1171525580">
    <w:abstractNumId w:val="5"/>
  </w:num>
  <w:num w:numId="408" w16cid:durableId="738791194">
    <w:abstractNumId w:val="6"/>
  </w:num>
  <w:num w:numId="409" w16cid:durableId="1998920640">
    <w:abstractNumId w:val="7"/>
  </w:num>
  <w:num w:numId="410" w16cid:durableId="628315023">
    <w:abstractNumId w:val="9"/>
  </w:num>
  <w:num w:numId="411" w16cid:durableId="748114232">
    <w:abstractNumId w:val="0"/>
  </w:num>
  <w:num w:numId="412" w16cid:durableId="23528948">
    <w:abstractNumId w:val="1"/>
  </w:num>
  <w:num w:numId="413" w16cid:durableId="557939452">
    <w:abstractNumId w:val="2"/>
  </w:num>
  <w:num w:numId="414" w16cid:durableId="536626749">
    <w:abstractNumId w:val="3"/>
  </w:num>
  <w:num w:numId="415" w16cid:durableId="2034303316">
    <w:abstractNumId w:val="8"/>
  </w:num>
  <w:num w:numId="416" w16cid:durableId="355153743">
    <w:abstractNumId w:val="4"/>
  </w:num>
  <w:num w:numId="417" w16cid:durableId="1941601681">
    <w:abstractNumId w:val="5"/>
  </w:num>
  <w:num w:numId="418" w16cid:durableId="93328395">
    <w:abstractNumId w:val="6"/>
  </w:num>
  <w:num w:numId="419" w16cid:durableId="993265790">
    <w:abstractNumId w:val="7"/>
  </w:num>
  <w:num w:numId="420" w16cid:durableId="313871107">
    <w:abstractNumId w:val="9"/>
  </w:num>
  <w:num w:numId="421" w16cid:durableId="489055133">
    <w:abstractNumId w:val="37"/>
  </w:num>
  <w:num w:numId="422" w16cid:durableId="1934777987">
    <w:abstractNumId w:val="0"/>
  </w:num>
  <w:num w:numId="423" w16cid:durableId="847794225">
    <w:abstractNumId w:val="1"/>
  </w:num>
  <w:num w:numId="424" w16cid:durableId="745491644">
    <w:abstractNumId w:val="2"/>
  </w:num>
  <w:num w:numId="425" w16cid:durableId="66194504">
    <w:abstractNumId w:val="3"/>
  </w:num>
  <w:num w:numId="426" w16cid:durableId="846600987">
    <w:abstractNumId w:val="8"/>
  </w:num>
  <w:num w:numId="427" w16cid:durableId="1059399549">
    <w:abstractNumId w:val="4"/>
  </w:num>
  <w:num w:numId="428" w16cid:durableId="1232080672">
    <w:abstractNumId w:val="5"/>
  </w:num>
  <w:num w:numId="429" w16cid:durableId="896938786">
    <w:abstractNumId w:val="6"/>
  </w:num>
  <w:num w:numId="430" w16cid:durableId="1810322031">
    <w:abstractNumId w:val="7"/>
  </w:num>
  <w:num w:numId="431" w16cid:durableId="1908685253">
    <w:abstractNumId w:val="9"/>
  </w:num>
  <w:num w:numId="432" w16cid:durableId="1858345793">
    <w:abstractNumId w:val="0"/>
  </w:num>
  <w:num w:numId="433" w16cid:durableId="2010671537">
    <w:abstractNumId w:val="1"/>
  </w:num>
  <w:num w:numId="434" w16cid:durableId="1274555652">
    <w:abstractNumId w:val="2"/>
  </w:num>
  <w:num w:numId="435" w16cid:durableId="1834300235">
    <w:abstractNumId w:val="3"/>
  </w:num>
  <w:num w:numId="436" w16cid:durableId="218446997">
    <w:abstractNumId w:val="8"/>
  </w:num>
  <w:num w:numId="437" w16cid:durableId="1595942364">
    <w:abstractNumId w:val="4"/>
  </w:num>
  <w:num w:numId="438" w16cid:durableId="1334801786">
    <w:abstractNumId w:val="5"/>
  </w:num>
  <w:num w:numId="439" w16cid:durableId="137184765">
    <w:abstractNumId w:val="6"/>
  </w:num>
  <w:num w:numId="440" w16cid:durableId="2043239357">
    <w:abstractNumId w:val="7"/>
  </w:num>
  <w:num w:numId="441" w16cid:durableId="869420021">
    <w:abstractNumId w:val="9"/>
  </w:num>
  <w:num w:numId="442" w16cid:durableId="1384409926">
    <w:abstractNumId w:val="0"/>
  </w:num>
  <w:num w:numId="443" w16cid:durableId="1768772221">
    <w:abstractNumId w:val="1"/>
  </w:num>
  <w:num w:numId="444" w16cid:durableId="91438112">
    <w:abstractNumId w:val="2"/>
  </w:num>
  <w:num w:numId="445" w16cid:durableId="1272712521">
    <w:abstractNumId w:val="3"/>
  </w:num>
  <w:num w:numId="446" w16cid:durableId="123818007">
    <w:abstractNumId w:val="8"/>
  </w:num>
  <w:num w:numId="447" w16cid:durableId="1763602917">
    <w:abstractNumId w:val="4"/>
  </w:num>
  <w:num w:numId="448" w16cid:durableId="1801922098">
    <w:abstractNumId w:val="5"/>
  </w:num>
  <w:num w:numId="449" w16cid:durableId="891695399">
    <w:abstractNumId w:val="6"/>
  </w:num>
  <w:num w:numId="450" w16cid:durableId="55394011">
    <w:abstractNumId w:val="7"/>
  </w:num>
  <w:num w:numId="451" w16cid:durableId="1779712960">
    <w:abstractNumId w:val="9"/>
  </w:num>
  <w:num w:numId="452" w16cid:durableId="1483499343">
    <w:abstractNumId w:val="25"/>
  </w:num>
  <w:num w:numId="453" w16cid:durableId="1998223690">
    <w:abstractNumId w:val="0"/>
  </w:num>
  <w:num w:numId="454" w16cid:durableId="1236555175">
    <w:abstractNumId w:val="1"/>
  </w:num>
  <w:num w:numId="455" w16cid:durableId="1359509440">
    <w:abstractNumId w:val="2"/>
  </w:num>
  <w:num w:numId="456" w16cid:durableId="1321496438">
    <w:abstractNumId w:val="3"/>
  </w:num>
  <w:num w:numId="457" w16cid:durableId="480999684">
    <w:abstractNumId w:val="8"/>
  </w:num>
  <w:num w:numId="458" w16cid:durableId="2015299277">
    <w:abstractNumId w:val="4"/>
  </w:num>
  <w:num w:numId="459" w16cid:durableId="946548519">
    <w:abstractNumId w:val="5"/>
  </w:num>
  <w:num w:numId="460" w16cid:durableId="451631246">
    <w:abstractNumId w:val="6"/>
  </w:num>
  <w:num w:numId="461" w16cid:durableId="2134245566">
    <w:abstractNumId w:val="7"/>
  </w:num>
  <w:num w:numId="462" w16cid:durableId="33588274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 He (Staff)">
    <w15:presenceInfo w15:providerId="AD" w15:userId="S::hbh22cxr@bangor.ac.uk::a1b96c0f-414c-411a-a2c3-015fa04f7ee4"/>
  </w15:person>
  <w15:person w15:author="Kobayashi, Kota">
    <w15:presenceInfo w15:providerId="AD" w15:userId="S::kk528@exeter.ac.uk::c19438ae-4cb8-4faf-881d-ee8decba4f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59"/>
    <w:rsid w:val="000055EE"/>
    <w:rsid w:val="000212A0"/>
    <w:rsid w:val="00021ADF"/>
    <w:rsid w:val="00024743"/>
    <w:rsid w:val="00025B14"/>
    <w:rsid w:val="00025C88"/>
    <w:rsid w:val="00031720"/>
    <w:rsid w:val="00033539"/>
    <w:rsid w:val="0004654A"/>
    <w:rsid w:val="000478E6"/>
    <w:rsid w:val="000626E2"/>
    <w:rsid w:val="0006470B"/>
    <w:rsid w:val="00067C70"/>
    <w:rsid w:val="0007097B"/>
    <w:rsid w:val="0007298F"/>
    <w:rsid w:val="00077EFA"/>
    <w:rsid w:val="00092D62"/>
    <w:rsid w:val="000A3E32"/>
    <w:rsid w:val="000B29F5"/>
    <w:rsid w:val="000B3DA6"/>
    <w:rsid w:val="000B444F"/>
    <w:rsid w:val="000B60C0"/>
    <w:rsid w:val="000D23A3"/>
    <w:rsid w:val="000E3E5B"/>
    <w:rsid w:val="000E4F94"/>
    <w:rsid w:val="001052D4"/>
    <w:rsid w:val="00106BF3"/>
    <w:rsid w:val="00107E9D"/>
    <w:rsid w:val="00113F09"/>
    <w:rsid w:val="00117EFC"/>
    <w:rsid w:val="001211EA"/>
    <w:rsid w:val="0012693E"/>
    <w:rsid w:val="00130226"/>
    <w:rsid w:val="00131B15"/>
    <w:rsid w:val="00135AA7"/>
    <w:rsid w:val="00140713"/>
    <w:rsid w:val="0014649E"/>
    <w:rsid w:val="0014663C"/>
    <w:rsid w:val="00151409"/>
    <w:rsid w:val="00154FE6"/>
    <w:rsid w:val="00165DE8"/>
    <w:rsid w:val="001661F7"/>
    <w:rsid w:val="00171823"/>
    <w:rsid w:val="001741A3"/>
    <w:rsid w:val="001757D3"/>
    <w:rsid w:val="00175D77"/>
    <w:rsid w:val="00185F2D"/>
    <w:rsid w:val="0019436A"/>
    <w:rsid w:val="001A41A4"/>
    <w:rsid w:val="001A5BE5"/>
    <w:rsid w:val="001B1897"/>
    <w:rsid w:val="001B3906"/>
    <w:rsid w:val="001C2058"/>
    <w:rsid w:val="001C2B9D"/>
    <w:rsid w:val="001C7B02"/>
    <w:rsid w:val="001D2AFA"/>
    <w:rsid w:val="001D2C62"/>
    <w:rsid w:val="001E066A"/>
    <w:rsid w:val="001E289C"/>
    <w:rsid w:val="001F39D7"/>
    <w:rsid w:val="002007B9"/>
    <w:rsid w:val="002017C2"/>
    <w:rsid w:val="002153B0"/>
    <w:rsid w:val="002203F7"/>
    <w:rsid w:val="00222E73"/>
    <w:rsid w:val="0022532B"/>
    <w:rsid w:val="002274DF"/>
    <w:rsid w:val="00252988"/>
    <w:rsid w:val="0025378F"/>
    <w:rsid w:val="00261E69"/>
    <w:rsid w:val="002761F9"/>
    <w:rsid w:val="00280941"/>
    <w:rsid w:val="002858CB"/>
    <w:rsid w:val="00287CF8"/>
    <w:rsid w:val="00291DF7"/>
    <w:rsid w:val="00293CDC"/>
    <w:rsid w:val="002B114A"/>
    <w:rsid w:val="002B2646"/>
    <w:rsid w:val="002B6BDF"/>
    <w:rsid w:val="002C26E0"/>
    <w:rsid w:val="002C57CF"/>
    <w:rsid w:val="002D76DE"/>
    <w:rsid w:val="002E5761"/>
    <w:rsid w:val="002E6114"/>
    <w:rsid w:val="002E65E3"/>
    <w:rsid w:val="0030422D"/>
    <w:rsid w:val="00304B5A"/>
    <w:rsid w:val="00306232"/>
    <w:rsid w:val="003107E8"/>
    <w:rsid w:val="00317CCC"/>
    <w:rsid w:val="00322DAA"/>
    <w:rsid w:val="003424D9"/>
    <w:rsid w:val="00351058"/>
    <w:rsid w:val="0035156F"/>
    <w:rsid w:val="0035508F"/>
    <w:rsid w:val="00361867"/>
    <w:rsid w:val="00362CC7"/>
    <w:rsid w:val="003673B3"/>
    <w:rsid w:val="00372612"/>
    <w:rsid w:val="00382B1B"/>
    <w:rsid w:val="00392AB2"/>
    <w:rsid w:val="00397440"/>
    <w:rsid w:val="003A0BD4"/>
    <w:rsid w:val="003B1416"/>
    <w:rsid w:val="003B742C"/>
    <w:rsid w:val="003D07F8"/>
    <w:rsid w:val="003E1D36"/>
    <w:rsid w:val="003E2FB2"/>
    <w:rsid w:val="003E4F6C"/>
    <w:rsid w:val="003E7EEC"/>
    <w:rsid w:val="003F546E"/>
    <w:rsid w:val="003F570A"/>
    <w:rsid w:val="003F7514"/>
    <w:rsid w:val="004006FF"/>
    <w:rsid w:val="004110EC"/>
    <w:rsid w:val="00412B73"/>
    <w:rsid w:val="00412C53"/>
    <w:rsid w:val="004172E0"/>
    <w:rsid w:val="00421B71"/>
    <w:rsid w:val="00423AD7"/>
    <w:rsid w:val="00433940"/>
    <w:rsid w:val="004366D4"/>
    <w:rsid w:val="00440D91"/>
    <w:rsid w:val="00453D5A"/>
    <w:rsid w:val="00454D39"/>
    <w:rsid w:val="004715ED"/>
    <w:rsid w:val="0048327D"/>
    <w:rsid w:val="0049514A"/>
    <w:rsid w:val="004A3AF6"/>
    <w:rsid w:val="004B1E31"/>
    <w:rsid w:val="004C0037"/>
    <w:rsid w:val="004C2D62"/>
    <w:rsid w:val="004C6B1B"/>
    <w:rsid w:val="004C6F53"/>
    <w:rsid w:val="004D5CE5"/>
    <w:rsid w:val="004D7245"/>
    <w:rsid w:val="004F4D55"/>
    <w:rsid w:val="0050357D"/>
    <w:rsid w:val="00504F60"/>
    <w:rsid w:val="00523F62"/>
    <w:rsid w:val="00543CA8"/>
    <w:rsid w:val="00554514"/>
    <w:rsid w:val="00555499"/>
    <w:rsid w:val="0056463D"/>
    <w:rsid w:val="00584AD3"/>
    <w:rsid w:val="00590585"/>
    <w:rsid w:val="00594942"/>
    <w:rsid w:val="0059686C"/>
    <w:rsid w:val="00597EEB"/>
    <w:rsid w:val="005C155F"/>
    <w:rsid w:val="005C74ED"/>
    <w:rsid w:val="005D234E"/>
    <w:rsid w:val="005D3619"/>
    <w:rsid w:val="005E4579"/>
    <w:rsid w:val="005F1985"/>
    <w:rsid w:val="005F6923"/>
    <w:rsid w:val="005F6FD4"/>
    <w:rsid w:val="00604D0D"/>
    <w:rsid w:val="00610F6C"/>
    <w:rsid w:val="00617832"/>
    <w:rsid w:val="00624452"/>
    <w:rsid w:val="0064280E"/>
    <w:rsid w:val="00643A91"/>
    <w:rsid w:val="00646667"/>
    <w:rsid w:val="006520E6"/>
    <w:rsid w:val="006533AE"/>
    <w:rsid w:val="0065367D"/>
    <w:rsid w:val="00653B65"/>
    <w:rsid w:val="006554BB"/>
    <w:rsid w:val="00664A44"/>
    <w:rsid w:val="00670EA7"/>
    <w:rsid w:val="0067455B"/>
    <w:rsid w:val="00676549"/>
    <w:rsid w:val="0067666D"/>
    <w:rsid w:val="00680E3B"/>
    <w:rsid w:val="00682AC4"/>
    <w:rsid w:val="00685970"/>
    <w:rsid w:val="00690250"/>
    <w:rsid w:val="006959F1"/>
    <w:rsid w:val="006A09DF"/>
    <w:rsid w:val="006A24C6"/>
    <w:rsid w:val="006A49EF"/>
    <w:rsid w:val="006A6492"/>
    <w:rsid w:val="006B59BF"/>
    <w:rsid w:val="006B5BCE"/>
    <w:rsid w:val="006B700F"/>
    <w:rsid w:val="006C2D07"/>
    <w:rsid w:val="006D3AC4"/>
    <w:rsid w:val="006D579C"/>
    <w:rsid w:val="006E125D"/>
    <w:rsid w:val="006E4A50"/>
    <w:rsid w:val="006E6094"/>
    <w:rsid w:val="0070255D"/>
    <w:rsid w:val="00703E24"/>
    <w:rsid w:val="007063F6"/>
    <w:rsid w:val="0071376B"/>
    <w:rsid w:val="0071701E"/>
    <w:rsid w:val="00720E98"/>
    <w:rsid w:val="0073506C"/>
    <w:rsid w:val="00737E9D"/>
    <w:rsid w:val="00743A6C"/>
    <w:rsid w:val="00751397"/>
    <w:rsid w:val="00760D7E"/>
    <w:rsid w:val="007700BA"/>
    <w:rsid w:val="00776CD1"/>
    <w:rsid w:val="007855F7"/>
    <w:rsid w:val="00786C98"/>
    <w:rsid w:val="00793A46"/>
    <w:rsid w:val="007B195D"/>
    <w:rsid w:val="007B5ABD"/>
    <w:rsid w:val="007C3DF1"/>
    <w:rsid w:val="007D2840"/>
    <w:rsid w:val="007D2A82"/>
    <w:rsid w:val="007E0F48"/>
    <w:rsid w:val="007E4FDD"/>
    <w:rsid w:val="007F4304"/>
    <w:rsid w:val="008007A3"/>
    <w:rsid w:val="00812DF4"/>
    <w:rsid w:val="00816698"/>
    <w:rsid w:val="00825BC3"/>
    <w:rsid w:val="0082647A"/>
    <w:rsid w:val="0084302B"/>
    <w:rsid w:val="0084650F"/>
    <w:rsid w:val="008553DC"/>
    <w:rsid w:val="00870E7E"/>
    <w:rsid w:val="00872BD8"/>
    <w:rsid w:val="00875B0A"/>
    <w:rsid w:val="00876AD9"/>
    <w:rsid w:val="008770B6"/>
    <w:rsid w:val="00885894"/>
    <w:rsid w:val="00892220"/>
    <w:rsid w:val="00897FF2"/>
    <w:rsid w:val="008B06C6"/>
    <w:rsid w:val="008B6375"/>
    <w:rsid w:val="008C01CB"/>
    <w:rsid w:val="008D0459"/>
    <w:rsid w:val="008D3908"/>
    <w:rsid w:val="008E1698"/>
    <w:rsid w:val="008E3B15"/>
    <w:rsid w:val="008E73B8"/>
    <w:rsid w:val="008E7872"/>
    <w:rsid w:val="009008AC"/>
    <w:rsid w:val="00905395"/>
    <w:rsid w:val="00906E7C"/>
    <w:rsid w:val="009152B4"/>
    <w:rsid w:val="0091568D"/>
    <w:rsid w:val="00924453"/>
    <w:rsid w:val="00924D12"/>
    <w:rsid w:val="00926855"/>
    <w:rsid w:val="009377CB"/>
    <w:rsid w:val="00940F14"/>
    <w:rsid w:val="00941D7F"/>
    <w:rsid w:val="00942EF7"/>
    <w:rsid w:val="00943918"/>
    <w:rsid w:val="00944B17"/>
    <w:rsid w:val="00945FD2"/>
    <w:rsid w:val="00946622"/>
    <w:rsid w:val="009556BA"/>
    <w:rsid w:val="009618C1"/>
    <w:rsid w:val="009639E0"/>
    <w:rsid w:val="009641FA"/>
    <w:rsid w:val="00964BA2"/>
    <w:rsid w:val="009710DB"/>
    <w:rsid w:val="00976A45"/>
    <w:rsid w:val="00980D85"/>
    <w:rsid w:val="00981DEC"/>
    <w:rsid w:val="009849CF"/>
    <w:rsid w:val="0098717A"/>
    <w:rsid w:val="009B163D"/>
    <w:rsid w:val="009B30C7"/>
    <w:rsid w:val="009C19BC"/>
    <w:rsid w:val="009C79A1"/>
    <w:rsid w:val="009D2484"/>
    <w:rsid w:val="009D3C40"/>
    <w:rsid w:val="009E0AB9"/>
    <w:rsid w:val="009E12A0"/>
    <w:rsid w:val="009E632E"/>
    <w:rsid w:val="009F6A35"/>
    <w:rsid w:val="00A02004"/>
    <w:rsid w:val="00A04E03"/>
    <w:rsid w:val="00A27248"/>
    <w:rsid w:val="00A27D3F"/>
    <w:rsid w:val="00A30CFB"/>
    <w:rsid w:val="00A3381D"/>
    <w:rsid w:val="00A33888"/>
    <w:rsid w:val="00A55C52"/>
    <w:rsid w:val="00A645BE"/>
    <w:rsid w:val="00A73B00"/>
    <w:rsid w:val="00A73CD6"/>
    <w:rsid w:val="00A84451"/>
    <w:rsid w:val="00A85E56"/>
    <w:rsid w:val="00A90649"/>
    <w:rsid w:val="00A9540D"/>
    <w:rsid w:val="00AA0E1E"/>
    <w:rsid w:val="00AA2A22"/>
    <w:rsid w:val="00AB74D6"/>
    <w:rsid w:val="00AC3C9A"/>
    <w:rsid w:val="00AD2571"/>
    <w:rsid w:val="00AE0C61"/>
    <w:rsid w:val="00AE3313"/>
    <w:rsid w:val="00AE5985"/>
    <w:rsid w:val="00B10450"/>
    <w:rsid w:val="00B12C4D"/>
    <w:rsid w:val="00B204CF"/>
    <w:rsid w:val="00B20FDB"/>
    <w:rsid w:val="00B338EA"/>
    <w:rsid w:val="00B37CFE"/>
    <w:rsid w:val="00B4373C"/>
    <w:rsid w:val="00B507F2"/>
    <w:rsid w:val="00B61A64"/>
    <w:rsid w:val="00B65013"/>
    <w:rsid w:val="00B76401"/>
    <w:rsid w:val="00B76768"/>
    <w:rsid w:val="00B815A8"/>
    <w:rsid w:val="00B90409"/>
    <w:rsid w:val="00B93D24"/>
    <w:rsid w:val="00BB3C85"/>
    <w:rsid w:val="00BB435F"/>
    <w:rsid w:val="00BC627F"/>
    <w:rsid w:val="00BC6342"/>
    <w:rsid w:val="00BD1A83"/>
    <w:rsid w:val="00BD39A6"/>
    <w:rsid w:val="00BD3E82"/>
    <w:rsid w:val="00BD435E"/>
    <w:rsid w:val="00BF3775"/>
    <w:rsid w:val="00C04C65"/>
    <w:rsid w:val="00C07BA4"/>
    <w:rsid w:val="00C16FD9"/>
    <w:rsid w:val="00C33B54"/>
    <w:rsid w:val="00C4148C"/>
    <w:rsid w:val="00C41B7F"/>
    <w:rsid w:val="00C4507D"/>
    <w:rsid w:val="00C55B4E"/>
    <w:rsid w:val="00C55CCE"/>
    <w:rsid w:val="00C62B68"/>
    <w:rsid w:val="00C63A65"/>
    <w:rsid w:val="00C70E98"/>
    <w:rsid w:val="00C8021C"/>
    <w:rsid w:val="00C806DC"/>
    <w:rsid w:val="00C81053"/>
    <w:rsid w:val="00C87F6B"/>
    <w:rsid w:val="00C943A4"/>
    <w:rsid w:val="00C9766E"/>
    <w:rsid w:val="00CA40D2"/>
    <w:rsid w:val="00CA5F74"/>
    <w:rsid w:val="00CB1283"/>
    <w:rsid w:val="00CB64C9"/>
    <w:rsid w:val="00CC6315"/>
    <w:rsid w:val="00CD710D"/>
    <w:rsid w:val="00CE0160"/>
    <w:rsid w:val="00CE49B7"/>
    <w:rsid w:val="00CF1270"/>
    <w:rsid w:val="00CF59CD"/>
    <w:rsid w:val="00CF7A56"/>
    <w:rsid w:val="00D066F2"/>
    <w:rsid w:val="00D15A7B"/>
    <w:rsid w:val="00D20688"/>
    <w:rsid w:val="00D328CA"/>
    <w:rsid w:val="00D432C5"/>
    <w:rsid w:val="00D435A4"/>
    <w:rsid w:val="00D4449B"/>
    <w:rsid w:val="00D93939"/>
    <w:rsid w:val="00DA5066"/>
    <w:rsid w:val="00DB4247"/>
    <w:rsid w:val="00DB6F07"/>
    <w:rsid w:val="00DE40EC"/>
    <w:rsid w:val="00DE707E"/>
    <w:rsid w:val="00DE7B47"/>
    <w:rsid w:val="00DF6BAC"/>
    <w:rsid w:val="00DF7D24"/>
    <w:rsid w:val="00E03A5E"/>
    <w:rsid w:val="00E1049E"/>
    <w:rsid w:val="00E130CD"/>
    <w:rsid w:val="00E13D89"/>
    <w:rsid w:val="00E14338"/>
    <w:rsid w:val="00E14F97"/>
    <w:rsid w:val="00E16DB6"/>
    <w:rsid w:val="00E30314"/>
    <w:rsid w:val="00E31D73"/>
    <w:rsid w:val="00E341EA"/>
    <w:rsid w:val="00E34490"/>
    <w:rsid w:val="00E3740E"/>
    <w:rsid w:val="00E37A4B"/>
    <w:rsid w:val="00E41421"/>
    <w:rsid w:val="00E41944"/>
    <w:rsid w:val="00E45390"/>
    <w:rsid w:val="00E527C4"/>
    <w:rsid w:val="00E66219"/>
    <w:rsid w:val="00E66939"/>
    <w:rsid w:val="00E84479"/>
    <w:rsid w:val="00E91893"/>
    <w:rsid w:val="00E94A66"/>
    <w:rsid w:val="00EA286C"/>
    <w:rsid w:val="00EA7E83"/>
    <w:rsid w:val="00EB050C"/>
    <w:rsid w:val="00ED2731"/>
    <w:rsid w:val="00EE25D2"/>
    <w:rsid w:val="00EF019D"/>
    <w:rsid w:val="00EF074F"/>
    <w:rsid w:val="00EF49AB"/>
    <w:rsid w:val="00EF5AD5"/>
    <w:rsid w:val="00EF6E14"/>
    <w:rsid w:val="00F02176"/>
    <w:rsid w:val="00F03F3B"/>
    <w:rsid w:val="00F15923"/>
    <w:rsid w:val="00F176B0"/>
    <w:rsid w:val="00F2053E"/>
    <w:rsid w:val="00F25071"/>
    <w:rsid w:val="00F27F56"/>
    <w:rsid w:val="00F30D05"/>
    <w:rsid w:val="00F34C1E"/>
    <w:rsid w:val="00F42BD3"/>
    <w:rsid w:val="00F44F1A"/>
    <w:rsid w:val="00F50870"/>
    <w:rsid w:val="00F51418"/>
    <w:rsid w:val="00F5268B"/>
    <w:rsid w:val="00F52A80"/>
    <w:rsid w:val="00F56EE4"/>
    <w:rsid w:val="00F662A4"/>
    <w:rsid w:val="00F8172E"/>
    <w:rsid w:val="00F85A30"/>
    <w:rsid w:val="00F85BC7"/>
    <w:rsid w:val="00F87F41"/>
    <w:rsid w:val="00FA081A"/>
    <w:rsid w:val="00FB02A8"/>
    <w:rsid w:val="00FC4D1A"/>
    <w:rsid w:val="00FD0F38"/>
    <w:rsid w:val="00FD6645"/>
    <w:rsid w:val="00FF1137"/>
    <w:rsid w:val="00FF285C"/>
    <w:rsid w:val="00FF599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A28EE"/>
  <w15:chartTrackingRefBased/>
  <w15:docId w15:val="{8DF09653-2F2C-0D42-B825-43025EA96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741A3"/>
    <w:pPr>
      <w:spacing w:line="360" w:lineRule="auto"/>
      <w:jc w:val="both"/>
      <w:outlineLvl w:val="0"/>
    </w:pPr>
    <w:rPr>
      <w:rFonts w:ascii="Arial" w:hAnsi="Arial" w:cs="Arial"/>
      <w:b/>
      <w:bCs/>
      <w:sz w:val="32"/>
      <w:szCs w:val="32"/>
      <w:lang w:eastAsia="zh-CN"/>
    </w:rPr>
  </w:style>
  <w:style w:type="paragraph" w:styleId="Heading2">
    <w:name w:val="heading 2"/>
    <w:basedOn w:val="Normal"/>
    <w:next w:val="Normal"/>
    <w:link w:val="Heading2Char"/>
    <w:autoRedefine/>
    <w:uiPriority w:val="9"/>
    <w:unhideWhenUsed/>
    <w:qFormat/>
    <w:rsid w:val="005F6FD4"/>
    <w:pPr>
      <w:spacing w:line="360" w:lineRule="auto"/>
      <w:jc w:val="both"/>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5F6FD4"/>
    <w:pPr>
      <w:spacing w:line="360" w:lineRule="auto"/>
      <w:jc w:val="both"/>
      <w:outlineLvl w:val="2"/>
    </w:pPr>
    <w:rPr>
      <w:rFonts w:ascii="Arial" w:hAnsi="Arial" w:cs="Arial"/>
      <w:b/>
      <w:bCs/>
    </w:rPr>
  </w:style>
  <w:style w:type="paragraph" w:styleId="Heading4">
    <w:name w:val="heading 4"/>
    <w:basedOn w:val="Normal"/>
    <w:next w:val="Normal"/>
    <w:link w:val="Heading4Char"/>
    <w:uiPriority w:val="9"/>
    <w:semiHidden/>
    <w:unhideWhenUsed/>
    <w:qFormat/>
    <w:rsid w:val="006D3A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342"/>
    <w:pPr>
      <w:ind w:left="720"/>
      <w:contextualSpacing/>
    </w:pPr>
  </w:style>
  <w:style w:type="character" w:styleId="PlaceholderText">
    <w:name w:val="Placeholder Text"/>
    <w:basedOn w:val="DefaultParagraphFont"/>
    <w:uiPriority w:val="99"/>
    <w:semiHidden/>
    <w:rsid w:val="0065367D"/>
    <w:rPr>
      <w:color w:val="808080"/>
    </w:rPr>
  </w:style>
  <w:style w:type="paragraph" w:styleId="Date">
    <w:name w:val="Date"/>
    <w:basedOn w:val="Normal"/>
    <w:next w:val="Normal"/>
    <w:link w:val="DateChar"/>
    <w:uiPriority w:val="99"/>
    <w:semiHidden/>
    <w:unhideWhenUsed/>
    <w:rsid w:val="00092D62"/>
  </w:style>
  <w:style w:type="character" w:customStyle="1" w:styleId="DateChar">
    <w:name w:val="Date Char"/>
    <w:basedOn w:val="DefaultParagraphFont"/>
    <w:link w:val="Date"/>
    <w:uiPriority w:val="99"/>
    <w:semiHidden/>
    <w:rsid w:val="00092D62"/>
  </w:style>
  <w:style w:type="paragraph" w:styleId="Revision">
    <w:name w:val="Revision"/>
    <w:hidden/>
    <w:uiPriority w:val="99"/>
    <w:semiHidden/>
    <w:rsid w:val="000626E2"/>
  </w:style>
  <w:style w:type="character" w:styleId="CommentReference">
    <w:name w:val="annotation reference"/>
    <w:basedOn w:val="DefaultParagraphFont"/>
    <w:uiPriority w:val="99"/>
    <w:semiHidden/>
    <w:unhideWhenUsed/>
    <w:rsid w:val="000626E2"/>
    <w:rPr>
      <w:sz w:val="21"/>
      <w:szCs w:val="21"/>
    </w:rPr>
  </w:style>
  <w:style w:type="paragraph" w:styleId="CommentText">
    <w:name w:val="annotation text"/>
    <w:basedOn w:val="Normal"/>
    <w:link w:val="CommentTextChar"/>
    <w:uiPriority w:val="99"/>
    <w:unhideWhenUsed/>
    <w:rsid w:val="000626E2"/>
  </w:style>
  <w:style w:type="character" w:customStyle="1" w:styleId="CommentTextChar">
    <w:name w:val="Comment Text Char"/>
    <w:basedOn w:val="DefaultParagraphFont"/>
    <w:link w:val="CommentText"/>
    <w:uiPriority w:val="99"/>
    <w:rsid w:val="000626E2"/>
  </w:style>
  <w:style w:type="paragraph" w:styleId="CommentSubject">
    <w:name w:val="annotation subject"/>
    <w:basedOn w:val="CommentText"/>
    <w:next w:val="CommentText"/>
    <w:link w:val="CommentSubjectChar"/>
    <w:uiPriority w:val="99"/>
    <w:semiHidden/>
    <w:unhideWhenUsed/>
    <w:rsid w:val="000626E2"/>
    <w:rPr>
      <w:b/>
      <w:bCs/>
    </w:rPr>
  </w:style>
  <w:style w:type="character" w:customStyle="1" w:styleId="CommentSubjectChar">
    <w:name w:val="Comment Subject Char"/>
    <w:basedOn w:val="CommentTextChar"/>
    <w:link w:val="CommentSubject"/>
    <w:uiPriority w:val="99"/>
    <w:semiHidden/>
    <w:rsid w:val="000626E2"/>
    <w:rPr>
      <w:b/>
      <w:bCs/>
    </w:rPr>
  </w:style>
  <w:style w:type="paragraph" w:styleId="Header">
    <w:name w:val="header"/>
    <w:basedOn w:val="Normal"/>
    <w:link w:val="HeaderChar"/>
    <w:uiPriority w:val="99"/>
    <w:unhideWhenUsed/>
    <w:rsid w:val="00B93D24"/>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93D24"/>
    <w:rPr>
      <w:sz w:val="18"/>
      <w:szCs w:val="18"/>
    </w:rPr>
  </w:style>
  <w:style w:type="paragraph" w:styleId="Footer">
    <w:name w:val="footer"/>
    <w:basedOn w:val="Normal"/>
    <w:link w:val="FooterChar"/>
    <w:uiPriority w:val="99"/>
    <w:unhideWhenUsed/>
    <w:rsid w:val="00B93D2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93D24"/>
    <w:rPr>
      <w:sz w:val="18"/>
      <w:szCs w:val="18"/>
    </w:rPr>
  </w:style>
  <w:style w:type="character" w:styleId="Hyperlink">
    <w:name w:val="Hyperlink"/>
    <w:basedOn w:val="DefaultParagraphFont"/>
    <w:uiPriority w:val="99"/>
    <w:unhideWhenUsed/>
    <w:rsid w:val="002017C2"/>
    <w:rPr>
      <w:color w:val="0563C1" w:themeColor="hyperlink"/>
      <w:u w:val="single"/>
    </w:rPr>
  </w:style>
  <w:style w:type="character" w:styleId="UnresolvedMention">
    <w:name w:val="Unresolved Mention"/>
    <w:basedOn w:val="DefaultParagraphFont"/>
    <w:uiPriority w:val="99"/>
    <w:semiHidden/>
    <w:unhideWhenUsed/>
    <w:rsid w:val="002017C2"/>
    <w:rPr>
      <w:color w:val="605E5C"/>
      <w:shd w:val="clear" w:color="auto" w:fill="E1DFDD"/>
    </w:rPr>
  </w:style>
  <w:style w:type="paragraph" w:styleId="Caption">
    <w:name w:val="caption"/>
    <w:basedOn w:val="Normal"/>
    <w:next w:val="Normal"/>
    <w:autoRedefine/>
    <w:uiPriority w:val="35"/>
    <w:unhideWhenUsed/>
    <w:qFormat/>
    <w:rsid w:val="001E066A"/>
    <w:pPr>
      <w:keepNext/>
      <w:spacing w:after="200"/>
      <w:jc w:val="center"/>
    </w:pPr>
    <w:rPr>
      <w:rFonts w:ascii="Arial" w:hAnsi="Arial"/>
      <w:iCs/>
      <w:color w:val="000000" w:themeColor="text1"/>
      <w:szCs w:val="18"/>
    </w:rPr>
  </w:style>
  <w:style w:type="paragraph" w:styleId="TableofFigures">
    <w:name w:val="table of figures"/>
    <w:basedOn w:val="Normal"/>
    <w:next w:val="Normal"/>
    <w:uiPriority w:val="99"/>
    <w:unhideWhenUsed/>
    <w:rsid w:val="005F6FD4"/>
  </w:style>
  <w:style w:type="character" w:customStyle="1" w:styleId="Heading1Char">
    <w:name w:val="Heading 1 Char"/>
    <w:basedOn w:val="DefaultParagraphFont"/>
    <w:link w:val="Heading1"/>
    <w:uiPriority w:val="9"/>
    <w:rsid w:val="001741A3"/>
    <w:rPr>
      <w:rFonts w:ascii="Arial" w:hAnsi="Arial" w:cs="Arial"/>
      <w:b/>
      <w:bCs/>
      <w:sz w:val="32"/>
      <w:szCs w:val="32"/>
      <w:lang w:eastAsia="zh-CN"/>
    </w:rPr>
  </w:style>
  <w:style w:type="character" w:customStyle="1" w:styleId="Heading2Char">
    <w:name w:val="Heading 2 Char"/>
    <w:basedOn w:val="DefaultParagraphFont"/>
    <w:link w:val="Heading2"/>
    <w:uiPriority w:val="9"/>
    <w:rsid w:val="005F6FD4"/>
    <w:rPr>
      <w:rFonts w:ascii="Arial" w:hAnsi="Arial" w:cs="Arial"/>
      <w:b/>
      <w:bCs/>
      <w:sz w:val="28"/>
      <w:szCs w:val="28"/>
    </w:rPr>
  </w:style>
  <w:style w:type="character" w:customStyle="1" w:styleId="Heading3Char">
    <w:name w:val="Heading 3 Char"/>
    <w:basedOn w:val="DefaultParagraphFont"/>
    <w:link w:val="Heading3"/>
    <w:uiPriority w:val="9"/>
    <w:rsid w:val="005F6FD4"/>
    <w:rPr>
      <w:rFonts w:ascii="Arial" w:hAnsi="Arial" w:cs="Arial"/>
      <w:b/>
      <w:bCs/>
    </w:rPr>
  </w:style>
  <w:style w:type="paragraph" w:styleId="TOCHeading">
    <w:name w:val="TOC Heading"/>
    <w:basedOn w:val="Heading1"/>
    <w:next w:val="Normal"/>
    <w:uiPriority w:val="39"/>
    <w:unhideWhenUsed/>
    <w:qFormat/>
    <w:rsid w:val="003F7514"/>
    <w:pPr>
      <w:keepNext/>
      <w:keepLines/>
      <w:spacing w:before="48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3F7514"/>
    <w:pPr>
      <w:spacing w:before="120"/>
    </w:pPr>
    <w:rPr>
      <w:rFonts w:cstheme="minorHAnsi"/>
      <w:b/>
      <w:bCs/>
      <w:i/>
      <w:iCs/>
    </w:rPr>
  </w:style>
  <w:style w:type="paragraph" w:styleId="TOC2">
    <w:name w:val="toc 2"/>
    <w:basedOn w:val="Normal"/>
    <w:next w:val="Normal"/>
    <w:autoRedefine/>
    <w:uiPriority w:val="39"/>
    <w:unhideWhenUsed/>
    <w:rsid w:val="003F7514"/>
    <w:pPr>
      <w:spacing w:before="120"/>
      <w:ind w:left="240"/>
    </w:pPr>
    <w:rPr>
      <w:rFonts w:cstheme="minorHAnsi"/>
      <w:b/>
      <w:bCs/>
      <w:sz w:val="22"/>
      <w:szCs w:val="22"/>
    </w:rPr>
  </w:style>
  <w:style w:type="paragraph" w:styleId="TOC3">
    <w:name w:val="toc 3"/>
    <w:basedOn w:val="Normal"/>
    <w:next w:val="Normal"/>
    <w:autoRedefine/>
    <w:uiPriority w:val="39"/>
    <w:unhideWhenUsed/>
    <w:rsid w:val="003F7514"/>
    <w:pPr>
      <w:ind w:left="480"/>
    </w:pPr>
    <w:rPr>
      <w:rFonts w:cstheme="minorHAnsi"/>
      <w:sz w:val="20"/>
      <w:szCs w:val="20"/>
    </w:rPr>
  </w:style>
  <w:style w:type="paragraph" w:styleId="TOC4">
    <w:name w:val="toc 4"/>
    <w:basedOn w:val="Normal"/>
    <w:next w:val="Normal"/>
    <w:autoRedefine/>
    <w:uiPriority w:val="39"/>
    <w:semiHidden/>
    <w:unhideWhenUsed/>
    <w:rsid w:val="003F7514"/>
    <w:pPr>
      <w:ind w:left="720"/>
    </w:pPr>
    <w:rPr>
      <w:rFonts w:cstheme="minorHAnsi"/>
      <w:sz w:val="20"/>
      <w:szCs w:val="20"/>
    </w:rPr>
  </w:style>
  <w:style w:type="paragraph" w:styleId="TOC5">
    <w:name w:val="toc 5"/>
    <w:basedOn w:val="Normal"/>
    <w:next w:val="Normal"/>
    <w:autoRedefine/>
    <w:uiPriority w:val="39"/>
    <w:semiHidden/>
    <w:unhideWhenUsed/>
    <w:rsid w:val="003F7514"/>
    <w:pPr>
      <w:ind w:left="960"/>
    </w:pPr>
    <w:rPr>
      <w:rFonts w:cstheme="minorHAnsi"/>
      <w:sz w:val="20"/>
      <w:szCs w:val="20"/>
    </w:rPr>
  </w:style>
  <w:style w:type="paragraph" w:styleId="TOC6">
    <w:name w:val="toc 6"/>
    <w:basedOn w:val="Normal"/>
    <w:next w:val="Normal"/>
    <w:autoRedefine/>
    <w:uiPriority w:val="39"/>
    <w:semiHidden/>
    <w:unhideWhenUsed/>
    <w:rsid w:val="003F7514"/>
    <w:pPr>
      <w:ind w:left="1200"/>
    </w:pPr>
    <w:rPr>
      <w:rFonts w:cstheme="minorHAnsi"/>
      <w:sz w:val="20"/>
      <w:szCs w:val="20"/>
    </w:rPr>
  </w:style>
  <w:style w:type="paragraph" w:styleId="TOC7">
    <w:name w:val="toc 7"/>
    <w:basedOn w:val="Normal"/>
    <w:next w:val="Normal"/>
    <w:autoRedefine/>
    <w:uiPriority w:val="39"/>
    <w:semiHidden/>
    <w:unhideWhenUsed/>
    <w:rsid w:val="003F7514"/>
    <w:pPr>
      <w:ind w:left="1440"/>
    </w:pPr>
    <w:rPr>
      <w:rFonts w:cstheme="minorHAnsi"/>
      <w:sz w:val="20"/>
      <w:szCs w:val="20"/>
    </w:rPr>
  </w:style>
  <w:style w:type="paragraph" w:styleId="TOC8">
    <w:name w:val="toc 8"/>
    <w:basedOn w:val="Normal"/>
    <w:next w:val="Normal"/>
    <w:autoRedefine/>
    <w:uiPriority w:val="39"/>
    <w:semiHidden/>
    <w:unhideWhenUsed/>
    <w:rsid w:val="003F7514"/>
    <w:pPr>
      <w:ind w:left="1680"/>
    </w:pPr>
    <w:rPr>
      <w:rFonts w:cstheme="minorHAnsi"/>
      <w:sz w:val="20"/>
      <w:szCs w:val="20"/>
    </w:rPr>
  </w:style>
  <w:style w:type="paragraph" w:styleId="TOC9">
    <w:name w:val="toc 9"/>
    <w:basedOn w:val="Normal"/>
    <w:next w:val="Normal"/>
    <w:autoRedefine/>
    <w:uiPriority w:val="39"/>
    <w:semiHidden/>
    <w:unhideWhenUsed/>
    <w:rsid w:val="003F7514"/>
    <w:pPr>
      <w:ind w:left="1920"/>
    </w:pPr>
    <w:rPr>
      <w:rFonts w:cstheme="minorHAnsi"/>
      <w:sz w:val="20"/>
      <w:szCs w:val="20"/>
    </w:rPr>
  </w:style>
  <w:style w:type="character" w:styleId="PageNumber">
    <w:name w:val="page number"/>
    <w:basedOn w:val="DefaultParagraphFont"/>
    <w:uiPriority w:val="99"/>
    <w:semiHidden/>
    <w:unhideWhenUsed/>
    <w:rsid w:val="00BB435F"/>
  </w:style>
  <w:style w:type="character" w:styleId="FollowedHyperlink">
    <w:name w:val="FollowedHyperlink"/>
    <w:basedOn w:val="DefaultParagraphFont"/>
    <w:uiPriority w:val="99"/>
    <w:semiHidden/>
    <w:unhideWhenUsed/>
    <w:rsid w:val="006533AE"/>
    <w:rPr>
      <w:color w:val="954F72" w:themeColor="followedHyperlink"/>
      <w:u w:val="single"/>
    </w:rPr>
  </w:style>
  <w:style w:type="character" w:customStyle="1" w:styleId="Heading4Char">
    <w:name w:val="Heading 4 Char"/>
    <w:basedOn w:val="DefaultParagraphFont"/>
    <w:link w:val="Heading4"/>
    <w:uiPriority w:val="9"/>
    <w:semiHidden/>
    <w:rsid w:val="006D3AC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D76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649">
      <w:bodyDiv w:val="1"/>
      <w:marLeft w:val="0"/>
      <w:marRight w:val="0"/>
      <w:marTop w:val="0"/>
      <w:marBottom w:val="0"/>
      <w:divBdr>
        <w:top w:val="none" w:sz="0" w:space="0" w:color="auto"/>
        <w:left w:val="none" w:sz="0" w:space="0" w:color="auto"/>
        <w:bottom w:val="none" w:sz="0" w:space="0" w:color="auto"/>
        <w:right w:val="none" w:sz="0" w:space="0" w:color="auto"/>
      </w:divBdr>
    </w:div>
    <w:div w:id="230432345">
      <w:bodyDiv w:val="1"/>
      <w:marLeft w:val="0"/>
      <w:marRight w:val="0"/>
      <w:marTop w:val="0"/>
      <w:marBottom w:val="0"/>
      <w:divBdr>
        <w:top w:val="none" w:sz="0" w:space="0" w:color="auto"/>
        <w:left w:val="none" w:sz="0" w:space="0" w:color="auto"/>
        <w:bottom w:val="none" w:sz="0" w:space="0" w:color="auto"/>
        <w:right w:val="none" w:sz="0" w:space="0" w:color="auto"/>
      </w:divBdr>
    </w:div>
    <w:div w:id="306590428">
      <w:bodyDiv w:val="1"/>
      <w:marLeft w:val="0"/>
      <w:marRight w:val="0"/>
      <w:marTop w:val="0"/>
      <w:marBottom w:val="0"/>
      <w:divBdr>
        <w:top w:val="none" w:sz="0" w:space="0" w:color="auto"/>
        <w:left w:val="none" w:sz="0" w:space="0" w:color="auto"/>
        <w:bottom w:val="none" w:sz="0" w:space="0" w:color="auto"/>
        <w:right w:val="none" w:sz="0" w:space="0" w:color="auto"/>
      </w:divBdr>
    </w:div>
    <w:div w:id="312374364">
      <w:bodyDiv w:val="1"/>
      <w:marLeft w:val="0"/>
      <w:marRight w:val="0"/>
      <w:marTop w:val="0"/>
      <w:marBottom w:val="0"/>
      <w:divBdr>
        <w:top w:val="none" w:sz="0" w:space="0" w:color="auto"/>
        <w:left w:val="none" w:sz="0" w:space="0" w:color="auto"/>
        <w:bottom w:val="none" w:sz="0" w:space="0" w:color="auto"/>
        <w:right w:val="none" w:sz="0" w:space="0" w:color="auto"/>
      </w:divBdr>
    </w:div>
    <w:div w:id="331227440">
      <w:bodyDiv w:val="1"/>
      <w:marLeft w:val="0"/>
      <w:marRight w:val="0"/>
      <w:marTop w:val="0"/>
      <w:marBottom w:val="0"/>
      <w:divBdr>
        <w:top w:val="none" w:sz="0" w:space="0" w:color="auto"/>
        <w:left w:val="none" w:sz="0" w:space="0" w:color="auto"/>
        <w:bottom w:val="none" w:sz="0" w:space="0" w:color="auto"/>
        <w:right w:val="none" w:sz="0" w:space="0" w:color="auto"/>
      </w:divBdr>
    </w:div>
    <w:div w:id="341469089">
      <w:bodyDiv w:val="1"/>
      <w:marLeft w:val="0"/>
      <w:marRight w:val="0"/>
      <w:marTop w:val="0"/>
      <w:marBottom w:val="0"/>
      <w:divBdr>
        <w:top w:val="none" w:sz="0" w:space="0" w:color="auto"/>
        <w:left w:val="none" w:sz="0" w:space="0" w:color="auto"/>
        <w:bottom w:val="none" w:sz="0" w:space="0" w:color="auto"/>
        <w:right w:val="none" w:sz="0" w:space="0" w:color="auto"/>
      </w:divBdr>
    </w:div>
    <w:div w:id="425540713">
      <w:bodyDiv w:val="1"/>
      <w:marLeft w:val="0"/>
      <w:marRight w:val="0"/>
      <w:marTop w:val="0"/>
      <w:marBottom w:val="0"/>
      <w:divBdr>
        <w:top w:val="none" w:sz="0" w:space="0" w:color="auto"/>
        <w:left w:val="none" w:sz="0" w:space="0" w:color="auto"/>
        <w:bottom w:val="none" w:sz="0" w:space="0" w:color="auto"/>
        <w:right w:val="none" w:sz="0" w:space="0" w:color="auto"/>
      </w:divBdr>
    </w:div>
    <w:div w:id="426000833">
      <w:bodyDiv w:val="1"/>
      <w:marLeft w:val="0"/>
      <w:marRight w:val="0"/>
      <w:marTop w:val="0"/>
      <w:marBottom w:val="0"/>
      <w:divBdr>
        <w:top w:val="none" w:sz="0" w:space="0" w:color="auto"/>
        <w:left w:val="none" w:sz="0" w:space="0" w:color="auto"/>
        <w:bottom w:val="none" w:sz="0" w:space="0" w:color="auto"/>
        <w:right w:val="none" w:sz="0" w:space="0" w:color="auto"/>
      </w:divBdr>
    </w:div>
    <w:div w:id="535240474">
      <w:bodyDiv w:val="1"/>
      <w:marLeft w:val="0"/>
      <w:marRight w:val="0"/>
      <w:marTop w:val="0"/>
      <w:marBottom w:val="0"/>
      <w:divBdr>
        <w:top w:val="none" w:sz="0" w:space="0" w:color="auto"/>
        <w:left w:val="none" w:sz="0" w:space="0" w:color="auto"/>
        <w:bottom w:val="none" w:sz="0" w:space="0" w:color="auto"/>
        <w:right w:val="none" w:sz="0" w:space="0" w:color="auto"/>
      </w:divBdr>
    </w:div>
    <w:div w:id="700210686">
      <w:bodyDiv w:val="1"/>
      <w:marLeft w:val="0"/>
      <w:marRight w:val="0"/>
      <w:marTop w:val="0"/>
      <w:marBottom w:val="0"/>
      <w:divBdr>
        <w:top w:val="none" w:sz="0" w:space="0" w:color="auto"/>
        <w:left w:val="none" w:sz="0" w:space="0" w:color="auto"/>
        <w:bottom w:val="none" w:sz="0" w:space="0" w:color="auto"/>
        <w:right w:val="none" w:sz="0" w:space="0" w:color="auto"/>
      </w:divBdr>
    </w:div>
    <w:div w:id="908732982">
      <w:bodyDiv w:val="1"/>
      <w:marLeft w:val="0"/>
      <w:marRight w:val="0"/>
      <w:marTop w:val="0"/>
      <w:marBottom w:val="0"/>
      <w:divBdr>
        <w:top w:val="none" w:sz="0" w:space="0" w:color="auto"/>
        <w:left w:val="none" w:sz="0" w:space="0" w:color="auto"/>
        <w:bottom w:val="none" w:sz="0" w:space="0" w:color="auto"/>
        <w:right w:val="none" w:sz="0" w:space="0" w:color="auto"/>
      </w:divBdr>
    </w:div>
    <w:div w:id="927735957">
      <w:bodyDiv w:val="1"/>
      <w:marLeft w:val="0"/>
      <w:marRight w:val="0"/>
      <w:marTop w:val="0"/>
      <w:marBottom w:val="0"/>
      <w:divBdr>
        <w:top w:val="none" w:sz="0" w:space="0" w:color="auto"/>
        <w:left w:val="none" w:sz="0" w:space="0" w:color="auto"/>
        <w:bottom w:val="none" w:sz="0" w:space="0" w:color="auto"/>
        <w:right w:val="none" w:sz="0" w:space="0" w:color="auto"/>
      </w:divBdr>
    </w:div>
    <w:div w:id="985428774">
      <w:bodyDiv w:val="1"/>
      <w:marLeft w:val="0"/>
      <w:marRight w:val="0"/>
      <w:marTop w:val="0"/>
      <w:marBottom w:val="0"/>
      <w:divBdr>
        <w:top w:val="none" w:sz="0" w:space="0" w:color="auto"/>
        <w:left w:val="none" w:sz="0" w:space="0" w:color="auto"/>
        <w:bottom w:val="none" w:sz="0" w:space="0" w:color="auto"/>
        <w:right w:val="none" w:sz="0" w:space="0" w:color="auto"/>
      </w:divBdr>
      <w:divsChild>
        <w:div w:id="2041738363">
          <w:marLeft w:val="0"/>
          <w:marRight w:val="0"/>
          <w:marTop w:val="0"/>
          <w:marBottom w:val="0"/>
          <w:divBdr>
            <w:top w:val="none" w:sz="0" w:space="0" w:color="auto"/>
            <w:left w:val="none" w:sz="0" w:space="0" w:color="auto"/>
            <w:bottom w:val="none" w:sz="0" w:space="0" w:color="auto"/>
            <w:right w:val="none" w:sz="0" w:space="0" w:color="auto"/>
          </w:divBdr>
        </w:div>
      </w:divsChild>
    </w:div>
    <w:div w:id="1074161925">
      <w:bodyDiv w:val="1"/>
      <w:marLeft w:val="0"/>
      <w:marRight w:val="0"/>
      <w:marTop w:val="0"/>
      <w:marBottom w:val="0"/>
      <w:divBdr>
        <w:top w:val="none" w:sz="0" w:space="0" w:color="auto"/>
        <w:left w:val="none" w:sz="0" w:space="0" w:color="auto"/>
        <w:bottom w:val="none" w:sz="0" w:space="0" w:color="auto"/>
        <w:right w:val="none" w:sz="0" w:space="0" w:color="auto"/>
      </w:divBdr>
      <w:divsChild>
        <w:div w:id="808667857">
          <w:marLeft w:val="0"/>
          <w:marRight w:val="0"/>
          <w:marTop w:val="0"/>
          <w:marBottom w:val="0"/>
          <w:divBdr>
            <w:top w:val="none" w:sz="0" w:space="0" w:color="auto"/>
            <w:left w:val="none" w:sz="0" w:space="0" w:color="auto"/>
            <w:bottom w:val="none" w:sz="0" w:space="0" w:color="auto"/>
            <w:right w:val="none" w:sz="0" w:space="0" w:color="auto"/>
          </w:divBdr>
        </w:div>
      </w:divsChild>
    </w:div>
    <w:div w:id="1096635900">
      <w:bodyDiv w:val="1"/>
      <w:marLeft w:val="0"/>
      <w:marRight w:val="0"/>
      <w:marTop w:val="0"/>
      <w:marBottom w:val="0"/>
      <w:divBdr>
        <w:top w:val="none" w:sz="0" w:space="0" w:color="auto"/>
        <w:left w:val="none" w:sz="0" w:space="0" w:color="auto"/>
        <w:bottom w:val="none" w:sz="0" w:space="0" w:color="auto"/>
        <w:right w:val="none" w:sz="0" w:space="0" w:color="auto"/>
      </w:divBdr>
    </w:div>
    <w:div w:id="1178035905">
      <w:bodyDiv w:val="1"/>
      <w:marLeft w:val="0"/>
      <w:marRight w:val="0"/>
      <w:marTop w:val="0"/>
      <w:marBottom w:val="0"/>
      <w:divBdr>
        <w:top w:val="none" w:sz="0" w:space="0" w:color="auto"/>
        <w:left w:val="none" w:sz="0" w:space="0" w:color="auto"/>
        <w:bottom w:val="none" w:sz="0" w:space="0" w:color="auto"/>
        <w:right w:val="none" w:sz="0" w:space="0" w:color="auto"/>
      </w:divBdr>
      <w:divsChild>
        <w:div w:id="1833330623">
          <w:marLeft w:val="0"/>
          <w:marRight w:val="0"/>
          <w:marTop w:val="0"/>
          <w:marBottom w:val="0"/>
          <w:divBdr>
            <w:top w:val="none" w:sz="0" w:space="0" w:color="auto"/>
            <w:left w:val="none" w:sz="0" w:space="0" w:color="auto"/>
            <w:bottom w:val="none" w:sz="0" w:space="0" w:color="auto"/>
            <w:right w:val="none" w:sz="0" w:space="0" w:color="auto"/>
          </w:divBdr>
        </w:div>
      </w:divsChild>
    </w:div>
    <w:div w:id="1205210789">
      <w:bodyDiv w:val="1"/>
      <w:marLeft w:val="0"/>
      <w:marRight w:val="0"/>
      <w:marTop w:val="0"/>
      <w:marBottom w:val="0"/>
      <w:divBdr>
        <w:top w:val="none" w:sz="0" w:space="0" w:color="auto"/>
        <w:left w:val="none" w:sz="0" w:space="0" w:color="auto"/>
        <w:bottom w:val="none" w:sz="0" w:space="0" w:color="auto"/>
        <w:right w:val="none" w:sz="0" w:space="0" w:color="auto"/>
      </w:divBdr>
      <w:divsChild>
        <w:div w:id="333151302">
          <w:marLeft w:val="0"/>
          <w:marRight w:val="0"/>
          <w:marTop w:val="0"/>
          <w:marBottom w:val="0"/>
          <w:divBdr>
            <w:top w:val="none" w:sz="0" w:space="0" w:color="auto"/>
            <w:left w:val="none" w:sz="0" w:space="0" w:color="auto"/>
            <w:bottom w:val="none" w:sz="0" w:space="0" w:color="auto"/>
            <w:right w:val="none" w:sz="0" w:space="0" w:color="auto"/>
          </w:divBdr>
        </w:div>
      </w:divsChild>
    </w:div>
    <w:div w:id="1252660774">
      <w:bodyDiv w:val="1"/>
      <w:marLeft w:val="0"/>
      <w:marRight w:val="0"/>
      <w:marTop w:val="0"/>
      <w:marBottom w:val="0"/>
      <w:divBdr>
        <w:top w:val="none" w:sz="0" w:space="0" w:color="auto"/>
        <w:left w:val="none" w:sz="0" w:space="0" w:color="auto"/>
        <w:bottom w:val="none" w:sz="0" w:space="0" w:color="auto"/>
        <w:right w:val="none" w:sz="0" w:space="0" w:color="auto"/>
      </w:divBdr>
    </w:div>
    <w:div w:id="1264149017">
      <w:bodyDiv w:val="1"/>
      <w:marLeft w:val="0"/>
      <w:marRight w:val="0"/>
      <w:marTop w:val="0"/>
      <w:marBottom w:val="0"/>
      <w:divBdr>
        <w:top w:val="none" w:sz="0" w:space="0" w:color="auto"/>
        <w:left w:val="none" w:sz="0" w:space="0" w:color="auto"/>
        <w:bottom w:val="none" w:sz="0" w:space="0" w:color="auto"/>
        <w:right w:val="none" w:sz="0" w:space="0" w:color="auto"/>
      </w:divBdr>
      <w:divsChild>
        <w:div w:id="724990731">
          <w:marLeft w:val="0"/>
          <w:marRight w:val="0"/>
          <w:marTop w:val="0"/>
          <w:marBottom w:val="0"/>
          <w:divBdr>
            <w:top w:val="none" w:sz="0" w:space="0" w:color="auto"/>
            <w:left w:val="none" w:sz="0" w:space="0" w:color="auto"/>
            <w:bottom w:val="none" w:sz="0" w:space="0" w:color="auto"/>
            <w:right w:val="none" w:sz="0" w:space="0" w:color="auto"/>
          </w:divBdr>
        </w:div>
      </w:divsChild>
    </w:div>
    <w:div w:id="1278219453">
      <w:bodyDiv w:val="1"/>
      <w:marLeft w:val="0"/>
      <w:marRight w:val="0"/>
      <w:marTop w:val="0"/>
      <w:marBottom w:val="0"/>
      <w:divBdr>
        <w:top w:val="none" w:sz="0" w:space="0" w:color="auto"/>
        <w:left w:val="none" w:sz="0" w:space="0" w:color="auto"/>
        <w:bottom w:val="none" w:sz="0" w:space="0" w:color="auto"/>
        <w:right w:val="none" w:sz="0" w:space="0" w:color="auto"/>
      </w:divBdr>
      <w:divsChild>
        <w:div w:id="1295870852">
          <w:marLeft w:val="0"/>
          <w:marRight w:val="0"/>
          <w:marTop w:val="0"/>
          <w:marBottom w:val="0"/>
          <w:divBdr>
            <w:top w:val="none" w:sz="0" w:space="0" w:color="auto"/>
            <w:left w:val="none" w:sz="0" w:space="0" w:color="auto"/>
            <w:bottom w:val="none" w:sz="0" w:space="0" w:color="auto"/>
            <w:right w:val="none" w:sz="0" w:space="0" w:color="auto"/>
          </w:divBdr>
        </w:div>
      </w:divsChild>
    </w:div>
    <w:div w:id="1295983438">
      <w:bodyDiv w:val="1"/>
      <w:marLeft w:val="0"/>
      <w:marRight w:val="0"/>
      <w:marTop w:val="0"/>
      <w:marBottom w:val="0"/>
      <w:divBdr>
        <w:top w:val="none" w:sz="0" w:space="0" w:color="auto"/>
        <w:left w:val="none" w:sz="0" w:space="0" w:color="auto"/>
        <w:bottom w:val="none" w:sz="0" w:space="0" w:color="auto"/>
        <w:right w:val="none" w:sz="0" w:space="0" w:color="auto"/>
      </w:divBdr>
      <w:divsChild>
        <w:div w:id="128403660">
          <w:marLeft w:val="0"/>
          <w:marRight w:val="0"/>
          <w:marTop w:val="0"/>
          <w:marBottom w:val="0"/>
          <w:divBdr>
            <w:top w:val="none" w:sz="0" w:space="0" w:color="auto"/>
            <w:left w:val="none" w:sz="0" w:space="0" w:color="auto"/>
            <w:bottom w:val="none" w:sz="0" w:space="0" w:color="auto"/>
            <w:right w:val="none" w:sz="0" w:space="0" w:color="auto"/>
          </w:divBdr>
        </w:div>
      </w:divsChild>
    </w:div>
    <w:div w:id="1313831056">
      <w:bodyDiv w:val="1"/>
      <w:marLeft w:val="0"/>
      <w:marRight w:val="0"/>
      <w:marTop w:val="0"/>
      <w:marBottom w:val="0"/>
      <w:divBdr>
        <w:top w:val="none" w:sz="0" w:space="0" w:color="auto"/>
        <w:left w:val="none" w:sz="0" w:space="0" w:color="auto"/>
        <w:bottom w:val="none" w:sz="0" w:space="0" w:color="auto"/>
        <w:right w:val="none" w:sz="0" w:space="0" w:color="auto"/>
      </w:divBdr>
    </w:div>
    <w:div w:id="1316644219">
      <w:bodyDiv w:val="1"/>
      <w:marLeft w:val="0"/>
      <w:marRight w:val="0"/>
      <w:marTop w:val="0"/>
      <w:marBottom w:val="0"/>
      <w:divBdr>
        <w:top w:val="none" w:sz="0" w:space="0" w:color="auto"/>
        <w:left w:val="none" w:sz="0" w:space="0" w:color="auto"/>
        <w:bottom w:val="none" w:sz="0" w:space="0" w:color="auto"/>
        <w:right w:val="none" w:sz="0" w:space="0" w:color="auto"/>
      </w:divBdr>
      <w:divsChild>
        <w:div w:id="1306933638">
          <w:marLeft w:val="0"/>
          <w:marRight w:val="0"/>
          <w:marTop w:val="0"/>
          <w:marBottom w:val="0"/>
          <w:divBdr>
            <w:top w:val="none" w:sz="0" w:space="0" w:color="auto"/>
            <w:left w:val="none" w:sz="0" w:space="0" w:color="auto"/>
            <w:bottom w:val="none" w:sz="0" w:space="0" w:color="auto"/>
            <w:right w:val="none" w:sz="0" w:space="0" w:color="auto"/>
          </w:divBdr>
        </w:div>
      </w:divsChild>
    </w:div>
    <w:div w:id="1336372586">
      <w:bodyDiv w:val="1"/>
      <w:marLeft w:val="0"/>
      <w:marRight w:val="0"/>
      <w:marTop w:val="0"/>
      <w:marBottom w:val="0"/>
      <w:divBdr>
        <w:top w:val="none" w:sz="0" w:space="0" w:color="auto"/>
        <w:left w:val="none" w:sz="0" w:space="0" w:color="auto"/>
        <w:bottom w:val="none" w:sz="0" w:space="0" w:color="auto"/>
        <w:right w:val="none" w:sz="0" w:space="0" w:color="auto"/>
      </w:divBdr>
    </w:div>
    <w:div w:id="1468859330">
      <w:bodyDiv w:val="1"/>
      <w:marLeft w:val="0"/>
      <w:marRight w:val="0"/>
      <w:marTop w:val="0"/>
      <w:marBottom w:val="0"/>
      <w:divBdr>
        <w:top w:val="none" w:sz="0" w:space="0" w:color="auto"/>
        <w:left w:val="none" w:sz="0" w:space="0" w:color="auto"/>
        <w:bottom w:val="none" w:sz="0" w:space="0" w:color="auto"/>
        <w:right w:val="none" w:sz="0" w:space="0" w:color="auto"/>
      </w:divBdr>
      <w:divsChild>
        <w:div w:id="27143319">
          <w:marLeft w:val="0"/>
          <w:marRight w:val="0"/>
          <w:marTop w:val="0"/>
          <w:marBottom w:val="0"/>
          <w:divBdr>
            <w:top w:val="none" w:sz="0" w:space="0" w:color="auto"/>
            <w:left w:val="none" w:sz="0" w:space="0" w:color="auto"/>
            <w:bottom w:val="none" w:sz="0" w:space="0" w:color="auto"/>
            <w:right w:val="none" w:sz="0" w:space="0" w:color="auto"/>
          </w:divBdr>
        </w:div>
      </w:divsChild>
    </w:div>
    <w:div w:id="1594776990">
      <w:bodyDiv w:val="1"/>
      <w:marLeft w:val="0"/>
      <w:marRight w:val="0"/>
      <w:marTop w:val="0"/>
      <w:marBottom w:val="0"/>
      <w:divBdr>
        <w:top w:val="none" w:sz="0" w:space="0" w:color="auto"/>
        <w:left w:val="none" w:sz="0" w:space="0" w:color="auto"/>
        <w:bottom w:val="none" w:sz="0" w:space="0" w:color="auto"/>
        <w:right w:val="none" w:sz="0" w:space="0" w:color="auto"/>
      </w:divBdr>
      <w:divsChild>
        <w:div w:id="1253321210">
          <w:marLeft w:val="0"/>
          <w:marRight w:val="0"/>
          <w:marTop w:val="0"/>
          <w:marBottom w:val="0"/>
          <w:divBdr>
            <w:top w:val="none" w:sz="0" w:space="0" w:color="auto"/>
            <w:left w:val="none" w:sz="0" w:space="0" w:color="auto"/>
            <w:bottom w:val="none" w:sz="0" w:space="0" w:color="auto"/>
            <w:right w:val="none" w:sz="0" w:space="0" w:color="auto"/>
          </w:divBdr>
          <w:divsChild>
            <w:div w:id="1801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2130">
      <w:bodyDiv w:val="1"/>
      <w:marLeft w:val="0"/>
      <w:marRight w:val="0"/>
      <w:marTop w:val="0"/>
      <w:marBottom w:val="0"/>
      <w:divBdr>
        <w:top w:val="none" w:sz="0" w:space="0" w:color="auto"/>
        <w:left w:val="none" w:sz="0" w:space="0" w:color="auto"/>
        <w:bottom w:val="none" w:sz="0" w:space="0" w:color="auto"/>
        <w:right w:val="none" w:sz="0" w:space="0" w:color="auto"/>
      </w:divBdr>
      <w:divsChild>
        <w:div w:id="2025087549">
          <w:marLeft w:val="0"/>
          <w:marRight w:val="0"/>
          <w:marTop w:val="0"/>
          <w:marBottom w:val="0"/>
          <w:divBdr>
            <w:top w:val="none" w:sz="0" w:space="0" w:color="auto"/>
            <w:left w:val="none" w:sz="0" w:space="0" w:color="auto"/>
            <w:bottom w:val="none" w:sz="0" w:space="0" w:color="auto"/>
            <w:right w:val="none" w:sz="0" w:space="0" w:color="auto"/>
          </w:divBdr>
        </w:div>
      </w:divsChild>
    </w:div>
    <w:div w:id="1688940394">
      <w:bodyDiv w:val="1"/>
      <w:marLeft w:val="0"/>
      <w:marRight w:val="0"/>
      <w:marTop w:val="0"/>
      <w:marBottom w:val="0"/>
      <w:divBdr>
        <w:top w:val="none" w:sz="0" w:space="0" w:color="auto"/>
        <w:left w:val="none" w:sz="0" w:space="0" w:color="auto"/>
        <w:bottom w:val="none" w:sz="0" w:space="0" w:color="auto"/>
        <w:right w:val="none" w:sz="0" w:space="0" w:color="auto"/>
      </w:divBdr>
    </w:div>
    <w:div w:id="1697345677">
      <w:bodyDiv w:val="1"/>
      <w:marLeft w:val="0"/>
      <w:marRight w:val="0"/>
      <w:marTop w:val="0"/>
      <w:marBottom w:val="0"/>
      <w:divBdr>
        <w:top w:val="none" w:sz="0" w:space="0" w:color="auto"/>
        <w:left w:val="none" w:sz="0" w:space="0" w:color="auto"/>
        <w:bottom w:val="none" w:sz="0" w:space="0" w:color="auto"/>
        <w:right w:val="none" w:sz="0" w:space="0" w:color="auto"/>
      </w:divBdr>
      <w:divsChild>
        <w:div w:id="984512486">
          <w:marLeft w:val="0"/>
          <w:marRight w:val="0"/>
          <w:marTop w:val="0"/>
          <w:marBottom w:val="0"/>
          <w:divBdr>
            <w:top w:val="none" w:sz="0" w:space="0" w:color="auto"/>
            <w:left w:val="none" w:sz="0" w:space="0" w:color="auto"/>
            <w:bottom w:val="none" w:sz="0" w:space="0" w:color="auto"/>
            <w:right w:val="none" w:sz="0" w:space="0" w:color="auto"/>
          </w:divBdr>
          <w:divsChild>
            <w:div w:id="1738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21282">
      <w:bodyDiv w:val="1"/>
      <w:marLeft w:val="0"/>
      <w:marRight w:val="0"/>
      <w:marTop w:val="0"/>
      <w:marBottom w:val="0"/>
      <w:divBdr>
        <w:top w:val="none" w:sz="0" w:space="0" w:color="auto"/>
        <w:left w:val="none" w:sz="0" w:space="0" w:color="auto"/>
        <w:bottom w:val="none" w:sz="0" w:space="0" w:color="auto"/>
        <w:right w:val="none" w:sz="0" w:space="0" w:color="auto"/>
      </w:divBdr>
    </w:div>
    <w:div w:id="177301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http://Amazon.co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ukri.org/manage-your-award/good-research-resource-hub/responsible-innov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32" Type="http://schemas.openxmlformats.org/officeDocument/2006/relationships/hyperlink" Target="https://www.gov.uk/government/publications/data-ethics-framework/data-ethics-framework-2020"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image" Target="media/image15.emf"/><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www.ukri.org/councils/epsrc/guidance-for-applicants/what-to-include-in-your-proposal/health-technologies-impact-and-translation-toolkit/research-integrity-in-healthcare-technologies/responsible-research-and-innovatio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JD.com"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8FAF-1796-4B3F-B487-43B8E0E77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74</Pages>
  <Words>16177</Words>
  <Characters>92215</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Kobayashi, Kota</dc:creator>
  <cp:keywords/>
  <dc:description/>
  <cp:lastModifiedBy>Kobayashi, Kota</cp:lastModifiedBy>
  <cp:revision>393</cp:revision>
  <dcterms:created xsi:type="dcterms:W3CDTF">2023-08-11T14:51:00Z</dcterms:created>
  <dcterms:modified xsi:type="dcterms:W3CDTF">2023-08-28T13:44:00Z</dcterms:modified>
</cp:coreProperties>
</file>