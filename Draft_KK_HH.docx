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05C72C" w14:textId="64B359ED" w:rsidR="00BC6342" w:rsidRPr="00131B15" w:rsidDel="00130226" w:rsidRDefault="00BC6342" w:rsidP="00E03A5E">
      <w:pPr>
        <w:spacing w:line="360" w:lineRule="auto"/>
        <w:rPr>
          <w:del w:id="0" w:author="He He (Staff)" w:date="2023-08-20T13:17:00Z"/>
          <w:rFonts w:ascii="Arial" w:hAnsi="Arial" w:cs="Arial"/>
          <w:b/>
          <w:bCs/>
          <w:sz w:val="32"/>
          <w:szCs w:val="32"/>
        </w:rPr>
      </w:pPr>
      <w:del w:id="1" w:author="He He (Staff)" w:date="2023-08-20T13:17:00Z">
        <w:r w:rsidRPr="00131B15" w:rsidDel="00130226">
          <w:rPr>
            <w:rFonts w:ascii="Arial" w:hAnsi="Arial" w:cs="Arial"/>
            <w:b/>
            <w:bCs/>
            <w:sz w:val="32"/>
            <w:szCs w:val="32"/>
          </w:rPr>
          <w:delText xml:space="preserve">Title </w:delText>
        </w:r>
      </w:del>
    </w:p>
    <w:p w14:paraId="715CB985" w14:textId="4142CBE7" w:rsidR="00EF019D" w:rsidRDefault="00BC6342" w:rsidP="00E03A5E">
      <w:pPr>
        <w:spacing w:line="360" w:lineRule="auto"/>
        <w:rPr>
          <w:rFonts w:ascii="Arial" w:hAnsi="Arial" w:cs="Arial"/>
        </w:rPr>
      </w:pPr>
      <w:commentRangeStart w:id="2"/>
      <w:r w:rsidRPr="00131B15">
        <w:rPr>
          <w:rFonts w:ascii="Arial" w:hAnsi="Arial" w:cs="Arial"/>
        </w:rPr>
        <w:t>"Predicting Stock Returns Using News Sentiment Analysis: A Comparative Study of Machine Learning Models during COVID-19"</w:t>
      </w:r>
      <w:commentRangeEnd w:id="2"/>
      <w:r w:rsidR="00130226">
        <w:rPr>
          <w:rStyle w:val="a8"/>
        </w:rPr>
        <w:commentReference w:id="2"/>
      </w:r>
    </w:p>
    <w:p w14:paraId="09096629" w14:textId="77777777" w:rsidR="00825BC3" w:rsidRPr="00825BC3" w:rsidRDefault="00825BC3" w:rsidP="00E03A5E">
      <w:pPr>
        <w:spacing w:line="360" w:lineRule="auto"/>
        <w:rPr>
          <w:rFonts w:ascii="Arial" w:hAnsi="Arial" w:cs="Arial"/>
        </w:rPr>
      </w:pPr>
    </w:p>
    <w:p w14:paraId="24B0CE13" w14:textId="18F3FCA5" w:rsidR="00825BC3" w:rsidRPr="00825BC3" w:rsidRDefault="00825BC3" w:rsidP="00825BC3">
      <w:pPr>
        <w:spacing w:line="360" w:lineRule="auto"/>
        <w:rPr>
          <w:rFonts w:ascii="Arial" w:hAnsi="Arial" w:cs="Arial"/>
          <w:b/>
          <w:bCs/>
          <w:sz w:val="32"/>
          <w:szCs w:val="32"/>
        </w:rPr>
      </w:pPr>
      <w:r w:rsidRPr="00825BC3">
        <w:rPr>
          <w:rFonts w:ascii="Arial" w:hAnsi="Arial" w:cs="Arial"/>
          <w:b/>
          <w:bCs/>
          <w:sz w:val="32"/>
          <w:szCs w:val="32"/>
        </w:rPr>
        <w:t>1. Introduction</w:t>
      </w:r>
    </w:p>
    <w:p w14:paraId="2DDE7902" w14:textId="63300481" w:rsidR="00825BC3" w:rsidRPr="00825BC3" w:rsidRDefault="00825BC3" w:rsidP="00825BC3">
      <w:pPr>
        <w:spacing w:line="360" w:lineRule="auto"/>
        <w:rPr>
          <w:rFonts w:ascii="Arial" w:hAnsi="Arial" w:cs="Arial"/>
          <w:b/>
          <w:bCs/>
          <w:sz w:val="28"/>
          <w:szCs w:val="28"/>
        </w:rPr>
      </w:pPr>
      <w:r w:rsidRPr="00825BC3">
        <w:rPr>
          <w:rFonts w:ascii="Arial" w:hAnsi="Arial" w:cs="Arial"/>
          <w:b/>
          <w:bCs/>
          <w:sz w:val="28"/>
          <w:szCs w:val="28"/>
        </w:rPr>
        <w:t>1.1 Background</w:t>
      </w:r>
    </w:p>
    <w:p w14:paraId="4AD5195B" w14:textId="77777777" w:rsidR="00825BC3" w:rsidRPr="00825BC3" w:rsidRDefault="00825BC3" w:rsidP="00825BC3">
      <w:pPr>
        <w:spacing w:line="360" w:lineRule="auto"/>
        <w:rPr>
          <w:rFonts w:ascii="Arial" w:hAnsi="Arial" w:cs="Arial"/>
        </w:rPr>
      </w:pPr>
      <w:r w:rsidRPr="00825BC3">
        <w:rPr>
          <w:rFonts w:ascii="Arial" w:hAnsi="Arial" w:cs="Arial"/>
        </w:rPr>
        <w:t>In today's digital era, the intertwining of the financial markets with the expanse of digital information has reached unprecedented levels. The advent of the digital age has seen a paradigm shift from traditional financial analysis rooted in stock price histories and fundamental analyses to more contemporary methods, such as sentiment analysis. This innovative approach leverages the prowess of algorithms to interpret and predict based on sentiments encapsulated within a wide array of textual data sources.</w:t>
      </w:r>
    </w:p>
    <w:p w14:paraId="6C3A8F29" w14:textId="77777777" w:rsidR="00825BC3" w:rsidRPr="00825BC3" w:rsidRDefault="00825BC3" w:rsidP="00825BC3">
      <w:pPr>
        <w:spacing w:line="360" w:lineRule="auto"/>
        <w:rPr>
          <w:rFonts w:ascii="Arial" w:hAnsi="Arial" w:cs="Arial"/>
        </w:rPr>
      </w:pPr>
    </w:p>
    <w:p w14:paraId="1D930AFD" w14:textId="77777777" w:rsidR="00825BC3" w:rsidRPr="00825BC3" w:rsidRDefault="00825BC3" w:rsidP="00825BC3">
      <w:pPr>
        <w:spacing w:line="360" w:lineRule="auto"/>
        <w:rPr>
          <w:rFonts w:ascii="Arial" w:hAnsi="Arial" w:cs="Arial"/>
        </w:rPr>
      </w:pPr>
      <w:r w:rsidRPr="00825BC3">
        <w:rPr>
          <w:rFonts w:ascii="Arial" w:hAnsi="Arial" w:cs="Arial"/>
        </w:rPr>
        <w:t xml:space="preserve">Sentiment analysis, an analytical technique that mines textual data to discern and quantify sentiments, emotions, and opinions, has become an invaluable tool in the financial realm. By systematically applying algorithms to extract sentiments from financial news, reports, and the burgeoning universe of social media, financial experts and researchers aim to predict stock market movements, striving to gain an edge in an </w:t>
      </w:r>
      <w:proofErr w:type="gramStart"/>
      <w:r w:rsidRPr="00825BC3">
        <w:rPr>
          <w:rFonts w:ascii="Arial" w:hAnsi="Arial" w:cs="Arial"/>
        </w:rPr>
        <w:t>ever-evolving</w:t>
      </w:r>
      <w:proofErr w:type="gramEnd"/>
      <w:r w:rsidRPr="00825BC3">
        <w:rPr>
          <w:rFonts w:ascii="Arial" w:hAnsi="Arial" w:cs="Arial"/>
        </w:rPr>
        <w:t xml:space="preserve"> and highly competitive landscape (Bollen, Mao, &amp; Zeng, 2011).</w:t>
      </w:r>
    </w:p>
    <w:p w14:paraId="2D193F63" w14:textId="77777777" w:rsidR="00825BC3" w:rsidRPr="00825BC3" w:rsidRDefault="00825BC3" w:rsidP="00825BC3">
      <w:pPr>
        <w:spacing w:line="360" w:lineRule="auto"/>
        <w:rPr>
          <w:rFonts w:ascii="Arial" w:hAnsi="Arial" w:cs="Arial"/>
        </w:rPr>
      </w:pPr>
    </w:p>
    <w:p w14:paraId="3CA18AA3" w14:textId="62726CB0" w:rsidR="00825BC3" w:rsidRPr="00825BC3" w:rsidDel="000626E2" w:rsidRDefault="00825BC3" w:rsidP="00825BC3">
      <w:pPr>
        <w:spacing w:line="360" w:lineRule="auto"/>
        <w:rPr>
          <w:del w:id="3" w:author="He He (Staff)" w:date="2023-08-20T09:46:00Z"/>
          <w:rFonts w:ascii="Arial" w:hAnsi="Arial" w:cs="Arial"/>
          <w:b/>
          <w:bCs/>
          <w:sz w:val="28"/>
          <w:szCs w:val="28"/>
        </w:rPr>
      </w:pPr>
      <w:del w:id="4" w:author="He He (Staff)" w:date="2023-08-20T09:46:00Z">
        <w:r w:rsidDel="000626E2">
          <w:rPr>
            <w:rFonts w:ascii="Arial" w:hAnsi="Arial" w:cs="Arial"/>
            <w:b/>
            <w:bCs/>
            <w:sz w:val="28"/>
            <w:szCs w:val="28"/>
          </w:rPr>
          <w:delText>1.</w:delText>
        </w:r>
        <w:r w:rsidRPr="00825BC3" w:rsidDel="000626E2">
          <w:rPr>
            <w:rFonts w:ascii="Arial" w:hAnsi="Arial" w:cs="Arial"/>
            <w:b/>
            <w:bCs/>
            <w:sz w:val="28"/>
            <w:szCs w:val="28"/>
          </w:rPr>
          <w:delText>2 What is known</w:delText>
        </w:r>
      </w:del>
    </w:p>
    <w:p w14:paraId="1C50689B" w14:textId="77777777" w:rsidR="00825BC3" w:rsidRPr="00825BC3" w:rsidRDefault="00825BC3" w:rsidP="00825BC3">
      <w:pPr>
        <w:spacing w:line="360" w:lineRule="auto"/>
        <w:rPr>
          <w:rFonts w:ascii="Arial" w:hAnsi="Arial" w:cs="Arial"/>
        </w:rPr>
      </w:pPr>
      <w:r w:rsidRPr="00825BC3">
        <w:rPr>
          <w:rFonts w:ascii="Arial" w:hAnsi="Arial" w:cs="Arial"/>
        </w:rPr>
        <w:t xml:space="preserve">The symbiotic relationship between news sentiment and stock market movements has been a focal point for many empirical studies. Research by </w:t>
      </w:r>
      <w:proofErr w:type="spellStart"/>
      <w:r w:rsidRPr="00825BC3">
        <w:rPr>
          <w:rFonts w:ascii="Arial" w:hAnsi="Arial" w:cs="Arial"/>
        </w:rPr>
        <w:t>Tetlock</w:t>
      </w:r>
      <w:proofErr w:type="spellEnd"/>
      <w:r w:rsidRPr="00825BC3">
        <w:rPr>
          <w:rFonts w:ascii="Arial" w:hAnsi="Arial" w:cs="Arial"/>
        </w:rPr>
        <w:t xml:space="preserve"> (2007), among others, has posited that stock prices are influenced by the release of news. The sentiments embedded in these news releases, either bullish or bearish, can act as catalysts for market volatility. This relationship was thrown into sharp relief with the onset of the COVID-19 pandemic, a period marked by heightened unpredictability and significant financial fluctuations.</w:t>
      </w:r>
    </w:p>
    <w:p w14:paraId="53C9D088" w14:textId="77777777" w:rsidR="00825BC3" w:rsidRPr="00825BC3" w:rsidRDefault="00825BC3" w:rsidP="00825BC3">
      <w:pPr>
        <w:spacing w:line="360" w:lineRule="auto"/>
        <w:rPr>
          <w:rFonts w:ascii="Arial" w:hAnsi="Arial" w:cs="Arial"/>
        </w:rPr>
      </w:pPr>
    </w:p>
    <w:p w14:paraId="0051E387" w14:textId="4FF1F511" w:rsidR="00825BC3" w:rsidRPr="00ED2731" w:rsidDel="000626E2" w:rsidRDefault="00ED2731" w:rsidP="00825BC3">
      <w:pPr>
        <w:spacing w:line="360" w:lineRule="auto"/>
        <w:rPr>
          <w:del w:id="5" w:author="He He (Staff)" w:date="2023-08-20T09:46:00Z"/>
          <w:rFonts w:ascii="Arial" w:hAnsi="Arial" w:cs="Arial"/>
          <w:b/>
          <w:bCs/>
          <w:sz w:val="28"/>
          <w:szCs w:val="28"/>
        </w:rPr>
      </w:pPr>
      <w:commentRangeStart w:id="6"/>
      <w:del w:id="7" w:author="He He (Staff)" w:date="2023-08-20T09:46:00Z">
        <w:r w:rsidRPr="00ED2731" w:rsidDel="000626E2">
          <w:rPr>
            <w:rFonts w:ascii="Arial" w:hAnsi="Arial" w:cs="Arial"/>
            <w:b/>
            <w:bCs/>
            <w:sz w:val="28"/>
            <w:szCs w:val="28"/>
          </w:rPr>
          <w:delText>1.</w:delText>
        </w:r>
        <w:r w:rsidR="00825BC3" w:rsidRPr="00ED2731" w:rsidDel="000626E2">
          <w:rPr>
            <w:rFonts w:ascii="Arial" w:hAnsi="Arial" w:cs="Arial"/>
            <w:b/>
            <w:bCs/>
            <w:sz w:val="28"/>
            <w:szCs w:val="28"/>
          </w:rPr>
          <w:delText>3 What is unknown</w:delText>
        </w:r>
      </w:del>
      <w:commentRangeEnd w:id="6"/>
      <w:r w:rsidR="000626E2">
        <w:rPr>
          <w:rStyle w:val="a8"/>
        </w:rPr>
        <w:commentReference w:id="6"/>
      </w:r>
    </w:p>
    <w:p w14:paraId="609257A8" w14:textId="77777777" w:rsidR="00825BC3" w:rsidRPr="00825BC3" w:rsidRDefault="00825BC3" w:rsidP="00825BC3">
      <w:pPr>
        <w:spacing w:line="360" w:lineRule="auto"/>
        <w:rPr>
          <w:rFonts w:ascii="Arial" w:hAnsi="Arial" w:cs="Arial"/>
        </w:rPr>
      </w:pPr>
      <w:r w:rsidRPr="00825BC3">
        <w:rPr>
          <w:rFonts w:ascii="Arial" w:hAnsi="Arial" w:cs="Arial"/>
        </w:rPr>
        <w:t xml:space="preserve">Despite the established interplay between news sentiment and stock returns, there remains a lacuna in the empirical exploration of the comparative efficacy of diverse machine learning models, especially during global events of the magnitude of the COVID-19 pandemic. The pandemic's wide-reaching effects across various sectors </w:t>
      </w:r>
      <w:r w:rsidRPr="00825BC3">
        <w:rPr>
          <w:rFonts w:ascii="Arial" w:hAnsi="Arial" w:cs="Arial"/>
        </w:rPr>
        <w:lastRenderedPageBreak/>
        <w:t xml:space="preserve">and geographies highlighted the need for sophisticated predictive models capable of capturing these nuances (Baker, Bloom, Davis, &amp; Terry, 2020). Further, while existing literature often zeroes in on broad market indices or a select cluster of large-cap stocks, comprehensive studies evaluating the performance of these models across an extensive array of tickers, </w:t>
      </w:r>
      <w:commentRangeStart w:id="8"/>
      <w:r w:rsidRPr="00825BC3">
        <w:rPr>
          <w:rFonts w:ascii="Arial" w:hAnsi="Arial" w:cs="Arial"/>
        </w:rPr>
        <w:t>particularly those on NASDAQ, remain scant.</w:t>
      </w:r>
      <w:commentRangeEnd w:id="8"/>
      <w:r w:rsidR="00C55CCE">
        <w:rPr>
          <w:rStyle w:val="a8"/>
        </w:rPr>
        <w:commentReference w:id="8"/>
      </w:r>
    </w:p>
    <w:p w14:paraId="6939A8EA" w14:textId="77777777" w:rsidR="00825BC3" w:rsidRPr="00825BC3" w:rsidRDefault="00825BC3" w:rsidP="00825BC3">
      <w:pPr>
        <w:spacing w:line="360" w:lineRule="auto"/>
        <w:rPr>
          <w:rFonts w:ascii="Arial" w:hAnsi="Arial" w:cs="Arial"/>
        </w:rPr>
      </w:pPr>
    </w:p>
    <w:p w14:paraId="6411FBE9" w14:textId="0A38B56E" w:rsidR="00825BC3" w:rsidRPr="00440D91" w:rsidRDefault="00440D91" w:rsidP="00825BC3">
      <w:pPr>
        <w:spacing w:line="360" w:lineRule="auto"/>
        <w:rPr>
          <w:rFonts w:ascii="Arial" w:hAnsi="Arial" w:cs="Arial"/>
          <w:b/>
          <w:bCs/>
          <w:sz w:val="28"/>
          <w:szCs w:val="28"/>
        </w:rPr>
      </w:pPr>
      <w:r>
        <w:rPr>
          <w:rFonts w:ascii="Arial" w:hAnsi="Arial" w:cs="Arial"/>
          <w:b/>
          <w:bCs/>
          <w:sz w:val="28"/>
          <w:szCs w:val="28"/>
        </w:rPr>
        <w:t>1.</w:t>
      </w:r>
      <w:r w:rsidR="00825BC3" w:rsidRPr="00440D91">
        <w:rPr>
          <w:rFonts w:ascii="Arial" w:hAnsi="Arial" w:cs="Arial"/>
          <w:b/>
          <w:bCs/>
          <w:sz w:val="28"/>
          <w:szCs w:val="28"/>
        </w:rPr>
        <w:t>4 Objective</w:t>
      </w:r>
    </w:p>
    <w:p w14:paraId="20FA10DC" w14:textId="2DD13855" w:rsidR="00825BC3" w:rsidRPr="00825BC3" w:rsidRDefault="00825BC3" w:rsidP="00825BC3">
      <w:pPr>
        <w:spacing w:line="360" w:lineRule="auto"/>
        <w:rPr>
          <w:rFonts w:ascii="Arial" w:hAnsi="Arial" w:cs="Arial"/>
        </w:rPr>
      </w:pPr>
      <w:r w:rsidRPr="00825BC3">
        <w:rPr>
          <w:rFonts w:ascii="Arial" w:hAnsi="Arial" w:cs="Arial"/>
        </w:rPr>
        <w:t xml:space="preserve">This study seeks to bridge these gaps by embarking on a </w:t>
      </w:r>
      <w:del w:id="9" w:author="He He (Staff)" w:date="2023-08-20T12:48:00Z">
        <w:r w:rsidRPr="00825BC3" w:rsidDel="00C55CCE">
          <w:rPr>
            <w:rFonts w:ascii="Arial" w:hAnsi="Arial" w:cs="Arial"/>
          </w:rPr>
          <w:delText xml:space="preserve">comprehensive </w:delText>
        </w:r>
      </w:del>
      <w:r w:rsidRPr="00825BC3">
        <w:rPr>
          <w:rFonts w:ascii="Arial" w:hAnsi="Arial" w:cs="Arial"/>
        </w:rPr>
        <w:t xml:space="preserve">comparative evaluation of four cutting-edge machine learning models: </w:t>
      </w:r>
      <w:commentRangeStart w:id="10"/>
      <w:r w:rsidRPr="00825BC3">
        <w:rPr>
          <w:rFonts w:ascii="Arial" w:hAnsi="Arial" w:cs="Arial"/>
        </w:rPr>
        <w:t xml:space="preserve">Random Forest, </w:t>
      </w:r>
      <w:proofErr w:type="spellStart"/>
      <w:r w:rsidRPr="00825BC3">
        <w:rPr>
          <w:rFonts w:ascii="Arial" w:hAnsi="Arial" w:cs="Arial"/>
        </w:rPr>
        <w:t>XGBoost</w:t>
      </w:r>
      <w:proofErr w:type="spellEnd"/>
      <w:r w:rsidRPr="00825BC3">
        <w:rPr>
          <w:rFonts w:ascii="Arial" w:hAnsi="Arial" w:cs="Arial"/>
        </w:rPr>
        <w:t xml:space="preserve">, </w:t>
      </w:r>
      <w:proofErr w:type="spellStart"/>
      <w:r w:rsidRPr="00825BC3">
        <w:rPr>
          <w:rFonts w:ascii="Arial" w:hAnsi="Arial" w:cs="Arial"/>
        </w:rPr>
        <w:t>LightGBM</w:t>
      </w:r>
      <w:proofErr w:type="spellEnd"/>
      <w:r w:rsidRPr="00825BC3">
        <w:rPr>
          <w:rFonts w:ascii="Arial" w:hAnsi="Arial" w:cs="Arial"/>
        </w:rPr>
        <w:t xml:space="preserve">, and </w:t>
      </w:r>
      <w:proofErr w:type="spellStart"/>
      <w:r w:rsidRPr="00825BC3">
        <w:rPr>
          <w:rFonts w:ascii="Arial" w:hAnsi="Arial" w:cs="Arial"/>
        </w:rPr>
        <w:t>CatBoost</w:t>
      </w:r>
      <w:proofErr w:type="spellEnd"/>
      <w:r w:rsidRPr="00825BC3">
        <w:rPr>
          <w:rFonts w:ascii="Arial" w:hAnsi="Arial" w:cs="Arial"/>
        </w:rPr>
        <w:t xml:space="preserve">, </w:t>
      </w:r>
      <w:commentRangeEnd w:id="10"/>
      <w:r w:rsidR="00C55CCE">
        <w:rPr>
          <w:rStyle w:val="a8"/>
        </w:rPr>
        <w:commentReference w:id="10"/>
      </w:r>
      <w:r w:rsidRPr="00825BC3">
        <w:rPr>
          <w:rFonts w:ascii="Arial" w:hAnsi="Arial" w:cs="Arial"/>
        </w:rPr>
        <w:t>specifically focusing on their aptitude in predicting stock returns using sentiment scores during the COVID-19 era. Central to this research are three pivotal questions:</w:t>
      </w:r>
    </w:p>
    <w:p w14:paraId="34657B06" w14:textId="77777777" w:rsidR="00825BC3" w:rsidRPr="00825BC3" w:rsidRDefault="00825BC3" w:rsidP="00825BC3">
      <w:pPr>
        <w:spacing w:line="360" w:lineRule="auto"/>
        <w:rPr>
          <w:rFonts w:ascii="Arial" w:hAnsi="Arial" w:cs="Arial"/>
        </w:rPr>
      </w:pPr>
    </w:p>
    <w:p w14:paraId="342D6A60" w14:textId="21F6CDFA" w:rsidR="00825BC3" w:rsidRPr="00440D91" w:rsidRDefault="00E527C4" w:rsidP="00440D91">
      <w:pPr>
        <w:pStyle w:val="a3"/>
        <w:numPr>
          <w:ilvl w:val="0"/>
          <w:numId w:val="20"/>
        </w:numPr>
        <w:spacing w:line="360" w:lineRule="auto"/>
        <w:rPr>
          <w:rFonts w:ascii="Arial" w:hAnsi="Arial" w:cs="Arial"/>
        </w:rPr>
      </w:pPr>
      <w:r>
        <w:rPr>
          <w:rFonts w:ascii="Arial" w:hAnsi="Arial" w:cs="Arial"/>
        </w:rPr>
        <w:t>Comparative analysis</w:t>
      </w:r>
      <w:r w:rsidR="00825BC3" w:rsidRPr="00440D91">
        <w:rPr>
          <w:rFonts w:ascii="Arial" w:hAnsi="Arial" w:cs="Arial"/>
        </w:rPr>
        <w:t xml:space="preserve">: In the backdrop of the COVID-19 pandemic, how do machine learning models like </w:t>
      </w:r>
      <w:proofErr w:type="spellStart"/>
      <w:r w:rsidR="00825BC3" w:rsidRPr="00440D91">
        <w:rPr>
          <w:rFonts w:ascii="Arial" w:hAnsi="Arial" w:cs="Arial"/>
        </w:rPr>
        <w:t>XGBoost</w:t>
      </w:r>
      <w:proofErr w:type="spellEnd"/>
      <w:r w:rsidR="00825BC3" w:rsidRPr="00440D91">
        <w:rPr>
          <w:rFonts w:ascii="Arial" w:hAnsi="Arial" w:cs="Arial"/>
        </w:rPr>
        <w:t xml:space="preserve">, Random Forest, </w:t>
      </w:r>
      <w:proofErr w:type="spellStart"/>
      <w:r w:rsidR="00825BC3" w:rsidRPr="00440D91">
        <w:rPr>
          <w:rFonts w:ascii="Arial" w:hAnsi="Arial" w:cs="Arial"/>
        </w:rPr>
        <w:t>LightGBM</w:t>
      </w:r>
      <w:proofErr w:type="spellEnd"/>
      <w:r w:rsidR="00825BC3" w:rsidRPr="00440D91">
        <w:rPr>
          <w:rFonts w:ascii="Arial" w:hAnsi="Arial" w:cs="Arial"/>
        </w:rPr>
        <w:t xml:space="preserve">, and </w:t>
      </w:r>
      <w:proofErr w:type="spellStart"/>
      <w:r w:rsidR="00825BC3" w:rsidRPr="00440D91">
        <w:rPr>
          <w:rFonts w:ascii="Arial" w:hAnsi="Arial" w:cs="Arial"/>
        </w:rPr>
        <w:t>CatBoost</w:t>
      </w:r>
      <w:proofErr w:type="spellEnd"/>
      <w:r w:rsidR="00825BC3" w:rsidRPr="00440D91">
        <w:rPr>
          <w:rFonts w:ascii="Arial" w:hAnsi="Arial" w:cs="Arial"/>
        </w:rPr>
        <w:t xml:space="preserve"> fare in leveraging news sentiment for stock return predictions?</w:t>
      </w:r>
    </w:p>
    <w:p w14:paraId="4D56AC82" w14:textId="77777777" w:rsidR="00825BC3" w:rsidRPr="00440D91" w:rsidRDefault="00825BC3" w:rsidP="00440D91">
      <w:pPr>
        <w:pStyle w:val="a3"/>
        <w:numPr>
          <w:ilvl w:val="0"/>
          <w:numId w:val="20"/>
        </w:numPr>
        <w:spacing w:line="360" w:lineRule="auto"/>
        <w:rPr>
          <w:rFonts w:ascii="Arial" w:hAnsi="Arial" w:cs="Arial"/>
        </w:rPr>
      </w:pPr>
      <w:r w:rsidRPr="00440D91">
        <w:rPr>
          <w:rFonts w:ascii="Arial" w:hAnsi="Arial" w:cs="Arial"/>
        </w:rPr>
        <w:t>Feature Importance: Which attributes play a crucial role in influencing the predictions of these models? Is news sentiment consistently paramount, or do other factors such as volume or market cap wield a more significant influence?</w:t>
      </w:r>
    </w:p>
    <w:p w14:paraId="1124C395" w14:textId="65B09F8D" w:rsidR="00825BC3" w:rsidDel="00C55CCE" w:rsidRDefault="00825BC3" w:rsidP="00C55CCE">
      <w:pPr>
        <w:pStyle w:val="a3"/>
        <w:numPr>
          <w:ilvl w:val="0"/>
          <w:numId w:val="20"/>
        </w:numPr>
        <w:spacing w:line="360" w:lineRule="auto"/>
        <w:rPr>
          <w:del w:id="11" w:author="He He (Staff)" w:date="2023-08-20T12:51:00Z"/>
          <w:rFonts w:ascii="Arial" w:hAnsi="Arial" w:cs="Arial"/>
        </w:rPr>
      </w:pPr>
      <w:r w:rsidRPr="00C55CCE">
        <w:rPr>
          <w:rFonts w:ascii="Arial" w:hAnsi="Arial" w:cs="Arial"/>
        </w:rPr>
        <w:t xml:space="preserve">Stock Specificity: </w:t>
      </w:r>
      <w:ins w:id="12" w:author="He He (Staff)" w:date="2023-08-20T12:50:00Z">
        <w:r w:rsidR="00C55CCE" w:rsidRPr="00C55CCE">
          <w:rPr>
            <w:rFonts w:ascii="Arial" w:hAnsi="Arial" w:cs="Arial"/>
          </w:rPr>
          <w:t xml:space="preserve">Does stocks’ </w:t>
        </w:r>
        <w:r w:rsidR="00C55CCE" w:rsidRPr="00C55CCE">
          <w:rPr>
            <w:rFonts w:ascii="Arial" w:hAnsi="Arial" w:cs="Arial"/>
          </w:rPr>
          <w:t>intrinsic factors</w:t>
        </w:r>
        <w:r w:rsidR="00C55CCE" w:rsidRPr="00C55CCE">
          <w:rPr>
            <w:rFonts w:ascii="Arial" w:hAnsi="Arial" w:cs="Arial"/>
          </w:rPr>
          <w:t xml:space="preserve"> </w:t>
        </w:r>
      </w:ins>
      <w:ins w:id="13" w:author="He He (Staff)" w:date="2023-08-20T12:51:00Z">
        <w:r w:rsidR="00C55CCE" w:rsidRPr="00C55CCE">
          <w:rPr>
            <w:rFonts w:ascii="Arial" w:hAnsi="Arial" w:cs="Arial"/>
          </w:rPr>
          <w:t xml:space="preserve">(i.e., </w:t>
        </w:r>
        <w:r w:rsidR="00C55CCE" w:rsidRPr="00C55CCE">
          <w:rPr>
            <w:rFonts w:ascii="Arial" w:hAnsi="Arial" w:cs="Arial"/>
          </w:rPr>
          <w:t>business model or industry sector</w:t>
        </w:r>
        <w:r w:rsidR="00C55CCE" w:rsidRPr="00C55CCE">
          <w:rPr>
            <w:rFonts w:ascii="Arial" w:hAnsi="Arial" w:cs="Arial"/>
          </w:rPr>
          <w:t xml:space="preserve">) </w:t>
        </w:r>
      </w:ins>
      <w:ins w:id="14" w:author="He He (Staff)" w:date="2023-08-20T12:50:00Z">
        <w:r w:rsidR="00C55CCE" w:rsidRPr="00C55CCE">
          <w:rPr>
            <w:rFonts w:ascii="Arial" w:hAnsi="Arial" w:cs="Arial"/>
          </w:rPr>
          <w:t xml:space="preserve">affects the predictability </w:t>
        </w:r>
      </w:ins>
      <w:ins w:id="15" w:author="He He (Staff)" w:date="2023-08-20T12:51:00Z">
        <w:r w:rsidR="00C55CCE" w:rsidRPr="00C55CCE">
          <w:rPr>
            <w:rFonts w:ascii="Arial" w:hAnsi="Arial" w:cs="Arial"/>
          </w:rPr>
          <w:t xml:space="preserve">of the stock returns. </w:t>
        </w:r>
      </w:ins>
      <w:del w:id="16" w:author="He He (Staff)" w:date="2023-08-20T12:51:00Z">
        <w:r w:rsidRPr="00440D91" w:rsidDel="00C55CCE">
          <w:rPr>
            <w:rFonts w:ascii="Arial" w:hAnsi="Arial" w:cs="Arial"/>
          </w:rPr>
          <w:delText xml:space="preserve">Are specific stocks, such as 'NFLX', 'GILD', 'BIIB', and 'SIRI', more predictable, perhaps attributable to </w:delText>
        </w:r>
      </w:del>
      <w:del w:id="17" w:author="He He (Staff)" w:date="2023-08-20T12:50:00Z">
        <w:r w:rsidRPr="00440D91" w:rsidDel="00C55CCE">
          <w:rPr>
            <w:rFonts w:ascii="Arial" w:hAnsi="Arial" w:cs="Arial"/>
          </w:rPr>
          <w:delText xml:space="preserve">intrinsic factors </w:delText>
        </w:r>
      </w:del>
      <w:del w:id="18" w:author="He He (Staff)" w:date="2023-08-20T12:51:00Z">
        <w:r w:rsidRPr="00440D91" w:rsidDel="00C55CCE">
          <w:rPr>
            <w:rFonts w:ascii="Arial" w:hAnsi="Arial" w:cs="Arial"/>
          </w:rPr>
          <w:delText>related to their business model or industry sector?</w:delText>
        </w:r>
      </w:del>
    </w:p>
    <w:p w14:paraId="62258A4D" w14:textId="77777777" w:rsidR="00440D91" w:rsidRPr="00C55CCE" w:rsidRDefault="00440D91" w:rsidP="009A327B">
      <w:pPr>
        <w:pStyle w:val="a3"/>
        <w:numPr>
          <w:ilvl w:val="0"/>
          <w:numId w:val="20"/>
        </w:numPr>
        <w:spacing w:line="360" w:lineRule="auto"/>
        <w:rPr>
          <w:rFonts w:ascii="Arial" w:hAnsi="Arial" w:cs="Arial"/>
        </w:rPr>
        <w:pPrChange w:id="19" w:author="He He (Staff)" w:date="2023-08-20T12:51:00Z">
          <w:pPr>
            <w:pStyle w:val="a3"/>
            <w:spacing w:line="360" w:lineRule="auto"/>
          </w:pPr>
        </w:pPrChange>
      </w:pPr>
    </w:p>
    <w:p w14:paraId="4838B7DF" w14:textId="4A6FE220" w:rsidR="00BC6342" w:rsidRPr="00131B15" w:rsidRDefault="00825BC3" w:rsidP="00825BC3">
      <w:pPr>
        <w:spacing w:line="360" w:lineRule="auto"/>
        <w:rPr>
          <w:rFonts w:ascii="Arial" w:hAnsi="Arial" w:cs="Arial"/>
        </w:rPr>
      </w:pPr>
      <w:r w:rsidRPr="00825BC3">
        <w:rPr>
          <w:rFonts w:ascii="Arial" w:hAnsi="Arial" w:cs="Arial"/>
        </w:rPr>
        <w:t>By addressing these research questions, this investigation aspires to furnish seminal insights into the nuances of financial forecasting, especially in an epoch marked by volatility and rapid change.</w:t>
      </w:r>
    </w:p>
    <w:p w14:paraId="1B53645F" w14:textId="77777777" w:rsidR="00BC6342" w:rsidRDefault="00BC6342" w:rsidP="00E03A5E">
      <w:pPr>
        <w:spacing w:line="360" w:lineRule="auto"/>
        <w:rPr>
          <w:rFonts w:ascii="Arial" w:hAnsi="Arial" w:cs="Arial"/>
        </w:rPr>
      </w:pPr>
    </w:p>
    <w:p w14:paraId="66E83455" w14:textId="77777777" w:rsidR="00751397" w:rsidRPr="004F4D55" w:rsidRDefault="00751397" w:rsidP="00751397">
      <w:pPr>
        <w:spacing w:line="360" w:lineRule="auto"/>
        <w:rPr>
          <w:rFonts w:ascii="Arial" w:hAnsi="Arial" w:cs="Arial"/>
          <w:b/>
          <w:bCs/>
          <w:sz w:val="32"/>
          <w:szCs w:val="32"/>
        </w:rPr>
      </w:pPr>
      <w:r w:rsidRPr="004F4D55">
        <w:rPr>
          <w:rFonts w:ascii="Arial" w:hAnsi="Arial" w:cs="Arial"/>
          <w:b/>
          <w:bCs/>
          <w:sz w:val="32"/>
          <w:szCs w:val="32"/>
        </w:rPr>
        <w:t>2. Literature Review</w:t>
      </w:r>
    </w:p>
    <w:p w14:paraId="752C81C2" w14:textId="77777777" w:rsidR="00751397" w:rsidRPr="00751397" w:rsidRDefault="00751397" w:rsidP="00751397">
      <w:pPr>
        <w:spacing w:line="360" w:lineRule="auto"/>
        <w:rPr>
          <w:rFonts w:ascii="Arial" w:hAnsi="Arial" w:cs="Arial"/>
        </w:rPr>
      </w:pPr>
      <w:r w:rsidRPr="00751397">
        <w:rPr>
          <w:rFonts w:ascii="Arial" w:hAnsi="Arial" w:cs="Arial"/>
        </w:rPr>
        <w:t>The study of the relationship between news sentiment and stock market movements is a burgeoning field in financial research, enriched by the intersection of computational linguistics, finance, and machine learning. The increasing volume and accessibility of digital textual data, coupled with rapid advancements in computational techniques, have breathed new life into sentiment analysis and its applications in the realm of financial forecasting.</w:t>
      </w:r>
    </w:p>
    <w:p w14:paraId="477AEA5C" w14:textId="77777777" w:rsidR="00751397" w:rsidRPr="00751397" w:rsidRDefault="00751397" w:rsidP="00751397">
      <w:pPr>
        <w:spacing w:line="360" w:lineRule="auto"/>
        <w:rPr>
          <w:rFonts w:ascii="Arial" w:hAnsi="Arial" w:cs="Arial"/>
        </w:rPr>
      </w:pPr>
    </w:p>
    <w:p w14:paraId="517DA110" w14:textId="77777777" w:rsidR="00751397" w:rsidRPr="004F4D55" w:rsidRDefault="00751397" w:rsidP="00751397">
      <w:pPr>
        <w:spacing w:line="360" w:lineRule="auto"/>
        <w:rPr>
          <w:rFonts w:ascii="Arial" w:hAnsi="Arial" w:cs="Arial"/>
          <w:b/>
          <w:bCs/>
          <w:sz w:val="28"/>
          <w:szCs w:val="28"/>
        </w:rPr>
      </w:pPr>
      <w:r w:rsidRPr="004F4D55">
        <w:rPr>
          <w:rFonts w:ascii="Arial" w:hAnsi="Arial" w:cs="Arial"/>
          <w:b/>
          <w:bCs/>
          <w:sz w:val="28"/>
          <w:szCs w:val="28"/>
        </w:rPr>
        <w:t>2.1 Sentiment Analysis: A Brief Overview</w:t>
      </w:r>
    </w:p>
    <w:p w14:paraId="5B98D441" w14:textId="0725857C" w:rsidR="00751397" w:rsidRPr="00751397" w:rsidRDefault="00751397" w:rsidP="00751397">
      <w:pPr>
        <w:spacing w:line="360" w:lineRule="auto"/>
        <w:rPr>
          <w:rFonts w:ascii="Arial" w:hAnsi="Arial" w:cs="Arial"/>
        </w:rPr>
      </w:pPr>
      <w:r w:rsidRPr="00751397">
        <w:rPr>
          <w:rFonts w:ascii="Arial" w:hAnsi="Arial" w:cs="Arial"/>
        </w:rPr>
        <w:t xml:space="preserve">Sentiment analysis, or opinion mining, involves discerning and quantifying sentiments, emotions, and opinions within textual data. Early work in the domain, such as that by Pang, Lee, and Vaithyanathan (2002), focused primarily on product reviews. Their seminal research illuminated the potential of using textual analysis to infer consumer sentiments. </w:t>
      </w:r>
      <w:commentRangeStart w:id="20"/>
      <w:del w:id="21" w:author="He He (Staff)" w:date="2023-08-20T12:52:00Z">
        <w:r w:rsidRPr="00751397" w:rsidDel="00C55CCE">
          <w:rPr>
            <w:rFonts w:ascii="Arial" w:hAnsi="Arial" w:cs="Arial"/>
          </w:rPr>
          <w:delText xml:space="preserve">Since then, </w:delText>
        </w:r>
      </w:del>
      <w:ins w:id="22" w:author="He He (Staff)" w:date="2023-08-20T12:52:00Z">
        <w:r w:rsidR="00C55CCE">
          <w:rPr>
            <w:rFonts w:ascii="Arial" w:hAnsi="Arial" w:cs="Arial"/>
          </w:rPr>
          <w:t xml:space="preserve">Recently, </w:t>
        </w:r>
      </w:ins>
      <w:r w:rsidRPr="00751397">
        <w:rPr>
          <w:rFonts w:ascii="Arial" w:hAnsi="Arial" w:cs="Arial"/>
        </w:rPr>
        <w:t xml:space="preserve">the application of sentiment analysis has expanded manifold, especially in the field of finance. </w:t>
      </w:r>
      <w:commentRangeEnd w:id="20"/>
      <w:r w:rsidR="00C55CCE">
        <w:rPr>
          <w:rStyle w:val="a8"/>
        </w:rPr>
        <w:commentReference w:id="20"/>
      </w:r>
      <w:r w:rsidRPr="00751397">
        <w:rPr>
          <w:rFonts w:ascii="Arial" w:hAnsi="Arial" w:cs="Arial"/>
        </w:rPr>
        <w:t>A study by Loughran and McDonald (2011) stressed the importance of crafting specialized dictionaries to mine financial texts, noting that traditional dictionaries often misclassify financial terms, leading to inaccurate sentiment classifications.</w:t>
      </w:r>
    </w:p>
    <w:p w14:paraId="11139B9B" w14:textId="77777777" w:rsidR="00751397" w:rsidRPr="00751397" w:rsidRDefault="00751397" w:rsidP="00751397">
      <w:pPr>
        <w:spacing w:line="360" w:lineRule="auto"/>
        <w:rPr>
          <w:rFonts w:ascii="Arial" w:hAnsi="Arial" w:cs="Arial"/>
        </w:rPr>
      </w:pPr>
    </w:p>
    <w:p w14:paraId="3845428E" w14:textId="77777777" w:rsidR="00751397" w:rsidRPr="004F4D55" w:rsidRDefault="00751397" w:rsidP="00751397">
      <w:pPr>
        <w:spacing w:line="360" w:lineRule="auto"/>
        <w:rPr>
          <w:rFonts w:ascii="Arial" w:hAnsi="Arial" w:cs="Arial"/>
          <w:b/>
          <w:bCs/>
          <w:sz w:val="28"/>
          <w:szCs w:val="28"/>
        </w:rPr>
      </w:pPr>
      <w:r w:rsidRPr="004F4D55">
        <w:rPr>
          <w:rFonts w:ascii="Arial" w:hAnsi="Arial" w:cs="Arial"/>
          <w:b/>
          <w:bCs/>
          <w:sz w:val="28"/>
          <w:szCs w:val="28"/>
        </w:rPr>
        <w:t>2.2 News Sentiment and Stock Market Movements</w:t>
      </w:r>
    </w:p>
    <w:p w14:paraId="541712BB" w14:textId="77777777" w:rsidR="00751397" w:rsidRPr="00751397" w:rsidRDefault="00751397" w:rsidP="00751397">
      <w:pPr>
        <w:spacing w:line="360" w:lineRule="auto"/>
        <w:rPr>
          <w:rFonts w:ascii="Arial" w:hAnsi="Arial" w:cs="Arial"/>
        </w:rPr>
      </w:pPr>
      <w:r w:rsidRPr="00751397">
        <w:rPr>
          <w:rFonts w:ascii="Arial" w:hAnsi="Arial" w:cs="Arial"/>
        </w:rPr>
        <w:t xml:space="preserve">The link between stock market performance and news sentiment has been an area of keen academic interest. </w:t>
      </w:r>
      <w:proofErr w:type="spellStart"/>
      <w:r w:rsidRPr="00751397">
        <w:rPr>
          <w:rFonts w:ascii="Arial" w:hAnsi="Arial" w:cs="Arial"/>
        </w:rPr>
        <w:t>Tetlock</w:t>
      </w:r>
      <w:proofErr w:type="spellEnd"/>
      <w:r w:rsidRPr="00751397">
        <w:rPr>
          <w:rFonts w:ascii="Arial" w:hAnsi="Arial" w:cs="Arial"/>
        </w:rPr>
        <w:t xml:space="preserve"> (2007) demonstrated that negative words in financial news were strongly correlated with downward stock price movements. Further, Engelberg and Parsons (2011) illustrated how front-page news articles could induce stock market volatility. These findings underscore the market's sensitivity to news sentiment, with investors often reacting, either positively or negatively, to the sentiments embedded in news articles.</w:t>
      </w:r>
    </w:p>
    <w:p w14:paraId="14368546" w14:textId="77777777" w:rsidR="00751397" w:rsidRPr="00751397" w:rsidRDefault="00751397" w:rsidP="00751397">
      <w:pPr>
        <w:spacing w:line="360" w:lineRule="auto"/>
        <w:rPr>
          <w:rFonts w:ascii="Arial" w:hAnsi="Arial" w:cs="Arial"/>
        </w:rPr>
      </w:pPr>
    </w:p>
    <w:p w14:paraId="0AA39324" w14:textId="77777777" w:rsidR="00751397" w:rsidRPr="00751397" w:rsidRDefault="00751397" w:rsidP="00751397">
      <w:pPr>
        <w:spacing w:line="360" w:lineRule="auto"/>
        <w:rPr>
          <w:rFonts w:ascii="Arial" w:hAnsi="Arial" w:cs="Arial"/>
        </w:rPr>
      </w:pPr>
      <w:r w:rsidRPr="00751397">
        <w:rPr>
          <w:rFonts w:ascii="Arial" w:hAnsi="Arial" w:cs="Arial"/>
        </w:rPr>
        <w:t>The influence of social media platforms, particularly Twitter, has also been explored in depth. Bollen, Mao, and Zeng's (2011) pioneering work revealed that Twitter mood could indeed serve as a predictor for stock market movements. Their research posited that the collective mood derived from Twitter feeds was indicative of subsequent changes in the Dow Jones Industrial Average.</w:t>
      </w:r>
    </w:p>
    <w:p w14:paraId="40509535" w14:textId="77777777" w:rsidR="00751397" w:rsidRPr="00751397" w:rsidRDefault="00751397" w:rsidP="00751397">
      <w:pPr>
        <w:spacing w:line="360" w:lineRule="auto"/>
        <w:rPr>
          <w:rFonts w:ascii="Arial" w:hAnsi="Arial" w:cs="Arial"/>
        </w:rPr>
      </w:pPr>
    </w:p>
    <w:p w14:paraId="6E78F6E1" w14:textId="77777777" w:rsidR="00751397" w:rsidRPr="004F4D55" w:rsidRDefault="00751397" w:rsidP="00751397">
      <w:pPr>
        <w:spacing w:line="360" w:lineRule="auto"/>
        <w:rPr>
          <w:rFonts w:ascii="Arial" w:hAnsi="Arial" w:cs="Arial"/>
          <w:b/>
          <w:bCs/>
          <w:sz w:val="28"/>
          <w:szCs w:val="28"/>
        </w:rPr>
      </w:pPr>
      <w:r w:rsidRPr="004F4D55">
        <w:rPr>
          <w:rFonts w:ascii="Arial" w:hAnsi="Arial" w:cs="Arial"/>
          <w:b/>
          <w:bCs/>
          <w:sz w:val="28"/>
          <w:szCs w:val="28"/>
        </w:rPr>
        <w:t>2.3 Machine Learning Models in Financial Forecasting</w:t>
      </w:r>
    </w:p>
    <w:p w14:paraId="31A413C5" w14:textId="77777777" w:rsidR="00751397" w:rsidRPr="00751397" w:rsidRDefault="00751397" w:rsidP="00751397">
      <w:pPr>
        <w:spacing w:line="360" w:lineRule="auto"/>
        <w:rPr>
          <w:rFonts w:ascii="Arial" w:hAnsi="Arial" w:cs="Arial"/>
        </w:rPr>
      </w:pPr>
      <w:r w:rsidRPr="00751397">
        <w:rPr>
          <w:rFonts w:ascii="Arial" w:hAnsi="Arial" w:cs="Arial"/>
        </w:rPr>
        <w:t xml:space="preserve">Machine learning models have brought about a paradigm shift in financial forecasting. </w:t>
      </w:r>
      <w:commentRangeStart w:id="23"/>
      <w:r w:rsidRPr="00751397">
        <w:rPr>
          <w:rFonts w:ascii="Arial" w:hAnsi="Arial" w:cs="Arial"/>
        </w:rPr>
        <w:t xml:space="preserve">The traditional linear models, while valuable, often fell short in capturing the intricate nonlinear relationships inherent in financial data. </w:t>
      </w:r>
      <w:commentRangeEnd w:id="23"/>
      <w:r w:rsidR="00C55CCE">
        <w:rPr>
          <w:rStyle w:val="a8"/>
        </w:rPr>
        <w:commentReference w:id="23"/>
      </w:r>
      <w:r w:rsidRPr="00751397">
        <w:rPr>
          <w:rFonts w:ascii="Arial" w:hAnsi="Arial" w:cs="Arial"/>
        </w:rPr>
        <w:t>The advent of machine learning heralded a new era, enabling more nuanced predictions.</w:t>
      </w:r>
    </w:p>
    <w:p w14:paraId="7E9733F8" w14:textId="77777777" w:rsidR="00751397" w:rsidRPr="00751397" w:rsidRDefault="00751397" w:rsidP="00751397">
      <w:pPr>
        <w:spacing w:line="360" w:lineRule="auto"/>
        <w:rPr>
          <w:rFonts w:ascii="Arial" w:hAnsi="Arial" w:cs="Arial"/>
        </w:rPr>
      </w:pPr>
    </w:p>
    <w:p w14:paraId="09B1B545" w14:textId="77777777" w:rsidR="00751397" w:rsidRPr="00751397" w:rsidRDefault="00751397" w:rsidP="00751397">
      <w:pPr>
        <w:spacing w:line="360" w:lineRule="auto"/>
        <w:rPr>
          <w:rFonts w:ascii="Arial" w:hAnsi="Arial" w:cs="Arial"/>
        </w:rPr>
      </w:pPr>
      <w:r w:rsidRPr="00751397">
        <w:rPr>
          <w:rFonts w:ascii="Arial" w:hAnsi="Arial" w:cs="Arial"/>
        </w:rPr>
        <w:lastRenderedPageBreak/>
        <w:t xml:space="preserve">Various machine learning algorithms have been deployed in the financial sector. </w:t>
      </w:r>
      <w:proofErr w:type="spellStart"/>
      <w:r w:rsidRPr="00751397">
        <w:rPr>
          <w:rFonts w:ascii="Arial" w:hAnsi="Arial" w:cs="Arial"/>
        </w:rPr>
        <w:t>XGBoost</w:t>
      </w:r>
      <w:proofErr w:type="spellEnd"/>
      <w:r w:rsidRPr="00751397">
        <w:rPr>
          <w:rFonts w:ascii="Arial" w:hAnsi="Arial" w:cs="Arial"/>
        </w:rPr>
        <w:t xml:space="preserve">, for instance, is renowned for its robustness and has been employed extensively in financial forecasting, as highlighted by Chen and </w:t>
      </w:r>
      <w:proofErr w:type="spellStart"/>
      <w:r w:rsidRPr="00751397">
        <w:rPr>
          <w:rFonts w:ascii="Arial" w:hAnsi="Arial" w:cs="Arial"/>
        </w:rPr>
        <w:t>Guestrin</w:t>
      </w:r>
      <w:proofErr w:type="spellEnd"/>
      <w:r w:rsidRPr="00751397">
        <w:rPr>
          <w:rFonts w:ascii="Arial" w:hAnsi="Arial" w:cs="Arial"/>
        </w:rPr>
        <w:t xml:space="preserve"> (2016). On the other hand, Random Forest, a versatile ensemble learning method, has been lauded for its accuracy in financial applications (Liaw and Wiener, 2002).</w:t>
      </w:r>
    </w:p>
    <w:p w14:paraId="0183DB6E" w14:textId="77777777" w:rsidR="00751397" w:rsidRPr="00751397" w:rsidRDefault="00751397" w:rsidP="00751397">
      <w:pPr>
        <w:spacing w:line="360" w:lineRule="auto"/>
        <w:rPr>
          <w:rFonts w:ascii="Arial" w:hAnsi="Arial" w:cs="Arial"/>
        </w:rPr>
      </w:pPr>
    </w:p>
    <w:p w14:paraId="6E5440C0" w14:textId="69BB0781" w:rsidR="00751397" w:rsidRPr="00131B15" w:rsidRDefault="00751397" w:rsidP="00751397">
      <w:pPr>
        <w:spacing w:line="360" w:lineRule="auto"/>
        <w:rPr>
          <w:rFonts w:ascii="Arial" w:hAnsi="Arial" w:cs="Arial"/>
        </w:rPr>
      </w:pPr>
      <w:r w:rsidRPr="00751397">
        <w:rPr>
          <w:rFonts w:ascii="Arial" w:hAnsi="Arial" w:cs="Arial"/>
        </w:rPr>
        <w:t xml:space="preserve">Recent studies have also shed light on the efficacy of </w:t>
      </w:r>
      <w:del w:id="24" w:author="He He (Staff)" w:date="2023-08-20T12:56:00Z">
        <w:r w:rsidRPr="00751397" w:rsidDel="00C55CCE">
          <w:rPr>
            <w:rFonts w:ascii="Arial" w:hAnsi="Arial" w:cs="Arial"/>
          </w:rPr>
          <w:delText xml:space="preserve">newer </w:delText>
        </w:r>
      </w:del>
      <w:ins w:id="25" w:author="He He (Staff)" w:date="2023-08-20T12:56:00Z">
        <w:r w:rsidR="00C55CCE">
          <w:rPr>
            <w:rFonts w:ascii="Arial" w:hAnsi="Arial" w:cs="Arial"/>
          </w:rPr>
          <w:t>more advanced</w:t>
        </w:r>
        <w:r w:rsidR="00C55CCE" w:rsidRPr="00751397">
          <w:rPr>
            <w:rFonts w:ascii="Arial" w:hAnsi="Arial" w:cs="Arial"/>
          </w:rPr>
          <w:t xml:space="preserve"> </w:t>
        </w:r>
      </w:ins>
      <w:r w:rsidRPr="00751397">
        <w:rPr>
          <w:rFonts w:ascii="Arial" w:hAnsi="Arial" w:cs="Arial"/>
        </w:rPr>
        <w:t xml:space="preserve">algorithms such as </w:t>
      </w:r>
      <w:proofErr w:type="spellStart"/>
      <w:r w:rsidRPr="00751397">
        <w:rPr>
          <w:rFonts w:ascii="Arial" w:hAnsi="Arial" w:cs="Arial"/>
        </w:rPr>
        <w:t>LightGBM</w:t>
      </w:r>
      <w:proofErr w:type="spellEnd"/>
      <w:r w:rsidRPr="00751397">
        <w:rPr>
          <w:rFonts w:ascii="Arial" w:hAnsi="Arial" w:cs="Arial"/>
        </w:rPr>
        <w:t xml:space="preserve"> and </w:t>
      </w:r>
      <w:proofErr w:type="spellStart"/>
      <w:r w:rsidRPr="00751397">
        <w:rPr>
          <w:rFonts w:ascii="Arial" w:hAnsi="Arial" w:cs="Arial"/>
        </w:rPr>
        <w:t>CatBoost</w:t>
      </w:r>
      <w:proofErr w:type="spellEnd"/>
      <w:r w:rsidRPr="00751397">
        <w:rPr>
          <w:rFonts w:ascii="Arial" w:hAnsi="Arial" w:cs="Arial"/>
        </w:rPr>
        <w:t xml:space="preserve">. Ke, Meng, Finley, and Wang (2017) extolled the virtues of </w:t>
      </w:r>
      <w:proofErr w:type="spellStart"/>
      <w:r w:rsidRPr="00751397">
        <w:rPr>
          <w:rFonts w:ascii="Arial" w:hAnsi="Arial" w:cs="Arial"/>
        </w:rPr>
        <w:t>LightGBM</w:t>
      </w:r>
      <w:proofErr w:type="spellEnd"/>
      <w:r w:rsidRPr="00751397">
        <w:rPr>
          <w:rFonts w:ascii="Arial" w:hAnsi="Arial" w:cs="Arial"/>
        </w:rPr>
        <w:t xml:space="preserve">, emphasizing its scalability and efficiency. Similarly, </w:t>
      </w:r>
      <w:proofErr w:type="spellStart"/>
      <w:r w:rsidRPr="00751397">
        <w:rPr>
          <w:rFonts w:ascii="Arial" w:hAnsi="Arial" w:cs="Arial"/>
        </w:rPr>
        <w:t>Prokhorenkova</w:t>
      </w:r>
      <w:proofErr w:type="spellEnd"/>
      <w:r w:rsidRPr="00751397">
        <w:rPr>
          <w:rFonts w:ascii="Arial" w:hAnsi="Arial" w:cs="Arial"/>
        </w:rPr>
        <w:t xml:space="preserve"> et al. (2018) explored the capabilities of </w:t>
      </w:r>
      <w:proofErr w:type="spellStart"/>
      <w:r w:rsidRPr="00751397">
        <w:rPr>
          <w:rFonts w:ascii="Arial" w:hAnsi="Arial" w:cs="Arial"/>
        </w:rPr>
        <w:t>CatBoost</w:t>
      </w:r>
      <w:proofErr w:type="spellEnd"/>
      <w:r w:rsidRPr="00751397">
        <w:rPr>
          <w:rFonts w:ascii="Arial" w:hAnsi="Arial" w:cs="Arial"/>
        </w:rPr>
        <w:t>, highlighting its prowess in handling categorical features, a common occurrence in financial datasets.</w:t>
      </w:r>
    </w:p>
    <w:p w14:paraId="710B4C92" w14:textId="3999ACD5" w:rsidR="006554BB" w:rsidRDefault="006554BB" w:rsidP="00E03A5E">
      <w:pPr>
        <w:spacing w:line="360" w:lineRule="auto"/>
        <w:rPr>
          <w:rFonts w:ascii="Arial" w:hAnsi="Arial" w:cs="Arial"/>
        </w:rPr>
      </w:pPr>
    </w:p>
    <w:p w14:paraId="0F800504" w14:textId="77777777" w:rsidR="00751397" w:rsidRPr="004F4D55" w:rsidRDefault="00751397" w:rsidP="00751397">
      <w:pPr>
        <w:spacing w:line="360" w:lineRule="auto"/>
        <w:rPr>
          <w:rFonts w:ascii="Arial" w:hAnsi="Arial" w:cs="Arial"/>
          <w:b/>
          <w:bCs/>
          <w:sz w:val="28"/>
          <w:szCs w:val="28"/>
        </w:rPr>
      </w:pPr>
      <w:r w:rsidRPr="004F4D55">
        <w:rPr>
          <w:rFonts w:ascii="Arial" w:hAnsi="Arial" w:cs="Arial"/>
          <w:b/>
          <w:bCs/>
          <w:sz w:val="28"/>
          <w:szCs w:val="28"/>
        </w:rPr>
        <w:t>2.4 The COVID-19 Pandemic: A New Challenge</w:t>
      </w:r>
    </w:p>
    <w:p w14:paraId="3D4D353B" w14:textId="77777777" w:rsidR="00751397" w:rsidRPr="00751397" w:rsidRDefault="00751397" w:rsidP="00751397">
      <w:pPr>
        <w:spacing w:line="360" w:lineRule="auto"/>
        <w:rPr>
          <w:rFonts w:ascii="Arial" w:hAnsi="Arial" w:cs="Arial"/>
        </w:rPr>
      </w:pPr>
      <w:r w:rsidRPr="00751397">
        <w:rPr>
          <w:rFonts w:ascii="Arial" w:hAnsi="Arial" w:cs="Arial"/>
        </w:rPr>
        <w:t>The onset of the COVID-19 pandemic brought about unprecedented challenges for financial forecasting. Traditional models were often found wanting in the face of the pandemic's volatile impact on global stock markets. Baker et al. (2020) detailed the heightened economic uncertainty induced by COVID-19, emphasizing the need for more adaptable forecasting models.</w:t>
      </w:r>
    </w:p>
    <w:p w14:paraId="55FFFCE9" w14:textId="77777777" w:rsidR="00751397" w:rsidRPr="00751397" w:rsidRDefault="00751397" w:rsidP="00751397">
      <w:pPr>
        <w:spacing w:line="360" w:lineRule="auto"/>
        <w:rPr>
          <w:rFonts w:ascii="Arial" w:hAnsi="Arial" w:cs="Arial"/>
        </w:rPr>
      </w:pPr>
    </w:p>
    <w:p w14:paraId="589666BC" w14:textId="77777777" w:rsidR="00751397" w:rsidRDefault="00751397" w:rsidP="00751397">
      <w:pPr>
        <w:spacing w:line="360" w:lineRule="auto"/>
        <w:rPr>
          <w:rFonts w:ascii="Arial" w:hAnsi="Arial" w:cs="Arial"/>
        </w:rPr>
      </w:pPr>
      <w:r w:rsidRPr="00751397">
        <w:rPr>
          <w:rFonts w:ascii="Arial" w:hAnsi="Arial" w:cs="Arial"/>
        </w:rPr>
        <w:t xml:space="preserve">The pandemic also underscored the significance of news sentiment. With news cycles dominated by pandemic-related updates, investor sentiment was highly influenced by the tone and content of news articles. This phenomenon accentuated the symbiotic relationship between news sentiment and stock market movements, with studies like </w:t>
      </w:r>
      <w:commentRangeStart w:id="26"/>
      <w:r w:rsidRPr="00751397">
        <w:rPr>
          <w:rFonts w:ascii="Arial" w:hAnsi="Arial" w:cs="Arial"/>
        </w:rPr>
        <w:t>Zhang, Xie, Wang, and Chen's (2020) work highlighting the potential of sentiment analysis in predicting stock market volatility during the pandemic.</w:t>
      </w:r>
      <w:commentRangeEnd w:id="26"/>
      <w:r w:rsidR="0035156F">
        <w:rPr>
          <w:rStyle w:val="a8"/>
        </w:rPr>
        <w:commentReference w:id="26"/>
      </w:r>
    </w:p>
    <w:p w14:paraId="457A23C3" w14:textId="77777777" w:rsidR="00751397" w:rsidRDefault="00751397" w:rsidP="00751397">
      <w:pPr>
        <w:spacing w:line="360" w:lineRule="auto"/>
        <w:rPr>
          <w:rFonts w:ascii="Arial" w:hAnsi="Arial" w:cs="Arial"/>
        </w:rPr>
      </w:pPr>
    </w:p>
    <w:p w14:paraId="3B5E9C5D" w14:textId="19013392" w:rsidR="00751397" w:rsidRPr="004F4D55" w:rsidRDefault="00751397" w:rsidP="00751397">
      <w:pPr>
        <w:spacing w:line="360" w:lineRule="auto"/>
        <w:rPr>
          <w:rFonts w:ascii="Arial" w:hAnsi="Arial" w:cs="Arial"/>
          <w:b/>
          <w:bCs/>
          <w:sz w:val="28"/>
          <w:szCs w:val="28"/>
        </w:rPr>
      </w:pPr>
      <w:r w:rsidRPr="004F4D55">
        <w:rPr>
          <w:rFonts w:ascii="Arial" w:hAnsi="Arial" w:cs="Arial"/>
          <w:b/>
          <w:bCs/>
          <w:sz w:val="28"/>
          <w:szCs w:val="28"/>
        </w:rPr>
        <w:t xml:space="preserve">2.5 </w:t>
      </w:r>
      <w:del w:id="27" w:author="He He (Staff)" w:date="2023-08-20T12:57:00Z">
        <w:r w:rsidRPr="004F4D55" w:rsidDel="00C55CCE">
          <w:rPr>
            <w:rFonts w:ascii="等线" w:eastAsia="等线" w:hAnsi="等线" w:cs="Arial" w:hint="eastAsia"/>
            <w:b/>
            <w:bCs/>
            <w:sz w:val="28"/>
            <w:szCs w:val="28"/>
            <w:lang w:eastAsia="zh-CN"/>
          </w:rPr>
          <w:delText>Conclusion</w:delText>
        </w:r>
      </w:del>
      <w:ins w:id="28" w:author="He He (Staff)" w:date="2023-08-20T12:57:00Z">
        <w:r w:rsidR="00C55CCE">
          <w:rPr>
            <w:rFonts w:ascii="等线" w:eastAsia="等线" w:hAnsi="等线" w:cs="Arial"/>
            <w:b/>
            <w:bCs/>
            <w:sz w:val="28"/>
            <w:szCs w:val="28"/>
            <w:lang w:eastAsia="zh-CN"/>
          </w:rPr>
          <w:t xml:space="preserve">Literature Review Summary </w:t>
        </w:r>
      </w:ins>
    </w:p>
    <w:p w14:paraId="0B87C487" w14:textId="6EE9937A" w:rsidR="00751397" w:rsidRPr="00751397" w:rsidRDefault="00751397" w:rsidP="00751397">
      <w:pPr>
        <w:spacing w:line="360" w:lineRule="auto"/>
        <w:rPr>
          <w:rFonts w:ascii="Arial" w:hAnsi="Arial" w:cs="Arial"/>
        </w:rPr>
      </w:pPr>
      <w:r w:rsidRPr="00751397">
        <w:rPr>
          <w:rFonts w:ascii="Arial" w:hAnsi="Arial" w:cs="Arial"/>
        </w:rPr>
        <w:t xml:space="preserve">In </w:t>
      </w:r>
      <w:del w:id="29" w:author="He He (Staff)" w:date="2023-08-20T12:57:00Z">
        <w:r w:rsidRPr="00751397" w:rsidDel="00C55CCE">
          <w:rPr>
            <w:rFonts w:ascii="Arial" w:hAnsi="Arial" w:cs="Arial"/>
          </w:rPr>
          <w:delText>conclusion</w:delText>
        </w:r>
      </w:del>
      <w:ins w:id="30" w:author="He He (Staff)" w:date="2023-08-20T12:57:00Z">
        <w:r w:rsidR="00C55CCE">
          <w:rPr>
            <w:rFonts w:ascii="Arial" w:hAnsi="Arial" w:cs="Arial"/>
          </w:rPr>
          <w:t>summary</w:t>
        </w:r>
      </w:ins>
      <w:r w:rsidRPr="00751397">
        <w:rPr>
          <w:rFonts w:ascii="Arial" w:hAnsi="Arial" w:cs="Arial"/>
        </w:rPr>
        <w:t xml:space="preserve">, the confluence of sentiment analysis and financial forecasting is an exciting domain, rich with possibilities. The literature provides robust evidence of the deep-seated relationship between news sentiment and stock market movements. With the continued advancements in machine learning and the increasing ubiquity of </w:t>
      </w:r>
      <w:r w:rsidRPr="00751397">
        <w:rPr>
          <w:rFonts w:ascii="Arial" w:hAnsi="Arial" w:cs="Arial"/>
        </w:rPr>
        <w:lastRenderedPageBreak/>
        <w:t>digital textual data, the future holds immense promise for further exploration and innovation in this interdisciplinary field.</w:t>
      </w:r>
    </w:p>
    <w:p w14:paraId="219C8E9F" w14:textId="77777777" w:rsidR="00751397" w:rsidRPr="00131B15" w:rsidRDefault="00751397" w:rsidP="00E03A5E">
      <w:pPr>
        <w:spacing w:line="360" w:lineRule="auto"/>
        <w:rPr>
          <w:rFonts w:ascii="Arial" w:hAnsi="Arial" w:cs="Arial"/>
        </w:rPr>
      </w:pPr>
    </w:p>
    <w:p w14:paraId="6667D1C3" w14:textId="77777777" w:rsidR="00F662A4" w:rsidRPr="00D328CA" w:rsidRDefault="00F662A4" w:rsidP="00E03A5E">
      <w:pPr>
        <w:spacing w:line="360" w:lineRule="auto"/>
        <w:rPr>
          <w:rFonts w:ascii="Arial" w:hAnsi="Arial" w:cs="Arial"/>
          <w:b/>
          <w:bCs/>
          <w:sz w:val="32"/>
          <w:szCs w:val="32"/>
        </w:rPr>
      </w:pPr>
      <w:r w:rsidRPr="00D328CA">
        <w:rPr>
          <w:rFonts w:ascii="Arial" w:hAnsi="Arial" w:cs="Arial"/>
          <w:b/>
          <w:bCs/>
          <w:sz w:val="32"/>
          <w:szCs w:val="32"/>
        </w:rPr>
        <w:t>3. Data</w:t>
      </w:r>
    </w:p>
    <w:p w14:paraId="37E70D18" w14:textId="77777777" w:rsidR="00F662A4" w:rsidRPr="00D328CA" w:rsidRDefault="00F662A4" w:rsidP="00E03A5E">
      <w:pPr>
        <w:spacing w:line="360" w:lineRule="auto"/>
        <w:rPr>
          <w:rFonts w:ascii="Arial" w:hAnsi="Arial" w:cs="Arial"/>
          <w:b/>
          <w:bCs/>
          <w:sz w:val="28"/>
          <w:szCs w:val="28"/>
        </w:rPr>
      </w:pPr>
      <w:r w:rsidRPr="00D328CA">
        <w:rPr>
          <w:rFonts w:ascii="Arial" w:hAnsi="Arial" w:cs="Arial"/>
          <w:b/>
          <w:bCs/>
          <w:sz w:val="28"/>
          <w:szCs w:val="28"/>
        </w:rPr>
        <w:t>3.1 Dataset Overview</w:t>
      </w:r>
    </w:p>
    <w:p w14:paraId="35EE10BC" w14:textId="2D06902E" w:rsidR="00F662A4" w:rsidRPr="00131B15" w:rsidRDefault="00F662A4" w:rsidP="00E03A5E">
      <w:pPr>
        <w:spacing w:line="360" w:lineRule="auto"/>
        <w:rPr>
          <w:rFonts w:ascii="Arial" w:hAnsi="Arial" w:cs="Arial"/>
        </w:rPr>
      </w:pPr>
      <w:commentRangeStart w:id="31"/>
      <w:r w:rsidRPr="00131B15">
        <w:rPr>
          <w:rFonts w:ascii="Arial" w:hAnsi="Arial" w:cs="Arial"/>
        </w:rPr>
        <w:t xml:space="preserve">The dataset consolidates daily stock data with sentiment scores derived from news analytics, covering a wide range of firms listed on NASDAQ. </w:t>
      </w:r>
      <w:commentRangeEnd w:id="31"/>
      <w:r w:rsidR="0035156F">
        <w:rPr>
          <w:rStyle w:val="a8"/>
        </w:rPr>
        <w:commentReference w:id="31"/>
      </w:r>
      <w:r w:rsidRPr="00131B15">
        <w:rPr>
          <w:rFonts w:ascii="Arial" w:hAnsi="Arial" w:cs="Arial"/>
        </w:rPr>
        <w:t xml:space="preserve">The study spans from April 30, 2013, to April 26, 2023, allowing </w:t>
      </w:r>
      <w:commentRangeStart w:id="32"/>
      <w:del w:id="33" w:author="He He (Staff)" w:date="2023-08-20T13:03:00Z">
        <w:r w:rsidRPr="00131B15" w:rsidDel="0035156F">
          <w:rPr>
            <w:rFonts w:ascii="Arial" w:hAnsi="Arial" w:cs="Arial"/>
          </w:rPr>
          <w:delText xml:space="preserve">us </w:delText>
        </w:r>
      </w:del>
      <w:ins w:id="34" w:author="He He (Staff)" w:date="2023-08-20T13:03:00Z">
        <w:r w:rsidR="0035156F">
          <w:rPr>
            <w:rFonts w:ascii="Arial" w:hAnsi="Arial" w:cs="Arial"/>
          </w:rPr>
          <w:t xml:space="preserve">me </w:t>
        </w:r>
        <w:commentRangeEnd w:id="32"/>
        <w:r w:rsidR="0035156F">
          <w:rPr>
            <w:rStyle w:val="a8"/>
          </w:rPr>
          <w:commentReference w:id="32"/>
        </w:r>
      </w:ins>
      <w:r w:rsidRPr="00131B15">
        <w:rPr>
          <w:rFonts w:ascii="Arial" w:hAnsi="Arial" w:cs="Arial"/>
        </w:rPr>
        <w:t>to not only capture the intricacies of the COVID-19 pandemic era but also the years leading up to it. This comprehensive timeframe facilitates a deeper understanding of stock returns in relation to news sentiment.</w:t>
      </w:r>
    </w:p>
    <w:p w14:paraId="0904CCEC" w14:textId="77777777" w:rsidR="00F662A4" w:rsidRPr="00131B15" w:rsidRDefault="00F662A4" w:rsidP="00E03A5E">
      <w:pPr>
        <w:spacing w:line="360" w:lineRule="auto"/>
        <w:rPr>
          <w:rFonts w:ascii="Arial" w:hAnsi="Arial" w:cs="Arial"/>
        </w:rPr>
      </w:pPr>
    </w:p>
    <w:p w14:paraId="2D1D0A7B" w14:textId="7E8620A4" w:rsidR="00D328CA" w:rsidRPr="00D328CA" w:rsidRDefault="00F662A4" w:rsidP="00E03A5E">
      <w:pPr>
        <w:spacing w:line="360" w:lineRule="auto"/>
        <w:rPr>
          <w:rFonts w:ascii="Arial" w:hAnsi="Arial" w:cs="Arial"/>
          <w:b/>
          <w:bCs/>
          <w:sz w:val="28"/>
          <w:szCs w:val="28"/>
        </w:rPr>
      </w:pPr>
      <w:r w:rsidRPr="00D328CA">
        <w:rPr>
          <w:rFonts w:ascii="Arial" w:hAnsi="Arial" w:cs="Arial"/>
          <w:b/>
          <w:bCs/>
          <w:sz w:val="28"/>
          <w:szCs w:val="28"/>
        </w:rPr>
        <w:t>3.2 Data Sources</w:t>
      </w:r>
    </w:p>
    <w:p w14:paraId="5A3140CF" w14:textId="29575003" w:rsidR="008B06C6" w:rsidRDefault="008B06C6" w:rsidP="00E03A5E">
      <w:pPr>
        <w:spacing w:line="360" w:lineRule="auto"/>
        <w:rPr>
          <w:rFonts w:ascii="Arial" w:hAnsi="Arial" w:cs="Arial"/>
        </w:rPr>
      </w:pPr>
      <w:r>
        <w:rPr>
          <w:rFonts w:ascii="Arial" w:hAnsi="Arial" w:cs="Arial"/>
        </w:rPr>
        <w:t>In this paper, we utilized three types of datasets</w:t>
      </w:r>
      <w:ins w:id="35" w:author="He He (Staff)" w:date="2023-08-20T13:04:00Z">
        <w:r w:rsidR="0035156F">
          <w:rPr>
            <w:rFonts w:ascii="Arial" w:hAnsi="Arial" w:cs="Arial"/>
          </w:rPr>
          <w:t xml:space="preserve">, in particular, </w:t>
        </w:r>
      </w:ins>
      <w:del w:id="36" w:author="He He (Staff)" w:date="2023-08-20T13:04:00Z">
        <w:r w:rsidDel="0035156F">
          <w:rPr>
            <w:rFonts w:ascii="Arial" w:hAnsi="Arial" w:cs="Arial"/>
          </w:rPr>
          <w:delText xml:space="preserve"> such as </w:delText>
        </w:r>
      </w:del>
      <w:r>
        <w:rPr>
          <w:rFonts w:ascii="Arial" w:hAnsi="Arial" w:cs="Arial"/>
        </w:rPr>
        <w:t xml:space="preserve">stock data, </w:t>
      </w:r>
      <w:ins w:id="37" w:author="He He (Staff)" w:date="2023-08-20T13:04:00Z">
        <w:r w:rsidR="0035156F">
          <w:rPr>
            <w:rFonts w:ascii="Arial" w:hAnsi="Arial" w:cs="Arial"/>
          </w:rPr>
          <w:t xml:space="preserve">news </w:t>
        </w:r>
      </w:ins>
      <w:r>
        <w:rPr>
          <w:rFonts w:ascii="Arial" w:hAnsi="Arial" w:cs="Arial"/>
        </w:rPr>
        <w:t xml:space="preserve">sentiment data, and COVID-19 data. </w:t>
      </w:r>
    </w:p>
    <w:p w14:paraId="4858907E" w14:textId="77777777" w:rsidR="008B06C6" w:rsidRDefault="008B06C6" w:rsidP="00E03A5E">
      <w:pPr>
        <w:spacing w:line="360" w:lineRule="auto"/>
        <w:rPr>
          <w:rFonts w:ascii="Arial" w:hAnsi="Arial" w:cs="Arial"/>
        </w:rPr>
      </w:pPr>
    </w:p>
    <w:p w14:paraId="7400A4CD" w14:textId="7B89E697" w:rsidR="00F662A4" w:rsidRPr="00131B15" w:rsidRDefault="00F662A4" w:rsidP="00E03A5E">
      <w:pPr>
        <w:spacing w:line="360" w:lineRule="auto"/>
        <w:rPr>
          <w:rFonts w:ascii="Arial" w:hAnsi="Arial" w:cs="Arial"/>
        </w:rPr>
      </w:pPr>
      <w:commentRangeStart w:id="38"/>
      <w:r w:rsidRPr="00131B15">
        <w:rPr>
          <w:rFonts w:ascii="Arial" w:hAnsi="Arial" w:cs="Arial"/>
        </w:rPr>
        <w:t xml:space="preserve">Stock Data: The stock </w:t>
      </w:r>
      <w:del w:id="39" w:author="He He (Staff)" w:date="2023-08-20T13:05:00Z">
        <w:r w:rsidRPr="00131B15" w:rsidDel="0035156F">
          <w:rPr>
            <w:rFonts w:ascii="Arial" w:hAnsi="Arial" w:cs="Arial"/>
          </w:rPr>
          <w:delText xml:space="preserve">information </w:delText>
        </w:r>
      </w:del>
      <w:ins w:id="40" w:author="He He (Staff)" w:date="2023-08-20T13:05:00Z">
        <w:r w:rsidR="0035156F">
          <w:rPr>
            <w:rFonts w:ascii="Arial" w:hAnsi="Arial" w:cs="Arial"/>
          </w:rPr>
          <w:t>data is at daily level and</w:t>
        </w:r>
        <w:r w:rsidR="0035156F" w:rsidRPr="00131B15">
          <w:rPr>
            <w:rFonts w:ascii="Arial" w:hAnsi="Arial" w:cs="Arial"/>
          </w:rPr>
          <w:t xml:space="preserve"> </w:t>
        </w:r>
      </w:ins>
      <w:r w:rsidRPr="00131B15">
        <w:rPr>
          <w:rFonts w:ascii="Arial" w:hAnsi="Arial" w:cs="Arial"/>
        </w:rPr>
        <w:t xml:space="preserve">was sourced using the Yahoo Finance Python library, which </w:t>
      </w:r>
      <w:ins w:id="41" w:author="He He (Staff)" w:date="2023-08-20T13:06:00Z">
        <w:r w:rsidR="0035156F">
          <w:rPr>
            <w:rFonts w:ascii="Arial" w:hAnsi="Arial" w:cs="Arial"/>
          </w:rPr>
          <w:t xml:space="preserve">records information regarding </w:t>
        </w:r>
      </w:ins>
      <w:del w:id="42" w:author="He He (Staff)" w:date="2023-08-20T13:06:00Z">
        <w:r w:rsidRPr="00131B15" w:rsidDel="0035156F">
          <w:rPr>
            <w:rFonts w:ascii="Arial" w:hAnsi="Arial" w:cs="Arial"/>
          </w:rPr>
          <w:delText xml:space="preserve">offers insights into conventional </w:delText>
        </w:r>
      </w:del>
      <w:r w:rsidRPr="00131B15">
        <w:rPr>
          <w:rFonts w:ascii="Arial" w:hAnsi="Arial" w:cs="Arial"/>
        </w:rPr>
        <w:t xml:space="preserve">stock indicators </w:t>
      </w:r>
      <w:del w:id="43" w:author="He He (Staff)" w:date="2023-08-20T13:06:00Z">
        <w:r w:rsidRPr="00131B15" w:rsidDel="0035156F">
          <w:rPr>
            <w:rFonts w:ascii="Arial" w:hAnsi="Arial" w:cs="Arial"/>
          </w:rPr>
          <w:delText>such as</w:delText>
        </w:r>
      </w:del>
      <w:ins w:id="44" w:author="He He (Staff)" w:date="2023-08-20T13:06:00Z">
        <w:r w:rsidR="0035156F">
          <w:rPr>
            <w:rFonts w:ascii="Arial" w:hAnsi="Arial" w:cs="Arial"/>
          </w:rPr>
          <w:t>including</w:t>
        </w:r>
      </w:ins>
      <w:r w:rsidRPr="00131B15">
        <w:rPr>
          <w:rFonts w:ascii="Arial" w:hAnsi="Arial" w:cs="Arial"/>
        </w:rPr>
        <w:t xml:space="preserve"> opening price, closing price, high, low, adjusted closing price, and trading volume.</w:t>
      </w:r>
      <w:commentRangeEnd w:id="38"/>
      <w:r w:rsidR="00130226">
        <w:rPr>
          <w:rStyle w:val="a8"/>
        </w:rPr>
        <w:commentReference w:id="38"/>
      </w:r>
    </w:p>
    <w:p w14:paraId="57BF3958" w14:textId="77777777" w:rsidR="00F662A4" w:rsidRPr="00131B15" w:rsidRDefault="00F662A4" w:rsidP="00E03A5E">
      <w:pPr>
        <w:spacing w:line="360" w:lineRule="auto"/>
        <w:rPr>
          <w:rFonts w:ascii="Arial" w:hAnsi="Arial" w:cs="Arial"/>
        </w:rPr>
      </w:pPr>
    </w:p>
    <w:p w14:paraId="5E07BBF6" w14:textId="77777777" w:rsidR="00F662A4" w:rsidRPr="00131B15" w:rsidRDefault="00F662A4" w:rsidP="00E03A5E">
      <w:pPr>
        <w:spacing w:line="360" w:lineRule="auto"/>
        <w:rPr>
          <w:rFonts w:ascii="Arial" w:hAnsi="Arial" w:cs="Arial"/>
        </w:rPr>
      </w:pPr>
      <w:r w:rsidRPr="00131B15">
        <w:rPr>
          <w:rFonts w:ascii="Arial" w:hAnsi="Arial" w:cs="Arial"/>
        </w:rPr>
        <w:t xml:space="preserve">Sentiment Data: </w:t>
      </w:r>
      <w:proofErr w:type="spellStart"/>
      <w:r w:rsidRPr="00131B15">
        <w:rPr>
          <w:rFonts w:ascii="Arial" w:hAnsi="Arial" w:cs="Arial"/>
        </w:rPr>
        <w:t>RavenPack</w:t>
      </w:r>
      <w:proofErr w:type="spellEnd"/>
      <w:r w:rsidRPr="00131B15">
        <w:rPr>
          <w:rFonts w:ascii="Arial" w:hAnsi="Arial" w:cs="Arial"/>
        </w:rPr>
        <w:t xml:space="preserve"> Analytics, a leading provider of real-time data services for financial professionals, supplied the sentiment scores. They aggregate data from numerous sources, including but not limited to Dow Jones Financial Wires, Wall Street Journal, Barron’s, and MarketWatch.</w:t>
      </w:r>
    </w:p>
    <w:p w14:paraId="69C2A1C9" w14:textId="77777777" w:rsidR="00F662A4" w:rsidRPr="00131B15" w:rsidRDefault="00F662A4" w:rsidP="00E03A5E">
      <w:pPr>
        <w:spacing w:line="360" w:lineRule="auto"/>
        <w:rPr>
          <w:rFonts w:ascii="Arial" w:hAnsi="Arial" w:cs="Arial"/>
        </w:rPr>
      </w:pPr>
    </w:p>
    <w:p w14:paraId="6AC5788E" w14:textId="77777777" w:rsidR="00F662A4" w:rsidRPr="00131B15" w:rsidRDefault="00F662A4" w:rsidP="00E03A5E">
      <w:pPr>
        <w:spacing w:line="360" w:lineRule="auto"/>
        <w:rPr>
          <w:rFonts w:ascii="Arial" w:hAnsi="Arial" w:cs="Arial"/>
        </w:rPr>
      </w:pPr>
      <w:r w:rsidRPr="00131B15">
        <w:rPr>
          <w:rFonts w:ascii="Arial" w:hAnsi="Arial" w:cs="Arial"/>
        </w:rPr>
        <w:t>COVID-19 Data: The data detailing new daily COVID-19 cases in the US was procured from Our World in Data. This dataset stands out for its comprehensiveness and timely updates. Data is regularly sourced from esteemed organizations such as the World Health Organization (WHO), Johns Hopkins University, and the European Centre for Disease Prevention and Control (ECDC).</w:t>
      </w:r>
    </w:p>
    <w:p w14:paraId="34AEC5F0" w14:textId="77777777" w:rsidR="00F662A4" w:rsidRPr="00131B15" w:rsidRDefault="00F662A4" w:rsidP="00E03A5E">
      <w:pPr>
        <w:spacing w:line="360" w:lineRule="auto"/>
        <w:rPr>
          <w:rFonts w:ascii="Arial" w:hAnsi="Arial" w:cs="Arial"/>
        </w:rPr>
      </w:pPr>
    </w:p>
    <w:p w14:paraId="2FEC66AC" w14:textId="77777777" w:rsidR="00F662A4" w:rsidRPr="007D2840" w:rsidRDefault="00F662A4" w:rsidP="00E03A5E">
      <w:pPr>
        <w:spacing w:line="360" w:lineRule="auto"/>
        <w:rPr>
          <w:rFonts w:ascii="Arial" w:hAnsi="Arial" w:cs="Arial"/>
          <w:b/>
          <w:bCs/>
          <w:sz w:val="28"/>
          <w:szCs w:val="28"/>
        </w:rPr>
      </w:pPr>
      <w:r w:rsidRPr="007D2840">
        <w:rPr>
          <w:rFonts w:ascii="Arial" w:hAnsi="Arial" w:cs="Arial"/>
          <w:b/>
          <w:bCs/>
          <w:sz w:val="28"/>
          <w:szCs w:val="28"/>
        </w:rPr>
        <w:t>3.3 Variables</w:t>
      </w:r>
    </w:p>
    <w:p w14:paraId="1B2BB033" w14:textId="77777777" w:rsidR="00F662A4" w:rsidRPr="00131B15" w:rsidRDefault="00F662A4" w:rsidP="00E03A5E">
      <w:pPr>
        <w:spacing w:line="360" w:lineRule="auto"/>
        <w:rPr>
          <w:rFonts w:ascii="Arial" w:hAnsi="Arial" w:cs="Arial"/>
        </w:rPr>
      </w:pPr>
      <w:r w:rsidRPr="00131B15">
        <w:rPr>
          <w:rFonts w:ascii="Arial" w:hAnsi="Arial" w:cs="Arial"/>
        </w:rPr>
        <w:lastRenderedPageBreak/>
        <w:t>The dataset encompasses the following variables:</w:t>
      </w:r>
    </w:p>
    <w:p w14:paraId="76135497" w14:textId="77777777" w:rsidR="00F662A4" w:rsidRPr="00131B15" w:rsidRDefault="00F662A4" w:rsidP="00E03A5E">
      <w:pPr>
        <w:spacing w:line="360" w:lineRule="auto"/>
        <w:rPr>
          <w:rFonts w:ascii="Arial" w:hAnsi="Arial" w:cs="Arial"/>
        </w:rPr>
      </w:pPr>
    </w:p>
    <w:p w14:paraId="37637B98" w14:textId="7357A9BD" w:rsidR="008D0459" w:rsidRDefault="008D0459" w:rsidP="00E03A5E">
      <w:pPr>
        <w:spacing w:line="360" w:lineRule="auto"/>
        <w:rPr>
          <w:rFonts w:ascii="Arial" w:hAnsi="Arial" w:cs="Arial"/>
        </w:rPr>
      </w:pPr>
    </w:p>
    <w:tbl>
      <w:tblPr>
        <w:tblW w:w="0" w:type="auto"/>
        <w:tblCellMar>
          <w:left w:w="0" w:type="dxa"/>
          <w:right w:w="0" w:type="dxa"/>
        </w:tblCellMar>
        <w:tblLook w:val="04A0" w:firstRow="1" w:lastRow="0" w:firstColumn="1" w:lastColumn="0" w:noHBand="0" w:noVBand="1"/>
        <w:tblPrChange w:id="45" w:author="He He (Staff)" w:date="2023-08-20T13:06:00Z">
          <w:tblPr>
            <w:tblW w:w="0" w:type="auto"/>
            <w:tblCellMar>
              <w:left w:w="0" w:type="dxa"/>
              <w:right w:w="0" w:type="dxa"/>
            </w:tblCellMar>
            <w:tblLook w:val="04A0" w:firstRow="1" w:lastRow="0" w:firstColumn="1" w:lastColumn="0" w:noHBand="0" w:noVBand="1"/>
          </w:tblPr>
        </w:tblPrChange>
      </w:tblPr>
      <w:tblGrid>
        <w:gridCol w:w="2302"/>
        <w:gridCol w:w="5170"/>
        <w:gridCol w:w="1554"/>
        <w:tblGridChange w:id="46">
          <w:tblGrid>
            <w:gridCol w:w="2301"/>
            <w:gridCol w:w="5155"/>
            <w:gridCol w:w="1554"/>
          </w:tblGrid>
        </w:tblGridChange>
      </w:tblGrid>
      <w:tr w:rsidR="007D2840" w:rsidRPr="007D2840" w14:paraId="53DADE04" w14:textId="77777777" w:rsidTr="0035156F">
        <w:trPr>
          <w:trHeight w:val="165"/>
          <w:trPrChange w:id="47" w:author="He He (Staff)" w:date="2023-08-20T13:06:00Z">
            <w:trPr>
              <w:trHeight w:val="165"/>
            </w:trPr>
          </w:trPrChange>
        </w:trPr>
        <w:tc>
          <w:tcPr>
            <w:tcW w:w="2430" w:type="dxa"/>
            <w:tcBorders>
              <w:top w:val="single" w:sz="4" w:space="0" w:color="auto"/>
              <w:bottom w:val="single" w:sz="4" w:space="0" w:color="auto"/>
            </w:tcBorders>
            <w:shd w:val="clear" w:color="auto" w:fill="auto"/>
            <w:tcMar>
              <w:top w:w="60" w:type="dxa"/>
              <w:left w:w="60" w:type="dxa"/>
              <w:bottom w:w="60" w:type="dxa"/>
              <w:right w:w="60" w:type="dxa"/>
            </w:tcMar>
            <w:hideMark/>
            <w:tcPrChange w:id="48" w:author="He He (Staff)" w:date="2023-08-20T13:06:00Z">
              <w:tcPr>
                <w:tcW w:w="243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tcPrChange>
          </w:tcPr>
          <w:p w14:paraId="261637AE" w14:textId="77777777" w:rsidR="007D2840" w:rsidRPr="007D2840" w:rsidRDefault="007D2840" w:rsidP="00E03A5E">
            <w:pPr>
              <w:spacing w:line="360" w:lineRule="auto"/>
              <w:rPr>
                <w:rFonts w:ascii="Arial" w:hAnsi="Arial" w:cs="Arial"/>
              </w:rPr>
            </w:pPr>
            <w:commentRangeStart w:id="49"/>
            <w:r w:rsidRPr="007D2840">
              <w:rPr>
                <w:rFonts w:ascii="Arial" w:hAnsi="Arial" w:cs="Arial"/>
                <w:b/>
                <w:bCs/>
              </w:rPr>
              <w:t>Name of Variables</w:t>
            </w:r>
            <w:commentRangeEnd w:id="49"/>
            <w:r w:rsidR="0035156F">
              <w:rPr>
                <w:rStyle w:val="a8"/>
              </w:rPr>
              <w:commentReference w:id="49"/>
            </w:r>
          </w:p>
        </w:tc>
        <w:tc>
          <w:tcPr>
            <w:tcW w:w="14865" w:type="dxa"/>
            <w:tcBorders>
              <w:top w:val="single" w:sz="4" w:space="0" w:color="auto"/>
              <w:bottom w:val="single" w:sz="4" w:space="0" w:color="auto"/>
            </w:tcBorders>
            <w:shd w:val="clear" w:color="auto" w:fill="auto"/>
            <w:tcMar>
              <w:top w:w="60" w:type="dxa"/>
              <w:left w:w="60" w:type="dxa"/>
              <w:bottom w:w="60" w:type="dxa"/>
              <w:right w:w="60" w:type="dxa"/>
            </w:tcMar>
            <w:hideMark/>
            <w:tcPrChange w:id="50" w:author="He He (Staff)" w:date="2023-08-20T13:06:00Z">
              <w:tcPr>
                <w:tcW w:w="1486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tcPrChange>
          </w:tcPr>
          <w:p w14:paraId="3D62C476" w14:textId="77777777" w:rsidR="007D2840" w:rsidRPr="007D2840" w:rsidRDefault="007D2840" w:rsidP="00E03A5E">
            <w:pPr>
              <w:spacing w:line="360" w:lineRule="auto"/>
              <w:rPr>
                <w:rFonts w:ascii="Arial" w:hAnsi="Arial" w:cs="Arial"/>
              </w:rPr>
            </w:pPr>
            <w:r w:rsidRPr="007D2840">
              <w:rPr>
                <w:rFonts w:ascii="Arial" w:hAnsi="Arial" w:cs="Arial"/>
                <w:b/>
                <w:bCs/>
              </w:rPr>
              <w:t>Explanation</w:t>
            </w:r>
          </w:p>
        </w:tc>
        <w:tc>
          <w:tcPr>
            <w:tcW w:w="1755" w:type="dxa"/>
            <w:tcBorders>
              <w:top w:val="single" w:sz="4" w:space="0" w:color="auto"/>
              <w:bottom w:val="single" w:sz="4" w:space="0" w:color="auto"/>
            </w:tcBorders>
            <w:shd w:val="clear" w:color="auto" w:fill="auto"/>
            <w:tcMar>
              <w:top w:w="60" w:type="dxa"/>
              <w:left w:w="60" w:type="dxa"/>
              <w:bottom w:w="60" w:type="dxa"/>
              <w:right w:w="60" w:type="dxa"/>
            </w:tcMar>
            <w:hideMark/>
            <w:tcPrChange w:id="51" w:author="He He (Staff)" w:date="2023-08-20T13:06:00Z">
              <w:tcPr>
                <w:tcW w:w="175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tcPrChange>
          </w:tcPr>
          <w:p w14:paraId="1117A9D4" w14:textId="77777777" w:rsidR="007D2840" w:rsidRPr="007D2840" w:rsidRDefault="007D2840" w:rsidP="00E03A5E">
            <w:pPr>
              <w:spacing w:line="360" w:lineRule="auto"/>
              <w:rPr>
                <w:rFonts w:ascii="Arial" w:hAnsi="Arial" w:cs="Arial"/>
              </w:rPr>
            </w:pPr>
            <w:r w:rsidRPr="007D2840">
              <w:rPr>
                <w:rFonts w:ascii="Arial" w:hAnsi="Arial" w:cs="Arial"/>
                <w:b/>
                <w:bCs/>
              </w:rPr>
              <w:t>Source</w:t>
            </w:r>
          </w:p>
        </w:tc>
      </w:tr>
      <w:tr w:rsidR="007D2840" w:rsidRPr="007D2840" w14:paraId="1246B83A" w14:textId="77777777" w:rsidTr="0035156F">
        <w:trPr>
          <w:trHeight w:val="180"/>
          <w:trPrChange w:id="52" w:author="He He (Staff)" w:date="2023-08-20T13:06:00Z">
            <w:trPr>
              <w:trHeight w:val="180"/>
            </w:trPr>
          </w:trPrChange>
        </w:trPr>
        <w:tc>
          <w:tcPr>
            <w:tcW w:w="2430" w:type="dxa"/>
            <w:tcBorders>
              <w:top w:val="single" w:sz="4" w:space="0" w:color="auto"/>
            </w:tcBorders>
            <w:shd w:val="clear" w:color="auto" w:fill="auto"/>
            <w:tcMar>
              <w:top w:w="60" w:type="dxa"/>
              <w:left w:w="60" w:type="dxa"/>
              <w:bottom w:w="60" w:type="dxa"/>
              <w:right w:w="60" w:type="dxa"/>
            </w:tcMar>
            <w:hideMark/>
            <w:tcPrChange w:id="53" w:author="He He (Staff)" w:date="2023-08-20T13:06:00Z">
              <w:tcPr>
                <w:tcW w:w="243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tcPrChange>
          </w:tcPr>
          <w:p w14:paraId="0E841B8B" w14:textId="77777777" w:rsidR="007D2840" w:rsidRPr="007D2840" w:rsidRDefault="007D2840" w:rsidP="00E03A5E">
            <w:pPr>
              <w:spacing w:line="360" w:lineRule="auto"/>
              <w:rPr>
                <w:rFonts w:ascii="Arial" w:hAnsi="Arial" w:cs="Arial"/>
              </w:rPr>
            </w:pPr>
            <w:r w:rsidRPr="007D2840">
              <w:rPr>
                <w:rFonts w:ascii="Arial" w:hAnsi="Arial" w:cs="Arial"/>
                <w:b/>
                <w:bCs/>
              </w:rPr>
              <w:t>Date</w:t>
            </w:r>
          </w:p>
        </w:tc>
        <w:tc>
          <w:tcPr>
            <w:tcW w:w="14865" w:type="dxa"/>
            <w:tcBorders>
              <w:top w:val="single" w:sz="4" w:space="0" w:color="auto"/>
            </w:tcBorders>
            <w:shd w:val="clear" w:color="auto" w:fill="auto"/>
            <w:tcMar>
              <w:top w:w="60" w:type="dxa"/>
              <w:left w:w="60" w:type="dxa"/>
              <w:bottom w:w="60" w:type="dxa"/>
              <w:right w:w="60" w:type="dxa"/>
            </w:tcMar>
            <w:hideMark/>
            <w:tcPrChange w:id="54" w:author="He He (Staff)" w:date="2023-08-20T13:06:00Z">
              <w:tcPr>
                <w:tcW w:w="148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tcPrChange>
          </w:tcPr>
          <w:p w14:paraId="7D216009" w14:textId="77777777" w:rsidR="007D2840" w:rsidRPr="007D2840" w:rsidRDefault="007D2840" w:rsidP="00E03A5E">
            <w:pPr>
              <w:spacing w:line="360" w:lineRule="auto"/>
              <w:rPr>
                <w:rFonts w:ascii="Arial" w:hAnsi="Arial" w:cs="Arial"/>
              </w:rPr>
            </w:pPr>
            <w:r w:rsidRPr="007D2840">
              <w:rPr>
                <w:rFonts w:ascii="Arial" w:hAnsi="Arial" w:cs="Arial"/>
              </w:rPr>
              <w:t>Highlights the weekdays, strictly adhering to stock market operational days, spanning from April 30, 2013, to April 26, 2023.</w:t>
            </w:r>
          </w:p>
        </w:tc>
        <w:tc>
          <w:tcPr>
            <w:tcW w:w="1755" w:type="dxa"/>
            <w:tcBorders>
              <w:top w:val="single" w:sz="4" w:space="0" w:color="auto"/>
            </w:tcBorders>
            <w:shd w:val="clear" w:color="auto" w:fill="auto"/>
            <w:tcMar>
              <w:top w:w="60" w:type="dxa"/>
              <w:left w:w="60" w:type="dxa"/>
              <w:bottom w:w="60" w:type="dxa"/>
              <w:right w:w="60" w:type="dxa"/>
            </w:tcMar>
            <w:hideMark/>
            <w:tcPrChange w:id="55" w:author="He He (Staff)" w:date="2023-08-20T13:06:00Z">
              <w:tcPr>
                <w:tcW w:w="17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tcPrChange>
          </w:tcPr>
          <w:p w14:paraId="046E307C" w14:textId="77777777" w:rsidR="007D2840" w:rsidRPr="007D2840" w:rsidRDefault="007D2840" w:rsidP="00E03A5E">
            <w:pPr>
              <w:spacing w:line="360" w:lineRule="auto"/>
              <w:rPr>
                <w:rFonts w:ascii="Arial" w:hAnsi="Arial" w:cs="Arial"/>
              </w:rPr>
            </w:pPr>
            <w:r w:rsidRPr="007D2840">
              <w:rPr>
                <w:rFonts w:ascii="Arial" w:hAnsi="Arial" w:cs="Arial"/>
              </w:rPr>
              <w:t>Yahoo Finance</w:t>
            </w:r>
          </w:p>
        </w:tc>
      </w:tr>
      <w:tr w:rsidR="007D2840" w:rsidRPr="007D2840" w14:paraId="498B809F" w14:textId="77777777" w:rsidTr="0035156F">
        <w:trPr>
          <w:trHeight w:val="165"/>
          <w:trPrChange w:id="56" w:author="He He (Staff)" w:date="2023-08-20T13:06:00Z">
            <w:trPr>
              <w:trHeight w:val="165"/>
            </w:trPr>
          </w:trPrChange>
        </w:trPr>
        <w:tc>
          <w:tcPr>
            <w:tcW w:w="2430" w:type="dxa"/>
            <w:shd w:val="clear" w:color="auto" w:fill="auto"/>
            <w:tcMar>
              <w:top w:w="60" w:type="dxa"/>
              <w:left w:w="60" w:type="dxa"/>
              <w:bottom w:w="60" w:type="dxa"/>
              <w:right w:w="60" w:type="dxa"/>
            </w:tcMar>
            <w:hideMark/>
            <w:tcPrChange w:id="57" w:author="He He (Staff)" w:date="2023-08-20T13:06:00Z">
              <w:tcPr>
                <w:tcW w:w="243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tcPrChange>
          </w:tcPr>
          <w:p w14:paraId="3E163EDF" w14:textId="77777777" w:rsidR="007D2840" w:rsidRPr="007D2840" w:rsidRDefault="007D2840" w:rsidP="00E03A5E">
            <w:pPr>
              <w:spacing w:line="360" w:lineRule="auto"/>
              <w:rPr>
                <w:rFonts w:ascii="Arial" w:hAnsi="Arial" w:cs="Arial"/>
              </w:rPr>
            </w:pPr>
            <w:r w:rsidRPr="007D2840">
              <w:rPr>
                <w:rFonts w:ascii="Arial" w:hAnsi="Arial" w:cs="Arial"/>
                <w:b/>
                <w:bCs/>
              </w:rPr>
              <w:t xml:space="preserve">Open, High, Low, Close, </w:t>
            </w:r>
            <w:proofErr w:type="spellStart"/>
            <w:r w:rsidRPr="007D2840">
              <w:rPr>
                <w:rFonts w:ascii="Arial" w:hAnsi="Arial" w:cs="Arial"/>
                <w:b/>
                <w:bCs/>
              </w:rPr>
              <w:t>Adj</w:t>
            </w:r>
            <w:proofErr w:type="spellEnd"/>
            <w:r w:rsidRPr="007D2840">
              <w:rPr>
                <w:rFonts w:ascii="Arial" w:hAnsi="Arial" w:cs="Arial"/>
                <w:b/>
                <w:bCs/>
              </w:rPr>
              <w:t xml:space="preserve"> Close</w:t>
            </w:r>
          </w:p>
        </w:tc>
        <w:tc>
          <w:tcPr>
            <w:tcW w:w="14865" w:type="dxa"/>
            <w:shd w:val="clear" w:color="auto" w:fill="auto"/>
            <w:tcMar>
              <w:top w:w="60" w:type="dxa"/>
              <w:left w:w="60" w:type="dxa"/>
              <w:bottom w:w="60" w:type="dxa"/>
              <w:right w:w="60" w:type="dxa"/>
            </w:tcMar>
            <w:hideMark/>
            <w:tcPrChange w:id="58" w:author="He He (Staff)" w:date="2023-08-20T13:06:00Z">
              <w:tcPr>
                <w:tcW w:w="148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tcPrChange>
          </w:tcPr>
          <w:p w14:paraId="7676B485" w14:textId="77777777" w:rsidR="007D2840" w:rsidRPr="007D2840" w:rsidRDefault="007D2840" w:rsidP="00E03A5E">
            <w:pPr>
              <w:spacing w:line="360" w:lineRule="auto"/>
              <w:rPr>
                <w:rFonts w:ascii="Arial" w:hAnsi="Arial" w:cs="Arial"/>
              </w:rPr>
            </w:pPr>
            <w:r w:rsidRPr="007D2840">
              <w:rPr>
                <w:rFonts w:ascii="Arial" w:hAnsi="Arial" w:cs="Arial"/>
              </w:rPr>
              <w:t>These are conventional stock price indicators illustrating daily stock dynamics.</w:t>
            </w:r>
          </w:p>
        </w:tc>
        <w:tc>
          <w:tcPr>
            <w:tcW w:w="1755" w:type="dxa"/>
            <w:shd w:val="clear" w:color="auto" w:fill="auto"/>
            <w:tcMar>
              <w:top w:w="60" w:type="dxa"/>
              <w:left w:w="60" w:type="dxa"/>
              <w:bottom w:w="60" w:type="dxa"/>
              <w:right w:w="60" w:type="dxa"/>
            </w:tcMar>
            <w:hideMark/>
            <w:tcPrChange w:id="59" w:author="He He (Staff)" w:date="2023-08-20T13:06:00Z">
              <w:tcPr>
                <w:tcW w:w="17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tcPrChange>
          </w:tcPr>
          <w:p w14:paraId="42F84568" w14:textId="77777777" w:rsidR="007D2840" w:rsidRPr="007D2840" w:rsidRDefault="007D2840" w:rsidP="00E03A5E">
            <w:pPr>
              <w:spacing w:line="360" w:lineRule="auto"/>
              <w:rPr>
                <w:rFonts w:ascii="Arial" w:hAnsi="Arial" w:cs="Arial"/>
              </w:rPr>
            </w:pPr>
            <w:r w:rsidRPr="007D2840">
              <w:rPr>
                <w:rFonts w:ascii="Arial" w:hAnsi="Arial" w:cs="Arial"/>
              </w:rPr>
              <w:t>Yahoo Finance</w:t>
            </w:r>
          </w:p>
        </w:tc>
      </w:tr>
      <w:tr w:rsidR="007D2840" w:rsidRPr="007D2840" w14:paraId="17584982" w14:textId="77777777" w:rsidTr="0035156F">
        <w:trPr>
          <w:trHeight w:val="165"/>
          <w:trPrChange w:id="60" w:author="He He (Staff)" w:date="2023-08-20T13:06:00Z">
            <w:trPr>
              <w:trHeight w:val="165"/>
            </w:trPr>
          </w:trPrChange>
        </w:trPr>
        <w:tc>
          <w:tcPr>
            <w:tcW w:w="2430" w:type="dxa"/>
            <w:shd w:val="clear" w:color="auto" w:fill="auto"/>
            <w:tcMar>
              <w:top w:w="60" w:type="dxa"/>
              <w:left w:w="60" w:type="dxa"/>
              <w:bottom w:w="60" w:type="dxa"/>
              <w:right w:w="60" w:type="dxa"/>
            </w:tcMar>
            <w:hideMark/>
            <w:tcPrChange w:id="61" w:author="He He (Staff)" w:date="2023-08-20T13:06:00Z">
              <w:tcPr>
                <w:tcW w:w="243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tcPrChange>
          </w:tcPr>
          <w:p w14:paraId="07D22570" w14:textId="77777777" w:rsidR="007D2840" w:rsidRPr="007D2840" w:rsidRDefault="007D2840" w:rsidP="00E03A5E">
            <w:pPr>
              <w:spacing w:line="360" w:lineRule="auto"/>
              <w:rPr>
                <w:rFonts w:ascii="Arial" w:hAnsi="Arial" w:cs="Arial"/>
              </w:rPr>
            </w:pPr>
            <w:r w:rsidRPr="007D2840">
              <w:rPr>
                <w:rFonts w:ascii="Arial" w:hAnsi="Arial" w:cs="Arial"/>
                <w:b/>
                <w:bCs/>
              </w:rPr>
              <w:t>Volume</w:t>
            </w:r>
          </w:p>
        </w:tc>
        <w:tc>
          <w:tcPr>
            <w:tcW w:w="14865" w:type="dxa"/>
            <w:shd w:val="clear" w:color="auto" w:fill="auto"/>
            <w:tcMar>
              <w:top w:w="60" w:type="dxa"/>
              <w:left w:w="60" w:type="dxa"/>
              <w:bottom w:w="60" w:type="dxa"/>
              <w:right w:w="60" w:type="dxa"/>
            </w:tcMar>
            <w:hideMark/>
            <w:tcPrChange w:id="62" w:author="He He (Staff)" w:date="2023-08-20T13:06:00Z">
              <w:tcPr>
                <w:tcW w:w="148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tcPrChange>
          </w:tcPr>
          <w:p w14:paraId="23F2ECB7" w14:textId="77777777" w:rsidR="007D2840" w:rsidRPr="007D2840" w:rsidRDefault="007D2840" w:rsidP="00E03A5E">
            <w:pPr>
              <w:spacing w:line="360" w:lineRule="auto"/>
              <w:rPr>
                <w:rFonts w:ascii="Arial" w:hAnsi="Arial" w:cs="Arial"/>
              </w:rPr>
            </w:pPr>
            <w:r w:rsidRPr="007D2840">
              <w:rPr>
                <w:rFonts w:ascii="Arial" w:hAnsi="Arial" w:cs="Arial"/>
              </w:rPr>
              <w:t>Represents the quantity of shares exchanged on a particular day.</w:t>
            </w:r>
          </w:p>
        </w:tc>
        <w:tc>
          <w:tcPr>
            <w:tcW w:w="1755" w:type="dxa"/>
            <w:shd w:val="clear" w:color="auto" w:fill="auto"/>
            <w:tcMar>
              <w:top w:w="60" w:type="dxa"/>
              <w:left w:w="60" w:type="dxa"/>
              <w:bottom w:w="60" w:type="dxa"/>
              <w:right w:w="60" w:type="dxa"/>
            </w:tcMar>
            <w:hideMark/>
            <w:tcPrChange w:id="63" w:author="He He (Staff)" w:date="2023-08-20T13:06:00Z">
              <w:tcPr>
                <w:tcW w:w="17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tcPrChange>
          </w:tcPr>
          <w:p w14:paraId="396FF6B5" w14:textId="77777777" w:rsidR="007D2840" w:rsidRPr="007D2840" w:rsidRDefault="007D2840" w:rsidP="00E03A5E">
            <w:pPr>
              <w:spacing w:line="360" w:lineRule="auto"/>
              <w:rPr>
                <w:rFonts w:ascii="Arial" w:hAnsi="Arial" w:cs="Arial"/>
              </w:rPr>
            </w:pPr>
            <w:r w:rsidRPr="007D2840">
              <w:rPr>
                <w:rFonts w:ascii="Arial" w:hAnsi="Arial" w:cs="Arial"/>
              </w:rPr>
              <w:t>Yahoo Finance</w:t>
            </w:r>
          </w:p>
        </w:tc>
      </w:tr>
      <w:tr w:rsidR="007D2840" w:rsidRPr="007D2840" w14:paraId="5B93D06B" w14:textId="77777777" w:rsidTr="0035156F">
        <w:trPr>
          <w:trHeight w:val="165"/>
          <w:trPrChange w:id="64" w:author="He He (Staff)" w:date="2023-08-20T13:06:00Z">
            <w:trPr>
              <w:trHeight w:val="165"/>
            </w:trPr>
          </w:trPrChange>
        </w:trPr>
        <w:tc>
          <w:tcPr>
            <w:tcW w:w="2430" w:type="dxa"/>
            <w:shd w:val="clear" w:color="auto" w:fill="auto"/>
            <w:tcMar>
              <w:top w:w="60" w:type="dxa"/>
              <w:left w:w="60" w:type="dxa"/>
              <w:bottom w:w="60" w:type="dxa"/>
              <w:right w:w="60" w:type="dxa"/>
            </w:tcMar>
            <w:hideMark/>
            <w:tcPrChange w:id="65" w:author="He He (Staff)" w:date="2023-08-20T13:06:00Z">
              <w:tcPr>
                <w:tcW w:w="243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tcPrChange>
          </w:tcPr>
          <w:p w14:paraId="3108CC35" w14:textId="77777777" w:rsidR="007D2840" w:rsidRPr="007D2840" w:rsidRDefault="007D2840" w:rsidP="00E03A5E">
            <w:pPr>
              <w:spacing w:line="360" w:lineRule="auto"/>
              <w:rPr>
                <w:rFonts w:ascii="Arial" w:hAnsi="Arial" w:cs="Arial"/>
              </w:rPr>
            </w:pPr>
            <w:r w:rsidRPr="007D2840">
              <w:rPr>
                <w:rFonts w:ascii="Arial" w:hAnsi="Arial" w:cs="Arial"/>
                <w:b/>
                <w:bCs/>
              </w:rPr>
              <w:t>Ticker</w:t>
            </w:r>
          </w:p>
        </w:tc>
        <w:tc>
          <w:tcPr>
            <w:tcW w:w="14865" w:type="dxa"/>
            <w:shd w:val="clear" w:color="auto" w:fill="auto"/>
            <w:tcMar>
              <w:top w:w="60" w:type="dxa"/>
              <w:left w:w="60" w:type="dxa"/>
              <w:bottom w:w="60" w:type="dxa"/>
              <w:right w:w="60" w:type="dxa"/>
            </w:tcMar>
            <w:hideMark/>
            <w:tcPrChange w:id="66" w:author="He He (Staff)" w:date="2023-08-20T13:06:00Z">
              <w:tcPr>
                <w:tcW w:w="148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tcPrChange>
          </w:tcPr>
          <w:p w14:paraId="398EC7C6" w14:textId="77777777" w:rsidR="007D2840" w:rsidRPr="007D2840" w:rsidRDefault="007D2840" w:rsidP="00E03A5E">
            <w:pPr>
              <w:spacing w:line="360" w:lineRule="auto"/>
              <w:rPr>
                <w:rFonts w:ascii="Arial" w:hAnsi="Arial" w:cs="Arial"/>
              </w:rPr>
            </w:pPr>
            <w:r w:rsidRPr="007D2840">
              <w:rPr>
                <w:rFonts w:ascii="Arial" w:hAnsi="Arial" w:cs="Arial"/>
              </w:rPr>
              <w:t>Identifiers for NASDAQ-listed firms, encapsulating a broad array of companies from diverse sectors.</w:t>
            </w:r>
          </w:p>
        </w:tc>
        <w:tc>
          <w:tcPr>
            <w:tcW w:w="1755" w:type="dxa"/>
            <w:shd w:val="clear" w:color="auto" w:fill="auto"/>
            <w:tcMar>
              <w:top w:w="60" w:type="dxa"/>
              <w:left w:w="60" w:type="dxa"/>
              <w:bottom w:w="60" w:type="dxa"/>
              <w:right w:w="60" w:type="dxa"/>
            </w:tcMar>
            <w:hideMark/>
            <w:tcPrChange w:id="67" w:author="He He (Staff)" w:date="2023-08-20T13:06:00Z">
              <w:tcPr>
                <w:tcW w:w="17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tcPrChange>
          </w:tcPr>
          <w:p w14:paraId="3592CB73" w14:textId="77777777" w:rsidR="007D2840" w:rsidRPr="007D2840" w:rsidRDefault="007D2840" w:rsidP="00E03A5E">
            <w:pPr>
              <w:spacing w:line="360" w:lineRule="auto"/>
              <w:rPr>
                <w:rFonts w:ascii="Arial" w:hAnsi="Arial" w:cs="Arial"/>
              </w:rPr>
            </w:pPr>
            <w:r w:rsidRPr="007D2840">
              <w:rPr>
                <w:rFonts w:ascii="Arial" w:hAnsi="Arial" w:cs="Arial"/>
              </w:rPr>
              <w:t>Yahoo Finance</w:t>
            </w:r>
          </w:p>
        </w:tc>
      </w:tr>
      <w:tr w:rsidR="007D2840" w:rsidRPr="007D2840" w14:paraId="1E215907" w14:textId="77777777" w:rsidTr="0035156F">
        <w:trPr>
          <w:trHeight w:val="165"/>
          <w:trPrChange w:id="68" w:author="He He (Staff)" w:date="2023-08-20T13:06:00Z">
            <w:trPr>
              <w:trHeight w:val="165"/>
            </w:trPr>
          </w:trPrChange>
        </w:trPr>
        <w:tc>
          <w:tcPr>
            <w:tcW w:w="2430" w:type="dxa"/>
            <w:shd w:val="clear" w:color="auto" w:fill="auto"/>
            <w:tcMar>
              <w:top w:w="60" w:type="dxa"/>
              <w:left w:w="60" w:type="dxa"/>
              <w:bottom w:w="60" w:type="dxa"/>
              <w:right w:w="60" w:type="dxa"/>
            </w:tcMar>
            <w:hideMark/>
            <w:tcPrChange w:id="69" w:author="He He (Staff)" w:date="2023-08-20T13:06:00Z">
              <w:tcPr>
                <w:tcW w:w="243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tcPrChange>
          </w:tcPr>
          <w:p w14:paraId="50AF8A50" w14:textId="77777777" w:rsidR="007D2840" w:rsidRPr="007D2840" w:rsidRDefault="007D2840" w:rsidP="00E03A5E">
            <w:pPr>
              <w:spacing w:line="360" w:lineRule="auto"/>
              <w:rPr>
                <w:rFonts w:ascii="Arial" w:hAnsi="Arial" w:cs="Arial"/>
              </w:rPr>
            </w:pPr>
            <w:proofErr w:type="spellStart"/>
            <w:r w:rsidRPr="007D2840">
              <w:rPr>
                <w:rFonts w:ascii="Arial" w:hAnsi="Arial" w:cs="Arial"/>
                <w:b/>
                <w:bCs/>
              </w:rPr>
              <w:t>Sentiment_Score</w:t>
            </w:r>
            <w:proofErr w:type="spellEnd"/>
          </w:p>
        </w:tc>
        <w:tc>
          <w:tcPr>
            <w:tcW w:w="14865" w:type="dxa"/>
            <w:shd w:val="clear" w:color="auto" w:fill="auto"/>
            <w:tcMar>
              <w:top w:w="60" w:type="dxa"/>
              <w:left w:w="60" w:type="dxa"/>
              <w:bottom w:w="60" w:type="dxa"/>
              <w:right w:w="60" w:type="dxa"/>
            </w:tcMar>
            <w:hideMark/>
            <w:tcPrChange w:id="70" w:author="He He (Staff)" w:date="2023-08-20T13:06:00Z">
              <w:tcPr>
                <w:tcW w:w="148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tcPrChange>
          </w:tcPr>
          <w:p w14:paraId="7959F90C" w14:textId="77777777" w:rsidR="007D2840" w:rsidRPr="007D2840" w:rsidRDefault="007D2840" w:rsidP="00E03A5E">
            <w:pPr>
              <w:spacing w:line="360" w:lineRule="auto"/>
              <w:rPr>
                <w:rFonts w:ascii="Arial" w:hAnsi="Arial" w:cs="Arial"/>
              </w:rPr>
            </w:pPr>
            <w:r w:rsidRPr="007D2840">
              <w:rPr>
                <w:rFonts w:ascii="Arial" w:hAnsi="Arial" w:cs="Arial"/>
              </w:rPr>
              <w:t>Quantifies the sentiment, derived as an average from all pertinent news articles associated with the respective company on a specific day. The score oscillates between -1 (denoting negative sentiment) and 1 (representing positive sentiment).</w:t>
            </w:r>
          </w:p>
        </w:tc>
        <w:tc>
          <w:tcPr>
            <w:tcW w:w="1755" w:type="dxa"/>
            <w:shd w:val="clear" w:color="auto" w:fill="auto"/>
            <w:tcMar>
              <w:top w:w="60" w:type="dxa"/>
              <w:left w:w="60" w:type="dxa"/>
              <w:bottom w:w="60" w:type="dxa"/>
              <w:right w:w="60" w:type="dxa"/>
            </w:tcMar>
            <w:hideMark/>
            <w:tcPrChange w:id="71" w:author="He He (Staff)" w:date="2023-08-20T13:06:00Z">
              <w:tcPr>
                <w:tcW w:w="17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tcPrChange>
          </w:tcPr>
          <w:p w14:paraId="0BB44756" w14:textId="77777777" w:rsidR="007D2840" w:rsidRPr="007D2840" w:rsidRDefault="007D2840" w:rsidP="00E03A5E">
            <w:pPr>
              <w:spacing w:line="360" w:lineRule="auto"/>
              <w:rPr>
                <w:rFonts w:ascii="Arial" w:hAnsi="Arial" w:cs="Arial"/>
              </w:rPr>
            </w:pPr>
          </w:p>
        </w:tc>
      </w:tr>
      <w:tr w:rsidR="007D2840" w:rsidRPr="007D2840" w14:paraId="7A04957F" w14:textId="77777777" w:rsidTr="0035156F">
        <w:trPr>
          <w:trHeight w:val="165"/>
          <w:trPrChange w:id="72" w:author="He He (Staff)" w:date="2023-08-20T13:06:00Z">
            <w:trPr>
              <w:trHeight w:val="165"/>
            </w:trPr>
          </w:trPrChange>
        </w:trPr>
        <w:tc>
          <w:tcPr>
            <w:tcW w:w="2430" w:type="dxa"/>
            <w:shd w:val="clear" w:color="auto" w:fill="auto"/>
            <w:tcMar>
              <w:top w:w="60" w:type="dxa"/>
              <w:left w:w="60" w:type="dxa"/>
              <w:bottom w:w="60" w:type="dxa"/>
              <w:right w:w="60" w:type="dxa"/>
            </w:tcMar>
            <w:hideMark/>
            <w:tcPrChange w:id="73" w:author="He He (Staff)" w:date="2023-08-20T13:06:00Z">
              <w:tcPr>
                <w:tcW w:w="243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tcPrChange>
          </w:tcPr>
          <w:p w14:paraId="00613086" w14:textId="77777777" w:rsidR="007D2840" w:rsidRPr="007D2840" w:rsidRDefault="007D2840" w:rsidP="00E03A5E">
            <w:pPr>
              <w:spacing w:line="360" w:lineRule="auto"/>
              <w:rPr>
                <w:rFonts w:ascii="Arial" w:hAnsi="Arial" w:cs="Arial"/>
              </w:rPr>
            </w:pPr>
            <w:proofErr w:type="spellStart"/>
            <w:r w:rsidRPr="007D2840">
              <w:rPr>
                <w:rFonts w:ascii="Arial" w:hAnsi="Arial" w:cs="Arial"/>
                <w:b/>
                <w:bCs/>
              </w:rPr>
              <w:t>New_Covid_Cases</w:t>
            </w:r>
            <w:proofErr w:type="spellEnd"/>
          </w:p>
        </w:tc>
        <w:tc>
          <w:tcPr>
            <w:tcW w:w="14865" w:type="dxa"/>
            <w:shd w:val="clear" w:color="auto" w:fill="auto"/>
            <w:tcMar>
              <w:top w:w="60" w:type="dxa"/>
              <w:left w:w="60" w:type="dxa"/>
              <w:bottom w:w="60" w:type="dxa"/>
              <w:right w:w="60" w:type="dxa"/>
            </w:tcMar>
            <w:hideMark/>
            <w:tcPrChange w:id="74" w:author="He He (Staff)" w:date="2023-08-20T13:06:00Z">
              <w:tcPr>
                <w:tcW w:w="148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tcPrChange>
          </w:tcPr>
          <w:p w14:paraId="2B8F2307" w14:textId="77777777" w:rsidR="007D2840" w:rsidRPr="007D2840" w:rsidRDefault="007D2840" w:rsidP="00E03A5E">
            <w:pPr>
              <w:spacing w:line="360" w:lineRule="auto"/>
              <w:rPr>
                <w:rFonts w:ascii="Arial" w:hAnsi="Arial" w:cs="Arial"/>
              </w:rPr>
            </w:pPr>
            <w:r w:rsidRPr="007D2840">
              <w:rPr>
                <w:rFonts w:ascii="Arial" w:hAnsi="Arial" w:cs="Arial"/>
              </w:rPr>
              <w:t>Chronicles the daily count of fresh COVID-19 cases reported in the US.</w:t>
            </w:r>
          </w:p>
        </w:tc>
        <w:tc>
          <w:tcPr>
            <w:tcW w:w="1755" w:type="dxa"/>
            <w:shd w:val="clear" w:color="auto" w:fill="auto"/>
            <w:tcMar>
              <w:top w:w="60" w:type="dxa"/>
              <w:left w:w="60" w:type="dxa"/>
              <w:bottom w:w="60" w:type="dxa"/>
              <w:right w:w="60" w:type="dxa"/>
            </w:tcMar>
            <w:hideMark/>
            <w:tcPrChange w:id="75" w:author="He He (Staff)" w:date="2023-08-20T13:06:00Z">
              <w:tcPr>
                <w:tcW w:w="17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tcPrChange>
          </w:tcPr>
          <w:p w14:paraId="2D3F8CAD" w14:textId="77777777" w:rsidR="007D2840" w:rsidRPr="007D2840" w:rsidRDefault="007D2840" w:rsidP="00E03A5E">
            <w:pPr>
              <w:spacing w:line="360" w:lineRule="auto"/>
              <w:rPr>
                <w:rFonts w:ascii="Arial" w:hAnsi="Arial" w:cs="Arial"/>
              </w:rPr>
            </w:pPr>
            <w:r w:rsidRPr="007D2840">
              <w:rPr>
                <w:rFonts w:ascii="Arial" w:hAnsi="Arial" w:cs="Arial"/>
              </w:rPr>
              <w:t>Our World in Data</w:t>
            </w:r>
          </w:p>
        </w:tc>
      </w:tr>
      <w:tr w:rsidR="007D2840" w:rsidRPr="007D2840" w14:paraId="3AFDDF71" w14:textId="77777777" w:rsidTr="0035156F">
        <w:trPr>
          <w:trHeight w:val="165"/>
          <w:trPrChange w:id="76" w:author="He He (Staff)" w:date="2023-08-20T13:06:00Z">
            <w:trPr>
              <w:trHeight w:val="165"/>
            </w:trPr>
          </w:trPrChange>
        </w:trPr>
        <w:tc>
          <w:tcPr>
            <w:tcW w:w="2430" w:type="dxa"/>
            <w:shd w:val="clear" w:color="auto" w:fill="auto"/>
            <w:tcMar>
              <w:top w:w="60" w:type="dxa"/>
              <w:left w:w="60" w:type="dxa"/>
              <w:bottom w:w="60" w:type="dxa"/>
              <w:right w:w="60" w:type="dxa"/>
            </w:tcMar>
            <w:hideMark/>
            <w:tcPrChange w:id="77" w:author="He He (Staff)" w:date="2023-08-20T13:06:00Z">
              <w:tcPr>
                <w:tcW w:w="243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tcPrChange>
          </w:tcPr>
          <w:p w14:paraId="1CE82260" w14:textId="77777777" w:rsidR="007D2840" w:rsidRPr="007D2840" w:rsidRDefault="007D2840" w:rsidP="00E03A5E">
            <w:pPr>
              <w:spacing w:line="360" w:lineRule="auto"/>
              <w:rPr>
                <w:rFonts w:ascii="Arial" w:hAnsi="Arial" w:cs="Arial"/>
              </w:rPr>
            </w:pPr>
            <w:proofErr w:type="spellStart"/>
            <w:r w:rsidRPr="007D2840">
              <w:rPr>
                <w:rFonts w:ascii="Arial" w:hAnsi="Arial" w:cs="Arial"/>
                <w:b/>
                <w:bCs/>
              </w:rPr>
              <w:t>MarketCap</w:t>
            </w:r>
            <w:proofErr w:type="spellEnd"/>
          </w:p>
        </w:tc>
        <w:tc>
          <w:tcPr>
            <w:tcW w:w="14865" w:type="dxa"/>
            <w:shd w:val="clear" w:color="auto" w:fill="auto"/>
            <w:tcMar>
              <w:top w:w="60" w:type="dxa"/>
              <w:left w:w="60" w:type="dxa"/>
              <w:bottom w:w="60" w:type="dxa"/>
              <w:right w:w="60" w:type="dxa"/>
            </w:tcMar>
            <w:hideMark/>
            <w:tcPrChange w:id="78" w:author="He He (Staff)" w:date="2023-08-20T13:06:00Z">
              <w:tcPr>
                <w:tcW w:w="148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tcPrChange>
          </w:tcPr>
          <w:p w14:paraId="107B6C4F" w14:textId="77777777" w:rsidR="007D2840" w:rsidRPr="007D2840" w:rsidRDefault="007D2840" w:rsidP="00E03A5E">
            <w:pPr>
              <w:spacing w:line="360" w:lineRule="auto"/>
              <w:rPr>
                <w:rFonts w:ascii="Arial" w:hAnsi="Arial" w:cs="Arial"/>
              </w:rPr>
            </w:pPr>
            <w:r w:rsidRPr="007D2840">
              <w:rPr>
                <w:rFonts w:ascii="Arial" w:hAnsi="Arial" w:cs="Arial"/>
              </w:rPr>
              <w:t>Portrays the market capitalization of the corresponding company on the given date.</w:t>
            </w:r>
          </w:p>
        </w:tc>
        <w:tc>
          <w:tcPr>
            <w:tcW w:w="1755" w:type="dxa"/>
            <w:shd w:val="clear" w:color="auto" w:fill="auto"/>
            <w:tcMar>
              <w:top w:w="60" w:type="dxa"/>
              <w:left w:w="60" w:type="dxa"/>
              <w:bottom w:w="60" w:type="dxa"/>
              <w:right w:w="60" w:type="dxa"/>
            </w:tcMar>
            <w:hideMark/>
            <w:tcPrChange w:id="79" w:author="He He (Staff)" w:date="2023-08-20T13:06:00Z">
              <w:tcPr>
                <w:tcW w:w="17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tcPrChange>
          </w:tcPr>
          <w:p w14:paraId="69F6C559" w14:textId="77777777" w:rsidR="007D2840" w:rsidRPr="007D2840" w:rsidRDefault="007D2840" w:rsidP="00E03A5E">
            <w:pPr>
              <w:spacing w:line="360" w:lineRule="auto"/>
              <w:rPr>
                <w:rFonts w:ascii="Arial" w:hAnsi="Arial" w:cs="Arial"/>
              </w:rPr>
            </w:pPr>
            <w:r w:rsidRPr="007D2840">
              <w:rPr>
                <w:rFonts w:ascii="Arial" w:hAnsi="Arial" w:cs="Arial"/>
              </w:rPr>
              <w:t>Yahoo Finance</w:t>
            </w:r>
          </w:p>
        </w:tc>
      </w:tr>
      <w:tr w:rsidR="007D2840" w:rsidRPr="007D2840" w14:paraId="338B98B2" w14:textId="77777777" w:rsidTr="0035156F">
        <w:trPr>
          <w:trHeight w:val="165"/>
          <w:trPrChange w:id="80" w:author="He He (Staff)" w:date="2023-08-20T13:06:00Z">
            <w:trPr>
              <w:trHeight w:val="165"/>
            </w:trPr>
          </w:trPrChange>
        </w:trPr>
        <w:tc>
          <w:tcPr>
            <w:tcW w:w="2430" w:type="dxa"/>
            <w:shd w:val="clear" w:color="auto" w:fill="auto"/>
            <w:tcMar>
              <w:top w:w="60" w:type="dxa"/>
              <w:left w:w="60" w:type="dxa"/>
              <w:bottom w:w="60" w:type="dxa"/>
              <w:right w:w="60" w:type="dxa"/>
            </w:tcMar>
            <w:hideMark/>
            <w:tcPrChange w:id="81" w:author="He He (Staff)" w:date="2023-08-20T13:06:00Z">
              <w:tcPr>
                <w:tcW w:w="243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tcPrChange>
          </w:tcPr>
          <w:p w14:paraId="3871D269" w14:textId="77777777" w:rsidR="007D2840" w:rsidRPr="007D2840" w:rsidRDefault="007D2840" w:rsidP="00E03A5E">
            <w:pPr>
              <w:spacing w:line="360" w:lineRule="auto"/>
              <w:rPr>
                <w:rFonts w:ascii="Arial" w:hAnsi="Arial" w:cs="Arial"/>
              </w:rPr>
            </w:pPr>
            <w:proofErr w:type="spellStart"/>
            <w:r w:rsidRPr="007D2840">
              <w:rPr>
                <w:rFonts w:ascii="Arial" w:hAnsi="Arial" w:cs="Arial"/>
                <w:b/>
                <w:bCs/>
              </w:rPr>
              <w:t>PandemicPhase</w:t>
            </w:r>
            <w:proofErr w:type="spellEnd"/>
          </w:p>
        </w:tc>
        <w:tc>
          <w:tcPr>
            <w:tcW w:w="14865" w:type="dxa"/>
            <w:shd w:val="clear" w:color="auto" w:fill="auto"/>
            <w:tcMar>
              <w:top w:w="60" w:type="dxa"/>
              <w:left w:w="60" w:type="dxa"/>
              <w:bottom w:w="60" w:type="dxa"/>
              <w:right w:w="60" w:type="dxa"/>
            </w:tcMar>
            <w:hideMark/>
            <w:tcPrChange w:id="82" w:author="He He (Staff)" w:date="2023-08-20T13:06:00Z">
              <w:tcPr>
                <w:tcW w:w="148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tcPrChange>
          </w:tcPr>
          <w:p w14:paraId="01A1D041" w14:textId="77777777" w:rsidR="007D2840" w:rsidRPr="007D2840" w:rsidRDefault="007D2840" w:rsidP="00E03A5E">
            <w:pPr>
              <w:spacing w:line="360" w:lineRule="auto"/>
              <w:rPr>
                <w:rFonts w:ascii="Arial" w:hAnsi="Arial" w:cs="Arial"/>
              </w:rPr>
            </w:pPr>
            <w:r w:rsidRPr="007D2840">
              <w:rPr>
                <w:rFonts w:ascii="Arial" w:hAnsi="Arial" w:cs="Arial"/>
              </w:rPr>
              <w:t>A binary delineation demarcating the periods before and after the World Health Organization's official declaration of the pandemic on March 11, 2020.</w:t>
            </w:r>
          </w:p>
        </w:tc>
        <w:tc>
          <w:tcPr>
            <w:tcW w:w="1755" w:type="dxa"/>
            <w:shd w:val="clear" w:color="auto" w:fill="auto"/>
            <w:tcMar>
              <w:top w:w="60" w:type="dxa"/>
              <w:left w:w="60" w:type="dxa"/>
              <w:bottom w:w="60" w:type="dxa"/>
              <w:right w:w="60" w:type="dxa"/>
            </w:tcMar>
            <w:hideMark/>
            <w:tcPrChange w:id="83" w:author="He He (Staff)" w:date="2023-08-20T13:06:00Z">
              <w:tcPr>
                <w:tcW w:w="17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tcPrChange>
          </w:tcPr>
          <w:p w14:paraId="37BEF361" w14:textId="77777777" w:rsidR="007D2840" w:rsidRPr="007D2840" w:rsidRDefault="007D2840" w:rsidP="00E03A5E">
            <w:pPr>
              <w:spacing w:line="360" w:lineRule="auto"/>
              <w:rPr>
                <w:rFonts w:ascii="Arial" w:hAnsi="Arial" w:cs="Arial"/>
              </w:rPr>
            </w:pPr>
            <w:r w:rsidRPr="007D2840">
              <w:rPr>
                <w:rFonts w:ascii="Arial" w:hAnsi="Arial" w:cs="Arial"/>
              </w:rPr>
              <w:t>World Health Organization</w:t>
            </w:r>
          </w:p>
        </w:tc>
      </w:tr>
      <w:tr w:rsidR="007D2840" w:rsidRPr="007D2840" w14:paraId="0A20F672" w14:textId="77777777" w:rsidTr="0035156F">
        <w:trPr>
          <w:trHeight w:val="165"/>
          <w:trPrChange w:id="84" w:author="He He (Staff)" w:date="2023-08-20T13:06:00Z">
            <w:trPr>
              <w:trHeight w:val="165"/>
            </w:trPr>
          </w:trPrChange>
        </w:trPr>
        <w:tc>
          <w:tcPr>
            <w:tcW w:w="2430" w:type="dxa"/>
            <w:shd w:val="clear" w:color="auto" w:fill="auto"/>
            <w:tcMar>
              <w:top w:w="60" w:type="dxa"/>
              <w:left w:w="60" w:type="dxa"/>
              <w:bottom w:w="60" w:type="dxa"/>
              <w:right w:w="60" w:type="dxa"/>
            </w:tcMar>
            <w:hideMark/>
            <w:tcPrChange w:id="85" w:author="He He (Staff)" w:date="2023-08-20T13:06:00Z">
              <w:tcPr>
                <w:tcW w:w="243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tcPrChange>
          </w:tcPr>
          <w:p w14:paraId="0D6DBC69" w14:textId="77777777" w:rsidR="007D2840" w:rsidRPr="007D2840" w:rsidRDefault="007D2840" w:rsidP="00E03A5E">
            <w:pPr>
              <w:spacing w:line="360" w:lineRule="auto"/>
              <w:rPr>
                <w:rFonts w:ascii="Arial" w:hAnsi="Arial" w:cs="Arial"/>
              </w:rPr>
            </w:pPr>
            <w:r w:rsidRPr="007D2840">
              <w:rPr>
                <w:rFonts w:ascii="Arial" w:hAnsi="Arial" w:cs="Arial"/>
                <w:b/>
                <w:bCs/>
              </w:rPr>
              <w:t>Volatility</w:t>
            </w:r>
          </w:p>
        </w:tc>
        <w:tc>
          <w:tcPr>
            <w:tcW w:w="14865" w:type="dxa"/>
            <w:shd w:val="clear" w:color="auto" w:fill="auto"/>
            <w:tcMar>
              <w:top w:w="60" w:type="dxa"/>
              <w:left w:w="60" w:type="dxa"/>
              <w:bottom w:w="60" w:type="dxa"/>
              <w:right w:w="60" w:type="dxa"/>
            </w:tcMar>
            <w:hideMark/>
            <w:tcPrChange w:id="86" w:author="He He (Staff)" w:date="2023-08-20T13:06:00Z">
              <w:tcPr>
                <w:tcW w:w="148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tcPrChange>
          </w:tcPr>
          <w:p w14:paraId="45E1B028" w14:textId="77777777" w:rsidR="007D2840" w:rsidRPr="007D2840" w:rsidRDefault="007D2840" w:rsidP="00E03A5E">
            <w:pPr>
              <w:spacing w:line="360" w:lineRule="auto"/>
              <w:rPr>
                <w:rFonts w:ascii="Arial" w:hAnsi="Arial" w:cs="Arial"/>
              </w:rPr>
            </w:pPr>
            <w:r w:rsidRPr="007D2840">
              <w:rPr>
                <w:rFonts w:ascii="Arial" w:hAnsi="Arial" w:cs="Arial"/>
              </w:rPr>
              <w:t>Evaluated as the rolling standard deviation across the past 5 days of returns.</w:t>
            </w:r>
          </w:p>
        </w:tc>
        <w:tc>
          <w:tcPr>
            <w:tcW w:w="1755" w:type="dxa"/>
            <w:shd w:val="clear" w:color="auto" w:fill="auto"/>
            <w:tcMar>
              <w:top w:w="60" w:type="dxa"/>
              <w:left w:w="60" w:type="dxa"/>
              <w:bottom w:w="60" w:type="dxa"/>
              <w:right w:w="60" w:type="dxa"/>
            </w:tcMar>
            <w:hideMark/>
            <w:tcPrChange w:id="87" w:author="He He (Staff)" w:date="2023-08-20T13:06:00Z">
              <w:tcPr>
                <w:tcW w:w="17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tcPrChange>
          </w:tcPr>
          <w:p w14:paraId="7E2FC838" w14:textId="77777777" w:rsidR="007D2840" w:rsidRPr="007D2840" w:rsidRDefault="007D2840" w:rsidP="00E03A5E">
            <w:pPr>
              <w:spacing w:line="360" w:lineRule="auto"/>
              <w:rPr>
                <w:rFonts w:ascii="Arial" w:hAnsi="Arial" w:cs="Arial"/>
              </w:rPr>
            </w:pPr>
            <w:r w:rsidRPr="007D2840">
              <w:rPr>
                <w:rFonts w:ascii="Arial" w:hAnsi="Arial" w:cs="Arial"/>
              </w:rPr>
              <w:t>Yahoo Finance</w:t>
            </w:r>
          </w:p>
        </w:tc>
      </w:tr>
      <w:tr w:rsidR="007D2840" w:rsidRPr="007D2840" w14:paraId="0583B325" w14:textId="77777777" w:rsidTr="0035156F">
        <w:trPr>
          <w:trHeight w:val="165"/>
          <w:trPrChange w:id="88" w:author="He He (Staff)" w:date="2023-08-20T13:07:00Z">
            <w:trPr>
              <w:trHeight w:val="165"/>
            </w:trPr>
          </w:trPrChange>
        </w:trPr>
        <w:tc>
          <w:tcPr>
            <w:tcW w:w="2430" w:type="dxa"/>
            <w:shd w:val="clear" w:color="auto" w:fill="auto"/>
            <w:tcMar>
              <w:top w:w="60" w:type="dxa"/>
              <w:left w:w="60" w:type="dxa"/>
              <w:bottom w:w="60" w:type="dxa"/>
              <w:right w:w="60" w:type="dxa"/>
            </w:tcMar>
            <w:hideMark/>
            <w:tcPrChange w:id="89" w:author="He He (Staff)" w:date="2023-08-20T13:07:00Z">
              <w:tcPr>
                <w:tcW w:w="243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tcPrChange>
          </w:tcPr>
          <w:p w14:paraId="2D9B2EAF" w14:textId="77777777" w:rsidR="007D2840" w:rsidRPr="007D2840" w:rsidRDefault="007D2840" w:rsidP="00E03A5E">
            <w:pPr>
              <w:spacing w:line="360" w:lineRule="auto"/>
              <w:rPr>
                <w:rFonts w:ascii="Arial" w:hAnsi="Arial" w:cs="Arial"/>
              </w:rPr>
            </w:pPr>
            <w:r w:rsidRPr="007D2840">
              <w:rPr>
                <w:rFonts w:ascii="Arial" w:hAnsi="Arial" w:cs="Arial"/>
                <w:b/>
                <w:bCs/>
              </w:rPr>
              <w:lastRenderedPageBreak/>
              <w:t>Year, Month, Weekday</w:t>
            </w:r>
          </w:p>
        </w:tc>
        <w:tc>
          <w:tcPr>
            <w:tcW w:w="14865" w:type="dxa"/>
            <w:shd w:val="clear" w:color="auto" w:fill="auto"/>
            <w:tcMar>
              <w:top w:w="60" w:type="dxa"/>
              <w:left w:w="60" w:type="dxa"/>
              <w:bottom w:w="60" w:type="dxa"/>
              <w:right w:w="60" w:type="dxa"/>
            </w:tcMar>
            <w:hideMark/>
            <w:tcPrChange w:id="90" w:author="He He (Staff)" w:date="2023-08-20T13:07:00Z">
              <w:tcPr>
                <w:tcW w:w="148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tcPrChange>
          </w:tcPr>
          <w:p w14:paraId="355ABD0D" w14:textId="77777777" w:rsidR="007D2840" w:rsidRPr="007D2840" w:rsidRDefault="007D2840" w:rsidP="00E03A5E">
            <w:pPr>
              <w:spacing w:line="360" w:lineRule="auto"/>
              <w:rPr>
                <w:rFonts w:ascii="Arial" w:hAnsi="Arial" w:cs="Arial"/>
              </w:rPr>
            </w:pPr>
            <w:r w:rsidRPr="007D2840">
              <w:rPr>
                <w:rFonts w:ascii="Arial" w:hAnsi="Arial" w:cs="Arial"/>
              </w:rPr>
              <w:t>Time-oriented features extracted from the Date column.</w:t>
            </w:r>
          </w:p>
        </w:tc>
        <w:tc>
          <w:tcPr>
            <w:tcW w:w="1755" w:type="dxa"/>
            <w:shd w:val="clear" w:color="auto" w:fill="auto"/>
            <w:tcMar>
              <w:top w:w="60" w:type="dxa"/>
              <w:left w:w="60" w:type="dxa"/>
              <w:bottom w:w="60" w:type="dxa"/>
              <w:right w:w="60" w:type="dxa"/>
            </w:tcMar>
            <w:hideMark/>
            <w:tcPrChange w:id="91" w:author="He He (Staff)" w:date="2023-08-20T13:07:00Z">
              <w:tcPr>
                <w:tcW w:w="17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tcPrChange>
          </w:tcPr>
          <w:p w14:paraId="75136E84" w14:textId="77777777" w:rsidR="007D2840" w:rsidRPr="007D2840" w:rsidRDefault="007D2840" w:rsidP="00E03A5E">
            <w:pPr>
              <w:spacing w:line="360" w:lineRule="auto"/>
              <w:rPr>
                <w:rFonts w:ascii="Arial" w:hAnsi="Arial" w:cs="Arial"/>
              </w:rPr>
            </w:pPr>
            <w:r w:rsidRPr="007D2840">
              <w:rPr>
                <w:rFonts w:ascii="Arial" w:hAnsi="Arial" w:cs="Arial"/>
              </w:rPr>
              <w:t>Yahoo Finance</w:t>
            </w:r>
          </w:p>
        </w:tc>
      </w:tr>
      <w:tr w:rsidR="007D2840" w:rsidRPr="007D2840" w14:paraId="6D08FA1C" w14:textId="77777777" w:rsidTr="0035156F">
        <w:trPr>
          <w:trHeight w:val="165"/>
          <w:trPrChange w:id="92" w:author="He He (Staff)" w:date="2023-08-20T13:07:00Z">
            <w:trPr>
              <w:trHeight w:val="165"/>
            </w:trPr>
          </w:trPrChange>
        </w:trPr>
        <w:tc>
          <w:tcPr>
            <w:tcW w:w="2430" w:type="dxa"/>
            <w:tcBorders>
              <w:bottom w:val="single" w:sz="4" w:space="0" w:color="auto"/>
            </w:tcBorders>
            <w:shd w:val="clear" w:color="auto" w:fill="auto"/>
            <w:tcMar>
              <w:top w:w="60" w:type="dxa"/>
              <w:left w:w="60" w:type="dxa"/>
              <w:bottom w:w="60" w:type="dxa"/>
              <w:right w:w="60" w:type="dxa"/>
            </w:tcMar>
            <w:hideMark/>
            <w:tcPrChange w:id="93" w:author="He He (Staff)" w:date="2023-08-20T13:07:00Z">
              <w:tcPr>
                <w:tcW w:w="243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tcPrChange>
          </w:tcPr>
          <w:p w14:paraId="287C4937" w14:textId="77777777" w:rsidR="007D2840" w:rsidRPr="007D2840" w:rsidRDefault="007D2840" w:rsidP="00E03A5E">
            <w:pPr>
              <w:spacing w:line="360" w:lineRule="auto"/>
              <w:rPr>
                <w:rFonts w:ascii="Arial" w:hAnsi="Arial" w:cs="Arial"/>
              </w:rPr>
            </w:pPr>
            <w:proofErr w:type="spellStart"/>
            <w:r w:rsidRPr="007D2840">
              <w:rPr>
                <w:rFonts w:ascii="Arial" w:hAnsi="Arial" w:cs="Arial"/>
                <w:b/>
                <w:bCs/>
              </w:rPr>
              <w:t>PositiveReturn</w:t>
            </w:r>
            <w:proofErr w:type="spellEnd"/>
          </w:p>
        </w:tc>
        <w:tc>
          <w:tcPr>
            <w:tcW w:w="14865" w:type="dxa"/>
            <w:tcBorders>
              <w:bottom w:val="single" w:sz="4" w:space="0" w:color="auto"/>
            </w:tcBorders>
            <w:shd w:val="clear" w:color="auto" w:fill="auto"/>
            <w:tcMar>
              <w:top w:w="60" w:type="dxa"/>
              <w:left w:w="60" w:type="dxa"/>
              <w:bottom w:w="60" w:type="dxa"/>
              <w:right w:w="60" w:type="dxa"/>
            </w:tcMar>
            <w:hideMark/>
            <w:tcPrChange w:id="94" w:author="He He (Staff)" w:date="2023-08-20T13:07:00Z">
              <w:tcPr>
                <w:tcW w:w="148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tcPrChange>
          </w:tcPr>
          <w:p w14:paraId="4311945A" w14:textId="77777777" w:rsidR="007D2840" w:rsidRPr="007D2840" w:rsidRDefault="007D2840" w:rsidP="00E03A5E">
            <w:pPr>
              <w:spacing w:line="360" w:lineRule="auto"/>
              <w:rPr>
                <w:rFonts w:ascii="Arial" w:hAnsi="Arial" w:cs="Arial"/>
              </w:rPr>
            </w:pPr>
            <w:commentRangeStart w:id="95"/>
            <w:r w:rsidRPr="007D2840">
              <w:rPr>
                <w:rFonts w:ascii="Arial" w:hAnsi="Arial" w:cs="Arial"/>
              </w:rPr>
              <w:t>A binary flag signifying whether the stock registered a positive return on that day.</w:t>
            </w:r>
            <w:commentRangeEnd w:id="95"/>
            <w:r w:rsidR="00287CF8">
              <w:rPr>
                <w:rStyle w:val="a8"/>
              </w:rPr>
              <w:commentReference w:id="95"/>
            </w:r>
          </w:p>
        </w:tc>
        <w:tc>
          <w:tcPr>
            <w:tcW w:w="1755" w:type="dxa"/>
            <w:tcBorders>
              <w:bottom w:val="single" w:sz="4" w:space="0" w:color="auto"/>
            </w:tcBorders>
            <w:shd w:val="clear" w:color="auto" w:fill="auto"/>
            <w:tcMar>
              <w:top w:w="60" w:type="dxa"/>
              <w:left w:w="60" w:type="dxa"/>
              <w:bottom w:w="60" w:type="dxa"/>
              <w:right w:w="60" w:type="dxa"/>
            </w:tcMar>
            <w:hideMark/>
            <w:tcPrChange w:id="96" w:author="He He (Staff)" w:date="2023-08-20T13:07:00Z">
              <w:tcPr>
                <w:tcW w:w="17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tcPrChange>
          </w:tcPr>
          <w:p w14:paraId="14752494" w14:textId="77777777" w:rsidR="007D2840" w:rsidRPr="007D2840" w:rsidRDefault="007D2840" w:rsidP="00E03A5E">
            <w:pPr>
              <w:spacing w:line="360" w:lineRule="auto"/>
              <w:rPr>
                <w:rFonts w:ascii="Arial" w:hAnsi="Arial" w:cs="Arial"/>
              </w:rPr>
            </w:pPr>
            <w:r w:rsidRPr="007D2840">
              <w:rPr>
                <w:rFonts w:ascii="Arial" w:hAnsi="Arial" w:cs="Arial"/>
              </w:rPr>
              <w:t>Yahoo Finance</w:t>
            </w:r>
          </w:p>
        </w:tc>
      </w:tr>
    </w:tbl>
    <w:p w14:paraId="00DC43D4" w14:textId="77777777" w:rsidR="007D2840" w:rsidRPr="00131B15" w:rsidRDefault="007D2840" w:rsidP="00E03A5E">
      <w:pPr>
        <w:spacing w:line="360" w:lineRule="auto"/>
        <w:rPr>
          <w:rFonts w:ascii="Arial" w:hAnsi="Arial" w:cs="Arial"/>
        </w:rPr>
      </w:pPr>
    </w:p>
    <w:p w14:paraId="478365A3" w14:textId="32461EEA" w:rsidR="00C33B54" w:rsidRPr="007700BA" w:rsidRDefault="007700BA" w:rsidP="00E03A5E">
      <w:pPr>
        <w:spacing w:line="360" w:lineRule="auto"/>
        <w:rPr>
          <w:rFonts w:ascii="Arial" w:hAnsi="Arial" w:cs="Arial"/>
          <w:b/>
          <w:bCs/>
          <w:sz w:val="32"/>
          <w:szCs w:val="32"/>
        </w:rPr>
      </w:pPr>
      <w:r w:rsidRPr="007700BA">
        <w:rPr>
          <w:rFonts w:ascii="Arial" w:hAnsi="Arial" w:cs="Arial"/>
          <w:b/>
          <w:bCs/>
          <w:sz w:val="32"/>
          <w:szCs w:val="32"/>
        </w:rPr>
        <w:t>4. Preprocessing</w:t>
      </w:r>
    </w:p>
    <w:p w14:paraId="7317F467" w14:textId="77777777" w:rsidR="006C2D07" w:rsidRPr="006C2D07" w:rsidRDefault="006C2D07" w:rsidP="00E03A5E">
      <w:pPr>
        <w:spacing w:line="360" w:lineRule="auto"/>
        <w:rPr>
          <w:rFonts w:ascii="Arial" w:hAnsi="Arial" w:cs="Arial"/>
        </w:rPr>
      </w:pPr>
      <w:r w:rsidRPr="006C2D07">
        <w:rPr>
          <w:rFonts w:ascii="Arial" w:hAnsi="Arial" w:cs="Arial"/>
        </w:rPr>
        <w:t xml:space="preserve">The primary objective of preprocessing is to ensure that data is in an appropriate state for subsequent analysis, making it a critical stage in the data pipeline. In finance, data often comes from multiple sources, each with its unique characteristics and potential pitfalls, such as missing values or outliers. Addressing these issues is paramount to ensure the robustness of any </w:t>
      </w:r>
      <w:proofErr w:type="spellStart"/>
      <w:r w:rsidRPr="006C2D07">
        <w:rPr>
          <w:rFonts w:ascii="Arial" w:hAnsi="Arial" w:cs="Arial"/>
        </w:rPr>
        <w:t>modeling</w:t>
      </w:r>
      <w:proofErr w:type="spellEnd"/>
      <w:r w:rsidRPr="006C2D07">
        <w:rPr>
          <w:rFonts w:ascii="Arial" w:hAnsi="Arial" w:cs="Arial"/>
        </w:rPr>
        <w:t xml:space="preserve"> efforts that follow.</w:t>
      </w:r>
    </w:p>
    <w:p w14:paraId="5C89F166" w14:textId="77777777" w:rsidR="007700BA" w:rsidRDefault="007700BA" w:rsidP="00E03A5E">
      <w:pPr>
        <w:spacing w:line="360" w:lineRule="auto"/>
        <w:rPr>
          <w:rFonts w:ascii="Arial" w:hAnsi="Arial" w:cs="Arial"/>
        </w:rPr>
      </w:pPr>
    </w:p>
    <w:p w14:paraId="68CED061" w14:textId="5A087E79" w:rsidR="006C2D07" w:rsidRPr="00113F09" w:rsidRDefault="006C2D07" w:rsidP="00E03A5E">
      <w:pPr>
        <w:spacing w:line="360" w:lineRule="auto"/>
        <w:rPr>
          <w:rFonts w:ascii="Arial" w:hAnsi="Arial" w:cs="Arial"/>
          <w:b/>
          <w:bCs/>
          <w:sz w:val="28"/>
          <w:szCs w:val="28"/>
        </w:rPr>
      </w:pPr>
      <w:r w:rsidRPr="00113F09">
        <w:rPr>
          <w:rFonts w:ascii="Arial" w:hAnsi="Arial" w:cs="Arial"/>
          <w:b/>
          <w:bCs/>
          <w:sz w:val="28"/>
          <w:szCs w:val="28"/>
        </w:rPr>
        <w:t>4.1 Handling Missing Values</w:t>
      </w:r>
    </w:p>
    <w:p w14:paraId="3F8CCE04" w14:textId="77777777" w:rsidR="00926855" w:rsidRPr="00926855" w:rsidRDefault="00926855" w:rsidP="00E03A5E">
      <w:pPr>
        <w:spacing w:line="360" w:lineRule="auto"/>
        <w:rPr>
          <w:rFonts w:ascii="Arial" w:hAnsi="Arial" w:cs="Arial"/>
        </w:rPr>
      </w:pPr>
      <w:r w:rsidRPr="00926855">
        <w:rPr>
          <w:rFonts w:ascii="Arial" w:hAnsi="Arial" w:cs="Arial"/>
        </w:rPr>
        <w:t xml:space="preserve">One of the most common challenges in financial datasets is the occurrence of missing values. An initial assessment revealed that our dataset had </w:t>
      </w:r>
      <w:commentRangeStart w:id="97"/>
      <w:r w:rsidRPr="00926855">
        <w:rPr>
          <w:rFonts w:ascii="Arial" w:hAnsi="Arial" w:cs="Arial"/>
        </w:rPr>
        <w:t xml:space="preserve">30,397 missing values in the </w:t>
      </w:r>
      <w:proofErr w:type="spellStart"/>
      <w:r w:rsidRPr="00926855">
        <w:rPr>
          <w:rFonts w:ascii="Arial" w:hAnsi="Arial" w:cs="Arial"/>
        </w:rPr>
        <w:t>Sentiment_Score</w:t>
      </w:r>
      <w:proofErr w:type="spellEnd"/>
      <w:r w:rsidRPr="00926855">
        <w:rPr>
          <w:rFonts w:ascii="Arial" w:hAnsi="Arial" w:cs="Arial"/>
        </w:rPr>
        <w:t xml:space="preserve"> column and 150,833 in the </w:t>
      </w:r>
      <w:proofErr w:type="spellStart"/>
      <w:r w:rsidRPr="00926855">
        <w:rPr>
          <w:rFonts w:ascii="Arial" w:hAnsi="Arial" w:cs="Arial"/>
        </w:rPr>
        <w:t>New_Covid_Cases</w:t>
      </w:r>
      <w:proofErr w:type="spellEnd"/>
      <w:r w:rsidRPr="00926855">
        <w:rPr>
          <w:rFonts w:ascii="Arial" w:hAnsi="Arial" w:cs="Arial"/>
        </w:rPr>
        <w:t xml:space="preserve"> column.</w:t>
      </w:r>
      <w:commentRangeEnd w:id="97"/>
      <w:r w:rsidR="00130226">
        <w:rPr>
          <w:rStyle w:val="a8"/>
        </w:rPr>
        <w:commentReference w:id="97"/>
      </w:r>
    </w:p>
    <w:p w14:paraId="034D38C6" w14:textId="77777777" w:rsidR="00113F09" w:rsidRDefault="00113F09" w:rsidP="00E03A5E">
      <w:pPr>
        <w:spacing w:line="360" w:lineRule="auto"/>
        <w:rPr>
          <w:rFonts w:ascii="Arial" w:hAnsi="Arial" w:cs="Arial"/>
        </w:rPr>
      </w:pPr>
    </w:p>
    <w:p w14:paraId="026A6C56" w14:textId="77777777" w:rsidR="00926855" w:rsidRPr="00926855" w:rsidRDefault="00926855" w:rsidP="00E03A5E">
      <w:pPr>
        <w:spacing w:line="360" w:lineRule="auto"/>
        <w:rPr>
          <w:rFonts w:ascii="Arial" w:hAnsi="Arial" w:cs="Arial"/>
        </w:rPr>
      </w:pPr>
      <w:r w:rsidRPr="00926855">
        <w:rPr>
          <w:rFonts w:ascii="Arial" w:hAnsi="Arial" w:cs="Arial"/>
        </w:rPr>
        <w:t xml:space="preserve">For the </w:t>
      </w:r>
      <w:proofErr w:type="spellStart"/>
      <w:r w:rsidRPr="00926855">
        <w:rPr>
          <w:rFonts w:ascii="Arial" w:hAnsi="Arial" w:cs="Arial"/>
        </w:rPr>
        <w:t>New_Covid_Cases</w:t>
      </w:r>
      <w:proofErr w:type="spellEnd"/>
      <w:r w:rsidRPr="00926855">
        <w:rPr>
          <w:rFonts w:ascii="Arial" w:hAnsi="Arial" w:cs="Arial"/>
        </w:rPr>
        <w:t xml:space="preserve"> column, the missing values were imputed with zeros. This choice is justified given the nature of the data: on days where no new cases are reported or data isn't available, it's reasonable to consider the new cases as zero.</w:t>
      </w:r>
    </w:p>
    <w:p w14:paraId="47CAD6D7" w14:textId="77777777" w:rsidR="00926855" w:rsidRPr="00926855" w:rsidRDefault="00926855" w:rsidP="00E03A5E">
      <w:pPr>
        <w:spacing w:line="360" w:lineRule="auto"/>
        <w:rPr>
          <w:rFonts w:ascii="Arial" w:hAnsi="Arial" w:cs="Arial"/>
        </w:rPr>
      </w:pPr>
    </w:p>
    <w:p w14:paraId="25ECFE73" w14:textId="72160546" w:rsidR="00113F09" w:rsidRDefault="00926855" w:rsidP="00E03A5E">
      <w:pPr>
        <w:spacing w:line="360" w:lineRule="auto"/>
        <w:rPr>
          <w:rFonts w:ascii="Arial" w:hAnsi="Arial" w:cs="Arial"/>
        </w:rPr>
      </w:pPr>
      <w:r w:rsidRPr="00926855">
        <w:rPr>
          <w:rFonts w:ascii="Arial" w:hAnsi="Arial" w:cs="Arial"/>
        </w:rPr>
        <w:t xml:space="preserve">However, the </w:t>
      </w:r>
      <w:proofErr w:type="spellStart"/>
      <w:r w:rsidRPr="00926855">
        <w:rPr>
          <w:rFonts w:ascii="Arial" w:hAnsi="Arial" w:cs="Arial"/>
        </w:rPr>
        <w:t>Sentiment_Score</w:t>
      </w:r>
      <w:proofErr w:type="spellEnd"/>
      <w:r w:rsidRPr="00926855">
        <w:rPr>
          <w:rFonts w:ascii="Arial" w:hAnsi="Arial" w:cs="Arial"/>
        </w:rPr>
        <w:t xml:space="preserve"> column presents a more intricate scenario. A deeper dive revealed </w:t>
      </w:r>
      <w:del w:id="98" w:author="He He (Staff)" w:date="2023-08-20T13:16:00Z">
        <w:r w:rsidRPr="00926855" w:rsidDel="00130226">
          <w:rPr>
            <w:rFonts w:ascii="Arial" w:hAnsi="Arial" w:cs="Arial"/>
          </w:rPr>
          <w:delText>that specific tickers like</w:delText>
        </w:r>
      </w:del>
      <w:ins w:id="99" w:author="He He (Staff)" w:date="2023-08-20T13:16:00Z">
        <w:r w:rsidR="00130226">
          <w:rPr>
            <w:rFonts w:ascii="Arial" w:hAnsi="Arial" w:cs="Arial"/>
          </w:rPr>
          <w:t>two companies (</w:t>
        </w:r>
      </w:ins>
      <w:commentRangeStart w:id="100"/>
      <w:del w:id="101" w:author="He He (Staff)" w:date="2023-08-20T13:16:00Z">
        <w:r w:rsidRPr="00926855" w:rsidDel="00130226">
          <w:rPr>
            <w:rFonts w:ascii="Arial" w:hAnsi="Arial" w:cs="Arial"/>
          </w:rPr>
          <w:delText xml:space="preserve"> </w:delText>
        </w:r>
      </w:del>
      <w:r w:rsidRPr="00926855">
        <w:rPr>
          <w:rFonts w:ascii="Arial" w:hAnsi="Arial" w:cs="Arial"/>
        </w:rPr>
        <w:t>PEP and ATVI</w:t>
      </w:r>
      <w:commentRangeEnd w:id="100"/>
      <w:r w:rsidR="00130226">
        <w:rPr>
          <w:rStyle w:val="a8"/>
        </w:rPr>
        <w:commentReference w:id="100"/>
      </w:r>
      <w:ins w:id="102" w:author="He He (Staff)" w:date="2023-08-20T13:16:00Z">
        <w:r w:rsidR="00130226">
          <w:rPr>
            <w:rFonts w:ascii="Arial" w:hAnsi="Arial" w:cs="Arial"/>
          </w:rPr>
          <w:t>)</w:t>
        </w:r>
      </w:ins>
      <w:r w:rsidRPr="00926855">
        <w:rPr>
          <w:rFonts w:ascii="Arial" w:hAnsi="Arial" w:cs="Arial"/>
        </w:rPr>
        <w:t xml:space="preserve"> lacked sentiment scores </w:t>
      </w:r>
      <w:del w:id="103" w:author="He He (Staff)" w:date="2023-08-20T13:16:00Z">
        <w:r w:rsidRPr="00926855" w:rsidDel="00130226">
          <w:rPr>
            <w:rFonts w:ascii="Arial" w:hAnsi="Arial" w:cs="Arial"/>
          </w:rPr>
          <w:delText>altogether</w:delText>
        </w:r>
      </w:del>
      <w:ins w:id="104" w:author="He He (Staff)" w:date="2023-08-20T13:16:00Z">
        <w:r w:rsidR="00130226">
          <w:rPr>
            <w:rFonts w:ascii="Arial" w:hAnsi="Arial" w:cs="Arial"/>
          </w:rPr>
          <w:t>across the sample period</w:t>
        </w:r>
      </w:ins>
      <w:r w:rsidRPr="00926855">
        <w:rPr>
          <w:rFonts w:ascii="Arial" w:hAnsi="Arial" w:cs="Arial"/>
        </w:rPr>
        <w:t xml:space="preserve">. It's plausible that these companies might not have had significant news coverage or that the data source did not track their sentiment for the given period. Given the complete absence of sentiment data for these tickers, </w:t>
      </w:r>
      <w:del w:id="105" w:author="He He (Staff)" w:date="2023-08-20T13:17:00Z">
        <w:r w:rsidRPr="00926855" w:rsidDel="00130226">
          <w:rPr>
            <w:rFonts w:ascii="Arial" w:hAnsi="Arial" w:cs="Arial"/>
          </w:rPr>
          <w:delText xml:space="preserve">they </w:delText>
        </w:r>
      </w:del>
      <w:ins w:id="106" w:author="He He (Staff)" w:date="2023-08-20T13:17:00Z">
        <w:r w:rsidR="00130226">
          <w:rPr>
            <w:rFonts w:ascii="Arial" w:hAnsi="Arial" w:cs="Arial"/>
          </w:rPr>
          <w:t>these two companies</w:t>
        </w:r>
        <w:r w:rsidR="00130226" w:rsidRPr="00926855">
          <w:rPr>
            <w:rFonts w:ascii="Arial" w:hAnsi="Arial" w:cs="Arial"/>
          </w:rPr>
          <w:t xml:space="preserve"> </w:t>
        </w:r>
      </w:ins>
      <w:r w:rsidRPr="00926855">
        <w:rPr>
          <w:rFonts w:ascii="Arial" w:hAnsi="Arial" w:cs="Arial"/>
        </w:rPr>
        <w:t xml:space="preserve">were excluded from the dataset to avoid biasing the models with potentially misleading zeros. For the remaining entries, missing values in the </w:t>
      </w:r>
      <w:proofErr w:type="spellStart"/>
      <w:r w:rsidRPr="00926855">
        <w:rPr>
          <w:rFonts w:ascii="Arial" w:hAnsi="Arial" w:cs="Arial"/>
        </w:rPr>
        <w:t>Sentiment_Score</w:t>
      </w:r>
      <w:proofErr w:type="spellEnd"/>
      <w:r w:rsidRPr="00926855">
        <w:rPr>
          <w:rFonts w:ascii="Arial" w:hAnsi="Arial" w:cs="Arial"/>
        </w:rPr>
        <w:t xml:space="preserve"> column were filled with zeros, operating under the assumption that a missing value might imply neutral sentiment or lack of significant news on that </w:t>
      </w:r>
      <w:proofErr w:type="gramStart"/>
      <w:r w:rsidRPr="00926855">
        <w:rPr>
          <w:rFonts w:ascii="Arial" w:hAnsi="Arial" w:cs="Arial"/>
        </w:rPr>
        <w:t>particular day</w:t>
      </w:r>
      <w:proofErr w:type="gramEnd"/>
      <w:r w:rsidRPr="00926855">
        <w:rPr>
          <w:rFonts w:ascii="Arial" w:hAnsi="Arial" w:cs="Arial"/>
        </w:rPr>
        <w:t>.</w:t>
      </w:r>
    </w:p>
    <w:p w14:paraId="28853F37" w14:textId="77777777" w:rsidR="00113F09" w:rsidRDefault="00113F09" w:rsidP="00E03A5E">
      <w:pPr>
        <w:spacing w:line="360" w:lineRule="auto"/>
        <w:rPr>
          <w:rFonts w:ascii="Arial" w:hAnsi="Arial" w:cs="Arial"/>
        </w:rPr>
      </w:pPr>
    </w:p>
    <w:p w14:paraId="611CFC84" w14:textId="53C47439" w:rsidR="006C2D07" w:rsidRPr="00926855" w:rsidRDefault="006C2D07" w:rsidP="00E03A5E">
      <w:pPr>
        <w:tabs>
          <w:tab w:val="left" w:pos="1703"/>
        </w:tabs>
        <w:spacing w:line="360" w:lineRule="auto"/>
        <w:rPr>
          <w:rFonts w:ascii="Arial" w:hAnsi="Arial" w:cs="Arial"/>
          <w:b/>
          <w:bCs/>
          <w:sz w:val="28"/>
          <w:szCs w:val="28"/>
        </w:rPr>
      </w:pPr>
      <w:r w:rsidRPr="00926855">
        <w:rPr>
          <w:rFonts w:ascii="Arial" w:hAnsi="Arial" w:cs="Arial"/>
          <w:b/>
          <w:bCs/>
          <w:sz w:val="28"/>
          <w:szCs w:val="28"/>
        </w:rPr>
        <w:t>4.2</w:t>
      </w:r>
      <w:r w:rsidR="00926855" w:rsidRPr="00926855">
        <w:rPr>
          <w:rFonts w:ascii="Arial" w:hAnsi="Arial" w:cs="Arial"/>
          <w:b/>
          <w:bCs/>
          <w:sz w:val="28"/>
          <w:szCs w:val="28"/>
        </w:rPr>
        <w:t xml:space="preserve"> Visualization of Missing Data</w:t>
      </w:r>
    </w:p>
    <w:p w14:paraId="057E92D0" w14:textId="418B5315" w:rsidR="00926855" w:rsidRDefault="00926855" w:rsidP="00E03A5E">
      <w:pPr>
        <w:spacing w:line="360" w:lineRule="auto"/>
        <w:rPr>
          <w:rFonts w:ascii="Arial" w:hAnsi="Arial" w:cs="Arial"/>
        </w:rPr>
      </w:pPr>
      <w:r w:rsidRPr="00926855">
        <w:rPr>
          <w:rFonts w:ascii="Arial" w:hAnsi="Arial" w:cs="Arial"/>
        </w:rPr>
        <w:t>A</w:t>
      </w:r>
      <w:del w:id="107" w:author="He He (Staff)" w:date="2023-08-20T13:18:00Z">
        <w:r w:rsidRPr="00926855" w:rsidDel="00130226">
          <w:rPr>
            <w:rFonts w:ascii="Arial" w:hAnsi="Arial" w:cs="Arial"/>
          </w:rPr>
          <w:delText>n insightful</w:delText>
        </w:r>
      </w:del>
      <w:r w:rsidRPr="00926855">
        <w:rPr>
          <w:rFonts w:ascii="Arial" w:hAnsi="Arial" w:cs="Arial"/>
        </w:rPr>
        <w:t xml:space="preserve"> visualization was generated to highlight the top 20 tickers with the highest count of missing </w:t>
      </w:r>
      <w:proofErr w:type="spellStart"/>
      <w:r w:rsidRPr="00926855">
        <w:rPr>
          <w:rFonts w:ascii="Arial" w:hAnsi="Arial" w:cs="Arial"/>
        </w:rPr>
        <w:t>Sentiment_Score</w:t>
      </w:r>
      <w:proofErr w:type="spellEnd"/>
      <w:r w:rsidRPr="00926855">
        <w:rPr>
          <w:rFonts w:ascii="Arial" w:hAnsi="Arial" w:cs="Arial"/>
        </w:rPr>
        <w:t xml:space="preserve"> values. </w:t>
      </w:r>
      <w:commentRangeStart w:id="108"/>
      <w:r w:rsidRPr="00926855">
        <w:rPr>
          <w:rFonts w:ascii="Arial" w:hAnsi="Arial" w:cs="Arial"/>
        </w:rPr>
        <w:t>This visualization can aid in understanding whether the missingness is random or if it correlates with specific tickers.</w:t>
      </w:r>
      <w:commentRangeEnd w:id="108"/>
      <w:r w:rsidR="00287CF8">
        <w:rPr>
          <w:rStyle w:val="a8"/>
        </w:rPr>
        <w:commentReference w:id="108"/>
      </w:r>
    </w:p>
    <w:p w14:paraId="4CECB494" w14:textId="155F552C" w:rsidR="00E03A5E" w:rsidRPr="00E03A5E" w:rsidRDefault="00926855" w:rsidP="00E03A5E">
      <w:pPr>
        <w:spacing w:line="360" w:lineRule="auto"/>
        <w:rPr>
          <w:rFonts w:ascii="Arial" w:hAnsi="Arial" w:cs="Arial"/>
        </w:rPr>
      </w:pPr>
      <w:r w:rsidRPr="00926855">
        <w:rPr>
          <w:rFonts w:ascii="Arial" w:hAnsi="Arial" w:cs="Arial"/>
          <w:noProof/>
        </w:rPr>
        <w:drawing>
          <wp:inline distT="0" distB="0" distL="0" distR="0" wp14:anchorId="1F616955" wp14:editId="683C92BA">
            <wp:extent cx="5731510" cy="4573905"/>
            <wp:effectExtent l="0" t="0" r="0" b="0"/>
            <wp:docPr id="395746890" name="Picture 1" descr="A graph of a number of missing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46890" name="Picture 1" descr="A graph of a number of missing values&#10;&#10;Description automatically generated"/>
                    <pic:cNvPicPr/>
                  </pic:nvPicPr>
                  <pic:blipFill>
                    <a:blip r:embed="rId12"/>
                    <a:stretch>
                      <a:fillRect/>
                    </a:stretch>
                  </pic:blipFill>
                  <pic:spPr>
                    <a:xfrm>
                      <a:off x="0" y="0"/>
                      <a:ext cx="5731510" cy="4573905"/>
                    </a:xfrm>
                    <a:prstGeom prst="rect">
                      <a:avLst/>
                    </a:prstGeom>
                  </pic:spPr>
                </pic:pic>
              </a:graphicData>
            </a:graphic>
          </wp:inline>
        </w:drawing>
      </w:r>
    </w:p>
    <w:p w14:paraId="713B6403" w14:textId="77777777" w:rsidR="007700BA" w:rsidRDefault="007700BA" w:rsidP="00E03A5E">
      <w:pPr>
        <w:spacing w:line="360" w:lineRule="auto"/>
        <w:rPr>
          <w:rFonts w:ascii="Arial" w:hAnsi="Arial" w:cs="Arial"/>
        </w:rPr>
      </w:pPr>
    </w:p>
    <w:p w14:paraId="02D94305" w14:textId="23E2F5BC" w:rsidR="00C33B54" w:rsidRPr="00670EA7" w:rsidRDefault="00670EA7" w:rsidP="00E03A5E">
      <w:pPr>
        <w:spacing w:line="360" w:lineRule="auto"/>
        <w:rPr>
          <w:rFonts w:ascii="Arial" w:hAnsi="Arial" w:cs="Arial"/>
          <w:b/>
          <w:bCs/>
          <w:sz w:val="32"/>
          <w:szCs w:val="32"/>
        </w:rPr>
      </w:pPr>
      <w:r w:rsidRPr="00670EA7">
        <w:rPr>
          <w:rFonts w:ascii="Arial" w:hAnsi="Arial" w:cs="Arial"/>
          <w:b/>
          <w:bCs/>
          <w:sz w:val="32"/>
          <w:szCs w:val="32"/>
        </w:rPr>
        <w:t>5</w:t>
      </w:r>
      <w:r w:rsidR="00C33B54" w:rsidRPr="00670EA7">
        <w:rPr>
          <w:rFonts w:ascii="Arial" w:hAnsi="Arial" w:cs="Arial"/>
          <w:b/>
          <w:bCs/>
          <w:sz w:val="32"/>
          <w:szCs w:val="32"/>
        </w:rPr>
        <w:t>. Feature Engineering</w:t>
      </w:r>
    </w:p>
    <w:p w14:paraId="7D7E973E" w14:textId="77777777" w:rsidR="00C33B54" w:rsidRPr="00131B15" w:rsidRDefault="00C33B54" w:rsidP="00E03A5E">
      <w:pPr>
        <w:spacing w:line="360" w:lineRule="auto"/>
        <w:rPr>
          <w:rFonts w:ascii="Arial" w:hAnsi="Arial" w:cs="Arial"/>
        </w:rPr>
      </w:pPr>
      <w:r w:rsidRPr="00131B15">
        <w:rPr>
          <w:rFonts w:ascii="Arial" w:hAnsi="Arial" w:cs="Arial"/>
        </w:rPr>
        <w:t>Feature engineering is a pivotal phase in the data science pipeline, especially in the realm of financial machine learning, where the intricacies of the financial world meld with the mathematical rigor of machine learning. By transforming, aggregating, or creating new variables from existing data, we aspire to enhance the predictive power of our machine learning models. In the context of this study, where we aim to predict stock returns through an amalgamation of stock price data, news sentiment, and pandemic-related metrics, the significance of feature engineering cannot be overstated.</w:t>
      </w:r>
    </w:p>
    <w:p w14:paraId="36D93ABE" w14:textId="77777777" w:rsidR="00C33B54" w:rsidRPr="00131B15" w:rsidRDefault="00C33B54" w:rsidP="00E03A5E">
      <w:pPr>
        <w:spacing w:line="360" w:lineRule="auto"/>
        <w:rPr>
          <w:rFonts w:ascii="Arial" w:hAnsi="Arial" w:cs="Arial"/>
        </w:rPr>
      </w:pPr>
    </w:p>
    <w:p w14:paraId="4F2261F6" w14:textId="6FFE8D3B" w:rsidR="00C33B54" w:rsidRPr="00670EA7" w:rsidRDefault="00670EA7" w:rsidP="00E03A5E">
      <w:pPr>
        <w:spacing w:line="360" w:lineRule="auto"/>
        <w:rPr>
          <w:rFonts w:ascii="Arial" w:hAnsi="Arial" w:cs="Arial"/>
          <w:b/>
          <w:bCs/>
          <w:sz w:val="28"/>
          <w:szCs w:val="28"/>
        </w:rPr>
      </w:pPr>
      <w:r w:rsidRPr="00670EA7">
        <w:rPr>
          <w:rFonts w:ascii="Arial" w:hAnsi="Arial" w:cs="Arial"/>
          <w:b/>
          <w:bCs/>
          <w:sz w:val="28"/>
          <w:szCs w:val="28"/>
        </w:rPr>
        <w:t>5</w:t>
      </w:r>
      <w:r w:rsidR="00C33B54" w:rsidRPr="00670EA7">
        <w:rPr>
          <w:rFonts w:ascii="Arial" w:hAnsi="Arial" w:cs="Arial"/>
          <w:b/>
          <w:bCs/>
          <w:sz w:val="28"/>
          <w:szCs w:val="28"/>
        </w:rPr>
        <w:t>.1 Time-Based Features</w:t>
      </w:r>
    </w:p>
    <w:p w14:paraId="7A6E71A5" w14:textId="5B1969A0" w:rsidR="00C33B54" w:rsidRPr="00287CF8" w:rsidRDefault="00C33B54" w:rsidP="00E03A5E">
      <w:pPr>
        <w:spacing w:line="360" w:lineRule="auto"/>
        <w:rPr>
          <w:rFonts w:ascii="Arial" w:eastAsia="等线" w:hAnsi="Arial" w:cs="Arial" w:hint="eastAsia"/>
          <w:lang w:val="en-US" w:eastAsia="zh-CN"/>
          <w:rPrChange w:id="109" w:author="He He (Staff)" w:date="2023-08-20T13:25:00Z">
            <w:rPr>
              <w:rFonts w:ascii="Arial" w:hAnsi="Arial" w:cs="Arial"/>
            </w:rPr>
          </w:rPrChange>
        </w:rPr>
      </w:pPr>
      <w:r w:rsidRPr="00131B15">
        <w:rPr>
          <w:rFonts w:ascii="Arial" w:hAnsi="Arial" w:cs="Arial"/>
        </w:rPr>
        <w:t>Time, inherently sequential, holds paramount importance in financial datasets. Extracting finer granularities from the date, such as year, month, and weekday, can provide the model with valuable temporal context. This aids in discerning seasonality, trends, or specific day-of-week effects that might be latent in the stock returns.</w:t>
      </w:r>
      <w:ins w:id="110" w:author="He He (Staff)" w:date="2023-08-20T13:22:00Z">
        <w:r w:rsidR="00287CF8">
          <w:rPr>
            <w:rFonts w:ascii="Arial" w:hAnsi="Arial" w:cs="Arial"/>
          </w:rPr>
          <w:t xml:space="preserve"> </w:t>
        </w:r>
      </w:ins>
      <w:commentRangeStart w:id="111"/>
      <w:ins w:id="112" w:author="He He (Staff)" w:date="2023-08-20T13:23:00Z">
        <w:r w:rsidR="00287CF8" w:rsidRPr="00287CF8">
          <w:rPr>
            <w:rFonts w:ascii="Arial" w:hAnsi="Arial" w:cs="Arial"/>
            <w:i/>
            <w:iCs/>
            <w:rPrChange w:id="113" w:author="He He (Staff)" w:date="2023-08-20T13:25:00Z">
              <w:rPr>
                <w:rFonts w:ascii="Arial" w:hAnsi="Arial" w:cs="Arial"/>
                <w:b/>
                <w:bCs/>
              </w:rPr>
            </w:rPrChange>
          </w:rPr>
          <w:t>Year, Month, Weekday</w:t>
        </w:r>
        <w:r w:rsidR="00287CF8" w:rsidRPr="00287CF8">
          <w:rPr>
            <w:rFonts w:ascii="Arial" w:hAnsi="Arial" w:cs="Arial"/>
            <w:i/>
            <w:iCs/>
            <w:rPrChange w:id="114" w:author="He He (Staff)" w:date="2023-08-20T13:25:00Z">
              <w:rPr>
                <w:rFonts w:ascii="Arial" w:hAnsi="Arial" w:cs="Arial"/>
                <w:b/>
                <w:bCs/>
              </w:rPr>
            </w:rPrChange>
          </w:rPr>
          <w:t xml:space="preserve"> </w:t>
        </w:r>
        <w:r w:rsidR="00287CF8" w:rsidRPr="00287CF8">
          <w:rPr>
            <w:rFonts w:ascii="Arial" w:hAnsi="Arial" w:cs="Arial"/>
            <w:lang w:val="en-US"/>
            <w:rPrChange w:id="115" w:author="He He (Staff)" w:date="2023-08-20T13:25:00Z">
              <w:rPr>
                <w:rFonts w:ascii="Arial" w:hAnsi="Arial" w:cs="Arial"/>
                <w:b/>
                <w:bCs/>
                <w:lang w:val="en-US"/>
              </w:rPr>
            </w:rPrChange>
          </w:rPr>
          <w:t xml:space="preserve">variables are constructed used to capture the time-relevant information. </w:t>
        </w:r>
      </w:ins>
      <w:commentRangeEnd w:id="111"/>
      <w:ins w:id="116" w:author="He He (Staff)" w:date="2023-08-20T13:24:00Z">
        <w:r w:rsidR="00287CF8" w:rsidRPr="00287CF8">
          <w:rPr>
            <w:rStyle w:val="a8"/>
          </w:rPr>
          <w:commentReference w:id="111"/>
        </w:r>
      </w:ins>
    </w:p>
    <w:p w14:paraId="60DD2F86" w14:textId="77777777" w:rsidR="00C33B54" w:rsidRPr="00131B15" w:rsidRDefault="00C33B54" w:rsidP="00E03A5E">
      <w:pPr>
        <w:spacing w:line="360" w:lineRule="auto"/>
        <w:rPr>
          <w:rFonts w:ascii="Arial" w:hAnsi="Arial" w:cs="Arial"/>
        </w:rPr>
      </w:pPr>
    </w:p>
    <w:p w14:paraId="4854489C" w14:textId="1E89A8E3" w:rsidR="00C33B54" w:rsidRPr="00670EA7" w:rsidRDefault="00670EA7" w:rsidP="00E03A5E">
      <w:pPr>
        <w:spacing w:line="360" w:lineRule="auto"/>
        <w:rPr>
          <w:rFonts w:ascii="Arial" w:hAnsi="Arial" w:cs="Arial"/>
          <w:b/>
          <w:bCs/>
          <w:sz w:val="28"/>
          <w:szCs w:val="28"/>
        </w:rPr>
      </w:pPr>
      <w:r>
        <w:rPr>
          <w:rFonts w:ascii="Arial" w:hAnsi="Arial" w:cs="Arial"/>
          <w:b/>
          <w:bCs/>
          <w:sz w:val="28"/>
          <w:szCs w:val="28"/>
        </w:rPr>
        <w:t>5</w:t>
      </w:r>
      <w:r w:rsidR="00C33B54" w:rsidRPr="00670EA7">
        <w:rPr>
          <w:rFonts w:ascii="Arial" w:hAnsi="Arial" w:cs="Arial"/>
          <w:b/>
          <w:bCs/>
          <w:sz w:val="28"/>
          <w:szCs w:val="28"/>
        </w:rPr>
        <w:t>.2 Pandemic Phase Indicator</w:t>
      </w:r>
    </w:p>
    <w:p w14:paraId="3C76C179" w14:textId="77777777" w:rsidR="00C33B54" w:rsidRPr="00131B15" w:rsidRDefault="00C33B54" w:rsidP="00E03A5E">
      <w:pPr>
        <w:spacing w:line="360" w:lineRule="auto"/>
        <w:rPr>
          <w:rFonts w:ascii="Arial" w:hAnsi="Arial" w:cs="Arial"/>
        </w:rPr>
      </w:pPr>
      <w:r w:rsidRPr="00131B15">
        <w:rPr>
          <w:rFonts w:ascii="Arial" w:hAnsi="Arial" w:cs="Arial"/>
        </w:rPr>
        <w:t xml:space="preserve">The COVID-19 pandemic has indubitably left an indelible mark on the financial markets. To encapsulate this transformative event, a binary variable, </w:t>
      </w:r>
      <w:r w:rsidRPr="00287CF8">
        <w:rPr>
          <w:rFonts w:ascii="Arial" w:hAnsi="Arial" w:cs="Arial"/>
          <w:i/>
          <w:iCs/>
          <w:rPrChange w:id="117" w:author="He He (Staff)" w:date="2023-08-20T13:25:00Z">
            <w:rPr>
              <w:rFonts w:ascii="Arial" w:hAnsi="Arial" w:cs="Arial"/>
            </w:rPr>
          </w:rPrChange>
        </w:rPr>
        <w:t>'</w:t>
      </w:r>
      <w:proofErr w:type="spellStart"/>
      <w:r w:rsidRPr="00287CF8">
        <w:rPr>
          <w:rFonts w:ascii="Arial" w:hAnsi="Arial" w:cs="Arial"/>
          <w:i/>
          <w:iCs/>
          <w:rPrChange w:id="118" w:author="He He (Staff)" w:date="2023-08-20T13:25:00Z">
            <w:rPr>
              <w:rFonts w:ascii="Arial" w:hAnsi="Arial" w:cs="Arial"/>
            </w:rPr>
          </w:rPrChange>
        </w:rPr>
        <w:t>PandemicPhase</w:t>
      </w:r>
      <w:proofErr w:type="spellEnd"/>
      <w:r w:rsidRPr="00287CF8">
        <w:rPr>
          <w:rFonts w:ascii="Arial" w:hAnsi="Arial" w:cs="Arial"/>
          <w:i/>
          <w:iCs/>
          <w:rPrChange w:id="119" w:author="He He (Staff)" w:date="2023-08-20T13:25:00Z">
            <w:rPr>
              <w:rFonts w:ascii="Arial" w:hAnsi="Arial" w:cs="Arial"/>
            </w:rPr>
          </w:rPrChange>
        </w:rPr>
        <w:t>'</w:t>
      </w:r>
      <w:r w:rsidRPr="00131B15">
        <w:rPr>
          <w:rFonts w:ascii="Arial" w:hAnsi="Arial" w:cs="Arial"/>
        </w:rPr>
        <w:t>, was introduced. This variable bifurcates the dataset into two phases – before and after the World Health Organization officially declared the pandemic on March 11, 2020.</w:t>
      </w:r>
    </w:p>
    <w:p w14:paraId="51DF4E98" w14:textId="77777777" w:rsidR="00C33B54" w:rsidRPr="00131B15" w:rsidRDefault="00C33B54" w:rsidP="00E03A5E">
      <w:pPr>
        <w:spacing w:line="360" w:lineRule="auto"/>
        <w:rPr>
          <w:rFonts w:ascii="Arial" w:hAnsi="Arial" w:cs="Arial"/>
        </w:rPr>
      </w:pPr>
    </w:p>
    <w:p w14:paraId="15017B7D" w14:textId="570317E2" w:rsidR="00C33B54" w:rsidRPr="004715ED" w:rsidRDefault="004715ED" w:rsidP="00E03A5E">
      <w:pPr>
        <w:spacing w:line="360" w:lineRule="auto"/>
        <w:rPr>
          <w:rFonts w:ascii="Arial" w:hAnsi="Arial" w:cs="Arial"/>
          <w:b/>
          <w:bCs/>
          <w:sz w:val="28"/>
          <w:szCs w:val="28"/>
        </w:rPr>
      </w:pPr>
      <w:r>
        <w:rPr>
          <w:rFonts w:ascii="Arial" w:hAnsi="Arial" w:cs="Arial"/>
          <w:b/>
          <w:bCs/>
          <w:sz w:val="28"/>
          <w:szCs w:val="28"/>
        </w:rPr>
        <w:t>5</w:t>
      </w:r>
      <w:r w:rsidR="00C33B54" w:rsidRPr="004715ED">
        <w:rPr>
          <w:rFonts w:ascii="Arial" w:hAnsi="Arial" w:cs="Arial"/>
          <w:b/>
          <w:bCs/>
          <w:sz w:val="28"/>
          <w:szCs w:val="28"/>
        </w:rPr>
        <w:t>.3 Return Calculations and Classification</w:t>
      </w:r>
    </w:p>
    <w:p w14:paraId="331B6B63" w14:textId="77777777" w:rsidR="00C33B54" w:rsidRPr="00287CF8" w:rsidRDefault="00C33B54" w:rsidP="00E03A5E">
      <w:pPr>
        <w:spacing w:line="360" w:lineRule="auto"/>
        <w:rPr>
          <w:rFonts w:ascii="Arial" w:hAnsi="Arial" w:cs="Arial"/>
          <w:lang w:val="en-US"/>
          <w:rPrChange w:id="120" w:author="He He (Staff)" w:date="2023-08-20T13:25:00Z">
            <w:rPr>
              <w:rFonts w:ascii="Arial" w:hAnsi="Arial" w:cs="Arial"/>
            </w:rPr>
          </w:rPrChange>
        </w:rPr>
      </w:pPr>
      <w:r w:rsidRPr="00131B15">
        <w:rPr>
          <w:rFonts w:ascii="Arial" w:hAnsi="Arial" w:cs="Arial"/>
        </w:rPr>
        <w:t>Stock returns, calculated as the percentage change in closing prices from one day to the next, serve as a foundational metric in financial analyses. This continuous variable was then transformed into a binary format, '</w:t>
      </w:r>
      <w:proofErr w:type="spellStart"/>
      <w:r w:rsidRPr="00131B15">
        <w:rPr>
          <w:rFonts w:ascii="Arial" w:hAnsi="Arial" w:cs="Arial"/>
        </w:rPr>
        <w:t>PositiveReturn</w:t>
      </w:r>
      <w:proofErr w:type="spellEnd"/>
      <w:r w:rsidRPr="00131B15">
        <w:rPr>
          <w:rFonts w:ascii="Arial" w:hAnsi="Arial" w:cs="Arial"/>
        </w:rPr>
        <w:t>', indicating whether the stock witnessed a positive return on a given day.</w:t>
      </w:r>
    </w:p>
    <w:p w14:paraId="259FF406" w14:textId="110723E0" w:rsidR="009641FA" w:rsidRPr="00131B15" w:rsidRDefault="009641FA" w:rsidP="00E03A5E">
      <w:pPr>
        <w:spacing w:line="360" w:lineRule="auto"/>
        <w:rPr>
          <w:rFonts w:ascii="Arial" w:hAnsi="Arial" w:cs="Arial"/>
        </w:rPr>
      </w:pPr>
      <w:r w:rsidRPr="009641FA">
        <w:rPr>
          <w:rFonts w:ascii="Arial" w:hAnsi="Arial" w:cs="Arial"/>
          <w:noProof/>
        </w:rPr>
        <w:lastRenderedPageBreak/>
        <w:drawing>
          <wp:inline distT="0" distB="0" distL="0" distR="0" wp14:anchorId="59F7F0FC" wp14:editId="7143A52B">
            <wp:extent cx="5731510" cy="4280535"/>
            <wp:effectExtent l="0" t="0" r="0" b="0"/>
            <wp:docPr id="652259553" name="Picture 1" descr="A graph of a number of negative retu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59553" name="Picture 1" descr="A graph of a number of negative return&#10;&#10;Description automatically generated"/>
                    <pic:cNvPicPr/>
                  </pic:nvPicPr>
                  <pic:blipFill>
                    <a:blip r:embed="rId13"/>
                    <a:stretch>
                      <a:fillRect/>
                    </a:stretch>
                  </pic:blipFill>
                  <pic:spPr>
                    <a:xfrm>
                      <a:off x="0" y="0"/>
                      <a:ext cx="5731510" cy="4280535"/>
                    </a:xfrm>
                    <a:prstGeom prst="rect">
                      <a:avLst/>
                    </a:prstGeom>
                  </pic:spPr>
                </pic:pic>
              </a:graphicData>
            </a:graphic>
          </wp:inline>
        </w:drawing>
      </w:r>
    </w:p>
    <w:p w14:paraId="5B11B8B7" w14:textId="77777777" w:rsidR="00C33B54" w:rsidRPr="00131B15" w:rsidRDefault="00C33B54" w:rsidP="00E03A5E">
      <w:pPr>
        <w:spacing w:line="360" w:lineRule="auto"/>
        <w:rPr>
          <w:rFonts w:ascii="Arial" w:hAnsi="Arial" w:cs="Arial"/>
        </w:rPr>
      </w:pPr>
    </w:p>
    <w:p w14:paraId="4375499D" w14:textId="78423D6C" w:rsidR="00C33B54" w:rsidRPr="004715ED" w:rsidRDefault="004715ED" w:rsidP="00E03A5E">
      <w:pPr>
        <w:spacing w:line="360" w:lineRule="auto"/>
        <w:rPr>
          <w:rFonts w:ascii="Arial" w:hAnsi="Arial" w:cs="Arial"/>
          <w:b/>
          <w:bCs/>
          <w:sz w:val="28"/>
          <w:szCs w:val="28"/>
        </w:rPr>
      </w:pPr>
      <w:commentRangeStart w:id="121"/>
      <w:r>
        <w:rPr>
          <w:rFonts w:ascii="Arial" w:hAnsi="Arial" w:cs="Arial"/>
          <w:b/>
          <w:bCs/>
          <w:sz w:val="28"/>
          <w:szCs w:val="28"/>
        </w:rPr>
        <w:t>5</w:t>
      </w:r>
      <w:r w:rsidR="00131B15" w:rsidRPr="004715ED">
        <w:rPr>
          <w:rFonts w:ascii="Arial" w:hAnsi="Arial" w:cs="Arial"/>
          <w:b/>
          <w:bCs/>
          <w:sz w:val="28"/>
          <w:szCs w:val="28"/>
        </w:rPr>
        <w:t>.3 Volatility</w:t>
      </w:r>
      <w:commentRangeEnd w:id="121"/>
      <w:r w:rsidR="00287CF8">
        <w:rPr>
          <w:rStyle w:val="a8"/>
        </w:rPr>
        <w:commentReference w:id="121"/>
      </w:r>
    </w:p>
    <w:p w14:paraId="568D6EF1" w14:textId="77777777" w:rsidR="00131B15" w:rsidRPr="00131B15" w:rsidRDefault="00131B15" w:rsidP="00E03A5E">
      <w:pPr>
        <w:spacing w:line="360" w:lineRule="auto"/>
        <w:rPr>
          <w:rFonts w:ascii="Arial" w:hAnsi="Arial" w:cs="Arial"/>
        </w:rPr>
      </w:pPr>
      <w:r w:rsidRPr="00131B15">
        <w:rPr>
          <w:rFonts w:ascii="Arial" w:hAnsi="Arial" w:cs="Arial"/>
        </w:rPr>
        <w:t>Volatility, the statistical measure of the dispersion of returns, is a critical risk metric in finance. In this study, we computed the rolling standard deviation of the past 5 days' returns to capture short-term volatility. Such a feature can be instrumental in understanding the risk-reward dynamics and gauging market uncertainty.</w:t>
      </w:r>
    </w:p>
    <w:p w14:paraId="45607919" w14:textId="77777777" w:rsidR="00131B15" w:rsidRPr="00131B15" w:rsidRDefault="00131B15" w:rsidP="00E03A5E">
      <w:pPr>
        <w:spacing w:line="360" w:lineRule="auto"/>
        <w:rPr>
          <w:rFonts w:ascii="Arial" w:hAnsi="Arial" w:cs="Arial"/>
        </w:rPr>
      </w:pPr>
    </w:p>
    <w:p w14:paraId="382D7204" w14:textId="77777777" w:rsidR="00131B15" w:rsidRDefault="00131B15" w:rsidP="00E03A5E">
      <w:pPr>
        <w:spacing w:line="360" w:lineRule="auto"/>
        <w:rPr>
          <w:rFonts w:ascii="Arial" w:hAnsi="Arial" w:cs="Arial"/>
        </w:rPr>
      </w:pPr>
      <w:r w:rsidRPr="00131B15">
        <w:rPr>
          <w:rFonts w:ascii="Arial" w:hAnsi="Arial" w:cs="Arial"/>
        </w:rPr>
        <w:t>By integrating these engineered features, our dataset is now equipped with a richer set of variables that encapsulate the multifaceted world of financial markets, especially during the tumultuous period of the COVID-19 pandemic.</w:t>
      </w:r>
    </w:p>
    <w:p w14:paraId="4B2CEA37" w14:textId="77777777" w:rsidR="009641FA" w:rsidRDefault="009641FA" w:rsidP="00E03A5E">
      <w:pPr>
        <w:spacing w:line="360" w:lineRule="auto"/>
        <w:rPr>
          <w:rFonts w:ascii="Arial" w:hAnsi="Arial" w:cs="Arial"/>
        </w:rPr>
      </w:pPr>
    </w:p>
    <w:p w14:paraId="55F259BB" w14:textId="2CEF280E" w:rsidR="009641FA" w:rsidRPr="0012693E" w:rsidRDefault="0012693E" w:rsidP="00E03A5E">
      <w:pPr>
        <w:spacing w:line="360" w:lineRule="auto"/>
        <w:rPr>
          <w:rFonts w:ascii="Arial" w:hAnsi="Arial" w:cs="Arial"/>
          <w:b/>
          <w:bCs/>
          <w:sz w:val="28"/>
          <w:szCs w:val="28"/>
        </w:rPr>
      </w:pPr>
      <w:r w:rsidRPr="0012693E">
        <w:rPr>
          <w:rFonts w:ascii="Arial" w:hAnsi="Arial" w:cs="Arial"/>
          <w:b/>
          <w:bCs/>
          <w:sz w:val="28"/>
          <w:szCs w:val="28"/>
        </w:rPr>
        <w:t>5</w:t>
      </w:r>
      <w:r w:rsidR="009641FA" w:rsidRPr="0012693E">
        <w:rPr>
          <w:rFonts w:ascii="Arial" w:hAnsi="Arial" w:cs="Arial"/>
          <w:b/>
          <w:bCs/>
          <w:sz w:val="28"/>
          <w:szCs w:val="28"/>
        </w:rPr>
        <w:t>.4 Correlation Matrix</w:t>
      </w:r>
    </w:p>
    <w:p w14:paraId="6B324F5E" w14:textId="078E18D7" w:rsidR="009641FA" w:rsidRPr="009641FA" w:rsidRDefault="009641FA" w:rsidP="00E03A5E">
      <w:pPr>
        <w:spacing w:line="360" w:lineRule="auto"/>
        <w:rPr>
          <w:rFonts w:ascii="Arial" w:hAnsi="Arial" w:cs="Arial"/>
        </w:rPr>
      </w:pPr>
      <w:r w:rsidRPr="009641FA">
        <w:rPr>
          <w:rFonts w:ascii="Arial" w:hAnsi="Arial" w:cs="Arial"/>
        </w:rPr>
        <w:t xml:space="preserve">Understanding inter-variable relationships is paramount in financial </w:t>
      </w:r>
      <w:proofErr w:type="spellStart"/>
      <w:r w:rsidRPr="009641FA">
        <w:rPr>
          <w:rFonts w:ascii="Arial" w:hAnsi="Arial" w:cs="Arial"/>
        </w:rPr>
        <w:t>modeling</w:t>
      </w:r>
      <w:proofErr w:type="spellEnd"/>
      <w:r w:rsidRPr="009641FA">
        <w:rPr>
          <w:rFonts w:ascii="Arial" w:hAnsi="Arial" w:cs="Arial"/>
        </w:rPr>
        <w:t xml:space="preserve">. A correlation matrix can provide a snapshot of how different features in our dataset relate to each other. This can be instrumental in identifying potential multicollinearity or variables that might be of particular interest in predicting stock returns. </w:t>
      </w:r>
      <w:del w:id="122" w:author="He He (Staff)" w:date="2023-08-20T13:28:00Z">
        <w:r w:rsidRPr="009641FA" w:rsidDel="00287CF8">
          <w:rPr>
            <w:rFonts w:ascii="Arial" w:hAnsi="Arial" w:cs="Arial"/>
          </w:rPr>
          <w:delText xml:space="preserve">Let's visualize this </w:delText>
        </w:r>
      </w:del>
      <w:ins w:id="123" w:author="He He (Staff)" w:date="2023-08-20T13:28:00Z">
        <w:r w:rsidR="00287CF8">
          <w:rPr>
            <w:rFonts w:ascii="Arial" w:hAnsi="Arial" w:cs="Arial"/>
          </w:rPr>
          <w:t xml:space="preserve">The </w:t>
        </w:r>
      </w:ins>
      <w:r w:rsidRPr="009641FA">
        <w:rPr>
          <w:rFonts w:ascii="Arial" w:hAnsi="Arial" w:cs="Arial"/>
        </w:rPr>
        <w:t>correlation matrix</w:t>
      </w:r>
      <w:ins w:id="124" w:author="He He (Staff)" w:date="2023-08-20T13:28:00Z">
        <w:r w:rsidR="00287CF8">
          <w:rPr>
            <w:rFonts w:ascii="Arial" w:hAnsi="Arial" w:cs="Arial"/>
          </w:rPr>
          <w:t xml:space="preserve"> is presented below</w:t>
        </w:r>
      </w:ins>
      <w:del w:id="125" w:author="He He (Staff)" w:date="2023-08-20T13:28:00Z">
        <w:r w:rsidRPr="009641FA" w:rsidDel="00287CF8">
          <w:rPr>
            <w:rFonts w:ascii="Arial" w:hAnsi="Arial" w:cs="Arial"/>
          </w:rPr>
          <w:delText>.</w:delText>
        </w:r>
      </w:del>
    </w:p>
    <w:p w14:paraId="5E3B83F8" w14:textId="0CB11A72" w:rsidR="009641FA" w:rsidRPr="00131B15" w:rsidRDefault="009641FA" w:rsidP="00E03A5E">
      <w:pPr>
        <w:spacing w:line="360" w:lineRule="auto"/>
        <w:rPr>
          <w:rFonts w:ascii="Arial" w:hAnsi="Arial" w:cs="Arial"/>
        </w:rPr>
      </w:pPr>
      <w:commentRangeStart w:id="126"/>
      <w:r w:rsidRPr="009641FA">
        <w:rPr>
          <w:rFonts w:ascii="Arial" w:hAnsi="Arial" w:cs="Arial"/>
          <w:noProof/>
        </w:rPr>
        <w:lastRenderedPageBreak/>
        <w:drawing>
          <wp:inline distT="0" distB="0" distL="0" distR="0" wp14:anchorId="01503713" wp14:editId="58B5E31A">
            <wp:extent cx="5731510" cy="4414520"/>
            <wp:effectExtent l="0" t="0" r="0" b="5080"/>
            <wp:docPr id="31020740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07402" name="Picture 1" descr="A screenshot of a graph&#10;&#10;Description automatically generated"/>
                    <pic:cNvPicPr/>
                  </pic:nvPicPr>
                  <pic:blipFill>
                    <a:blip r:embed="rId14"/>
                    <a:stretch>
                      <a:fillRect/>
                    </a:stretch>
                  </pic:blipFill>
                  <pic:spPr>
                    <a:xfrm>
                      <a:off x="0" y="0"/>
                      <a:ext cx="5731510" cy="4414520"/>
                    </a:xfrm>
                    <a:prstGeom prst="rect">
                      <a:avLst/>
                    </a:prstGeom>
                  </pic:spPr>
                </pic:pic>
              </a:graphicData>
            </a:graphic>
          </wp:inline>
        </w:drawing>
      </w:r>
      <w:commentRangeEnd w:id="126"/>
      <w:r w:rsidR="00C41B7F">
        <w:rPr>
          <w:rStyle w:val="a8"/>
        </w:rPr>
        <w:commentReference w:id="126"/>
      </w:r>
    </w:p>
    <w:p w14:paraId="6EDBC41B" w14:textId="0E05E7EC" w:rsidR="00C41B7F" w:rsidRDefault="00C41B7F" w:rsidP="00E03A5E">
      <w:pPr>
        <w:spacing w:line="360" w:lineRule="auto"/>
        <w:rPr>
          <w:ins w:id="127" w:author="He He (Staff)" w:date="2023-08-20T13:30:00Z"/>
          <w:rFonts w:ascii="Arial" w:hAnsi="Arial" w:cs="Arial" w:hint="eastAsia"/>
        </w:rPr>
      </w:pPr>
      <w:ins w:id="128" w:author="He He (Staff)" w:date="2023-08-20T13:30:00Z">
        <w:r>
          <w:rPr>
            <w:rFonts w:ascii="Arial" w:hAnsi="Arial" w:cs="Arial" w:hint="eastAsia"/>
          </w:rPr>
          <w:t>F</w:t>
        </w:r>
        <w:r>
          <w:rPr>
            <w:rFonts w:ascii="Arial" w:hAnsi="Arial" w:cs="Arial"/>
          </w:rPr>
          <w:t xml:space="preserve">igure 3 Correlation Matrix of Features  </w:t>
        </w:r>
      </w:ins>
    </w:p>
    <w:p w14:paraId="4A357038" w14:textId="313C3C22" w:rsidR="009641FA" w:rsidRPr="009641FA" w:rsidRDefault="009641FA" w:rsidP="00E03A5E">
      <w:pPr>
        <w:spacing w:line="360" w:lineRule="auto"/>
        <w:rPr>
          <w:rFonts w:ascii="Arial" w:hAnsi="Arial" w:cs="Arial"/>
        </w:rPr>
      </w:pPr>
      <w:r w:rsidRPr="009641FA">
        <w:rPr>
          <w:rFonts w:ascii="Arial" w:hAnsi="Arial" w:cs="Arial"/>
        </w:rPr>
        <w:t>The heatmap unveils the correlation coefficients between different features:</w:t>
      </w:r>
    </w:p>
    <w:p w14:paraId="7F1EEC3B" w14:textId="77777777" w:rsidR="009641FA" w:rsidRPr="009641FA" w:rsidRDefault="009641FA" w:rsidP="00E03A5E">
      <w:pPr>
        <w:spacing w:line="360" w:lineRule="auto"/>
        <w:rPr>
          <w:rFonts w:ascii="Arial" w:hAnsi="Arial" w:cs="Arial"/>
        </w:rPr>
      </w:pPr>
    </w:p>
    <w:p w14:paraId="6059961B" w14:textId="77777777" w:rsidR="009641FA" w:rsidRPr="009641FA" w:rsidRDefault="009641FA" w:rsidP="00E03A5E">
      <w:pPr>
        <w:pStyle w:val="a3"/>
        <w:numPr>
          <w:ilvl w:val="0"/>
          <w:numId w:val="5"/>
        </w:numPr>
        <w:spacing w:line="360" w:lineRule="auto"/>
        <w:rPr>
          <w:rFonts w:ascii="Arial" w:hAnsi="Arial" w:cs="Arial"/>
        </w:rPr>
      </w:pPr>
      <w:r w:rsidRPr="009641FA">
        <w:rPr>
          <w:rFonts w:ascii="Arial" w:hAnsi="Arial" w:cs="Arial"/>
        </w:rPr>
        <w:t>The diagonal, as anticipated, shows a correlation of 1 since it represents the correlation of each variable with itself.</w:t>
      </w:r>
    </w:p>
    <w:p w14:paraId="67E0819E" w14:textId="77777777" w:rsidR="009641FA" w:rsidRPr="009641FA" w:rsidRDefault="009641FA" w:rsidP="00E03A5E">
      <w:pPr>
        <w:pStyle w:val="a3"/>
        <w:numPr>
          <w:ilvl w:val="0"/>
          <w:numId w:val="5"/>
        </w:numPr>
        <w:spacing w:line="360" w:lineRule="auto"/>
        <w:rPr>
          <w:rFonts w:ascii="Arial" w:hAnsi="Arial" w:cs="Arial"/>
        </w:rPr>
      </w:pPr>
      <w:r w:rsidRPr="009641FA">
        <w:rPr>
          <w:rFonts w:ascii="Arial" w:hAnsi="Arial" w:cs="Arial"/>
        </w:rPr>
        <w:t xml:space="preserve">Open, High, Low, Close, and </w:t>
      </w:r>
      <w:proofErr w:type="spellStart"/>
      <w:r w:rsidRPr="009641FA">
        <w:rPr>
          <w:rFonts w:ascii="Arial" w:hAnsi="Arial" w:cs="Arial"/>
        </w:rPr>
        <w:t>Adj</w:t>
      </w:r>
      <w:proofErr w:type="spellEnd"/>
      <w:r w:rsidRPr="009641FA">
        <w:rPr>
          <w:rFonts w:ascii="Arial" w:hAnsi="Arial" w:cs="Arial"/>
        </w:rPr>
        <w:t xml:space="preserve"> Close showcase high mutual correlations, which is expected since these stock indicators are often intertwined.</w:t>
      </w:r>
    </w:p>
    <w:p w14:paraId="2AD9753F" w14:textId="77777777" w:rsidR="009641FA" w:rsidRPr="009641FA" w:rsidRDefault="009641FA" w:rsidP="00E03A5E">
      <w:pPr>
        <w:pStyle w:val="a3"/>
        <w:numPr>
          <w:ilvl w:val="0"/>
          <w:numId w:val="5"/>
        </w:numPr>
        <w:spacing w:line="360" w:lineRule="auto"/>
        <w:rPr>
          <w:rFonts w:ascii="Arial" w:hAnsi="Arial" w:cs="Arial"/>
        </w:rPr>
      </w:pPr>
      <w:r w:rsidRPr="009641FA">
        <w:rPr>
          <w:rFonts w:ascii="Arial" w:hAnsi="Arial" w:cs="Arial"/>
        </w:rPr>
        <w:t xml:space="preserve">Interestingly, </w:t>
      </w:r>
      <w:proofErr w:type="spellStart"/>
      <w:r w:rsidRPr="009641FA">
        <w:rPr>
          <w:rFonts w:ascii="Arial" w:hAnsi="Arial" w:cs="Arial"/>
        </w:rPr>
        <w:t>New_Covid_Cases</w:t>
      </w:r>
      <w:proofErr w:type="spellEnd"/>
      <w:r w:rsidRPr="009641FA">
        <w:rPr>
          <w:rFonts w:ascii="Arial" w:hAnsi="Arial" w:cs="Arial"/>
        </w:rPr>
        <w:t xml:space="preserve"> does not exhibit strong correlations with other features, suggesting that its influence on stock returns is likely nuanced and mediated by other external factors.</w:t>
      </w:r>
    </w:p>
    <w:p w14:paraId="7373CC79" w14:textId="77777777" w:rsidR="009641FA" w:rsidRPr="009641FA" w:rsidRDefault="009641FA" w:rsidP="00E03A5E">
      <w:pPr>
        <w:pStyle w:val="a3"/>
        <w:numPr>
          <w:ilvl w:val="0"/>
          <w:numId w:val="5"/>
        </w:numPr>
        <w:spacing w:line="360" w:lineRule="auto"/>
        <w:rPr>
          <w:rFonts w:ascii="Arial" w:hAnsi="Arial" w:cs="Arial"/>
        </w:rPr>
      </w:pPr>
      <w:proofErr w:type="spellStart"/>
      <w:r w:rsidRPr="009641FA">
        <w:rPr>
          <w:rFonts w:ascii="Arial" w:hAnsi="Arial" w:cs="Arial"/>
        </w:rPr>
        <w:t>Sentiment_Score</w:t>
      </w:r>
      <w:proofErr w:type="spellEnd"/>
      <w:r w:rsidRPr="009641FA">
        <w:rPr>
          <w:rFonts w:ascii="Arial" w:hAnsi="Arial" w:cs="Arial"/>
        </w:rPr>
        <w:t xml:space="preserve"> has a relatively low correlation with </w:t>
      </w:r>
      <w:proofErr w:type="spellStart"/>
      <w:r w:rsidRPr="009641FA">
        <w:rPr>
          <w:rFonts w:ascii="Arial" w:hAnsi="Arial" w:cs="Arial"/>
        </w:rPr>
        <w:t>PositiveReturn</w:t>
      </w:r>
      <w:proofErr w:type="spellEnd"/>
      <w:r w:rsidRPr="009641FA">
        <w:rPr>
          <w:rFonts w:ascii="Arial" w:hAnsi="Arial" w:cs="Arial"/>
        </w:rPr>
        <w:t>, reinforcing the complexity of the relationship between news sentiment and stock performance.</w:t>
      </w:r>
    </w:p>
    <w:p w14:paraId="661A8EF4" w14:textId="77777777" w:rsidR="009641FA" w:rsidRPr="009641FA" w:rsidRDefault="009641FA" w:rsidP="00E03A5E">
      <w:pPr>
        <w:spacing w:line="360" w:lineRule="auto"/>
        <w:rPr>
          <w:rFonts w:ascii="Arial" w:hAnsi="Arial" w:cs="Arial"/>
        </w:rPr>
      </w:pPr>
    </w:p>
    <w:p w14:paraId="3C782EF3" w14:textId="77777777" w:rsidR="009641FA" w:rsidRPr="009641FA" w:rsidRDefault="009641FA" w:rsidP="00E03A5E">
      <w:pPr>
        <w:spacing w:line="360" w:lineRule="auto"/>
        <w:rPr>
          <w:rFonts w:ascii="Arial" w:hAnsi="Arial" w:cs="Arial"/>
        </w:rPr>
      </w:pPr>
      <w:r w:rsidRPr="009641FA">
        <w:rPr>
          <w:rFonts w:ascii="Arial" w:hAnsi="Arial" w:cs="Arial"/>
        </w:rPr>
        <w:t>The correlation matrix is paramount for two main reasons:</w:t>
      </w:r>
    </w:p>
    <w:p w14:paraId="69ADF6D1" w14:textId="77777777" w:rsidR="009641FA" w:rsidRPr="009641FA" w:rsidRDefault="009641FA" w:rsidP="00E03A5E">
      <w:pPr>
        <w:spacing w:line="360" w:lineRule="auto"/>
        <w:rPr>
          <w:rFonts w:ascii="Arial" w:hAnsi="Arial" w:cs="Arial"/>
        </w:rPr>
      </w:pPr>
    </w:p>
    <w:p w14:paraId="51E2A843" w14:textId="77777777" w:rsidR="009641FA" w:rsidRPr="009641FA" w:rsidRDefault="009641FA" w:rsidP="00E03A5E">
      <w:pPr>
        <w:pStyle w:val="a3"/>
        <w:numPr>
          <w:ilvl w:val="0"/>
          <w:numId w:val="6"/>
        </w:numPr>
        <w:spacing w:line="360" w:lineRule="auto"/>
        <w:rPr>
          <w:rFonts w:ascii="Arial" w:hAnsi="Arial" w:cs="Arial"/>
        </w:rPr>
      </w:pPr>
      <w:r w:rsidRPr="009641FA">
        <w:rPr>
          <w:rFonts w:ascii="Arial" w:hAnsi="Arial" w:cs="Arial"/>
        </w:rPr>
        <w:lastRenderedPageBreak/>
        <w:t xml:space="preserve">It assists in recognizing potential multicollinearity, which might complicate our </w:t>
      </w:r>
      <w:proofErr w:type="spellStart"/>
      <w:r w:rsidRPr="009641FA">
        <w:rPr>
          <w:rFonts w:ascii="Arial" w:hAnsi="Arial" w:cs="Arial"/>
        </w:rPr>
        <w:t>modeling</w:t>
      </w:r>
      <w:proofErr w:type="spellEnd"/>
      <w:r w:rsidRPr="009641FA">
        <w:rPr>
          <w:rFonts w:ascii="Arial" w:hAnsi="Arial" w:cs="Arial"/>
        </w:rPr>
        <w:t xml:space="preserve"> efforts.</w:t>
      </w:r>
    </w:p>
    <w:p w14:paraId="32A87D4D" w14:textId="7F5DE13C" w:rsidR="00131B15" w:rsidRDefault="009641FA" w:rsidP="00E03A5E">
      <w:pPr>
        <w:pStyle w:val="a3"/>
        <w:numPr>
          <w:ilvl w:val="0"/>
          <w:numId w:val="6"/>
        </w:numPr>
        <w:spacing w:line="360" w:lineRule="auto"/>
        <w:rPr>
          <w:rFonts w:ascii="Arial" w:hAnsi="Arial" w:cs="Arial"/>
        </w:rPr>
      </w:pPr>
      <w:r w:rsidRPr="009641FA">
        <w:rPr>
          <w:rFonts w:ascii="Arial" w:hAnsi="Arial" w:cs="Arial"/>
        </w:rPr>
        <w:t>It aids in discerning which features might be especially pertinent or redundant in predicting stock returns.</w:t>
      </w:r>
    </w:p>
    <w:p w14:paraId="6696851D" w14:textId="77777777" w:rsidR="009641FA" w:rsidRPr="009641FA" w:rsidRDefault="009641FA" w:rsidP="00E03A5E">
      <w:pPr>
        <w:pStyle w:val="a3"/>
        <w:spacing w:line="360" w:lineRule="auto"/>
        <w:rPr>
          <w:rFonts w:ascii="Arial" w:hAnsi="Arial" w:cs="Arial"/>
        </w:rPr>
      </w:pPr>
    </w:p>
    <w:p w14:paraId="070B6DD2" w14:textId="6712CE11" w:rsidR="00131B15" w:rsidRDefault="00131B15" w:rsidP="00E03A5E">
      <w:pPr>
        <w:spacing w:line="360" w:lineRule="auto"/>
        <w:rPr>
          <w:rFonts w:ascii="Arial" w:hAnsi="Arial" w:cs="Arial"/>
        </w:rPr>
      </w:pPr>
      <w:r w:rsidRPr="00131B15">
        <w:rPr>
          <w:rFonts w:ascii="Arial" w:hAnsi="Arial" w:cs="Arial"/>
        </w:rPr>
        <w:t xml:space="preserve">In </w:t>
      </w:r>
      <w:del w:id="129" w:author="He He (Staff)" w:date="2023-08-20T13:32:00Z">
        <w:r w:rsidRPr="00131B15" w:rsidDel="00C41B7F">
          <w:rPr>
            <w:rFonts w:ascii="Arial" w:hAnsi="Arial" w:cs="Arial"/>
          </w:rPr>
          <w:delText>conclusion</w:delText>
        </w:r>
      </w:del>
      <w:ins w:id="130" w:author="He He (Staff)" w:date="2023-08-20T13:32:00Z">
        <w:r w:rsidR="00C41B7F">
          <w:rPr>
            <w:rFonts w:ascii="Arial" w:hAnsi="Arial" w:cs="Arial"/>
          </w:rPr>
          <w:t>summary</w:t>
        </w:r>
      </w:ins>
      <w:r w:rsidRPr="00131B15">
        <w:rPr>
          <w:rFonts w:ascii="Arial" w:hAnsi="Arial" w:cs="Arial"/>
        </w:rPr>
        <w:t xml:space="preserve">, the feature engineering phase has augmented the dataset by infusing it with variables that encapsulate the nuanced dynamics of the financial domain. By imbuing the model with temporal context, pandemic-induced market shifts, stock return patterns, and volatility measures, we aim to provide a holistic perspective, </w:t>
      </w:r>
      <w:commentRangeStart w:id="131"/>
      <w:r w:rsidRPr="00131B15">
        <w:rPr>
          <w:rFonts w:ascii="Arial" w:hAnsi="Arial" w:cs="Arial"/>
        </w:rPr>
        <w:t>enhancing the model's predictive acumen.</w:t>
      </w:r>
      <w:commentRangeEnd w:id="131"/>
      <w:r w:rsidR="00B93D24">
        <w:rPr>
          <w:rStyle w:val="a8"/>
        </w:rPr>
        <w:commentReference w:id="131"/>
      </w:r>
    </w:p>
    <w:p w14:paraId="374A0085" w14:textId="77777777" w:rsidR="00453D5A" w:rsidRDefault="00453D5A" w:rsidP="00E03A5E">
      <w:pPr>
        <w:spacing w:line="360" w:lineRule="auto"/>
        <w:rPr>
          <w:rFonts w:ascii="Arial" w:hAnsi="Arial" w:cs="Arial"/>
        </w:rPr>
      </w:pPr>
    </w:p>
    <w:p w14:paraId="5AC3465F" w14:textId="0A07EFC2" w:rsidR="00453D5A" w:rsidRPr="00453D5A" w:rsidRDefault="00453D5A" w:rsidP="00E03A5E">
      <w:pPr>
        <w:spacing w:line="360" w:lineRule="auto"/>
        <w:rPr>
          <w:rFonts w:ascii="Arial" w:hAnsi="Arial" w:cs="Arial"/>
          <w:b/>
          <w:bCs/>
          <w:sz w:val="32"/>
          <w:szCs w:val="32"/>
          <w:lang w:val="en-US"/>
        </w:rPr>
      </w:pPr>
      <w:r w:rsidRPr="00453D5A">
        <w:rPr>
          <w:rFonts w:ascii="Arial" w:hAnsi="Arial" w:cs="Arial"/>
          <w:b/>
          <w:bCs/>
          <w:sz w:val="32"/>
          <w:szCs w:val="32"/>
        </w:rPr>
        <w:t>6. Exploratory Data Analysis (EDA)</w:t>
      </w:r>
    </w:p>
    <w:p w14:paraId="7947513E" w14:textId="3080A9DF" w:rsidR="00453D5A" w:rsidRPr="00453D5A" w:rsidRDefault="00453D5A" w:rsidP="00453D5A">
      <w:pPr>
        <w:spacing w:line="360" w:lineRule="auto"/>
        <w:rPr>
          <w:rFonts w:ascii="Arial" w:hAnsi="Arial" w:cs="Arial"/>
          <w:b/>
          <w:bCs/>
          <w:sz w:val="28"/>
          <w:szCs w:val="28"/>
        </w:rPr>
      </w:pPr>
      <w:r w:rsidRPr="00453D5A">
        <w:rPr>
          <w:rFonts w:ascii="Arial" w:hAnsi="Arial" w:cs="Arial"/>
          <w:b/>
          <w:bCs/>
          <w:sz w:val="28"/>
          <w:szCs w:val="28"/>
        </w:rPr>
        <w:t>6.1 Descriptive Statistics</w:t>
      </w:r>
    </w:p>
    <w:p w14:paraId="6D8826CE" w14:textId="24A6FFCA" w:rsidR="00453D5A" w:rsidRDefault="00453D5A" w:rsidP="00453D5A">
      <w:pPr>
        <w:spacing w:line="360" w:lineRule="auto"/>
        <w:rPr>
          <w:rFonts w:ascii="Arial" w:hAnsi="Arial" w:cs="Arial"/>
        </w:rPr>
      </w:pPr>
      <w:r w:rsidRPr="00453D5A">
        <w:rPr>
          <w:rFonts w:ascii="Arial" w:hAnsi="Arial" w:cs="Arial"/>
        </w:rPr>
        <w:t xml:space="preserve">First, </w:t>
      </w:r>
      <w:commentRangeStart w:id="132"/>
      <w:r w:rsidRPr="00453D5A">
        <w:rPr>
          <w:rFonts w:ascii="Arial" w:hAnsi="Arial" w:cs="Arial"/>
        </w:rPr>
        <w:t>let's</w:t>
      </w:r>
      <w:commentRangeEnd w:id="132"/>
      <w:r w:rsidR="00B93D24">
        <w:rPr>
          <w:rStyle w:val="a8"/>
        </w:rPr>
        <w:commentReference w:id="132"/>
      </w:r>
      <w:r w:rsidRPr="00453D5A">
        <w:rPr>
          <w:rFonts w:ascii="Arial" w:hAnsi="Arial" w:cs="Arial"/>
        </w:rPr>
        <w:t xml:space="preserve"> provide a summary of the dataset's main characteristics using descriptive statistics. This includes measures such as mean, standard deviation, minimum and maximum values for each column. We commence by summarizing the numerical attributes within our dataset.</w:t>
      </w:r>
    </w:p>
    <w:p w14:paraId="355216A4" w14:textId="77777777" w:rsidR="00F87F41" w:rsidRPr="00F87F41" w:rsidRDefault="00F87F41" w:rsidP="00453D5A">
      <w:pPr>
        <w:spacing w:line="360" w:lineRule="auto"/>
        <w:rPr>
          <w:rFonts w:ascii="Arial" w:hAnsi="Arial" w:cs="Arial"/>
          <w:lang w:val="en-US"/>
        </w:rPr>
      </w:pPr>
    </w:p>
    <w:tbl>
      <w:tblPr>
        <w:tblW w:w="0" w:type="auto"/>
        <w:tblCellMar>
          <w:left w:w="0" w:type="dxa"/>
          <w:right w:w="0" w:type="dxa"/>
        </w:tblCellMar>
        <w:tblLook w:val="04A0" w:firstRow="1" w:lastRow="0" w:firstColumn="1" w:lastColumn="0" w:noHBand="0" w:noVBand="1"/>
      </w:tblPr>
      <w:tblGrid>
        <w:gridCol w:w="1118"/>
        <w:gridCol w:w="606"/>
        <w:gridCol w:w="1059"/>
        <w:gridCol w:w="1059"/>
        <w:gridCol w:w="995"/>
        <w:gridCol w:w="995"/>
        <w:gridCol w:w="995"/>
        <w:gridCol w:w="1059"/>
        <w:gridCol w:w="1124"/>
      </w:tblGrid>
      <w:tr w:rsidR="00F87F41" w:rsidRPr="00F87F41" w14:paraId="33A5C93B" w14:textId="77777777" w:rsidTr="00F87F41">
        <w:trPr>
          <w:trHeight w:val="165"/>
        </w:trPr>
        <w:tc>
          <w:tcPr>
            <w:tcW w:w="132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3D08F93" w14:textId="77777777" w:rsidR="00F87F41" w:rsidRPr="00F87F41" w:rsidRDefault="00F87F41" w:rsidP="00F87F41">
            <w:pPr>
              <w:rPr>
                <w:rFonts w:ascii="Helvetica" w:eastAsia="Times New Roman" w:hAnsi="Helvetica" w:cs="Times New Roman"/>
                <w:kern w:val="0"/>
                <w:sz w:val="18"/>
                <w:szCs w:val="18"/>
                <w14:ligatures w14:val="none"/>
              </w:rPr>
            </w:pPr>
          </w:p>
        </w:tc>
        <w:tc>
          <w:tcPr>
            <w:tcW w:w="63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5320D969" w14:textId="77777777" w:rsidR="00F87F41" w:rsidRPr="00F87F41" w:rsidRDefault="00F87F41" w:rsidP="00F87F41">
            <w:pPr>
              <w:jc w:val="center"/>
              <w:rPr>
                <w:rFonts w:ascii="Times New Roman" w:eastAsia="Times New Roman" w:hAnsi="Times New Roman" w:cs="Times New Roman"/>
                <w:kern w:val="0"/>
                <w14:ligatures w14:val="none"/>
              </w:rPr>
            </w:pPr>
            <w:r w:rsidRPr="00F87F41">
              <w:rPr>
                <w:rFonts w:ascii="Helvetica Neue" w:eastAsia="Times New Roman" w:hAnsi="Helvetica Neue" w:cs="Times New Roman"/>
                <w:b/>
                <w:bCs/>
                <w:color w:val="000000"/>
                <w:kern w:val="0"/>
                <w:sz w:val="15"/>
                <w:szCs w:val="15"/>
                <w14:ligatures w14:val="none"/>
              </w:rPr>
              <w:t>count</w:t>
            </w:r>
          </w:p>
        </w:tc>
        <w:tc>
          <w:tcPr>
            <w:tcW w:w="120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E417746" w14:textId="77777777" w:rsidR="00F87F41" w:rsidRPr="00F87F41" w:rsidRDefault="00F87F41" w:rsidP="00F87F41">
            <w:pPr>
              <w:jc w:val="center"/>
              <w:rPr>
                <w:rFonts w:ascii="Times New Roman" w:eastAsia="Times New Roman" w:hAnsi="Times New Roman" w:cs="Times New Roman"/>
                <w:kern w:val="0"/>
                <w14:ligatures w14:val="none"/>
              </w:rPr>
            </w:pPr>
            <w:r w:rsidRPr="00F87F41">
              <w:rPr>
                <w:rFonts w:ascii="Helvetica Neue" w:eastAsia="Times New Roman" w:hAnsi="Helvetica Neue" w:cs="Times New Roman"/>
                <w:b/>
                <w:bCs/>
                <w:color w:val="000000"/>
                <w:kern w:val="0"/>
                <w:sz w:val="15"/>
                <w:szCs w:val="15"/>
                <w14:ligatures w14:val="none"/>
              </w:rPr>
              <w:t>mean</w:t>
            </w:r>
          </w:p>
        </w:tc>
        <w:tc>
          <w:tcPr>
            <w:tcW w:w="121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0898203" w14:textId="77777777" w:rsidR="00F87F41" w:rsidRPr="00F87F41" w:rsidRDefault="00F87F41" w:rsidP="00F87F41">
            <w:pPr>
              <w:jc w:val="center"/>
              <w:rPr>
                <w:rFonts w:ascii="Times New Roman" w:eastAsia="Times New Roman" w:hAnsi="Times New Roman" w:cs="Times New Roman"/>
                <w:kern w:val="0"/>
                <w14:ligatures w14:val="none"/>
              </w:rPr>
            </w:pPr>
            <w:r w:rsidRPr="00F87F41">
              <w:rPr>
                <w:rFonts w:ascii="Helvetica Neue" w:eastAsia="Times New Roman" w:hAnsi="Helvetica Neue" w:cs="Times New Roman"/>
                <w:b/>
                <w:bCs/>
                <w:color w:val="000000"/>
                <w:kern w:val="0"/>
                <w:sz w:val="15"/>
                <w:szCs w:val="15"/>
                <w14:ligatures w14:val="none"/>
              </w:rPr>
              <w:t>std</w:t>
            </w:r>
          </w:p>
        </w:tc>
        <w:tc>
          <w:tcPr>
            <w:tcW w:w="112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564D6ECD" w14:textId="77777777" w:rsidR="00F87F41" w:rsidRPr="00F87F41" w:rsidRDefault="00F87F41" w:rsidP="00F87F41">
            <w:pPr>
              <w:jc w:val="center"/>
              <w:rPr>
                <w:rFonts w:ascii="Times New Roman" w:eastAsia="Times New Roman" w:hAnsi="Times New Roman" w:cs="Times New Roman"/>
                <w:kern w:val="0"/>
                <w14:ligatures w14:val="none"/>
              </w:rPr>
            </w:pPr>
            <w:r w:rsidRPr="00F87F41">
              <w:rPr>
                <w:rFonts w:ascii="Helvetica Neue" w:eastAsia="Times New Roman" w:hAnsi="Helvetica Neue" w:cs="Times New Roman"/>
                <w:b/>
                <w:bCs/>
                <w:color w:val="000000"/>
                <w:kern w:val="0"/>
                <w:sz w:val="15"/>
                <w:szCs w:val="15"/>
                <w14:ligatures w14:val="none"/>
              </w:rPr>
              <w:t>min</w:t>
            </w:r>
          </w:p>
        </w:tc>
        <w:tc>
          <w:tcPr>
            <w:tcW w:w="112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3A093C6" w14:textId="77777777" w:rsidR="00F87F41" w:rsidRPr="00F87F41" w:rsidRDefault="00F87F41" w:rsidP="00F87F41">
            <w:pPr>
              <w:jc w:val="center"/>
              <w:rPr>
                <w:rFonts w:ascii="Times New Roman" w:eastAsia="Times New Roman" w:hAnsi="Times New Roman" w:cs="Times New Roman"/>
                <w:kern w:val="0"/>
                <w14:ligatures w14:val="none"/>
              </w:rPr>
            </w:pPr>
            <w:r w:rsidRPr="00F87F41">
              <w:rPr>
                <w:rFonts w:ascii="Helvetica Neue" w:eastAsia="Times New Roman" w:hAnsi="Helvetica Neue" w:cs="Times New Roman"/>
                <w:b/>
                <w:bCs/>
                <w:color w:val="000000"/>
                <w:kern w:val="0"/>
                <w:sz w:val="15"/>
                <w:szCs w:val="15"/>
                <w14:ligatures w14:val="none"/>
              </w:rPr>
              <w:t>25%</w:t>
            </w:r>
          </w:p>
        </w:tc>
        <w:tc>
          <w:tcPr>
            <w:tcW w:w="114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25202F2" w14:textId="77777777" w:rsidR="00F87F41" w:rsidRPr="00F87F41" w:rsidRDefault="00F87F41" w:rsidP="00F87F41">
            <w:pPr>
              <w:jc w:val="center"/>
              <w:rPr>
                <w:rFonts w:ascii="Times New Roman" w:eastAsia="Times New Roman" w:hAnsi="Times New Roman" w:cs="Times New Roman"/>
                <w:kern w:val="0"/>
                <w14:ligatures w14:val="none"/>
              </w:rPr>
            </w:pPr>
            <w:r w:rsidRPr="00F87F41">
              <w:rPr>
                <w:rFonts w:ascii="Helvetica Neue" w:eastAsia="Times New Roman" w:hAnsi="Helvetica Neue" w:cs="Times New Roman"/>
                <w:b/>
                <w:bCs/>
                <w:color w:val="000000"/>
                <w:kern w:val="0"/>
                <w:sz w:val="15"/>
                <w:szCs w:val="15"/>
                <w14:ligatures w14:val="none"/>
              </w:rPr>
              <w:t>50%</w:t>
            </w:r>
          </w:p>
        </w:tc>
        <w:tc>
          <w:tcPr>
            <w:tcW w:w="120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4F47ED08" w14:textId="77777777" w:rsidR="00F87F41" w:rsidRPr="00F87F41" w:rsidRDefault="00F87F41" w:rsidP="00F87F41">
            <w:pPr>
              <w:jc w:val="center"/>
              <w:rPr>
                <w:rFonts w:ascii="Times New Roman" w:eastAsia="Times New Roman" w:hAnsi="Times New Roman" w:cs="Times New Roman"/>
                <w:kern w:val="0"/>
                <w14:ligatures w14:val="none"/>
              </w:rPr>
            </w:pPr>
            <w:r w:rsidRPr="00F87F41">
              <w:rPr>
                <w:rFonts w:ascii="Helvetica Neue" w:eastAsia="Times New Roman" w:hAnsi="Helvetica Neue" w:cs="Times New Roman"/>
                <w:b/>
                <w:bCs/>
                <w:color w:val="000000"/>
                <w:kern w:val="0"/>
                <w:sz w:val="15"/>
                <w:szCs w:val="15"/>
                <w14:ligatures w14:val="none"/>
              </w:rPr>
              <w:t>75%</w:t>
            </w:r>
          </w:p>
        </w:tc>
        <w:tc>
          <w:tcPr>
            <w:tcW w:w="129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155D3422" w14:textId="77777777" w:rsidR="00F87F41" w:rsidRPr="00F87F41" w:rsidRDefault="00F87F41" w:rsidP="00F87F41">
            <w:pPr>
              <w:jc w:val="center"/>
              <w:rPr>
                <w:rFonts w:ascii="Times New Roman" w:eastAsia="Times New Roman" w:hAnsi="Times New Roman" w:cs="Times New Roman"/>
                <w:kern w:val="0"/>
                <w14:ligatures w14:val="none"/>
              </w:rPr>
            </w:pPr>
            <w:r w:rsidRPr="00F87F41">
              <w:rPr>
                <w:rFonts w:ascii="Helvetica Neue" w:eastAsia="Times New Roman" w:hAnsi="Helvetica Neue" w:cs="Times New Roman"/>
                <w:b/>
                <w:bCs/>
                <w:color w:val="000000"/>
                <w:kern w:val="0"/>
                <w:sz w:val="15"/>
                <w:szCs w:val="15"/>
                <w14:ligatures w14:val="none"/>
              </w:rPr>
              <w:t>max</w:t>
            </w:r>
          </w:p>
        </w:tc>
      </w:tr>
      <w:tr w:rsidR="00F87F41" w:rsidRPr="00F87F41" w14:paraId="3301391D" w14:textId="77777777" w:rsidTr="00F87F41">
        <w:trPr>
          <w:trHeight w:val="180"/>
        </w:trPr>
        <w:tc>
          <w:tcPr>
            <w:tcW w:w="132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A259DD8"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b/>
                <w:bCs/>
                <w:color w:val="000000"/>
                <w:kern w:val="0"/>
                <w:sz w:val="15"/>
                <w:szCs w:val="15"/>
                <w14:ligatures w14:val="none"/>
              </w:rPr>
              <w:t>Open</w:t>
            </w:r>
          </w:p>
        </w:tc>
        <w:tc>
          <w:tcPr>
            <w:tcW w:w="6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255744"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228099.0</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917F7C"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135.13</w:t>
            </w:r>
          </w:p>
        </w:tc>
        <w:tc>
          <w:tcPr>
            <w:tcW w:w="12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D458DD"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219.70</w:t>
            </w:r>
          </w:p>
        </w:tc>
        <w:tc>
          <w:tcPr>
            <w:tcW w:w="11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62058F"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0.70</w:t>
            </w:r>
          </w:p>
        </w:tc>
        <w:tc>
          <w:tcPr>
            <w:tcW w:w="11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7BE863"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38.23</w:t>
            </w:r>
          </w:p>
        </w:tc>
        <w:tc>
          <w:tcPr>
            <w:tcW w:w="11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8EE299"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71.41</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97F01C"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149.69</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E324A2"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2697.75</w:t>
            </w:r>
          </w:p>
        </w:tc>
      </w:tr>
      <w:tr w:rsidR="00F87F41" w:rsidRPr="00F87F41" w14:paraId="41282DF4" w14:textId="77777777" w:rsidTr="00F87F41">
        <w:trPr>
          <w:trHeight w:val="165"/>
        </w:trPr>
        <w:tc>
          <w:tcPr>
            <w:tcW w:w="132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0F8D457"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b/>
                <w:bCs/>
                <w:color w:val="000000"/>
                <w:kern w:val="0"/>
                <w:sz w:val="15"/>
                <w:szCs w:val="15"/>
                <w14:ligatures w14:val="none"/>
              </w:rPr>
              <w:t>High</w:t>
            </w:r>
          </w:p>
        </w:tc>
        <w:tc>
          <w:tcPr>
            <w:tcW w:w="6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F70065"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228099.0</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D70705"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136.92</w:t>
            </w:r>
          </w:p>
        </w:tc>
        <w:tc>
          <w:tcPr>
            <w:tcW w:w="12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352D0C"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222.53</w:t>
            </w:r>
          </w:p>
        </w:tc>
        <w:tc>
          <w:tcPr>
            <w:tcW w:w="11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0E0437"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0.71</w:t>
            </w:r>
          </w:p>
        </w:tc>
        <w:tc>
          <w:tcPr>
            <w:tcW w:w="11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C4B088"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38.66</w:t>
            </w:r>
          </w:p>
        </w:tc>
        <w:tc>
          <w:tcPr>
            <w:tcW w:w="11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B54997"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72.30</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D50D2E"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151.75</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678A10"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2721.85</w:t>
            </w:r>
          </w:p>
        </w:tc>
      </w:tr>
      <w:tr w:rsidR="00F87F41" w:rsidRPr="00F87F41" w14:paraId="21F34760" w14:textId="77777777" w:rsidTr="00F87F41">
        <w:trPr>
          <w:trHeight w:val="165"/>
        </w:trPr>
        <w:tc>
          <w:tcPr>
            <w:tcW w:w="132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D77AE93"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b/>
                <w:bCs/>
                <w:color w:val="000000"/>
                <w:kern w:val="0"/>
                <w:sz w:val="15"/>
                <w:szCs w:val="15"/>
                <w14:ligatures w14:val="none"/>
              </w:rPr>
              <w:t>Low</w:t>
            </w:r>
          </w:p>
        </w:tc>
        <w:tc>
          <w:tcPr>
            <w:tcW w:w="6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711B70"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228099.0</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366FF5"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133.29</w:t>
            </w:r>
          </w:p>
        </w:tc>
        <w:tc>
          <w:tcPr>
            <w:tcW w:w="12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71BC6E"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216.77</w:t>
            </w:r>
          </w:p>
        </w:tc>
        <w:tc>
          <w:tcPr>
            <w:tcW w:w="11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56AB2A"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0.65</w:t>
            </w:r>
          </w:p>
        </w:tc>
        <w:tc>
          <w:tcPr>
            <w:tcW w:w="11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F156FA"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37.74</w:t>
            </w:r>
          </w:p>
        </w:tc>
        <w:tc>
          <w:tcPr>
            <w:tcW w:w="11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A2A43D"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70.54</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8395D1"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147.60</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177513"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2687.81</w:t>
            </w:r>
          </w:p>
        </w:tc>
      </w:tr>
      <w:tr w:rsidR="00F87F41" w:rsidRPr="00F87F41" w14:paraId="1544385C" w14:textId="77777777" w:rsidTr="00F87F41">
        <w:trPr>
          <w:trHeight w:val="165"/>
        </w:trPr>
        <w:tc>
          <w:tcPr>
            <w:tcW w:w="132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D05EFD1"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b/>
                <w:bCs/>
                <w:color w:val="000000"/>
                <w:kern w:val="0"/>
                <w:sz w:val="15"/>
                <w:szCs w:val="15"/>
                <w14:ligatures w14:val="none"/>
              </w:rPr>
              <w:t>Close</w:t>
            </w:r>
          </w:p>
        </w:tc>
        <w:tc>
          <w:tcPr>
            <w:tcW w:w="6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CDD268"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228099.0</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0DC36F"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135.15</w:t>
            </w:r>
          </w:p>
        </w:tc>
        <w:tc>
          <w:tcPr>
            <w:tcW w:w="12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0F697E"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219.67</w:t>
            </w:r>
          </w:p>
        </w:tc>
        <w:tc>
          <w:tcPr>
            <w:tcW w:w="11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4EDD77"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0.70</w:t>
            </w:r>
          </w:p>
        </w:tc>
        <w:tc>
          <w:tcPr>
            <w:tcW w:w="11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92FE23"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38.21</w:t>
            </w:r>
          </w:p>
        </w:tc>
        <w:tc>
          <w:tcPr>
            <w:tcW w:w="11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2C71BC"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71.46</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141E26"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149.69</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D58460"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2703.26</w:t>
            </w:r>
          </w:p>
        </w:tc>
      </w:tr>
      <w:tr w:rsidR="00F87F41" w:rsidRPr="00F87F41" w14:paraId="77061E84" w14:textId="77777777" w:rsidTr="00F87F41">
        <w:trPr>
          <w:trHeight w:val="165"/>
        </w:trPr>
        <w:tc>
          <w:tcPr>
            <w:tcW w:w="132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532E0F5" w14:textId="77777777" w:rsidR="00F87F41" w:rsidRPr="00F87F41" w:rsidRDefault="00F87F41" w:rsidP="00F87F41">
            <w:pPr>
              <w:rPr>
                <w:rFonts w:ascii="Times New Roman" w:eastAsia="Times New Roman" w:hAnsi="Times New Roman" w:cs="Times New Roman"/>
                <w:kern w:val="0"/>
                <w14:ligatures w14:val="none"/>
              </w:rPr>
            </w:pPr>
            <w:proofErr w:type="spellStart"/>
            <w:r w:rsidRPr="00F87F41">
              <w:rPr>
                <w:rFonts w:ascii="Helvetica Neue" w:eastAsia="Times New Roman" w:hAnsi="Helvetica Neue" w:cs="Times New Roman"/>
                <w:b/>
                <w:bCs/>
                <w:color w:val="000000"/>
                <w:kern w:val="0"/>
                <w:sz w:val="15"/>
                <w:szCs w:val="15"/>
                <w14:ligatures w14:val="none"/>
              </w:rPr>
              <w:t>Adj</w:t>
            </w:r>
            <w:proofErr w:type="spellEnd"/>
            <w:r w:rsidRPr="00F87F41">
              <w:rPr>
                <w:rFonts w:ascii="Helvetica Neue" w:eastAsia="Times New Roman" w:hAnsi="Helvetica Neue" w:cs="Times New Roman"/>
                <w:b/>
                <w:bCs/>
                <w:color w:val="000000"/>
                <w:kern w:val="0"/>
                <w:sz w:val="15"/>
                <w:szCs w:val="15"/>
                <w14:ligatures w14:val="none"/>
              </w:rPr>
              <w:t xml:space="preserve"> Close</w:t>
            </w:r>
          </w:p>
        </w:tc>
        <w:tc>
          <w:tcPr>
            <w:tcW w:w="6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ED1868"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228099.0</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CE1BEF"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131.23</w:t>
            </w:r>
          </w:p>
        </w:tc>
        <w:tc>
          <w:tcPr>
            <w:tcW w:w="12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12649C"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220.08</w:t>
            </w:r>
          </w:p>
        </w:tc>
        <w:tc>
          <w:tcPr>
            <w:tcW w:w="11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AA84C4"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0.70</w:t>
            </w:r>
          </w:p>
        </w:tc>
        <w:tc>
          <w:tcPr>
            <w:tcW w:w="11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B45A13"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34.34</w:t>
            </w:r>
          </w:p>
        </w:tc>
        <w:tc>
          <w:tcPr>
            <w:tcW w:w="11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F062F2"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65.79</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10A1CC"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144.80</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1BFEAE"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2703.26</w:t>
            </w:r>
          </w:p>
        </w:tc>
      </w:tr>
      <w:tr w:rsidR="00F87F41" w:rsidRPr="00F87F41" w14:paraId="36664E7D" w14:textId="77777777" w:rsidTr="00F87F41">
        <w:trPr>
          <w:trHeight w:val="165"/>
        </w:trPr>
        <w:tc>
          <w:tcPr>
            <w:tcW w:w="132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0CDAED4"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b/>
                <w:bCs/>
                <w:color w:val="000000"/>
                <w:kern w:val="0"/>
                <w:sz w:val="15"/>
                <w:szCs w:val="15"/>
                <w14:ligatures w14:val="none"/>
              </w:rPr>
              <w:t>Volume</w:t>
            </w:r>
          </w:p>
        </w:tc>
        <w:tc>
          <w:tcPr>
            <w:tcW w:w="6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B8E50A"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228099.0</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378B4C"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11554842.24</w:t>
            </w:r>
          </w:p>
        </w:tc>
        <w:tc>
          <w:tcPr>
            <w:tcW w:w="12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E7B435"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28560594.65</w:t>
            </w:r>
          </w:p>
        </w:tc>
        <w:tc>
          <w:tcPr>
            <w:tcW w:w="11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F927AD"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0.00</w:t>
            </w:r>
          </w:p>
        </w:tc>
        <w:tc>
          <w:tcPr>
            <w:tcW w:w="11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73EA31"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1472750.00</w:t>
            </w:r>
          </w:p>
        </w:tc>
        <w:tc>
          <w:tcPr>
            <w:tcW w:w="11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EC4B8B"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3154700.00</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1AE2FF"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8661400.00</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831FC2"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1065523200.00</w:t>
            </w:r>
          </w:p>
        </w:tc>
      </w:tr>
      <w:tr w:rsidR="00F87F41" w:rsidRPr="00F87F41" w14:paraId="70244EDA" w14:textId="77777777" w:rsidTr="00F87F41">
        <w:trPr>
          <w:trHeight w:val="165"/>
        </w:trPr>
        <w:tc>
          <w:tcPr>
            <w:tcW w:w="132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DDDD260" w14:textId="77777777" w:rsidR="00F87F41" w:rsidRPr="00F87F41" w:rsidRDefault="00F87F41" w:rsidP="00F87F41">
            <w:pPr>
              <w:rPr>
                <w:rFonts w:ascii="Times New Roman" w:eastAsia="Times New Roman" w:hAnsi="Times New Roman" w:cs="Times New Roman"/>
                <w:kern w:val="0"/>
                <w14:ligatures w14:val="none"/>
              </w:rPr>
            </w:pPr>
            <w:proofErr w:type="spellStart"/>
            <w:r w:rsidRPr="00F87F41">
              <w:rPr>
                <w:rFonts w:ascii="Helvetica Neue" w:eastAsia="Times New Roman" w:hAnsi="Helvetica Neue" w:cs="Times New Roman"/>
                <w:b/>
                <w:bCs/>
                <w:color w:val="000000"/>
                <w:kern w:val="0"/>
                <w:sz w:val="15"/>
                <w:szCs w:val="15"/>
                <w14:ligatures w14:val="none"/>
              </w:rPr>
              <w:t>Sentiment_Score</w:t>
            </w:r>
            <w:proofErr w:type="spellEnd"/>
          </w:p>
        </w:tc>
        <w:tc>
          <w:tcPr>
            <w:tcW w:w="6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DC72DC"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228099.0</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2F2E6C"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0.67</w:t>
            </w:r>
          </w:p>
        </w:tc>
        <w:tc>
          <w:tcPr>
            <w:tcW w:w="12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14D089"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2.38</w:t>
            </w:r>
          </w:p>
        </w:tc>
        <w:tc>
          <w:tcPr>
            <w:tcW w:w="11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90CF71"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-96.88</w:t>
            </w:r>
          </w:p>
        </w:tc>
        <w:tc>
          <w:tcPr>
            <w:tcW w:w="11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72FA50"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0.00</w:t>
            </w:r>
          </w:p>
        </w:tc>
        <w:tc>
          <w:tcPr>
            <w:tcW w:w="11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F9CE37"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0.08</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68F744"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0.38</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E292BD"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66.62</w:t>
            </w:r>
          </w:p>
        </w:tc>
      </w:tr>
      <w:tr w:rsidR="00F87F41" w:rsidRPr="00F87F41" w14:paraId="589F6568" w14:textId="77777777" w:rsidTr="00F87F41">
        <w:trPr>
          <w:trHeight w:val="165"/>
        </w:trPr>
        <w:tc>
          <w:tcPr>
            <w:tcW w:w="132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BF1E287" w14:textId="77777777" w:rsidR="00F87F41" w:rsidRPr="00F87F41" w:rsidRDefault="00F87F41" w:rsidP="00F87F41">
            <w:pPr>
              <w:rPr>
                <w:rFonts w:ascii="Times New Roman" w:eastAsia="Times New Roman" w:hAnsi="Times New Roman" w:cs="Times New Roman"/>
                <w:kern w:val="0"/>
                <w14:ligatures w14:val="none"/>
              </w:rPr>
            </w:pPr>
            <w:proofErr w:type="spellStart"/>
            <w:r w:rsidRPr="00F87F41">
              <w:rPr>
                <w:rFonts w:ascii="Helvetica Neue" w:eastAsia="Times New Roman" w:hAnsi="Helvetica Neue" w:cs="Times New Roman"/>
                <w:b/>
                <w:bCs/>
                <w:color w:val="000000"/>
                <w:kern w:val="0"/>
                <w:sz w:val="15"/>
                <w:szCs w:val="15"/>
                <w14:ligatures w14:val="none"/>
              </w:rPr>
              <w:t>New_Covid_Cases</w:t>
            </w:r>
            <w:proofErr w:type="spellEnd"/>
          </w:p>
        </w:tc>
        <w:tc>
          <w:tcPr>
            <w:tcW w:w="6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8C2D15"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228099.0</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AA68E1"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28569.96</w:t>
            </w:r>
          </w:p>
        </w:tc>
        <w:tc>
          <w:tcPr>
            <w:tcW w:w="12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8648F2"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83851.28</w:t>
            </w:r>
          </w:p>
        </w:tc>
        <w:tc>
          <w:tcPr>
            <w:tcW w:w="11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A93126"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0.00</w:t>
            </w:r>
          </w:p>
        </w:tc>
        <w:tc>
          <w:tcPr>
            <w:tcW w:w="11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CF5259"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0.00</w:t>
            </w:r>
          </w:p>
        </w:tc>
        <w:tc>
          <w:tcPr>
            <w:tcW w:w="11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970E7A"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0.00</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13389C"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20673.00</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6F8DCA"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1265520.00</w:t>
            </w:r>
          </w:p>
        </w:tc>
      </w:tr>
      <w:tr w:rsidR="00F87F41" w:rsidRPr="00F87F41" w14:paraId="55F17338" w14:textId="77777777" w:rsidTr="00F87F41">
        <w:trPr>
          <w:trHeight w:val="165"/>
        </w:trPr>
        <w:tc>
          <w:tcPr>
            <w:tcW w:w="132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6023D9D" w14:textId="77777777" w:rsidR="00F87F41" w:rsidRPr="00F87F41" w:rsidRDefault="00F87F41" w:rsidP="00F87F41">
            <w:pPr>
              <w:rPr>
                <w:rFonts w:ascii="Times New Roman" w:eastAsia="Times New Roman" w:hAnsi="Times New Roman" w:cs="Times New Roman"/>
                <w:kern w:val="0"/>
                <w14:ligatures w14:val="none"/>
              </w:rPr>
            </w:pPr>
            <w:proofErr w:type="spellStart"/>
            <w:r w:rsidRPr="00F87F41">
              <w:rPr>
                <w:rFonts w:ascii="Helvetica Neue" w:eastAsia="Times New Roman" w:hAnsi="Helvetica Neue" w:cs="Times New Roman"/>
                <w:b/>
                <w:bCs/>
                <w:color w:val="000000"/>
                <w:kern w:val="0"/>
                <w:sz w:val="15"/>
                <w:szCs w:val="15"/>
                <w14:ligatures w14:val="none"/>
              </w:rPr>
              <w:t>MarketCap</w:t>
            </w:r>
            <w:proofErr w:type="spellEnd"/>
          </w:p>
        </w:tc>
        <w:tc>
          <w:tcPr>
            <w:tcW w:w="6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02B362"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228099.0</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A8A07A"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214808803513.93</w:t>
            </w:r>
          </w:p>
        </w:tc>
        <w:tc>
          <w:tcPr>
            <w:tcW w:w="12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21350D"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478458310487.78</w:t>
            </w:r>
          </w:p>
        </w:tc>
        <w:tc>
          <w:tcPr>
            <w:tcW w:w="11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FCE734"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16346392576.00</w:t>
            </w:r>
          </w:p>
        </w:tc>
        <w:tc>
          <w:tcPr>
            <w:tcW w:w="11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3E6133"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39679574016.00</w:t>
            </w:r>
          </w:p>
        </w:tc>
        <w:tc>
          <w:tcPr>
            <w:tcW w:w="11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23BAEB"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62220886016.00</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C69799"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131073245184.00</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B29455"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2828020482048.00</w:t>
            </w:r>
          </w:p>
        </w:tc>
      </w:tr>
    </w:tbl>
    <w:p w14:paraId="593A7F54" w14:textId="77777777" w:rsidR="00453D5A" w:rsidRDefault="00453D5A" w:rsidP="00453D5A">
      <w:pPr>
        <w:spacing w:line="360" w:lineRule="auto"/>
        <w:rPr>
          <w:rFonts w:ascii="Arial" w:hAnsi="Arial" w:cs="Arial"/>
        </w:rPr>
      </w:pPr>
    </w:p>
    <w:p w14:paraId="49848ACA" w14:textId="77777777" w:rsidR="00F87F41" w:rsidRPr="00F87F41" w:rsidRDefault="00F87F41" w:rsidP="00F87F41">
      <w:pPr>
        <w:spacing w:line="360" w:lineRule="auto"/>
        <w:rPr>
          <w:rFonts w:ascii="Arial" w:hAnsi="Arial" w:cs="Arial"/>
        </w:rPr>
      </w:pPr>
      <w:r w:rsidRPr="00F87F41">
        <w:rPr>
          <w:rFonts w:ascii="Arial" w:hAnsi="Arial" w:cs="Arial"/>
        </w:rPr>
        <w:lastRenderedPageBreak/>
        <w:t xml:space="preserve">Stock Prices (Open, High, Low, Close, </w:t>
      </w:r>
      <w:proofErr w:type="spellStart"/>
      <w:r w:rsidRPr="00F87F41">
        <w:rPr>
          <w:rFonts w:ascii="Arial" w:hAnsi="Arial" w:cs="Arial"/>
        </w:rPr>
        <w:t>Adj</w:t>
      </w:r>
      <w:proofErr w:type="spellEnd"/>
      <w:r w:rsidRPr="00F87F41">
        <w:rPr>
          <w:rFonts w:ascii="Arial" w:hAnsi="Arial" w:cs="Arial"/>
        </w:rPr>
        <w:t xml:space="preserve"> Close): The minimum price is 0.70 dollar while the maximum is 2,703.26 dollar. The distribution of prices appears to be right-skewed, as the mean is significantly greater than the median.</w:t>
      </w:r>
    </w:p>
    <w:p w14:paraId="7CCD40D8" w14:textId="77777777" w:rsidR="00F87F41" w:rsidRPr="00F87F41" w:rsidRDefault="00F87F41" w:rsidP="00F87F41">
      <w:pPr>
        <w:spacing w:line="360" w:lineRule="auto"/>
        <w:rPr>
          <w:rFonts w:ascii="Arial" w:hAnsi="Arial" w:cs="Arial"/>
        </w:rPr>
      </w:pPr>
    </w:p>
    <w:p w14:paraId="693D9A06" w14:textId="77777777" w:rsidR="00F87F41" w:rsidRPr="00F87F41" w:rsidRDefault="00F87F41" w:rsidP="00F87F41">
      <w:pPr>
        <w:spacing w:line="360" w:lineRule="auto"/>
        <w:rPr>
          <w:rFonts w:ascii="Arial" w:hAnsi="Arial" w:cs="Arial"/>
        </w:rPr>
      </w:pPr>
      <w:r w:rsidRPr="00F87F41">
        <w:rPr>
          <w:rFonts w:ascii="Arial" w:hAnsi="Arial" w:cs="Arial"/>
        </w:rPr>
        <w:t>Volume: The trading volume displays substantial variability, ranging from days with zero traded volume to those exceeding a billion.</w:t>
      </w:r>
    </w:p>
    <w:p w14:paraId="7B4AC63F" w14:textId="77777777" w:rsidR="00F87F41" w:rsidRPr="00F87F41" w:rsidRDefault="00F87F41" w:rsidP="00F87F41">
      <w:pPr>
        <w:spacing w:line="360" w:lineRule="auto"/>
        <w:rPr>
          <w:rFonts w:ascii="Arial" w:hAnsi="Arial" w:cs="Arial"/>
        </w:rPr>
      </w:pPr>
    </w:p>
    <w:p w14:paraId="7EA45891" w14:textId="77777777" w:rsidR="00F87F41" w:rsidRPr="00F87F41" w:rsidRDefault="00F87F41" w:rsidP="00F87F41">
      <w:pPr>
        <w:spacing w:line="360" w:lineRule="auto"/>
        <w:rPr>
          <w:rFonts w:ascii="Arial" w:hAnsi="Arial" w:cs="Arial"/>
        </w:rPr>
      </w:pPr>
      <w:proofErr w:type="spellStart"/>
      <w:r w:rsidRPr="00F87F41">
        <w:rPr>
          <w:rFonts w:ascii="Arial" w:hAnsi="Arial" w:cs="Arial"/>
        </w:rPr>
        <w:t>Sentiment_Score</w:t>
      </w:r>
      <w:proofErr w:type="spellEnd"/>
      <w:r w:rsidRPr="00F87F41">
        <w:rPr>
          <w:rFonts w:ascii="Arial" w:hAnsi="Arial" w:cs="Arial"/>
        </w:rPr>
        <w:t>: The average sentiment score is around 0.67. However, this metric is susceptible to significant fluctuations, spanning from -96.88 to 66.62. This wide range underscores the immense variability in daily news sentiment for different firms.</w:t>
      </w:r>
    </w:p>
    <w:p w14:paraId="01E6B248" w14:textId="77777777" w:rsidR="00F87F41" w:rsidRPr="00F87F41" w:rsidRDefault="00F87F41" w:rsidP="00F87F41">
      <w:pPr>
        <w:spacing w:line="360" w:lineRule="auto"/>
        <w:rPr>
          <w:rFonts w:ascii="Arial" w:hAnsi="Arial" w:cs="Arial"/>
        </w:rPr>
      </w:pPr>
    </w:p>
    <w:p w14:paraId="0A523486" w14:textId="77777777" w:rsidR="00F87F41" w:rsidRPr="00F87F41" w:rsidRDefault="00F87F41" w:rsidP="00F87F41">
      <w:pPr>
        <w:spacing w:line="360" w:lineRule="auto"/>
        <w:rPr>
          <w:rFonts w:ascii="Arial" w:hAnsi="Arial" w:cs="Arial"/>
        </w:rPr>
      </w:pPr>
      <w:proofErr w:type="spellStart"/>
      <w:r w:rsidRPr="00F87F41">
        <w:rPr>
          <w:rFonts w:ascii="Arial" w:hAnsi="Arial" w:cs="Arial"/>
        </w:rPr>
        <w:t>New_Covid_Cases</w:t>
      </w:r>
      <w:proofErr w:type="spellEnd"/>
      <w:r w:rsidRPr="00F87F41">
        <w:rPr>
          <w:rFonts w:ascii="Arial" w:hAnsi="Arial" w:cs="Arial"/>
        </w:rPr>
        <w:t>: The mean daily count of new COVID-19 cases in the US stands at approximately 28,570. With the maximum number of cases recorded in a single day being over 1.26 million, it underscores the magnitude of the pandemic's peak phases.</w:t>
      </w:r>
    </w:p>
    <w:p w14:paraId="0EB5AD49" w14:textId="77777777" w:rsidR="00F87F41" w:rsidRPr="00F87F41" w:rsidRDefault="00F87F41" w:rsidP="00F87F41">
      <w:pPr>
        <w:spacing w:line="360" w:lineRule="auto"/>
        <w:rPr>
          <w:rFonts w:ascii="Arial" w:hAnsi="Arial" w:cs="Arial"/>
        </w:rPr>
      </w:pPr>
    </w:p>
    <w:p w14:paraId="617ACF89" w14:textId="6AC58141" w:rsidR="00F87F41" w:rsidRDefault="00F87F41" w:rsidP="00F87F41">
      <w:pPr>
        <w:spacing w:line="360" w:lineRule="auto"/>
        <w:rPr>
          <w:rFonts w:ascii="Arial" w:hAnsi="Arial" w:cs="Arial"/>
        </w:rPr>
      </w:pPr>
      <w:proofErr w:type="spellStart"/>
      <w:r w:rsidRPr="00F87F41">
        <w:rPr>
          <w:rFonts w:ascii="Arial" w:hAnsi="Arial" w:cs="Arial"/>
        </w:rPr>
        <w:t>MarketCap</w:t>
      </w:r>
      <w:proofErr w:type="spellEnd"/>
      <w:r w:rsidRPr="00F87F41">
        <w:rPr>
          <w:rFonts w:ascii="Arial" w:hAnsi="Arial" w:cs="Arial"/>
        </w:rPr>
        <w:t xml:space="preserve">: The companies' market capitalization exhibits a wide range, spanning from roughly 15 billion </w:t>
      </w:r>
      <w:proofErr w:type="gramStart"/>
      <w:r w:rsidRPr="00F87F41">
        <w:rPr>
          <w:rFonts w:ascii="Arial" w:hAnsi="Arial" w:cs="Arial"/>
        </w:rPr>
        <w:t>dollar</w:t>
      </w:r>
      <w:proofErr w:type="gramEnd"/>
      <w:r w:rsidRPr="00F87F41">
        <w:rPr>
          <w:rFonts w:ascii="Arial" w:hAnsi="Arial" w:cs="Arial"/>
        </w:rPr>
        <w:t xml:space="preserve"> to a staggering 2.8 trillion dollar.</w:t>
      </w:r>
    </w:p>
    <w:p w14:paraId="68C28BF6" w14:textId="77777777" w:rsidR="00F87F41" w:rsidRDefault="00F87F41" w:rsidP="00F87F41">
      <w:pPr>
        <w:spacing w:line="360" w:lineRule="auto"/>
        <w:rPr>
          <w:rFonts w:ascii="Arial" w:hAnsi="Arial" w:cs="Arial"/>
        </w:rPr>
      </w:pPr>
    </w:p>
    <w:p w14:paraId="4004BA33" w14:textId="3D8ADF32" w:rsidR="00453D5A" w:rsidRPr="00940F14" w:rsidRDefault="00453D5A" w:rsidP="00453D5A">
      <w:pPr>
        <w:spacing w:line="360" w:lineRule="auto"/>
        <w:rPr>
          <w:rFonts w:ascii="Arial" w:hAnsi="Arial" w:cs="Arial"/>
          <w:b/>
          <w:bCs/>
          <w:sz w:val="28"/>
          <w:szCs w:val="28"/>
        </w:rPr>
      </w:pPr>
      <w:r w:rsidRPr="00940F14">
        <w:rPr>
          <w:rFonts w:ascii="Arial" w:hAnsi="Arial" w:cs="Arial"/>
          <w:b/>
          <w:bCs/>
          <w:sz w:val="28"/>
          <w:szCs w:val="28"/>
        </w:rPr>
        <w:t>6.2</w:t>
      </w:r>
      <w:r w:rsidR="00940F14" w:rsidRPr="00940F14">
        <w:rPr>
          <w:rFonts w:ascii="Arial" w:hAnsi="Arial" w:cs="Arial"/>
          <w:b/>
          <w:bCs/>
          <w:sz w:val="28"/>
          <w:szCs w:val="28"/>
        </w:rPr>
        <w:t xml:space="preserve"> Data Visualization</w:t>
      </w:r>
    </w:p>
    <w:p w14:paraId="12BEA48E" w14:textId="73D26461" w:rsidR="00940F14" w:rsidRPr="00940F14" w:rsidRDefault="00940F14" w:rsidP="00940F14">
      <w:pPr>
        <w:spacing w:line="360" w:lineRule="auto"/>
        <w:rPr>
          <w:rFonts w:ascii="Arial" w:hAnsi="Arial" w:cs="Arial"/>
          <w:b/>
          <w:bCs/>
        </w:rPr>
      </w:pPr>
      <w:commentRangeStart w:id="133"/>
      <w:r w:rsidRPr="00940F14">
        <w:rPr>
          <w:rFonts w:ascii="Arial" w:hAnsi="Arial" w:cs="Arial"/>
          <w:b/>
          <w:bCs/>
        </w:rPr>
        <w:t>6.2.1 Distribution of Sentiment Score</w:t>
      </w:r>
      <w:commentRangeEnd w:id="133"/>
      <w:r w:rsidR="00423AD7">
        <w:rPr>
          <w:rStyle w:val="a8"/>
        </w:rPr>
        <w:commentReference w:id="133"/>
      </w:r>
    </w:p>
    <w:p w14:paraId="01F711F5" w14:textId="58682CE5" w:rsidR="00940F14" w:rsidRPr="00361867" w:rsidRDefault="00361867" w:rsidP="00940F14">
      <w:pPr>
        <w:spacing w:line="360" w:lineRule="auto"/>
        <w:rPr>
          <w:rFonts w:ascii="Arial" w:hAnsi="Arial" w:cs="Arial"/>
          <w:lang w:val="en-US"/>
        </w:rPr>
      </w:pPr>
      <w:r w:rsidRPr="00361867">
        <w:rPr>
          <w:rFonts w:ascii="Arial" w:hAnsi="Arial" w:cs="Arial"/>
          <w:lang w:val="en-US"/>
        </w:rPr>
        <w:t>First, we</w:t>
      </w:r>
      <w:ins w:id="134" w:author="He He (Staff)" w:date="2023-08-20T14:33:00Z">
        <w:r w:rsidR="00423AD7">
          <w:rPr>
            <w:rFonts w:ascii="Arial" w:hAnsi="Arial" w:cs="Arial"/>
            <w:lang w:val="en-US"/>
          </w:rPr>
          <w:t xml:space="preserve"> </w:t>
        </w:r>
      </w:ins>
      <w:del w:id="135" w:author="He He (Staff)" w:date="2023-08-20T14:33:00Z">
        <w:r w:rsidRPr="00361867" w:rsidDel="00423AD7">
          <w:rPr>
            <w:rFonts w:ascii="Arial" w:hAnsi="Arial" w:cs="Arial"/>
            <w:lang w:val="en-US"/>
          </w:rPr>
          <w:delText xml:space="preserve">'ll </w:delText>
        </w:r>
      </w:del>
      <w:r w:rsidRPr="00361867">
        <w:rPr>
          <w:rFonts w:ascii="Arial" w:hAnsi="Arial" w:cs="Arial"/>
          <w:lang w:val="en-US"/>
        </w:rPr>
        <w:t xml:space="preserve">plot the distribution of the </w:t>
      </w:r>
      <w:proofErr w:type="spellStart"/>
      <w:r w:rsidRPr="00361867">
        <w:rPr>
          <w:rFonts w:ascii="Arial" w:hAnsi="Arial" w:cs="Arial"/>
          <w:lang w:val="en-US"/>
        </w:rPr>
        <w:t>Sentiment_Score</w:t>
      </w:r>
      <w:proofErr w:type="spellEnd"/>
      <w:r w:rsidRPr="00361867">
        <w:rPr>
          <w:rFonts w:ascii="Arial" w:hAnsi="Arial" w:cs="Arial"/>
          <w:lang w:val="en-US"/>
        </w:rPr>
        <w:t xml:space="preserve"> variable to understand how news sentiments are distributed over the entire dataset.</w:t>
      </w:r>
    </w:p>
    <w:p w14:paraId="74F608BB" w14:textId="035A9354" w:rsidR="00940F14" w:rsidRDefault="00940F14" w:rsidP="00940F14">
      <w:pPr>
        <w:spacing w:line="360" w:lineRule="auto"/>
        <w:rPr>
          <w:rFonts w:ascii="Arial" w:hAnsi="Arial" w:cs="Arial"/>
        </w:rPr>
      </w:pPr>
    </w:p>
    <w:p w14:paraId="6AD4C9C7" w14:textId="17932762" w:rsidR="006A49EF" w:rsidRDefault="006A49EF" w:rsidP="00940F14">
      <w:pPr>
        <w:spacing w:line="360" w:lineRule="auto"/>
        <w:rPr>
          <w:rFonts w:ascii="Arial" w:hAnsi="Arial" w:cs="Arial"/>
        </w:rPr>
      </w:pPr>
      <w:r>
        <w:lastRenderedPageBreak/>
        <w:fldChar w:fldCharType="begin"/>
      </w:r>
      <w:r>
        <w:instrText xml:space="preserve"> INCLUDEPICTURE "https://i.gyazo.com/895449b843cedd31f2d73f71092665e4.png" \* MERGEFORMATINET </w:instrText>
      </w:r>
      <w:r>
        <w:fldChar w:fldCharType="separate"/>
      </w:r>
      <w:r>
        <w:rPr>
          <w:noProof/>
        </w:rPr>
        <w:drawing>
          <wp:inline distT="0" distB="0" distL="0" distR="0" wp14:anchorId="1AAD7952" wp14:editId="74EBDD3B">
            <wp:extent cx="5731510" cy="2972435"/>
            <wp:effectExtent l="0" t="0" r="0" b="0"/>
            <wp:docPr id="1208433405" name="Picture 8" descr="A graph of a distribution of sentiment sco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33405" name="Picture 8" descr="A graph of a distribution of sentiment score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972435"/>
                    </a:xfrm>
                    <a:prstGeom prst="rect">
                      <a:avLst/>
                    </a:prstGeom>
                    <a:noFill/>
                    <a:ln>
                      <a:noFill/>
                    </a:ln>
                  </pic:spPr>
                </pic:pic>
              </a:graphicData>
            </a:graphic>
          </wp:inline>
        </w:drawing>
      </w:r>
      <w:r>
        <w:fldChar w:fldCharType="end"/>
      </w:r>
    </w:p>
    <w:p w14:paraId="0F1F6B2B" w14:textId="77777777" w:rsidR="00361867" w:rsidRPr="00361867" w:rsidRDefault="00361867" w:rsidP="00361867">
      <w:pPr>
        <w:spacing w:line="360" w:lineRule="auto"/>
        <w:rPr>
          <w:rFonts w:ascii="Arial" w:hAnsi="Arial" w:cs="Arial"/>
        </w:rPr>
      </w:pPr>
      <w:r w:rsidRPr="00361867">
        <w:rPr>
          <w:rFonts w:ascii="Arial" w:hAnsi="Arial" w:cs="Arial"/>
        </w:rPr>
        <w:t>The histogram illustrates the distribution of the sentiment scores. A few observations can be made:</w:t>
      </w:r>
    </w:p>
    <w:p w14:paraId="435EFCC1" w14:textId="77777777" w:rsidR="00361867" w:rsidRPr="00361867" w:rsidRDefault="00361867" w:rsidP="00361867">
      <w:pPr>
        <w:spacing w:line="360" w:lineRule="auto"/>
        <w:rPr>
          <w:rFonts w:ascii="Arial" w:hAnsi="Arial" w:cs="Arial"/>
        </w:rPr>
      </w:pPr>
    </w:p>
    <w:p w14:paraId="21D88E3F" w14:textId="2E13516E" w:rsidR="00361867" w:rsidRDefault="00361867" w:rsidP="00361867">
      <w:pPr>
        <w:spacing w:line="360" w:lineRule="auto"/>
        <w:rPr>
          <w:rFonts w:ascii="Arial" w:hAnsi="Arial" w:cs="Arial"/>
        </w:rPr>
      </w:pPr>
      <w:r w:rsidRPr="00361867">
        <w:rPr>
          <w:rFonts w:ascii="Arial" w:hAnsi="Arial" w:cs="Arial"/>
        </w:rPr>
        <w:t>A major portion of the sentiment scores is clustered around the 0 mark, indicating many days have neutral or minimal sentiment. The distribution shows slight positive skewness, with a significant number of days having positive sentiment scores. There are fewer days with strongly negative sentiment scores compared to those with positive scores. However, the existence of both positive and negative extremes indicates significant news events that have affected the stock market.</w:t>
      </w:r>
    </w:p>
    <w:p w14:paraId="2BA02438" w14:textId="77777777" w:rsidR="00361867" w:rsidRDefault="00361867" w:rsidP="00361867">
      <w:pPr>
        <w:spacing w:line="360" w:lineRule="auto"/>
        <w:rPr>
          <w:rFonts w:ascii="Arial" w:hAnsi="Arial" w:cs="Arial"/>
        </w:rPr>
      </w:pPr>
    </w:p>
    <w:p w14:paraId="36BBA085" w14:textId="36EB84A3" w:rsidR="00940F14" w:rsidRPr="00361867" w:rsidRDefault="00940F14" w:rsidP="00940F14">
      <w:pPr>
        <w:spacing w:line="360" w:lineRule="auto"/>
        <w:rPr>
          <w:rFonts w:ascii="Arial" w:hAnsi="Arial" w:cs="Arial"/>
          <w:b/>
          <w:bCs/>
        </w:rPr>
      </w:pPr>
      <w:r w:rsidRPr="00361867">
        <w:rPr>
          <w:rFonts w:ascii="Arial" w:hAnsi="Arial" w:cs="Arial"/>
          <w:b/>
          <w:bCs/>
        </w:rPr>
        <w:t>6.2.</w:t>
      </w:r>
      <w:r w:rsidR="00361867" w:rsidRPr="00361867">
        <w:rPr>
          <w:rFonts w:ascii="Arial" w:hAnsi="Arial" w:cs="Arial"/>
          <w:b/>
          <w:bCs/>
        </w:rPr>
        <w:t>2 Temporal Evolution of Average Sentiment</w:t>
      </w:r>
    </w:p>
    <w:p w14:paraId="2C354A50" w14:textId="5709017F" w:rsidR="00AD2571" w:rsidRPr="00AD2571" w:rsidRDefault="00AD2571" w:rsidP="00AD2571">
      <w:pPr>
        <w:spacing w:line="360" w:lineRule="auto"/>
        <w:rPr>
          <w:rFonts w:ascii="Arial" w:hAnsi="Arial" w:cs="Arial"/>
        </w:rPr>
      </w:pPr>
      <w:r w:rsidRPr="00AD2571">
        <w:rPr>
          <w:rFonts w:ascii="Arial" w:hAnsi="Arial" w:cs="Arial"/>
        </w:rPr>
        <w:t xml:space="preserve">The temporal fluctuations of sentiment, averaged across stocks, reflect overarching market moods from 2013 to 2023. </w:t>
      </w:r>
      <w:del w:id="136" w:author="He He (Staff)" w:date="2023-08-20T14:35:00Z">
        <w:r w:rsidRPr="00AD2571" w:rsidDel="00423AD7">
          <w:rPr>
            <w:rFonts w:ascii="Arial" w:hAnsi="Arial" w:cs="Arial"/>
          </w:rPr>
          <w:delText>Observing t</w:delText>
        </w:r>
      </w:del>
      <w:ins w:id="137" w:author="He He (Staff)" w:date="2023-08-20T14:35:00Z">
        <w:r w:rsidR="00423AD7">
          <w:rPr>
            <w:rFonts w:ascii="Arial" w:hAnsi="Arial" w:cs="Arial"/>
          </w:rPr>
          <w:t>T</w:t>
        </w:r>
      </w:ins>
      <w:r w:rsidRPr="00AD2571">
        <w:rPr>
          <w:rFonts w:ascii="Arial" w:hAnsi="Arial" w:cs="Arial"/>
        </w:rPr>
        <w:t xml:space="preserve">he "Temporal Evolution of Average Sentiment Score" </w:t>
      </w:r>
      <w:del w:id="138" w:author="He He (Staff)" w:date="2023-08-20T14:35:00Z">
        <w:r w:rsidRPr="00AD2571" w:rsidDel="00423AD7">
          <w:rPr>
            <w:rFonts w:ascii="Arial" w:hAnsi="Arial" w:cs="Arial"/>
          </w:rPr>
          <w:delText xml:space="preserve">chart </w:delText>
        </w:r>
      </w:del>
      <w:ins w:id="139" w:author="He He (Staff)" w:date="2023-08-20T14:35:00Z">
        <w:r w:rsidR="00423AD7">
          <w:rPr>
            <w:rFonts w:ascii="Arial" w:hAnsi="Arial" w:cs="Arial"/>
          </w:rPr>
          <w:t>figure (see below)</w:t>
        </w:r>
        <w:r w:rsidR="00423AD7" w:rsidRPr="00AD2571">
          <w:rPr>
            <w:rFonts w:ascii="Arial" w:hAnsi="Arial" w:cs="Arial"/>
          </w:rPr>
          <w:t xml:space="preserve"> </w:t>
        </w:r>
      </w:ins>
      <w:r w:rsidRPr="00AD2571">
        <w:rPr>
          <w:rFonts w:ascii="Arial" w:hAnsi="Arial" w:cs="Arial"/>
        </w:rPr>
        <w:t>reveals a general upward trend in sentiment over the years, interspersed with occasional dips and spikes. The pronounced troughs, especially around early 2020, likely correspond to the global uncertainties presented by the COVID-19 pandemic. As the sentiment subsequently rebounds, it could be indicative of positive developments like vaccine announcements or economic recovery signals.</w:t>
      </w:r>
    </w:p>
    <w:p w14:paraId="1370A679" w14:textId="77777777" w:rsidR="00AD2571" w:rsidRPr="00AD2571" w:rsidRDefault="00AD2571" w:rsidP="00AD2571">
      <w:pPr>
        <w:spacing w:line="360" w:lineRule="auto"/>
        <w:rPr>
          <w:rFonts w:ascii="Arial" w:hAnsi="Arial" w:cs="Arial"/>
        </w:rPr>
      </w:pPr>
    </w:p>
    <w:p w14:paraId="04F947E9" w14:textId="51878424" w:rsidR="00B815A8" w:rsidRDefault="00AD2571" w:rsidP="00AD2571">
      <w:pPr>
        <w:spacing w:line="360" w:lineRule="auto"/>
        <w:rPr>
          <w:rFonts w:ascii="Arial" w:hAnsi="Arial" w:cs="Arial"/>
        </w:rPr>
      </w:pPr>
      <w:r w:rsidRPr="00AD2571">
        <w:rPr>
          <w:rFonts w:ascii="Arial" w:hAnsi="Arial" w:cs="Arial"/>
        </w:rPr>
        <w:t>Such rapid transitions underline the stock market's sensitivity to real-time events and the prevailing reactive nature. For a comprehensive understanding, cross-</w:t>
      </w:r>
      <w:r w:rsidRPr="00AD2571">
        <w:rPr>
          <w:rFonts w:ascii="Arial" w:hAnsi="Arial" w:cs="Arial"/>
        </w:rPr>
        <w:lastRenderedPageBreak/>
        <w:t xml:space="preserve">referencing these sentiment shifts with significant global events on those dates would be pivotal. Established studies have emphasized the interconnectedness of market sentiment and major global occurrences, further underscoring the importance of this analysis </w:t>
      </w:r>
      <w:r w:rsidR="00107E9D">
        <w:rPr>
          <w:rFonts w:ascii="Arial" w:hAnsi="Arial" w:cs="Arial"/>
        </w:rPr>
        <w:t>(</w:t>
      </w:r>
      <w:proofErr w:type="spellStart"/>
      <w:r w:rsidR="00107E9D" w:rsidRPr="00107E9D">
        <w:rPr>
          <w:rFonts w:ascii="Arial" w:hAnsi="Arial" w:cs="Arial"/>
        </w:rPr>
        <w:t>Tetlock</w:t>
      </w:r>
      <w:proofErr w:type="spellEnd"/>
      <w:r w:rsidR="00107E9D">
        <w:rPr>
          <w:rFonts w:ascii="Arial" w:hAnsi="Arial" w:cs="Arial"/>
        </w:rPr>
        <w:t>, 2007).</w:t>
      </w:r>
    </w:p>
    <w:p w14:paraId="7DA75B25" w14:textId="77777777" w:rsidR="00107E9D" w:rsidRDefault="00107E9D" w:rsidP="00107E9D">
      <w:pPr>
        <w:spacing w:line="360" w:lineRule="auto"/>
        <w:rPr>
          <w:rFonts w:ascii="Arial" w:hAnsi="Arial" w:cs="Arial"/>
        </w:rPr>
      </w:pPr>
    </w:p>
    <w:p w14:paraId="7A9AEC01" w14:textId="7BEBBBDF" w:rsidR="00B815A8" w:rsidRDefault="009152B4" w:rsidP="006A49EF">
      <w:pPr>
        <w:spacing w:line="360" w:lineRule="auto"/>
        <w:rPr>
          <w:rFonts w:ascii="Arial" w:hAnsi="Arial" w:cs="Arial"/>
        </w:rPr>
      </w:pPr>
      <w:r>
        <w:fldChar w:fldCharType="begin"/>
      </w:r>
      <w:r>
        <w:instrText xml:space="preserve"> INCLUDEPICTURE "https://fileserviceuploadsperm.blob.core.windows.net/files/4c09593c-8462-4006-9839-819a3cc8ed80?se=2023-08-16T23%3A20%3A46Z&amp;sp=r&amp;sv=2021-08-06&amp;sr=b&amp;rscd=attachment%3B%20filename%3D153783e7-2a23-452d-892a-16173e10b49e&amp;sig=JGEdLJ9PR9MDDgCEWU4iKRJBsPHozQEDxsu/SH%2BJZxI%3D" \* MERGEFORMATINET </w:instrText>
      </w:r>
      <w:r>
        <w:fldChar w:fldCharType="separate"/>
      </w:r>
      <w:r>
        <w:rPr>
          <w:noProof/>
        </w:rPr>
        <w:drawing>
          <wp:inline distT="0" distB="0" distL="0" distR="0" wp14:anchorId="1D935A71" wp14:editId="39016144">
            <wp:extent cx="5731510" cy="2844800"/>
            <wp:effectExtent l="0" t="0" r="0" b="0"/>
            <wp:docPr id="1660424915" name="Picture 12" descr="A graph showing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24915" name="Picture 12" descr="A graph showing a blue lin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844800"/>
                    </a:xfrm>
                    <a:prstGeom prst="rect">
                      <a:avLst/>
                    </a:prstGeom>
                    <a:noFill/>
                    <a:ln>
                      <a:noFill/>
                    </a:ln>
                  </pic:spPr>
                </pic:pic>
              </a:graphicData>
            </a:graphic>
          </wp:inline>
        </w:drawing>
      </w:r>
      <w:r>
        <w:fldChar w:fldCharType="end"/>
      </w:r>
    </w:p>
    <w:p w14:paraId="3C6ACB83" w14:textId="77777777" w:rsidR="00B815A8" w:rsidRDefault="00B815A8" w:rsidP="006A49EF">
      <w:pPr>
        <w:spacing w:line="360" w:lineRule="auto"/>
        <w:rPr>
          <w:rFonts w:ascii="Arial" w:hAnsi="Arial" w:cs="Arial"/>
        </w:rPr>
      </w:pPr>
    </w:p>
    <w:p w14:paraId="338C959F" w14:textId="77777777" w:rsidR="006A49EF" w:rsidRDefault="006A49EF" w:rsidP="006A49EF">
      <w:pPr>
        <w:spacing w:line="360" w:lineRule="auto"/>
        <w:rPr>
          <w:rFonts w:ascii="Arial" w:hAnsi="Arial" w:cs="Arial"/>
        </w:rPr>
      </w:pPr>
    </w:p>
    <w:p w14:paraId="5709EC5A" w14:textId="41C0D3AE" w:rsidR="00940F14" w:rsidRPr="00E84479" w:rsidRDefault="00940F14" w:rsidP="00940F14">
      <w:pPr>
        <w:spacing w:line="360" w:lineRule="auto"/>
        <w:rPr>
          <w:rFonts w:ascii="Arial" w:hAnsi="Arial" w:cs="Arial"/>
          <w:b/>
          <w:bCs/>
        </w:rPr>
      </w:pPr>
      <w:r w:rsidRPr="00E84479">
        <w:rPr>
          <w:rFonts w:ascii="Arial" w:hAnsi="Arial" w:cs="Arial"/>
          <w:b/>
          <w:bCs/>
        </w:rPr>
        <w:t>6.2.</w:t>
      </w:r>
      <w:r w:rsidR="00361867" w:rsidRPr="00E84479">
        <w:rPr>
          <w:rFonts w:ascii="Arial" w:hAnsi="Arial" w:cs="Arial"/>
          <w:b/>
          <w:bCs/>
        </w:rPr>
        <w:t>3</w:t>
      </w:r>
      <w:r w:rsidR="00E84479" w:rsidRPr="00E84479">
        <w:rPr>
          <w:rFonts w:ascii="Arial" w:hAnsi="Arial" w:cs="Arial"/>
          <w:b/>
          <w:bCs/>
        </w:rPr>
        <w:t xml:space="preserve"> Average Sentiment Score by Company</w:t>
      </w:r>
    </w:p>
    <w:p w14:paraId="2A621351" w14:textId="18F54783" w:rsidR="00E84479" w:rsidRPr="00423AD7" w:rsidRDefault="00E84479" w:rsidP="00940F14">
      <w:pPr>
        <w:spacing w:line="360" w:lineRule="auto"/>
        <w:rPr>
          <w:rFonts w:ascii="Arial" w:hAnsi="Arial" w:cs="Arial"/>
          <w:lang w:val="en-US"/>
          <w:rPrChange w:id="140" w:author="He He (Staff)" w:date="2023-08-20T14:38:00Z">
            <w:rPr>
              <w:rFonts w:ascii="Arial" w:hAnsi="Arial" w:cs="Arial"/>
            </w:rPr>
          </w:rPrChange>
        </w:rPr>
      </w:pPr>
      <w:r w:rsidRPr="00E84479">
        <w:rPr>
          <w:rFonts w:ascii="Arial" w:hAnsi="Arial" w:cs="Arial"/>
        </w:rPr>
        <w:t xml:space="preserve">By examining the average sentiment scores across various companies, we can discern patterns or biases in news coverage. </w:t>
      </w:r>
      <w:del w:id="141" w:author="He He (Staff)" w:date="2023-08-20T14:37:00Z">
        <w:r w:rsidRPr="00E84479" w:rsidDel="00423AD7">
          <w:rPr>
            <w:rFonts w:ascii="Arial" w:hAnsi="Arial" w:cs="Arial"/>
          </w:rPr>
          <w:delText>For instance</w:delText>
        </w:r>
      </w:del>
      <w:ins w:id="142" w:author="He He (Staff)" w:date="2023-08-20T14:38:00Z">
        <w:r w:rsidR="00423AD7">
          <w:rPr>
            <w:rFonts w:ascii="Arial" w:hAnsi="Arial" w:cs="Arial"/>
          </w:rPr>
          <w:t>Notably</w:t>
        </w:r>
      </w:ins>
      <w:r w:rsidRPr="00E84479">
        <w:rPr>
          <w:rFonts w:ascii="Arial" w:hAnsi="Arial" w:cs="Arial"/>
        </w:rPr>
        <w:t xml:space="preserve">, certain companies </w:t>
      </w:r>
      <w:ins w:id="143" w:author="He He (Staff)" w:date="2023-08-20T14:38:00Z">
        <w:r w:rsidR="00423AD7">
          <w:rPr>
            <w:rFonts w:ascii="Arial" w:hAnsi="Arial" w:cs="Arial"/>
          </w:rPr>
          <w:t xml:space="preserve">(e.g., META) </w:t>
        </w:r>
      </w:ins>
      <w:r w:rsidRPr="00E84479">
        <w:rPr>
          <w:rFonts w:ascii="Arial" w:hAnsi="Arial" w:cs="Arial"/>
        </w:rPr>
        <w:t xml:space="preserve">might consistently receive positive news coverage due to their strategic decisions, innovations, or corporate governance, while others might often be portrayed in </w:t>
      </w:r>
      <w:commentRangeStart w:id="144"/>
      <w:r w:rsidRPr="00E84479">
        <w:rPr>
          <w:rFonts w:ascii="Arial" w:hAnsi="Arial" w:cs="Arial"/>
        </w:rPr>
        <w:t>a negative light.</w:t>
      </w:r>
      <w:commentRangeEnd w:id="144"/>
      <w:r w:rsidR="00FB02A8">
        <w:rPr>
          <w:rStyle w:val="a8"/>
        </w:rPr>
        <w:commentReference w:id="144"/>
      </w:r>
    </w:p>
    <w:p w14:paraId="5FA86CCC" w14:textId="3B43D6AC" w:rsidR="0098717A" w:rsidRDefault="006B700F" w:rsidP="00940F14">
      <w:pPr>
        <w:spacing w:line="360" w:lineRule="auto"/>
        <w:rPr>
          <w:rFonts w:ascii="Arial" w:hAnsi="Arial" w:cs="Arial"/>
        </w:rPr>
      </w:pPr>
      <w:r>
        <w:rPr>
          <w:rFonts w:ascii="Arial" w:hAnsi="Arial" w:cs="Arial"/>
          <w:noProof/>
          <w:lang w:val="en-US"/>
        </w:rPr>
        <w:lastRenderedPageBreak/>
        <w:drawing>
          <wp:inline distT="0" distB="0" distL="0" distR="0" wp14:anchorId="348F57A8" wp14:editId="2648D59F">
            <wp:extent cx="5731510" cy="8187690"/>
            <wp:effectExtent l="0" t="0" r="0" b="3810"/>
            <wp:docPr id="5484368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36869" name="Picture 54843686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8187690"/>
                    </a:xfrm>
                    <a:prstGeom prst="rect">
                      <a:avLst/>
                    </a:prstGeom>
                  </pic:spPr>
                </pic:pic>
              </a:graphicData>
            </a:graphic>
          </wp:inline>
        </w:drawing>
      </w:r>
    </w:p>
    <w:p w14:paraId="2F8EA523" w14:textId="288B00FF" w:rsidR="0098717A" w:rsidRDefault="0098717A" w:rsidP="00940F14">
      <w:pPr>
        <w:spacing w:line="360" w:lineRule="auto"/>
        <w:rPr>
          <w:rFonts w:ascii="Arial" w:hAnsi="Arial" w:cs="Arial"/>
        </w:rPr>
      </w:pPr>
    </w:p>
    <w:p w14:paraId="579658BC" w14:textId="77777777" w:rsidR="0098717A" w:rsidRPr="0098717A" w:rsidRDefault="0098717A" w:rsidP="0098717A">
      <w:pPr>
        <w:spacing w:line="360" w:lineRule="auto"/>
        <w:rPr>
          <w:rFonts w:ascii="Arial" w:hAnsi="Arial" w:cs="Arial"/>
        </w:rPr>
      </w:pPr>
      <w:r w:rsidRPr="0098717A">
        <w:rPr>
          <w:rFonts w:ascii="Arial" w:hAnsi="Arial" w:cs="Arial"/>
        </w:rPr>
        <w:lastRenderedPageBreak/>
        <w:t>The horizontal bar chart illuminates the average sentiment scores for various companies over the dataset's duration:</w:t>
      </w:r>
    </w:p>
    <w:p w14:paraId="3DD70C99" w14:textId="77777777" w:rsidR="0098717A" w:rsidRPr="0098717A" w:rsidRDefault="0098717A" w:rsidP="0098717A">
      <w:pPr>
        <w:spacing w:line="360" w:lineRule="auto"/>
        <w:rPr>
          <w:rFonts w:ascii="Arial" w:hAnsi="Arial" w:cs="Arial"/>
        </w:rPr>
      </w:pPr>
    </w:p>
    <w:p w14:paraId="7E0B1D6C" w14:textId="77777777" w:rsidR="0098717A" w:rsidRPr="0098717A" w:rsidRDefault="0098717A" w:rsidP="0098717A">
      <w:pPr>
        <w:pStyle w:val="a3"/>
        <w:numPr>
          <w:ilvl w:val="0"/>
          <w:numId w:val="17"/>
        </w:numPr>
        <w:spacing w:line="360" w:lineRule="auto"/>
        <w:rPr>
          <w:rFonts w:ascii="Arial" w:hAnsi="Arial" w:cs="Arial"/>
        </w:rPr>
      </w:pPr>
      <w:r w:rsidRPr="0098717A">
        <w:rPr>
          <w:rFonts w:ascii="Arial" w:hAnsi="Arial" w:cs="Arial"/>
        </w:rPr>
        <w:t>Companies exhibit a broad spectrum of average sentiment scores, ranging from slightly negative to notably positive. This diversity in sentiment underscores the differential media portrayal and news coverage these entities receive.</w:t>
      </w:r>
    </w:p>
    <w:p w14:paraId="0B74C241" w14:textId="77777777" w:rsidR="0098717A" w:rsidRPr="0098717A" w:rsidRDefault="0098717A" w:rsidP="0098717A">
      <w:pPr>
        <w:pStyle w:val="a3"/>
        <w:numPr>
          <w:ilvl w:val="0"/>
          <w:numId w:val="17"/>
        </w:numPr>
        <w:spacing w:line="360" w:lineRule="auto"/>
        <w:rPr>
          <w:rFonts w:ascii="Arial" w:hAnsi="Arial" w:cs="Arial"/>
        </w:rPr>
      </w:pPr>
      <w:proofErr w:type="gramStart"/>
      <w:r w:rsidRPr="0098717A">
        <w:rPr>
          <w:rFonts w:ascii="Arial" w:hAnsi="Arial" w:cs="Arial"/>
        </w:rPr>
        <w:t>A majority of</w:t>
      </w:r>
      <w:proofErr w:type="gramEnd"/>
      <w:r w:rsidRPr="0098717A">
        <w:rPr>
          <w:rFonts w:ascii="Arial" w:hAnsi="Arial" w:cs="Arial"/>
        </w:rPr>
        <w:t xml:space="preserve"> the firms cluster around a neutral average sentiment, indicative of balanced news coverage over the period.</w:t>
      </w:r>
    </w:p>
    <w:p w14:paraId="194D016C" w14:textId="77777777" w:rsidR="0098717A" w:rsidRPr="0098717A" w:rsidRDefault="0098717A" w:rsidP="0098717A">
      <w:pPr>
        <w:pStyle w:val="a3"/>
        <w:numPr>
          <w:ilvl w:val="0"/>
          <w:numId w:val="17"/>
        </w:numPr>
        <w:spacing w:line="360" w:lineRule="auto"/>
        <w:rPr>
          <w:rFonts w:ascii="Arial" w:hAnsi="Arial" w:cs="Arial"/>
        </w:rPr>
      </w:pPr>
      <w:r w:rsidRPr="0098717A">
        <w:rPr>
          <w:rFonts w:ascii="Arial" w:hAnsi="Arial" w:cs="Arial"/>
        </w:rPr>
        <w:t xml:space="preserve">Certain companies like 'ZS', 'WBA', and 'WBD' tend towards the positive end, suggesting consistent </w:t>
      </w:r>
      <w:proofErr w:type="spellStart"/>
      <w:r w:rsidRPr="0098717A">
        <w:rPr>
          <w:rFonts w:ascii="Arial" w:hAnsi="Arial" w:cs="Arial"/>
        </w:rPr>
        <w:t>favorable</w:t>
      </w:r>
      <w:proofErr w:type="spellEnd"/>
      <w:r w:rsidRPr="0098717A">
        <w:rPr>
          <w:rFonts w:ascii="Arial" w:hAnsi="Arial" w:cs="Arial"/>
        </w:rPr>
        <w:t xml:space="preserve"> news coverage. Conversely, firms like 'DDOG', 'LCID', and 'GEHC' lean towards the negative end, implying that they might have been subjects of more critical or </w:t>
      </w:r>
      <w:proofErr w:type="spellStart"/>
      <w:r w:rsidRPr="0098717A">
        <w:rPr>
          <w:rFonts w:ascii="Arial" w:hAnsi="Arial" w:cs="Arial"/>
        </w:rPr>
        <w:t>unfavorable</w:t>
      </w:r>
      <w:proofErr w:type="spellEnd"/>
      <w:r w:rsidRPr="0098717A">
        <w:rPr>
          <w:rFonts w:ascii="Arial" w:hAnsi="Arial" w:cs="Arial"/>
        </w:rPr>
        <w:t xml:space="preserve"> news.</w:t>
      </w:r>
    </w:p>
    <w:p w14:paraId="3A3C3C7D" w14:textId="77777777" w:rsidR="0098717A" w:rsidRPr="00FB02A8" w:rsidRDefault="0098717A" w:rsidP="0098717A">
      <w:pPr>
        <w:pStyle w:val="a3"/>
        <w:numPr>
          <w:ilvl w:val="0"/>
          <w:numId w:val="17"/>
        </w:numPr>
        <w:spacing w:line="360" w:lineRule="auto"/>
        <w:rPr>
          <w:rFonts w:ascii="Arial" w:hAnsi="Arial" w:cs="Arial"/>
          <w:highlight w:val="yellow"/>
          <w:rPrChange w:id="145" w:author="He He (Staff)" w:date="2023-08-20T14:53:00Z">
            <w:rPr>
              <w:rFonts w:ascii="Arial" w:hAnsi="Arial" w:cs="Arial"/>
            </w:rPr>
          </w:rPrChange>
        </w:rPr>
      </w:pPr>
      <w:r w:rsidRPr="00FB02A8">
        <w:rPr>
          <w:rFonts w:ascii="Arial" w:hAnsi="Arial" w:cs="Arial"/>
          <w:highlight w:val="yellow"/>
          <w:rPrChange w:id="146" w:author="He He (Staff)" w:date="2023-08-20T14:53:00Z">
            <w:rPr>
              <w:rFonts w:ascii="Arial" w:hAnsi="Arial" w:cs="Arial"/>
            </w:rPr>
          </w:rPrChange>
        </w:rPr>
        <w:t xml:space="preserve">The disparities in sentiment scores across companies might be attributed to a </w:t>
      </w:r>
      <w:commentRangeStart w:id="147"/>
      <w:r w:rsidRPr="00FB02A8">
        <w:rPr>
          <w:rFonts w:ascii="Arial" w:hAnsi="Arial" w:cs="Arial"/>
          <w:highlight w:val="yellow"/>
          <w:rPrChange w:id="148" w:author="He He (Staff)" w:date="2023-08-20T14:53:00Z">
            <w:rPr>
              <w:rFonts w:ascii="Arial" w:hAnsi="Arial" w:cs="Arial"/>
            </w:rPr>
          </w:rPrChange>
        </w:rPr>
        <w:t>myriad of factors</w:t>
      </w:r>
      <w:commentRangeEnd w:id="147"/>
      <w:r w:rsidR="00FB02A8" w:rsidRPr="00FB02A8">
        <w:rPr>
          <w:rStyle w:val="a8"/>
          <w:highlight w:val="yellow"/>
          <w:rPrChange w:id="149" w:author="He He (Staff)" w:date="2023-08-20T14:53:00Z">
            <w:rPr>
              <w:rStyle w:val="a8"/>
            </w:rPr>
          </w:rPrChange>
        </w:rPr>
        <w:commentReference w:id="147"/>
      </w:r>
      <w:r w:rsidRPr="00FB02A8">
        <w:rPr>
          <w:rFonts w:ascii="Arial" w:hAnsi="Arial" w:cs="Arial"/>
          <w:highlight w:val="yellow"/>
          <w:rPrChange w:id="150" w:author="He He (Staff)" w:date="2023-08-20T14:53:00Z">
            <w:rPr>
              <w:rFonts w:ascii="Arial" w:hAnsi="Arial" w:cs="Arial"/>
            </w:rPr>
          </w:rPrChange>
        </w:rPr>
        <w:t xml:space="preserve"> – from sectoral influences, corporate strategies, financial performance, to market positioning.</w:t>
      </w:r>
    </w:p>
    <w:p w14:paraId="3C3FC97C" w14:textId="77777777" w:rsidR="00680E3B" w:rsidRPr="0098717A" w:rsidRDefault="00680E3B" w:rsidP="00680E3B">
      <w:pPr>
        <w:pStyle w:val="a3"/>
        <w:spacing w:line="360" w:lineRule="auto"/>
        <w:rPr>
          <w:rFonts w:ascii="Arial" w:hAnsi="Arial" w:cs="Arial"/>
        </w:rPr>
      </w:pPr>
    </w:p>
    <w:p w14:paraId="33E9605A" w14:textId="77777777" w:rsidR="0098717A" w:rsidRPr="0098717A" w:rsidRDefault="0098717A" w:rsidP="0098717A">
      <w:pPr>
        <w:spacing w:line="360" w:lineRule="auto"/>
        <w:rPr>
          <w:rFonts w:ascii="Arial" w:hAnsi="Arial" w:cs="Arial"/>
        </w:rPr>
      </w:pPr>
      <w:r w:rsidRPr="0098717A">
        <w:rPr>
          <w:rFonts w:ascii="Arial" w:hAnsi="Arial" w:cs="Arial"/>
        </w:rPr>
        <w:t>Unearthing these company-specific sentiment patterns offers valuable insights, enabling a nuanced understanding of the intricate interplay between news sentiment, stock returns, and company attributes.</w:t>
      </w:r>
    </w:p>
    <w:p w14:paraId="4C3BD889" w14:textId="77777777" w:rsidR="0098717A" w:rsidRDefault="0098717A" w:rsidP="00940F14">
      <w:pPr>
        <w:spacing w:line="360" w:lineRule="auto"/>
        <w:rPr>
          <w:rFonts w:ascii="Arial" w:hAnsi="Arial" w:cs="Arial"/>
        </w:rPr>
      </w:pPr>
    </w:p>
    <w:p w14:paraId="5F0A614E" w14:textId="77777777" w:rsidR="0098717A" w:rsidRDefault="0098717A" w:rsidP="00940F14">
      <w:pPr>
        <w:spacing w:line="360" w:lineRule="auto"/>
        <w:rPr>
          <w:rFonts w:ascii="Arial" w:hAnsi="Arial" w:cs="Arial"/>
        </w:rPr>
      </w:pPr>
    </w:p>
    <w:p w14:paraId="32BD10F6" w14:textId="731CE762" w:rsidR="00940F14" w:rsidRPr="00FD6645" w:rsidRDefault="00940F14" w:rsidP="00940F14">
      <w:pPr>
        <w:spacing w:line="360" w:lineRule="auto"/>
        <w:rPr>
          <w:rFonts w:ascii="Arial" w:hAnsi="Arial" w:cs="Arial"/>
          <w:b/>
          <w:bCs/>
        </w:rPr>
      </w:pPr>
      <w:r w:rsidRPr="00FD6645">
        <w:rPr>
          <w:rFonts w:ascii="Arial" w:hAnsi="Arial" w:cs="Arial"/>
          <w:b/>
          <w:bCs/>
        </w:rPr>
        <w:t>6.2.</w:t>
      </w:r>
      <w:r w:rsidR="00361867" w:rsidRPr="00FD6645">
        <w:rPr>
          <w:rFonts w:ascii="Arial" w:hAnsi="Arial" w:cs="Arial"/>
          <w:b/>
          <w:bCs/>
        </w:rPr>
        <w:t>4</w:t>
      </w:r>
      <w:r w:rsidR="00FD6645" w:rsidRPr="00FD6645">
        <w:rPr>
          <w:rFonts w:ascii="Arial" w:hAnsi="Arial" w:cs="Arial"/>
          <w:b/>
          <w:bCs/>
        </w:rPr>
        <w:t xml:space="preserve"> Time Series of New COVID-19 Cases</w:t>
      </w:r>
    </w:p>
    <w:p w14:paraId="618DE87A" w14:textId="77777777" w:rsidR="00FD6645" w:rsidRPr="00FD6645" w:rsidRDefault="00FD6645" w:rsidP="00FD6645">
      <w:pPr>
        <w:spacing w:line="360" w:lineRule="auto"/>
        <w:rPr>
          <w:rFonts w:ascii="Arial" w:hAnsi="Arial" w:cs="Arial"/>
        </w:rPr>
      </w:pPr>
      <w:r w:rsidRPr="00FD6645">
        <w:rPr>
          <w:rFonts w:ascii="Arial" w:hAnsi="Arial" w:cs="Arial"/>
        </w:rPr>
        <w:t>The time series plot illustrates the progression of new COVID-19 cases over the study period:</w:t>
      </w:r>
    </w:p>
    <w:p w14:paraId="1C1C897B" w14:textId="70216A60" w:rsidR="00FD6645" w:rsidRPr="00FD6645" w:rsidRDefault="002858CB" w:rsidP="00FD6645">
      <w:pPr>
        <w:spacing w:line="360" w:lineRule="auto"/>
        <w:rPr>
          <w:rFonts w:ascii="Arial" w:hAnsi="Arial" w:cs="Arial"/>
        </w:rPr>
      </w:pPr>
      <w:r>
        <w:rPr>
          <w:rFonts w:ascii="Arial" w:hAnsi="Arial" w:cs="Arial"/>
          <w:noProof/>
        </w:rPr>
        <w:lastRenderedPageBreak/>
        <w:drawing>
          <wp:inline distT="0" distB="0" distL="0" distR="0" wp14:anchorId="4CFAD03F" wp14:editId="4876CFA6">
            <wp:extent cx="5731510" cy="2674620"/>
            <wp:effectExtent l="0" t="0" r="0" b="5080"/>
            <wp:docPr id="11507123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12342" name="Picture 115071234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674620"/>
                    </a:xfrm>
                    <a:prstGeom prst="rect">
                      <a:avLst/>
                    </a:prstGeom>
                  </pic:spPr>
                </pic:pic>
              </a:graphicData>
            </a:graphic>
          </wp:inline>
        </w:drawing>
      </w:r>
    </w:p>
    <w:p w14:paraId="64F77DE8" w14:textId="0EFF899F" w:rsidR="002B114A" w:rsidRDefault="002B114A" w:rsidP="002B114A">
      <w:pPr>
        <w:spacing w:line="360" w:lineRule="auto"/>
        <w:rPr>
          <w:ins w:id="151" w:author="He He (Staff)" w:date="2023-08-20T14:56:00Z"/>
          <w:rFonts w:ascii="Arial" w:hAnsi="Arial" w:cs="Arial"/>
        </w:rPr>
      </w:pPr>
      <w:ins w:id="152" w:author="He He (Staff)" w:date="2023-08-20T14:55:00Z">
        <w:r>
          <w:rPr>
            <w:rFonts w:ascii="Arial" w:hAnsi="Arial" w:cs="Arial"/>
          </w:rPr>
          <w:t>Figure XXX (figu</w:t>
        </w:r>
      </w:ins>
      <w:ins w:id="153" w:author="He He (Staff)" w:date="2023-08-20T14:56:00Z">
        <w:r>
          <w:rPr>
            <w:rFonts w:ascii="Arial" w:hAnsi="Arial" w:cs="Arial"/>
          </w:rPr>
          <w:t>re number)</w:t>
        </w:r>
      </w:ins>
      <w:ins w:id="154" w:author="He He (Staff)" w:date="2023-08-20T14:55:00Z">
        <w:r>
          <w:rPr>
            <w:rFonts w:ascii="Arial" w:hAnsi="Arial" w:cs="Arial"/>
          </w:rPr>
          <w:t>: XXX</w:t>
        </w:r>
      </w:ins>
      <w:ins w:id="155" w:author="He He (Staff)" w:date="2023-08-20T14:56:00Z">
        <w:r>
          <w:rPr>
            <w:rFonts w:ascii="Arial" w:hAnsi="Arial" w:cs="Arial"/>
          </w:rPr>
          <w:t xml:space="preserve"> (figure name) </w:t>
        </w:r>
      </w:ins>
    </w:p>
    <w:p w14:paraId="589A2320" w14:textId="7A089695" w:rsidR="002B114A" w:rsidRPr="002B114A" w:rsidRDefault="002B114A" w:rsidP="002B114A">
      <w:pPr>
        <w:spacing w:line="360" w:lineRule="auto"/>
        <w:rPr>
          <w:ins w:id="156" w:author="He He (Staff)" w:date="2023-08-20T14:55:00Z"/>
          <w:rFonts w:ascii="Arial" w:hAnsi="Arial" w:cs="Arial" w:hint="eastAsia"/>
          <w:rPrChange w:id="157" w:author="He He (Staff)" w:date="2023-08-20T14:55:00Z">
            <w:rPr>
              <w:ins w:id="158" w:author="He He (Staff)" w:date="2023-08-20T14:55:00Z"/>
              <w:rFonts w:hint="eastAsia"/>
            </w:rPr>
          </w:rPrChange>
        </w:rPr>
        <w:pPrChange w:id="159" w:author="He He (Staff)" w:date="2023-08-20T14:55:00Z">
          <w:pPr>
            <w:pStyle w:val="a3"/>
            <w:numPr>
              <w:numId w:val="18"/>
            </w:numPr>
            <w:spacing w:line="360" w:lineRule="auto"/>
            <w:ind w:hanging="360"/>
          </w:pPr>
        </w:pPrChange>
      </w:pPr>
      <w:ins w:id="160" w:author="He He (Staff)" w:date="2023-08-20T14:56:00Z">
        <w:r>
          <w:rPr>
            <w:rFonts w:ascii="Arial" w:hAnsi="Arial" w:cs="Arial" w:hint="eastAsia"/>
          </w:rPr>
          <w:t>N</w:t>
        </w:r>
        <w:r>
          <w:rPr>
            <w:rFonts w:ascii="Arial" w:hAnsi="Arial" w:cs="Arial"/>
          </w:rPr>
          <w:t xml:space="preserve">otes: (please add additional info, such as the definition of the lines here) </w:t>
        </w:r>
      </w:ins>
    </w:p>
    <w:p w14:paraId="0DD30283" w14:textId="7D2A9087" w:rsidR="00FD6645" w:rsidRPr="00FD6645" w:rsidRDefault="00FD6645" w:rsidP="00FD6645">
      <w:pPr>
        <w:pStyle w:val="a3"/>
        <w:numPr>
          <w:ilvl w:val="0"/>
          <w:numId w:val="18"/>
        </w:numPr>
        <w:spacing w:line="360" w:lineRule="auto"/>
        <w:rPr>
          <w:rFonts w:ascii="Arial" w:hAnsi="Arial" w:cs="Arial"/>
        </w:rPr>
      </w:pPr>
      <w:r w:rsidRPr="00FD6645">
        <w:rPr>
          <w:rFonts w:ascii="Arial" w:hAnsi="Arial" w:cs="Arial"/>
        </w:rPr>
        <w:t>Initially, there were minimal or no reported cases until early 2020, marking the onset of the pandemic.</w:t>
      </w:r>
    </w:p>
    <w:p w14:paraId="7314125C" w14:textId="77777777" w:rsidR="00FD6645" w:rsidRPr="00FD6645" w:rsidRDefault="00FD6645" w:rsidP="00FD6645">
      <w:pPr>
        <w:pStyle w:val="a3"/>
        <w:numPr>
          <w:ilvl w:val="0"/>
          <w:numId w:val="18"/>
        </w:numPr>
        <w:spacing w:line="360" w:lineRule="auto"/>
        <w:rPr>
          <w:rFonts w:ascii="Arial" w:hAnsi="Arial" w:cs="Arial"/>
        </w:rPr>
      </w:pPr>
      <w:r w:rsidRPr="00FD6645">
        <w:rPr>
          <w:rFonts w:ascii="Arial" w:hAnsi="Arial" w:cs="Arial"/>
        </w:rPr>
        <w:t>The cases surged in waves, peaking in late 2020 and early 2021, followed by another spike towards the end of 2021.</w:t>
      </w:r>
    </w:p>
    <w:p w14:paraId="64114B28" w14:textId="77777777" w:rsidR="00FD6645" w:rsidRPr="00FD6645" w:rsidRDefault="00FD6645" w:rsidP="00FD6645">
      <w:pPr>
        <w:pStyle w:val="a3"/>
        <w:numPr>
          <w:ilvl w:val="0"/>
          <w:numId w:val="18"/>
        </w:numPr>
        <w:spacing w:line="360" w:lineRule="auto"/>
        <w:rPr>
          <w:rFonts w:ascii="Arial" w:hAnsi="Arial" w:cs="Arial"/>
        </w:rPr>
      </w:pPr>
      <w:r w:rsidRPr="00FD6645">
        <w:rPr>
          <w:rFonts w:ascii="Arial" w:hAnsi="Arial" w:cs="Arial"/>
        </w:rPr>
        <w:t>After the peaks, there were periods of decline, indicating efforts to control the pandemic, potentially through lockdowns, vaccination drives, and other preventive measures.</w:t>
      </w:r>
    </w:p>
    <w:p w14:paraId="01C158E9" w14:textId="32FA6EE2" w:rsidR="00E84479" w:rsidRPr="00FD6645" w:rsidRDefault="00FD6645" w:rsidP="00FD6645">
      <w:pPr>
        <w:pStyle w:val="a3"/>
        <w:numPr>
          <w:ilvl w:val="0"/>
          <w:numId w:val="18"/>
        </w:numPr>
        <w:spacing w:line="360" w:lineRule="auto"/>
        <w:rPr>
          <w:rFonts w:ascii="Arial" w:hAnsi="Arial" w:cs="Arial"/>
        </w:rPr>
      </w:pPr>
      <w:commentRangeStart w:id="161"/>
      <w:r w:rsidRPr="00FD6645">
        <w:rPr>
          <w:rFonts w:ascii="Arial" w:hAnsi="Arial" w:cs="Arial"/>
        </w:rPr>
        <w:t>By the end of the study period, the number of new cases had decreased, but periodic fluctuations were still evident.</w:t>
      </w:r>
      <w:commentRangeEnd w:id="161"/>
      <w:r w:rsidR="002B114A">
        <w:rPr>
          <w:rStyle w:val="a8"/>
        </w:rPr>
        <w:commentReference w:id="161"/>
      </w:r>
    </w:p>
    <w:p w14:paraId="51B22ACB" w14:textId="77777777" w:rsidR="00E84479" w:rsidRDefault="00E84479" w:rsidP="00940F14">
      <w:pPr>
        <w:spacing w:line="360" w:lineRule="auto"/>
        <w:rPr>
          <w:rFonts w:ascii="Arial" w:hAnsi="Arial" w:cs="Arial"/>
        </w:rPr>
      </w:pPr>
    </w:p>
    <w:p w14:paraId="1A408629" w14:textId="6A5C2134" w:rsidR="00940F14" w:rsidRPr="00FD6645" w:rsidRDefault="00940F14" w:rsidP="00940F14">
      <w:pPr>
        <w:spacing w:line="360" w:lineRule="auto"/>
        <w:rPr>
          <w:rFonts w:ascii="Arial" w:hAnsi="Arial" w:cs="Arial"/>
          <w:b/>
          <w:bCs/>
        </w:rPr>
      </w:pPr>
      <w:r w:rsidRPr="00FD6645">
        <w:rPr>
          <w:rFonts w:ascii="Arial" w:hAnsi="Arial" w:cs="Arial"/>
          <w:b/>
          <w:bCs/>
        </w:rPr>
        <w:t>6.2.</w:t>
      </w:r>
      <w:r w:rsidR="00361867" w:rsidRPr="00FD6645">
        <w:rPr>
          <w:rFonts w:ascii="Arial" w:hAnsi="Arial" w:cs="Arial"/>
          <w:b/>
          <w:bCs/>
        </w:rPr>
        <w:t>5</w:t>
      </w:r>
      <w:r w:rsidR="00FD6645" w:rsidRPr="00FD6645">
        <w:rPr>
          <w:rFonts w:ascii="Arial" w:hAnsi="Arial" w:cs="Arial"/>
          <w:b/>
          <w:bCs/>
        </w:rPr>
        <w:t xml:space="preserve"> Time Series Plot of Close Prices</w:t>
      </w:r>
    </w:p>
    <w:p w14:paraId="6882E83C" w14:textId="336F2B8B" w:rsidR="00E84479" w:rsidRDefault="00FD6645" w:rsidP="00940F14">
      <w:pPr>
        <w:spacing w:line="360" w:lineRule="auto"/>
        <w:rPr>
          <w:rFonts w:ascii="Arial" w:hAnsi="Arial" w:cs="Arial"/>
        </w:rPr>
      </w:pPr>
      <w:r w:rsidRPr="00FD6645">
        <w:rPr>
          <w:rFonts w:ascii="Arial" w:hAnsi="Arial" w:cs="Arial"/>
        </w:rPr>
        <w:t>We will observe the trend in closing prices over time for all companies in our dataset. This visualization will provide insights into the overall market trend and highlight any significant market movements.</w:t>
      </w:r>
    </w:p>
    <w:p w14:paraId="280D64C8" w14:textId="2B2832F1" w:rsidR="00B12C4D" w:rsidRDefault="002858CB" w:rsidP="00940F14">
      <w:pPr>
        <w:spacing w:line="360" w:lineRule="auto"/>
        <w:rPr>
          <w:rFonts w:ascii="Arial" w:hAnsi="Arial" w:cs="Arial"/>
        </w:rPr>
      </w:pPr>
      <w:commentRangeStart w:id="162"/>
      <w:r>
        <w:rPr>
          <w:rFonts w:ascii="Arial" w:hAnsi="Arial" w:cs="Arial"/>
          <w:noProof/>
        </w:rPr>
        <w:lastRenderedPageBreak/>
        <w:drawing>
          <wp:inline distT="0" distB="0" distL="0" distR="0" wp14:anchorId="4D451B94" wp14:editId="1EEF95FF">
            <wp:extent cx="5731510" cy="2865755"/>
            <wp:effectExtent l="0" t="0" r="0" b="4445"/>
            <wp:docPr id="17386362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636298" name="Picture 173863629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commentRangeEnd w:id="162"/>
      <w:r w:rsidR="002B114A">
        <w:rPr>
          <w:rStyle w:val="a8"/>
        </w:rPr>
        <w:commentReference w:id="162"/>
      </w:r>
    </w:p>
    <w:p w14:paraId="2CCC39F5" w14:textId="77777777" w:rsidR="00B12C4D" w:rsidRDefault="00B12C4D" w:rsidP="00940F14">
      <w:pPr>
        <w:spacing w:line="360" w:lineRule="auto"/>
        <w:rPr>
          <w:rFonts w:ascii="Arial" w:hAnsi="Arial" w:cs="Arial"/>
        </w:rPr>
      </w:pPr>
    </w:p>
    <w:p w14:paraId="19246B24" w14:textId="77777777" w:rsidR="00B12C4D" w:rsidRPr="00B12C4D" w:rsidRDefault="00B12C4D" w:rsidP="00B12C4D">
      <w:pPr>
        <w:spacing w:line="360" w:lineRule="auto"/>
        <w:rPr>
          <w:rFonts w:ascii="Arial" w:hAnsi="Arial" w:cs="Arial"/>
        </w:rPr>
      </w:pPr>
      <w:r w:rsidRPr="00B12C4D">
        <w:rPr>
          <w:rFonts w:ascii="Arial" w:hAnsi="Arial" w:cs="Arial"/>
        </w:rPr>
        <w:t>The plot visualizes the trends in closing prices over the entire duration for the myriad of companies in our dataset:</w:t>
      </w:r>
    </w:p>
    <w:p w14:paraId="252EF708" w14:textId="77777777" w:rsidR="00B12C4D" w:rsidRPr="00B12C4D" w:rsidRDefault="00B12C4D" w:rsidP="00B12C4D">
      <w:pPr>
        <w:spacing w:line="360" w:lineRule="auto"/>
        <w:rPr>
          <w:rFonts w:ascii="Arial" w:hAnsi="Arial" w:cs="Arial"/>
        </w:rPr>
      </w:pPr>
    </w:p>
    <w:p w14:paraId="15C7B52A" w14:textId="77777777" w:rsidR="00B12C4D" w:rsidRPr="00B12C4D" w:rsidRDefault="00B12C4D" w:rsidP="00B12C4D">
      <w:pPr>
        <w:pStyle w:val="a3"/>
        <w:numPr>
          <w:ilvl w:val="0"/>
          <w:numId w:val="19"/>
        </w:numPr>
        <w:spacing w:line="360" w:lineRule="auto"/>
        <w:rPr>
          <w:rFonts w:ascii="Arial" w:hAnsi="Arial" w:cs="Arial"/>
        </w:rPr>
      </w:pPr>
      <w:r w:rsidRPr="00B12C4D">
        <w:rPr>
          <w:rFonts w:ascii="Arial" w:hAnsi="Arial" w:cs="Arial"/>
        </w:rPr>
        <w:t>The plot captures the multifarious trajectories of different companies, underscoring the disparate impacts of global and company-specific events on stock prices.</w:t>
      </w:r>
    </w:p>
    <w:p w14:paraId="297DDC22" w14:textId="77777777" w:rsidR="00B12C4D" w:rsidRPr="00B12C4D" w:rsidRDefault="00B12C4D" w:rsidP="00B12C4D">
      <w:pPr>
        <w:pStyle w:val="a3"/>
        <w:numPr>
          <w:ilvl w:val="0"/>
          <w:numId w:val="19"/>
        </w:numPr>
        <w:spacing w:line="360" w:lineRule="auto"/>
        <w:rPr>
          <w:rFonts w:ascii="Arial" w:hAnsi="Arial" w:cs="Arial"/>
        </w:rPr>
      </w:pPr>
      <w:r w:rsidRPr="00B12C4D">
        <w:rPr>
          <w:rFonts w:ascii="Arial" w:hAnsi="Arial" w:cs="Arial"/>
        </w:rPr>
        <w:t>Some stocks demonstrate pronounced growth, while others remain relatively stable. There are also instances of stocks exhibiting volatile fluctuations.</w:t>
      </w:r>
    </w:p>
    <w:p w14:paraId="4BE61BBA" w14:textId="5C72CFF4" w:rsidR="00B12C4D" w:rsidRPr="00B12C4D" w:rsidRDefault="00B12C4D" w:rsidP="00B12C4D">
      <w:pPr>
        <w:pStyle w:val="a3"/>
        <w:numPr>
          <w:ilvl w:val="0"/>
          <w:numId w:val="19"/>
        </w:numPr>
        <w:spacing w:line="360" w:lineRule="auto"/>
        <w:rPr>
          <w:rFonts w:ascii="Arial" w:hAnsi="Arial" w:cs="Arial"/>
        </w:rPr>
      </w:pPr>
      <w:r w:rsidRPr="00B12C4D">
        <w:rPr>
          <w:rFonts w:ascii="Arial" w:hAnsi="Arial" w:cs="Arial"/>
        </w:rPr>
        <w:t>The dense overlapping of lines, especially during the pandemic era, encapsulates the increased market volatility and the synchronous movement of multiple stocks, which is characteristic of global events with widespread financial implications.</w:t>
      </w:r>
    </w:p>
    <w:p w14:paraId="41FE982D" w14:textId="77777777" w:rsidR="00B12C4D" w:rsidRDefault="00B12C4D" w:rsidP="00940F14">
      <w:pPr>
        <w:spacing w:line="360" w:lineRule="auto"/>
        <w:rPr>
          <w:rFonts w:ascii="Arial" w:hAnsi="Arial" w:cs="Arial"/>
        </w:rPr>
      </w:pPr>
    </w:p>
    <w:p w14:paraId="7E48E520" w14:textId="32B75D4E" w:rsidR="003F570A" w:rsidRPr="009618C1" w:rsidRDefault="003F570A" w:rsidP="00E03A5E">
      <w:pPr>
        <w:spacing w:line="360" w:lineRule="auto"/>
        <w:rPr>
          <w:rFonts w:ascii="Arial" w:hAnsi="Arial" w:cs="Arial"/>
          <w:b/>
          <w:bCs/>
          <w:sz w:val="32"/>
          <w:szCs w:val="32"/>
        </w:rPr>
      </w:pPr>
      <w:commentRangeStart w:id="163"/>
      <w:r w:rsidRPr="009618C1">
        <w:rPr>
          <w:rFonts w:ascii="Arial" w:hAnsi="Arial" w:cs="Arial"/>
          <w:b/>
          <w:bCs/>
          <w:sz w:val="32"/>
          <w:szCs w:val="32"/>
        </w:rPr>
        <w:t>7. Feature Selection</w:t>
      </w:r>
      <w:commentRangeEnd w:id="163"/>
      <w:r w:rsidR="002B114A">
        <w:rPr>
          <w:rStyle w:val="a8"/>
        </w:rPr>
        <w:commentReference w:id="163"/>
      </w:r>
    </w:p>
    <w:p w14:paraId="2B687F0A" w14:textId="1E3B7244" w:rsidR="003F570A" w:rsidRDefault="003F570A" w:rsidP="00E03A5E">
      <w:pPr>
        <w:spacing w:line="360" w:lineRule="auto"/>
        <w:rPr>
          <w:rFonts w:ascii="Arial" w:hAnsi="Arial" w:cs="Arial"/>
        </w:rPr>
      </w:pPr>
      <w:r>
        <w:rPr>
          <w:rFonts w:ascii="Arial" w:hAnsi="Arial" w:cs="Arial"/>
        </w:rPr>
        <w:t>(Still thinking whether I should do or not)</w:t>
      </w:r>
    </w:p>
    <w:p w14:paraId="41ABB3A8" w14:textId="77777777" w:rsidR="003F570A" w:rsidRPr="00131B15" w:rsidRDefault="003F570A" w:rsidP="00E03A5E">
      <w:pPr>
        <w:spacing w:line="360" w:lineRule="auto"/>
        <w:rPr>
          <w:rFonts w:ascii="Arial" w:hAnsi="Arial" w:cs="Arial"/>
        </w:rPr>
      </w:pPr>
    </w:p>
    <w:p w14:paraId="2EF99DF3" w14:textId="2ECF163D" w:rsidR="00C33B54" w:rsidRPr="00F8172E" w:rsidRDefault="003F570A" w:rsidP="00E03A5E">
      <w:pPr>
        <w:spacing w:line="360" w:lineRule="auto"/>
        <w:rPr>
          <w:rFonts w:ascii="Arial" w:hAnsi="Arial" w:cs="Arial"/>
          <w:b/>
          <w:bCs/>
          <w:sz w:val="32"/>
          <w:szCs w:val="32"/>
        </w:rPr>
      </w:pPr>
      <w:r w:rsidRPr="00F8172E">
        <w:rPr>
          <w:rFonts w:ascii="Arial" w:hAnsi="Arial" w:cs="Arial"/>
          <w:b/>
          <w:bCs/>
          <w:sz w:val="32"/>
          <w:szCs w:val="32"/>
        </w:rPr>
        <w:t xml:space="preserve">8. Model Evaluation </w:t>
      </w:r>
    </w:p>
    <w:p w14:paraId="34DF1BA3" w14:textId="77777777" w:rsidR="003F570A" w:rsidRPr="003F570A" w:rsidRDefault="003F570A" w:rsidP="00E03A5E">
      <w:pPr>
        <w:spacing w:line="360" w:lineRule="auto"/>
        <w:rPr>
          <w:rFonts w:ascii="Arial" w:hAnsi="Arial" w:cs="Arial"/>
        </w:rPr>
      </w:pPr>
      <w:r w:rsidRPr="003F570A">
        <w:rPr>
          <w:rFonts w:ascii="Arial" w:hAnsi="Arial" w:cs="Arial"/>
        </w:rPr>
        <w:t xml:space="preserve">The predictive </w:t>
      </w:r>
      <w:proofErr w:type="spellStart"/>
      <w:r w:rsidRPr="003F570A">
        <w:rPr>
          <w:rFonts w:ascii="Arial" w:hAnsi="Arial" w:cs="Arial"/>
        </w:rPr>
        <w:t>modeling</w:t>
      </w:r>
      <w:proofErr w:type="spellEnd"/>
      <w:r w:rsidRPr="003F570A">
        <w:rPr>
          <w:rFonts w:ascii="Arial" w:hAnsi="Arial" w:cs="Arial"/>
        </w:rPr>
        <w:t xml:space="preserve"> of stock returns, especially in the volatile financial climate shaped by the COVID-19 pandemic, necessitates the utilization of robust machine learning algorithms. This section will elucidate the methodologies and results of four chosen models: Random Forest, </w:t>
      </w:r>
      <w:proofErr w:type="spellStart"/>
      <w:r w:rsidRPr="003F570A">
        <w:rPr>
          <w:rFonts w:ascii="Arial" w:hAnsi="Arial" w:cs="Arial"/>
        </w:rPr>
        <w:t>XGBoost</w:t>
      </w:r>
      <w:proofErr w:type="spellEnd"/>
      <w:r w:rsidRPr="003F570A">
        <w:rPr>
          <w:rFonts w:ascii="Arial" w:hAnsi="Arial" w:cs="Arial"/>
        </w:rPr>
        <w:t xml:space="preserve">, </w:t>
      </w:r>
      <w:proofErr w:type="spellStart"/>
      <w:r w:rsidRPr="003F570A">
        <w:rPr>
          <w:rFonts w:ascii="Arial" w:hAnsi="Arial" w:cs="Arial"/>
        </w:rPr>
        <w:t>LightGBM</w:t>
      </w:r>
      <w:proofErr w:type="spellEnd"/>
      <w:r w:rsidRPr="003F570A">
        <w:rPr>
          <w:rFonts w:ascii="Arial" w:hAnsi="Arial" w:cs="Arial"/>
        </w:rPr>
        <w:t xml:space="preserve">, and </w:t>
      </w:r>
      <w:proofErr w:type="spellStart"/>
      <w:r w:rsidRPr="003F570A">
        <w:rPr>
          <w:rFonts w:ascii="Arial" w:hAnsi="Arial" w:cs="Arial"/>
        </w:rPr>
        <w:t>CatBoost</w:t>
      </w:r>
      <w:proofErr w:type="spellEnd"/>
      <w:r w:rsidRPr="003F570A">
        <w:rPr>
          <w:rFonts w:ascii="Arial" w:hAnsi="Arial" w:cs="Arial"/>
        </w:rPr>
        <w:t>.</w:t>
      </w:r>
    </w:p>
    <w:p w14:paraId="15A75B1B" w14:textId="77777777" w:rsidR="00C33B54" w:rsidRDefault="00C33B54" w:rsidP="00E03A5E">
      <w:pPr>
        <w:spacing w:line="360" w:lineRule="auto"/>
        <w:rPr>
          <w:rFonts w:ascii="Arial" w:hAnsi="Arial" w:cs="Arial"/>
        </w:rPr>
      </w:pPr>
    </w:p>
    <w:p w14:paraId="0D62F6C5" w14:textId="77777777" w:rsidR="003F570A" w:rsidRPr="00F8172E" w:rsidRDefault="003F570A" w:rsidP="00E03A5E">
      <w:pPr>
        <w:spacing w:line="360" w:lineRule="auto"/>
        <w:rPr>
          <w:rFonts w:ascii="Arial" w:hAnsi="Arial" w:cs="Arial"/>
          <w:b/>
          <w:bCs/>
          <w:sz w:val="28"/>
          <w:szCs w:val="28"/>
        </w:rPr>
      </w:pPr>
      <w:r w:rsidRPr="00F8172E">
        <w:rPr>
          <w:rFonts w:ascii="Arial" w:hAnsi="Arial" w:cs="Arial"/>
          <w:b/>
          <w:bCs/>
          <w:sz w:val="28"/>
          <w:szCs w:val="28"/>
        </w:rPr>
        <w:t>8.1 Random Forest</w:t>
      </w:r>
    </w:p>
    <w:p w14:paraId="5D982902" w14:textId="77777777" w:rsidR="003F570A" w:rsidRDefault="003F570A" w:rsidP="00E03A5E">
      <w:pPr>
        <w:spacing w:line="360" w:lineRule="auto"/>
        <w:rPr>
          <w:rFonts w:ascii="Arial" w:hAnsi="Arial" w:cs="Arial"/>
        </w:rPr>
      </w:pPr>
    </w:p>
    <w:p w14:paraId="01526A64" w14:textId="77777777" w:rsidR="003F570A" w:rsidRPr="00F8172E" w:rsidRDefault="003F570A" w:rsidP="00E03A5E">
      <w:pPr>
        <w:spacing w:line="360" w:lineRule="auto"/>
        <w:rPr>
          <w:rFonts w:ascii="Arial" w:hAnsi="Arial" w:cs="Arial"/>
          <w:b/>
          <w:bCs/>
        </w:rPr>
      </w:pPr>
      <w:commentRangeStart w:id="164"/>
      <w:r w:rsidRPr="00F8172E">
        <w:rPr>
          <w:rFonts w:ascii="Arial" w:hAnsi="Arial" w:cs="Arial"/>
          <w:b/>
          <w:bCs/>
        </w:rPr>
        <w:t>8.1.1 Theoretical Overview</w:t>
      </w:r>
      <w:commentRangeEnd w:id="164"/>
      <w:r w:rsidR="002B114A">
        <w:rPr>
          <w:rStyle w:val="a8"/>
        </w:rPr>
        <w:commentReference w:id="164"/>
      </w:r>
    </w:p>
    <w:p w14:paraId="5DC14969" w14:textId="77777777" w:rsidR="003F570A" w:rsidRDefault="003F570A" w:rsidP="00E03A5E">
      <w:pPr>
        <w:spacing w:line="360" w:lineRule="auto"/>
        <w:rPr>
          <w:rFonts w:ascii="Arial" w:hAnsi="Arial" w:cs="Arial"/>
          <w:lang w:val="en-US"/>
        </w:rPr>
      </w:pPr>
    </w:p>
    <w:p w14:paraId="46698755" w14:textId="77777777" w:rsidR="003F570A" w:rsidRPr="003F570A" w:rsidRDefault="003F570A" w:rsidP="00E03A5E">
      <w:pPr>
        <w:spacing w:line="360" w:lineRule="auto"/>
        <w:rPr>
          <w:rFonts w:ascii="Arial" w:hAnsi="Arial" w:cs="Arial"/>
          <w:lang w:val="en-US"/>
        </w:rPr>
      </w:pPr>
      <w:r w:rsidRPr="003F570A">
        <w:rPr>
          <w:rFonts w:ascii="Arial" w:hAnsi="Arial" w:cs="Arial"/>
          <w:lang w:val="en-US"/>
        </w:rPr>
        <w:t>Random Forest is an ensemble learning method that combines multiple decision trees to produce a more generalized and accurate prediction. The underlying mechanism is rooted in the "bagging" approach, where multiple weak learners (in this case, decision trees) combine to form a robust model.</w:t>
      </w:r>
    </w:p>
    <w:p w14:paraId="09E62999" w14:textId="77777777" w:rsidR="003F570A" w:rsidRPr="003F570A" w:rsidRDefault="003F570A" w:rsidP="00E03A5E">
      <w:pPr>
        <w:spacing w:line="360" w:lineRule="auto"/>
        <w:rPr>
          <w:rFonts w:ascii="Arial" w:hAnsi="Arial" w:cs="Arial"/>
          <w:lang w:val="en-US"/>
        </w:rPr>
      </w:pPr>
    </w:p>
    <w:p w14:paraId="2824339B" w14:textId="3F1525FC" w:rsidR="00C33B54" w:rsidRDefault="0065367D" w:rsidP="00E03A5E">
      <w:pPr>
        <w:spacing w:line="360" w:lineRule="auto"/>
        <w:rPr>
          <w:rFonts w:ascii="Arial" w:hAnsi="Arial" w:cs="Arial"/>
        </w:rPr>
      </w:pPr>
      <w:r>
        <w:rPr>
          <w:rFonts w:ascii="Arial" w:hAnsi="Arial" w:cs="Arial"/>
        </w:rPr>
        <w:t xml:space="preserve">Given a training set </w:t>
      </w:r>
      <m:oMath>
        <m:r>
          <w:rPr>
            <w:rFonts w:ascii="Cambria Math" w:hAnsi="Cambria Math" w:cs="Arial"/>
          </w:rPr>
          <m:t xml:space="preserve">X= </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 xml:space="preserve">, …, </m:t>
        </m:r>
        <m:sSub>
          <m:sSubPr>
            <m:ctrlPr>
              <w:rPr>
                <w:rFonts w:ascii="Cambria Math" w:hAnsi="Cambria Math" w:cs="Arial"/>
                <w:i/>
              </w:rPr>
            </m:ctrlPr>
          </m:sSubPr>
          <m:e>
            <m:r>
              <w:rPr>
                <w:rFonts w:ascii="Cambria Math" w:hAnsi="Cambria Math" w:cs="Arial"/>
              </w:rPr>
              <m:t>x</m:t>
            </m:r>
          </m:e>
          <m:sub>
            <m:r>
              <w:rPr>
                <w:rFonts w:ascii="Cambria Math" w:hAnsi="Cambria Math" w:cs="Arial"/>
              </w:rPr>
              <m:t>n</m:t>
            </m:r>
          </m:sub>
        </m:sSub>
      </m:oMath>
      <w:r>
        <w:rPr>
          <w:rFonts w:ascii="Arial" w:hAnsi="Arial" w:cs="Arial"/>
        </w:rPr>
        <w:t xml:space="preserve">with responses </w:t>
      </w:r>
      <m:oMath>
        <m:r>
          <w:rPr>
            <w:rFonts w:ascii="Cambria Math" w:hAnsi="Cambria Math" w:cs="Arial"/>
          </w:rPr>
          <m:t xml:space="preserve">Y= </m:t>
        </m:r>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r>
          <w:rPr>
            <w:rFonts w:ascii="Cambria Math" w:hAnsi="Cambria Math" w:cs="Arial"/>
          </w:rPr>
          <m:t xml:space="preserve">, …, </m:t>
        </m:r>
        <m:sSub>
          <m:sSubPr>
            <m:ctrlPr>
              <w:rPr>
                <w:rFonts w:ascii="Cambria Math" w:hAnsi="Cambria Math" w:cs="Arial"/>
                <w:i/>
              </w:rPr>
            </m:ctrlPr>
          </m:sSubPr>
          <m:e>
            <m:r>
              <w:rPr>
                <w:rFonts w:ascii="Cambria Math" w:hAnsi="Cambria Math" w:cs="Arial"/>
              </w:rPr>
              <m:t>y</m:t>
            </m:r>
          </m:e>
          <m:sub>
            <m:r>
              <w:rPr>
                <w:rFonts w:ascii="Cambria Math" w:hAnsi="Cambria Math" w:cs="Arial"/>
              </w:rPr>
              <m:t>n</m:t>
            </m:r>
          </m:sub>
        </m:sSub>
      </m:oMath>
      <w:r>
        <w:rPr>
          <w:rFonts w:ascii="Arial" w:hAnsi="Arial" w:cs="Arial"/>
        </w:rPr>
        <w:t xml:space="preserve">, </w:t>
      </w:r>
      <w:proofErr w:type="gramStart"/>
      <w:r>
        <w:rPr>
          <w:rFonts w:ascii="Arial" w:hAnsi="Arial" w:cs="Arial"/>
        </w:rPr>
        <w:t>the a</w:t>
      </w:r>
      <w:proofErr w:type="gramEnd"/>
      <w:del w:id="165" w:author="He He (Staff)" w:date="2023-08-20T15:02:00Z">
        <w:r w:rsidDel="002B114A">
          <w:rPr>
            <w:rFonts w:ascii="Arial" w:hAnsi="Arial" w:cs="Arial"/>
          </w:rPr>
          <w:delText>a</w:delText>
        </w:r>
      </w:del>
      <w:r>
        <w:rPr>
          <w:rFonts w:ascii="Arial" w:hAnsi="Arial" w:cs="Arial"/>
        </w:rPr>
        <w:t>lgorithm for Random Forest is:</w:t>
      </w:r>
    </w:p>
    <w:p w14:paraId="0C74B6BA" w14:textId="3949F67A" w:rsidR="0065367D" w:rsidRPr="0065367D" w:rsidRDefault="0065367D" w:rsidP="00E03A5E">
      <w:pPr>
        <w:pStyle w:val="a3"/>
        <w:numPr>
          <w:ilvl w:val="0"/>
          <w:numId w:val="7"/>
        </w:numPr>
        <w:spacing w:line="360" w:lineRule="auto"/>
        <w:rPr>
          <w:rFonts w:ascii="Arial" w:hAnsi="Arial" w:cs="Arial"/>
          <w:lang w:val="en-US"/>
        </w:rPr>
      </w:pPr>
      <w:r w:rsidRPr="0065367D">
        <w:rPr>
          <w:rFonts w:ascii="Arial" w:hAnsi="Arial" w:cs="Arial"/>
        </w:rPr>
        <w:t xml:space="preserve">For </w:t>
      </w:r>
      <m:oMath>
        <m:r>
          <w:rPr>
            <w:rFonts w:ascii="Cambria Math" w:hAnsi="Cambria Math" w:cs="Arial"/>
          </w:rPr>
          <m:t>b=1</m:t>
        </m:r>
      </m:oMath>
      <w:r w:rsidRPr="0065367D">
        <w:rPr>
          <w:rFonts w:ascii="Arial" w:hAnsi="Arial" w:cs="Arial"/>
        </w:rPr>
        <w:t xml:space="preserve"> to</w:t>
      </w:r>
      <w:r>
        <w:rPr>
          <w:rFonts w:ascii="Arial" w:hAnsi="Arial" w:cs="Arial"/>
        </w:rPr>
        <w:t xml:space="preserve"> </w:t>
      </w:r>
      <m:oMath>
        <m:r>
          <w:rPr>
            <w:rFonts w:ascii="Cambria Math" w:hAnsi="Cambria Math" w:cs="Arial"/>
          </w:rPr>
          <m:t>B</m:t>
        </m:r>
      </m:oMath>
      <w:r>
        <w:rPr>
          <w:rFonts w:ascii="Arial" w:hAnsi="Arial" w:cs="Arial"/>
        </w:rPr>
        <w:t xml:space="preserve"> (where </w:t>
      </w:r>
      <m:oMath>
        <m:r>
          <w:rPr>
            <w:rFonts w:ascii="Cambria Math" w:hAnsi="Cambria Math" w:cs="Arial"/>
          </w:rPr>
          <m:t>B</m:t>
        </m:r>
      </m:oMath>
      <w:r>
        <w:rPr>
          <w:rFonts w:ascii="Arial" w:hAnsi="Arial" w:cs="Arial"/>
        </w:rPr>
        <w:t xml:space="preserve"> is the number of trees):</w:t>
      </w:r>
    </w:p>
    <w:p w14:paraId="59115207" w14:textId="1A3885E2" w:rsidR="003B742C" w:rsidRPr="003B742C" w:rsidRDefault="003B742C" w:rsidP="00E03A5E">
      <w:pPr>
        <w:pStyle w:val="a3"/>
        <w:numPr>
          <w:ilvl w:val="0"/>
          <w:numId w:val="9"/>
        </w:numPr>
        <w:spacing w:line="360" w:lineRule="auto"/>
        <w:rPr>
          <w:rFonts w:ascii="Arial" w:hAnsi="Arial" w:cs="Arial"/>
          <w:lang w:val="en-US"/>
        </w:rPr>
      </w:pPr>
      <w:r w:rsidRPr="003B742C">
        <w:rPr>
          <w:rFonts w:ascii="Arial" w:hAnsi="Arial" w:cs="Arial"/>
          <w:lang w:val="en-US"/>
        </w:rPr>
        <w:t xml:space="preserve">Draw a bootstrap sample </w:t>
      </w:r>
      <m:oMath>
        <m:r>
          <w:rPr>
            <w:rFonts w:ascii="Cambria Math" w:hAnsi="Cambria Math" w:cs="Arial"/>
            <w:lang w:val="en-US"/>
          </w:rPr>
          <m:t>Z</m:t>
        </m:r>
      </m:oMath>
      <w:r w:rsidRPr="003B742C">
        <w:rPr>
          <w:rFonts w:ascii="Arial" w:hAnsi="Arial" w:cs="Arial"/>
          <w:lang w:val="en-US"/>
        </w:rPr>
        <w:t xml:space="preserve"> of size</w:t>
      </w:r>
      <w:r>
        <w:rPr>
          <w:rFonts w:ascii="Arial" w:hAnsi="Arial" w:cs="Arial"/>
          <w:lang w:val="en-US"/>
        </w:rPr>
        <w:t xml:space="preserve"> </w:t>
      </w:r>
      <m:oMath>
        <m:r>
          <w:rPr>
            <w:rFonts w:ascii="Cambria Math" w:hAnsi="Cambria Math" w:cs="Arial"/>
            <w:lang w:val="en-US"/>
          </w:rPr>
          <m:t>n</m:t>
        </m:r>
      </m:oMath>
      <w:r w:rsidRPr="003B742C">
        <w:rPr>
          <w:rFonts w:ascii="Arial" w:hAnsi="Arial" w:cs="Arial"/>
          <w:lang w:val="en-US"/>
        </w:rPr>
        <w:t xml:space="preserve"> from the training data.</w:t>
      </w:r>
    </w:p>
    <w:p w14:paraId="1278544C" w14:textId="77777777" w:rsidR="003B742C" w:rsidRDefault="003B742C" w:rsidP="00E03A5E">
      <w:pPr>
        <w:pStyle w:val="a3"/>
        <w:numPr>
          <w:ilvl w:val="0"/>
          <w:numId w:val="9"/>
        </w:numPr>
        <w:spacing w:line="360" w:lineRule="auto"/>
        <w:rPr>
          <w:rFonts w:ascii="Arial" w:hAnsi="Arial" w:cs="Arial"/>
          <w:lang w:val="en-US"/>
        </w:rPr>
      </w:pPr>
      <w:r w:rsidRPr="003B742C">
        <w:rPr>
          <w:rFonts w:ascii="Arial" w:hAnsi="Arial" w:cs="Arial"/>
          <w:lang w:val="en-US"/>
        </w:rPr>
        <w:t>Grow a decision tree</w:t>
      </w:r>
      <w:r w:rsidRPr="003B742C">
        <w:rPr>
          <w:rFonts w:ascii="Cambria Math" w:hAnsi="Cambria Math" w:cs="Arial"/>
          <w:i/>
        </w:rPr>
        <w:t xml:space="preserve"> </w:t>
      </w:r>
      <m:oMath>
        <m:sSub>
          <m:sSubPr>
            <m:ctrlPr>
              <w:rPr>
                <w:rFonts w:ascii="Cambria Math" w:hAnsi="Cambria Math" w:cs="Arial"/>
                <w:i/>
              </w:rPr>
            </m:ctrlPr>
          </m:sSubPr>
          <m:e>
            <m:r>
              <w:rPr>
                <w:rFonts w:ascii="Cambria Math" w:hAnsi="Cambria Math" w:cs="Arial"/>
              </w:rPr>
              <m:t>T</m:t>
            </m:r>
          </m:e>
          <m:sub>
            <m:r>
              <w:rPr>
                <w:rFonts w:ascii="Cambria Math" w:hAnsi="Cambria Math" w:cs="Arial"/>
              </w:rPr>
              <m:t>b</m:t>
            </m:r>
          </m:sub>
        </m:sSub>
      </m:oMath>
      <w:r w:rsidRPr="003B742C">
        <w:rPr>
          <w:rFonts w:ascii="Arial" w:hAnsi="Arial" w:cs="Arial"/>
          <w:lang w:val="en-US"/>
        </w:rPr>
        <w:t>​</w:t>
      </w:r>
      <w:r>
        <w:rPr>
          <w:rFonts w:ascii="Arial" w:hAnsi="Arial" w:cs="Arial"/>
          <w:lang w:val="en-US"/>
        </w:rPr>
        <w:t xml:space="preserve"> </w:t>
      </w:r>
      <w:r w:rsidRPr="003B742C">
        <w:rPr>
          <w:rFonts w:ascii="Arial" w:hAnsi="Arial" w:cs="Arial"/>
          <w:lang w:val="en-US"/>
        </w:rPr>
        <w:t>to the bootstrapped data by recursively repeating the following process for each terminal node of the tree, until the node size is less than the threshold:</w:t>
      </w:r>
    </w:p>
    <w:p w14:paraId="503EE768" w14:textId="77777777" w:rsidR="003B742C" w:rsidRDefault="003B742C" w:rsidP="00E03A5E">
      <w:pPr>
        <w:pStyle w:val="a3"/>
        <w:numPr>
          <w:ilvl w:val="1"/>
          <w:numId w:val="9"/>
        </w:numPr>
        <w:spacing w:line="360" w:lineRule="auto"/>
        <w:rPr>
          <w:rFonts w:ascii="Arial" w:hAnsi="Arial" w:cs="Arial"/>
          <w:lang w:val="en-US"/>
        </w:rPr>
      </w:pPr>
      <w:r w:rsidRPr="003B742C">
        <w:rPr>
          <w:rFonts w:ascii="Arial" w:hAnsi="Arial" w:cs="Arial"/>
          <w:lang w:val="en-US"/>
        </w:rPr>
        <w:t xml:space="preserve">Select </w:t>
      </w:r>
      <m:oMath>
        <m:r>
          <w:rPr>
            <w:rFonts w:ascii="Cambria Math" w:hAnsi="Cambria Math" w:cs="Arial"/>
          </w:rPr>
          <m:t xml:space="preserve">m </m:t>
        </m:r>
      </m:oMath>
      <w:r w:rsidRPr="003B742C">
        <w:rPr>
          <w:rFonts w:ascii="Arial" w:hAnsi="Arial" w:cs="Arial"/>
          <w:lang w:val="en-US"/>
        </w:rPr>
        <w:t xml:space="preserve">variables randomly from the </w:t>
      </w:r>
      <m:oMath>
        <m:r>
          <w:rPr>
            <w:rFonts w:ascii="Cambria Math" w:hAnsi="Cambria Math" w:cs="Arial"/>
            <w:lang w:val="en-US"/>
          </w:rPr>
          <m:t xml:space="preserve">p </m:t>
        </m:r>
      </m:oMath>
      <w:r w:rsidRPr="003B742C">
        <w:rPr>
          <w:rFonts w:ascii="Arial" w:hAnsi="Arial" w:cs="Arial"/>
          <w:lang w:val="en-US"/>
        </w:rPr>
        <w:t>predictors.</w:t>
      </w:r>
    </w:p>
    <w:p w14:paraId="21637A35" w14:textId="54620AA3" w:rsidR="0065367D" w:rsidRPr="003B742C" w:rsidRDefault="003B742C" w:rsidP="00E03A5E">
      <w:pPr>
        <w:pStyle w:val="a3"/>
        <w:numPr>
          <w:ilvl w:val="1"/>
          <w:numId w:val="9"/>
        </w:numPr>
        <w:spacing w:line="360" w:lineRule="auto"/>
        <w:rPr>
          <w:rFonts w:ascii="Arial" w:hAnsi="Arial" w:cs="Arial"/>
          <w:lang w:val="en-US"/>
        </w:rPr>
      </w:pPr>
      <w:r w:rsidRPr="003B742C">
        <w:rPr>
          <w:rFonts w:ascii="Arial" w:hAnsi="Arial" w:cs="Arial"/>
          <w:lang w:val="en-US"/>
        </w:rPr>
        <w:t>Split the node using the variable that provides the best split, according to some objective function (e.g., minimizing the Gini coefficient).</w:t>
      </w:r>
    </w:p>
    <w:p w14:paraId="2AA16782" w14:textId="1BB9CA98" w:rsidR="0065367D" w:rsidRDefault="003B742C" w:rsidP="00E03A5E">
      <w:pPr>
        <w:spacing w:line="360" w:lineRule="auto"/>
        <w:ind w:left="360"/>
        <w:rPr>
          <w:rFonts w:ascii="Arial" w:hAnsi="Arial" w:cs="Arial"/>
        </w:rPr>
      </w:pPr>
      <w:r w:rsidRPr="003B742C">
        <w:rPr>
          <w:rFonts w:ascii="Arial" w:hAnsi="Arial" w:cs="Arial"/>
          <w:lang w:val="en-US"/>
        </w:rPr>
        <w:t>The forest's output for a test observation is the mode of the outputs of the</w:t>
      </w:r>
      <w:r>
        <w:rPr>
          <w:rFonts w:ascii="Arial" w:hAnsi="Arial" w:cs="Arial"/>
          <w:lang w:val="en-US"/>
        </w:rPr>
        <w:t xml:space="preserve"> </w:t>
      </w:r>
      <m:oMath>
        <m:r>
          <w:rPr>
            <w:rFonts w:ascii="Cambria Math" w:hAnsi="Cambria Math" w:cs="Arial"/>
          </w:rPr>
          <m:t>B</m:t>
        </m:r>
      </m:oMath>
      <w:r>
        <w:rPr>
          <w:rFonts w:ascii="Arial" w:hAnsi="Arial" w:cs="Arial"/>
        </w:rPr>
        <w:t xml:space="preserve"> trees.</w:t>
      </w:r>
    </w:p>
    <w:p w14:paraId="613F3DCA" w14:textId="77777777" w:rsidR="003B742C" w:rsidRDefault="003B742C" w:rsidP="00E03A5E">
      <w:pPr>
        <w:spacing w:line="360" w:lineRule="auto"/>
        <w:ind w:left="360"/>
        <w:rPr>
          <w:rFonts w:ascii="Arial" w:hAnsi="Arial" w:cs="Arial"/>
        </w:rPr>
      </w:pPr>
    </w:p>
    <w:p w14:paraId="714DFEBE" w14:textId="3694D5B9" w:rsidR="003B742C" w:rsidRPr="00F8172E" w:rsidRDefault="003B742C" w:rsidP="00E03A5E">
      <w:pPr>
        <w:spacing w:line="360" w:lineRule="auto"/>
        <w:rPr>
          <w:rFonts w:ascii="Arial" w:hAnsi="Arial" w:cs="Arial"/>
          <w:b/>
          <w:bCs/>
        </w:rPr>
      </w:pPr>
      <w:r w:rsidRPr="00F8172E">
        <w:rPr>
          <w:rFonts w:ascii="Arial" w:hAnsi="Arial" w:cs="Arial"/>
          <w:b/>
          <w:bCs/>
        </w:rPr>
        <w:t>8.1.2 Methodology</w:t>
      </w:r>
    </w:p>
    <w:p w14:paraId="24898FBE" w14:textId="77777777" w:rsidR="003B742C" w:rsidRDefault="003B742C" w:rsidP="00E03A5E">
      <w:pPr>
        <w:spacing w:line="360" w:lineRule="auto"/>
        <w:ind w:left="360"/>
        <w:rPr>
          <w:rFonts w:ascii="Arial" w:hAnsi="Arial" w:cs="Arial"/>
        </w:rPr>
      </w:pPr>
    </w:p>
    <w:p w14:paraId="67655FD1" w14:textId="7F2AD68C" w:rsidR="003B742C" w:rsidRDefault="003B742C" w:rsidP="00E03A5E">
      <w:pPr>
        <w:spacing w:line="360" w:lineRule="auto"/>
        <w:rPr>
          <w:rFonts w:ascii="Arial" w:hAnsi="Arial" w:cs="Arial"/>
        </w:rPr>
      </w:pPr>
      <w:del w:id="166" w:author="He He (Staff)" w:date="2023-08-20T15:03:00Z">
        <w:r w:rsidDel="002B114A">
          <w:rPr>
            <w:rFonts w:ascii="Arial" w:hAnsi="Arial" w:cs="Arial"/>
          </w:rPr>
          <w:delText>For our analysis</w:delText>
        </w:r>
      </w:del>
      <w:ins w:id="167" w:author="He He (Staff)" w:date="2023-08-20T15:03:00Z">
        <w:r w:rsidR="002B114A">
          <w:rPr>
            <w:rFonts w:ascii="Arial" w:hAnsi="Arial" w:cs="Arial"/>
          </w:rPr>
          <w:t>In the context of this study</w:t>
        </w:r>
      </w:ins>
      <w:r>
        <w:rPr>
          <w:rFonts w:ascii="Arial" w:hAnsi="Arial" w:cs="Arial"/>
        </w:rPr>
        <w:t>:</w:t>
      </w:r>
    </w:p>
    <w:p w14:paraId="0CA16371" w14:textId="77777777" w:rsidR="003B742C" w:rsidRPr="003B742C" w:rsidRDefault="003B742C" w:rsidP="00E03A5E">
      <w:pPr>
        <w:pStyle w:val="a3"/>
        <w:numPr>
          <w:ilvl w:val="0"/>
          <w:numId w:val="10"/>
        </w:numPr>
        <w:spacing w:line="360" w:lineRule="auto"/>
        <w:rPr>
          <w:rFonts w:ascii="Arial" w:hAnsi="Arial" w:cs="Arial"/>
          <w:lang w:val="en-US"/>
        </w:rPr>
      </w:pPr>
      <w:r w:rsidRPr="003B742C">
        <w:rPr>
          <w:rFonts w:ascii="Arial" w:hAnsi="Arial" w:cs="Arial"/>
          <w:lang w:val="en-US"/>
        </w:rPr>
        <w:t>Features: All columns except 'Date', '</w:t>
      </w:r>
      <w:proofErr w:type="spellStart"/>
      <w:r w:rsidRPr="003B742C">
        <w:rPr>
          <w:rFonts w:ascii="Arial" w:hAnsi="Arial" w:cs="Arial"/>
          <w:lang w:val="en-US"/>
        </w:rPr>
        <w:t>PositiveReturn</w:t>
      </w:r>
      <w:proofErr w:type="spellEnd"/>
      <w:r w:rsidRPr="003B742C">
        <w:rPr>
          <w:rFonts w:ascii="Arial" w:hAnsi="Arial" w:cs="Arial"/>
          <w:lang w:val="en-US"/>
        </w:rPr>
        <w:t>', and 'Ticker'.</w:t>
      </w:r>
    </w:p>
    <w:p w14:paraId="26709C4D" w14:textId="77777777" w:rsidR="003B742C" w:rsidRPr="003B742C" w:rsidRDefault="003B742C" w:rsidP="00E03A5E">
      <w:pPr>
        <w:pStyle w:val="a3"/>
        <w:numPr>
          <w:ilvl w:val="0"/>
          <w:numId w:val="10"/>
        </w:numPr>
        <w:spacing w:line="360" w:lineRule="auto"/>
        <w:rPr>
          <w:rFonts w:ascii="Arial" w:hAnsi="Arial" w:cs="Arial"/>
          <w:lang w:val="en-US"/>
        </w:rPr>
      </w:pPr>
      <w:r w:rsidRPr="003B742C">
        <w:rPr>
          <w:rFonts w:ascii="Arial" w:hAnsi="Arial" w:cs="Arial"/>
          <w:lang w:val="en-US"/>
        </w:rPr>
        <w:t>Target Variable: '</w:t>
      </w:r>
      <w:proofErr w:type="spellStart"/>
      <w:r w:rsidRPr="003B742C">
        <w:rPr>
          <w:rFonts w:ascii="Arial" w:hAnsi="Arial" w:cs="Arial"/>
          <w:lang w:val="en-US"/>
        </w:rPr>
        <w:t>PositiveReturn</w:t>
      </w:r>
      <w:proofErr w:type="spellEnd"/>
      <w:r w:rsidRPr="003B742C">
        <w:rPr>
          <w:rFonts w:ascii="Arial" w:hAnsi="Arial" w:cs="Arial"/>
          <w:lang w:val="en-US"/>
        </w:rPr>
        <w:t>'.</w:t>
      </w:r>
    </w:p>
    <w:p w14:paraId="71606F35" w14:textId="4928FCEE" w:rsidR="003B742C" w:rsidRDefault="003B742C" w:rsidP="00E03A5E">
      <w:pPr>
        <w:pStyle w:val="a3"/>
        <w:numPr>
          <w:ilvl w:val="0"/>
          <w:numId w:val="10"/>
        </w:numPr>
        <w:spacing w:line="360" w:lineRule="auto"/>
        <w:rPr>
          <w:rFonts w:ascii="Arial" w:hAnsi="Arial" w:cs="Arial"/>
          <w:lang w:val="en-US"/>
        </w:rPr>
      </w:pPr>
      <w:r w:rsidRPr="003B742C">
        <w:rPr>
          <w:rFonts w:ascii="Arial" w:hAnsi="Arial" w:cs="Arial"/>
          <w:lang w:val="en-US"/>
        </w:rPr>
        <w:t>Data Split: 80% training, 20% test.</w:t>
      </w:r>
    </w:p>
    <w:p w14:paraId="19D66C81" w14:textId="64E48F27" w:rsidR="003B742C" w:rsidRDefault="003B742C" w:rsidP="00E03A5E">
      <w:pPr>
        <w:pStyle w:val="a3"/>
        <w:numPr>
          <w:ilvl w:val="0"/>
          <w:numId w:val="10"/>
        </w:numPr>
        <w:spacing w:line="360" w:lineRule="auto"/>
        <w:rPr>
          <w:rFonts w:ascii="Arial" w:hAnsi="Arial" w:cs="Arial"/>
          <w:lang w:val="en-US"/>
        </w:rPr>
      </w:pPr>
      <w:commentRangeStart w:id="168"/>
      <w:r w:rsidRPr="003B742C">
        <w:rPr>
          <w:rFonts w:ascii="Arial" w:hAnsi="Arial" w:cs="Arial"/>
          <w:lang w:val="en-US"/>
        </w:rPr>
        <w:t>Hyperparameters</w:t>
      </w:r>
      <w:commentRangeEnd w:id="168"/>
      <w:r w:rsidR="002761F9">
        <w:rPr>
          <w:rStyle w:val="a8"/>
        </w:rPr>
        <w:commentReference w:id="168"/>
      </w:r>
      <w:r w:rsidRPr="003B742C">
        <w:rPr>
          <w:rFonts w:ascii="Arial" w:hAnsi="Arial" w:cs="Arial"/>
          <w:lang w:val="en-US"/>
        </w:rPr>
        <w:t>: Number of trees</w:t>
      </w:r>
      <w:r>
        <w:rPr>
          <w:rFonts w:ascii="Arial" w:hAnsi="Arial" w:cs="Arial"/>
          <w:lang w:val="en-US"/>
        </w:rPr>
        <w:t xml:space="preserve"> (</w:t>
      </w:r>
      <m:oMath>
        <m:sSub>
          <m:sSubPr>
            <m:ctrlPr>
              <w:rPr>
                <w:rFonts w:ascii="Cambria Math" w:hAnsi="Cambria Math" w:cs="Arial"/>
                <w:i/>
              </w:rPr>
            </m:ctrlPr>
          </m:sSubPr>
          <m:e>
            <m:r>
              <w:rPr>
                <w:rFonts w:ascii="Cambria Math" w:hAnsi="Cambria Math" w:cs="Arial"/>
              </w:rPr>
              <m:t>n</m:t>
            </m:r>
          </m:e>
          <m:sub>
            <m:r>
              <w:rPr>
                <w:rFonts w:ascii="Cambria Math" w:hAnsi="Cambria Math" w:cs="Arial"/>
              </w:rPr>
              <m:t>estimators</m:t>
            </m:r>
          </m:sub>
        </m:sSub>
      </m:oMath>
      <w:r>
        <w:rPr>
          <w:rFonts w:ascii="Arial" w:hAnsi="Arial" w:cs="Arial"/>
          <w:lang w:val="en-US"/>
        </w:rPr>
        <w:t>) = 100.</w:t>
      </w:r>
    </w:p>
    <w:p w14:paraId="5F4D983F" w14:textId="77777777" w:rsidR="003B742C" w:rsidRDefault="003B742C" w:rsidP="00E03A5E">
      <w:pPr>
        <w:spacing w:line="360" w:lineRule="auto"/>
        <w:rPr>
          <w:rFonts w:ascii="Arial" w:hAnsi="Arial" w:cs="Arial"/>
          <w:lang w:val="en-US"/>
        </w:rPr>
      </w:pPr>
    </w:p>
    <w:p w14:paraId="59724DEF" w14:textId="254B9653" w:rsidR="003B742C" w:rsidRPr="00F8172E" w:rsidRDefault="003B742C" w:rsidP="00E03A5E">
      <w:pPr>
        <w:spacing w:line="360" w:lineRule="auto"/>
        <w:rPr>
          <w:rFonts w:ascii="Arial" w:hAnsi="Arial" w:cs="Arial"/>
          <w:b/>
          <w:bCs/>
          <w:lang w:val="en-US"/>
        </w:rPr>
      </w:pPr>
      <w:r w:rsidRPr="00F8172E">
        <w:rPr>
          <w:rFonts w:ascii="Arial" w:hAnsi="Arial" w:cs="Arial"/>
          <w:b/>
          <w:bCs/>
          <w:lang w:val="en-US"/>
        </w:rPr>
        <w:t>8.1.3 Results</w:t>
      </w:r>
    </w:p>
    <w:p w14:paraId="6A7E5868" w14:textId="77777777" w:rsidR="003B742C" w:rsidRPr="003B742C" w:rsidRDefault="003B742C" w:rsidP="00E03A5E">
      <w:pPr>
        <w:spacing w:line="360" w:lineRule="auto"/>
        <w:rPr>
          <w:rFonts w:ascii="Arial" w:hAnsi="Arial" w:cs="Arial"/>
          <w:lang w:val="en-US"/>
        </w:rPr>
      </w:pPr>
      <w:commentRangeStart w:id="169"/>
      <w:r w:rsidRPr="003B742C">
        <w:rPr>
          <w:rFonts w:ascii="Arial" w:hAnsi="Arial" w:cs="Arial"/>
          <w:lang w:val="en-US"/>
        </w:rPr>
        <w:lastRenderedPageBreak/>
        <w:t>To quantitatively assess the performance, we utilized the Area Under the Curve (AUC) score, given by:</w:t>
      </w:r>
      <w:commentRangeEnd w:id="169"/>
      <w:r w:rsidR="002761F9">
        <w:rPr>
          <w:rStyle w:val="a8"/>
        </w:rPr>
        <w:commentReference w:id="169"/>
      </w:r>
    </w:p>
    <w:p w14:paraId="6B38ACC7" w14:textId="7FFAF346" w:rsidR="0065367D" w:rsidRPr="0065367D" w:rsidRDefault="0065367D" w:rsidP="00E03A5E">
      <w:pPr>
        <w:spacing w:line="360" w:lineRule="auto"/>
        <w:rPr>
          <w:rFonts w:ascii="Arial" w:hAnsi="Arial" w:cs="Arial"/>
          <w:lang w:val="en-US"/>
        </w:rPr>
      </w:pPr>
    </w:p>
    <w:p w14:paraId="2111BFF7" w14:textId="0AB3A69F" w:rsidR="006520E6" w:rsidRPr="006520E6" w:rsidRDefault="006520E6" w:rsidP="00E03A5E">
      <w:pPr>
        <w:spacing w:line="360" w:lineRule="auto"/>
        <w:ind w:left="360"/>
        <w:rPr>
          <w:rFonts w:ascii="Arial" w:hAnsi="Arial" w:cs="Arial"/>
        </w:rPr>
      </w:pPr>
      <m:oMathPara>
        <m:oMath>
          <m:r>
            <w:rPr>
              <w:rFonts w:ascii="Cambria Math" w:hAnsi="Cambria Math" w:cs="Arial"/>
            </w:rPr>
            <m:t>AUC=</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1</m:t>
              </m:r>
            </m:sup>
            <m:e>
              <m:r>
                <w:rPr>
                  <w:rFonts w:ascii="Cambria Math" w:hAnsi="Cambria Math" w:cs="Arial"/>
                </w:rPr>
                <m:t>TPR(t)dFPR(t)</m:t>
              </m:r>
            </m:e>
          </m:nary>
        </m:oMath>
      </m:oMathPara>
    </w:p>
    <w:p w14:paraId="7FE8893F" w14:textId="27F3AB9D" w:rsidR="006520E6" w:rsidRDefault="006520E6" w:rsidP="00E03A5E">
      <w:pPr>
        <w:spacing w:line="360" w:lineRule="auto"/>
        <w:rPr>
          <w:rFonts w:ascii="Arial" w:hAnsi="Arial" w:cs="Arial"/>
          <w:lang w:val="en-US"/>
        </w:rPr>
      </w:pPr>
      <w:del w:id="170" w:author="He He (Staff)" w:date="2023-08-20T15:12:00Z">
        <w:r w:rsidDel="007063F6">
          <w:rPr>
            <w:rFonts w:ascii="Arial" w:hAnsi="Arial" w:cs="Arial"/>
            <w:lang w:val="en-US"/>
          </w:rPr>
          <w:delText>Where</w:delText>
        </w:r>
      </w:del>
      <w:ins w:id="171" w:author="He He (Staff)" w:date="2023-08-20T15:12:00Z">
        <w:r w:rsidR="007063F6">
          <w:rPr>
            <w:rFonts w:ascii="Arial" w:hAnsi="Arial" w:cs="Arial"/>
            <w:lang w:val="en-US"/>
          </w:rPr>
          <w:t>w</w:t>
        </w:r>
        <w:r w:rsidR="007063F6">
          <w:rPr>
            <w:rFonts w:ascii="Arial" w:hAnsi="Arial" w:cs="Arial"/>
            <w:lang w:val="en-US"/>
          </w:rPr>
          <w:t>here</w:t>
        </w:r>
      </w:ins>
      <w:r>
        <w:rPr>
          <w:rFonts w:ascii="Arial" w:hAnsi="Arial" w:cs="Arial"/>
          <w:lang w:val="en-US"/>
        </w:rPr>
        <w:t>:</w:t>
      </w:r>
    </w:p>
    <w:p w14:paraId="1DA7492B" w14:textId="0D57E17D" w:rsidR="006520E6" w:rsidRPr="006520E6" w:rsidRDefault="006520E6" w:rsidP="00E03A5E">
      <w:pPr>
        <w:pStyle w:val="a3"/>
        <w:numPr>
          <w:ilvl w:val="0"/>
          <w:numId w:val="11"/>
        </w:numPr>
        <w:spacing w:line="360" w:lineRule="auto"/>
        <w:rPr>
          <w:rFonts w:ascii="Cambria Math" w:hAnsi="Cambria Math" w:cs="Arial"/>
          <w:i/>
        </w:rPr>
      </w:pPr>
      <m:oMath>
        <m:r>
          <w:rPr>
            <w:rFonts w:ascii="Cambria Math" w:hAnsi="Cambria Math" w:cs="Arial"/>
          </w:rPr>
          <m:t>TPR</m:t>
        </m:r>
        <m:d>
          <m:dPr>
            <m:ctrlPr>
              <w:rPr>
                <w:rFonts w:ascii="Cambria Math" w:hAnsi="Cambria Math" w:cs="Arial"/>
                <w:i/>
              </w:rPr>
            </m:ctrlPr>
          </m:dPr>
          <m:e>
            <m:r>
              <w:rPr>
                <w:rFonts w:ascii="Cambria Math" w:hAnsi="Cambria Math" w:cs="Arial"/>
              </w:rPr>
              <m:t>t</m:t>
            </m:r>
          </m:e>
        </m:d>
      </m:oMath>
      <w:r w:rsidRPr="006520E6">
        <w:rPr>
          <w:rFonts w:ascii="Arial" w:hAnsi="Arial" w:cs="Arial"/>
        </w:rPr>
        <w:t xml:space="preserve"> is the true positive rate at threshold</w:t>
      </w:r>
      <w:r w:rsidRPr="006520E6">
        <w:rPr>
          <w:rFonts w:ascii="Cambria Math" w:hAnsi="Cambria Math" w:cs="Arial"/>
          <w:i/>
        </w:rPr>
        <w:t xml:space="preserve"> </w:t>
      </w:r>
      <m:oMath>
        <m:r>
          <w:rPr>
            <w:rFonts w:ascii="Cambria Math" w:hAnsi="Cambria Math" w:cs="Arial"/>
          </w:rPr>
          <m:t>t</m:t>
        </m:r>
      </m:oMath>
      <w:r w:rsidRPr="006520E6">
        <w:rPr>
          <w:rFonts w:ascii="Cambria Math" w:hAnsi="Cambria Math" w:cs="Arial"/>
          <w:i/>
        </w:rPr>
        <w:t>.</w:t>
      </w:r>
    </w:p>
    <w:p w14:paraId="6679AE08" w14:textId="4DCD8807" w:rsidR="006520E6" w:rsidRPr="00092D62" w:rsidRDefault="006520E6" w:rsidP="00E03A5E">
      <w:pPr>
        <w:pStyle w:val="a3"/>
        <w:numPr>
          <w:ilvl w:val="0"/>
          <w:numId w:val="11"/>
        </w:numPr>
        <w:spacing w:line="360" w:lineRule="auto"/>
        <w:rPr>
          <w:rFonts w:ascii="Arial" w:hAnsi="Arial" w:cs="Arial"/>
          <w:lang w:val="en-US"/>
        </w:rPr>
      </w:pPr>
      <m:oMath>
        <m:r>
          <w:rPr>
            <w:rFonts w:ascii="Cambria Math" w:hAnsi="Cambria Math" w:cs="Arial"/>
          </w:rPr>
          <m:t>dFPR(t)</m:t>
        </m:r>
      </m:oMath>
      <w:r w:rsidRPr="006520E6">
        <w:rPr>
          <w:rFonts w:ascii="Arial" w:hAnsi="Arial" w:cs="Arial"/>
        </w:rPr>
        <w:t xml:space="preserve"> is the false positive rate at threshold</w:t>
      </w:r>
      <w:r w:rsidRPr="006520E6">
        <w:rPr>
          <w:rFonts w:ascii="Cambria Math" w:hAnsi="Cambria Math" w:cs="Arial"/>
          <w:i/>
        </w:rPr>
        <w:t xml:space="preserve"> </w:t>
      </w:r>
      <m:oMath>
        <m:r>
          <w:rPr>
            <w:rFonts w:ascii="Cambria Math" w:hAnsi="Cambria Math" w:cs="Arial"/>
          </w:rPr>
          <m:t>t</m:t>
        </m:r>
      </m:oMath>
      <w:r w:rsidRPr="006520E6">
        <w:rPr>
          <w:rFonts w:ascii="Cambria Math" w:hAnsi="Cambria Math" w:cs="Arial"/>
          <w:i/>
        </w:rPr>
        <w:t>.</w:t>
      </w:r>
    </w:p>
    <w:p w14:paraId="3504206D" w14:textId="77777777" w:rsidR="00092D62" w:rsidRDefault="00092D62" w:rsidP="00E03A5E">
      <w:pPr>
        <w:spacing w:line="360" w:lineRule="auto"/>
        <w:rPr>
          <w:rFonts w:ascii="Arial" w:hAnsi="Arial" w:cs="Arial"/>
          <w:lang w:val="en-US"/>
        </w:rPr>
      </w:pPr>
    </w:p>
    <w:p w14:paraId="20312A1E" w14:textId="77777777" w:rsidR="00092D62" w:rsidRPr="00092D62" w:rsidRDefault="00092D62" w:rsidP="00E03A5E">
      <w:pPr>
        <w:spacing w:line="360" w:lineRule="auto"/>
        <w:rPr>
          <w:rFonts w:ascii="Arial" w:hAnsi="Arial" w:cs="Arial"/>
        </w:rPr>
      </w:pPr>
      <w:r w:rsidRPr="00092D62">
        <w:rPr>
          <w:rFonts w:ascii="Arial" w:hAnsi="Arial" w:cs="Arial"/>
        </w:rPr>
        <w:t>A visual representation of the AUC scores for Random Forest across different tickers is given below:</w:t>
      </w:r>
    </w:p>
    <w:p w14:paraId="5C698B43" w14:textId="77777777" w:rsidR="00092D62" w:rsidRPr="00092D62" w:rsidRDefault="00092D62" w:rsidP="00E03A5E">
      <w:pPr>
        <w:spacing w:line="360" w:lineRule="auto"/>
        <w:rPr>
          <w:rFonts w:ascii="Arial" w:hAnsi="Arial" w:cs="Arial"/>
        </w:rPr>
      </w:pPr>
    </w:p>
    <w:p w14:paraId="223E2F58" w14:textId="2D15F804" w:rsidR="0065367D" w:rsidRPr="0065367D" w:rsidRDefault="008E73B8" w:rsidP="00E03A5E">
      <w:pPr>
        <w:spacing w:line="360" w:lineRule="auto"/>
        <w:ind w:left="360"/>
        <w:rPr>
          <w:rFonts w:ascii="Arial" w:hAnsi="Arial" w:cs="Arial"/>
          <w:lang w:val="en-US"/>
        </w:rPr>
      </w:pPr>
      <w:r>
        <w:rPr>
          <w:rFonts w:ascii="Arial" w:hAnsi="Arial" w:cs="Arial"/>
          <w:noProof/>
          <w:lang w:val="en-US"/>
        </w:rPr>
        <w:lastRenderedPageBreak/>
        <w:drawing>
          <wp:inline distT="0" distB="0" distL="0" distR="0" wp14:anchorId="133D1E17" wp14:editId="444BDACE">
            <wp:extent cx="5318125" cy="8863330"/>
            <wp:effectExtent l="0" t="0" r="0" b="0"/>
            <wp:docPr id="24030282" name="Picture 3" descr="A colorful lin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0282" name="Picture 3" descr="A colorful lines on a white background&#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18125" cy="8863330"/>
                    </a:xfrm>
                    <a:prstGeom prst="rect">
                      <a:avLst/>
                    </a:prstGeom>
                    <a:noFill/>
                    <a:ln>
                      <a:noFill/>
                    </a:ln>
                  </pic:spPr>
                </pic:pic>
              </a:graphicData>
            </a:graphic>
          </wp:inline>
        </w:drawing>
      </w:r>
    </w:p>
    <w:p w14:paraId="42E271D8" w14:textId="77777777" w:rsidR="00092D62" w:rsidRDefault="00092D62" w:rsidP="00E03A5E">
      <w:pPr>
        <w:spacing w:line="360" w:lineRule="auto"/>
        <w:rPr>
          <w:rFonts w:ascii="Arial" w:hAnsi="Arial" w:cs="Arial"/>
        </w:rPr>
      </w:pPr>
      <w:r w:rsidRPr="00092D62">
        <w:rPr>
          <w:rFonts w:ascii="Arial" w:hAnsi="Arial" w:cs="Arial"/>
        </w:rPr>
        <w:lastRenderedPageBreak/>
        <w:t xml:space="preserve">From the results, it's evident that while certain tickers like 'NFLX', 'GILD', and 'VRTX' yielded promising AUC scores, others, particularly 'META', 'ASML', and 'AZN', were less satisfactory. </w:t>
      </w:r>
      <w:commentRangeStart w:id="172"/>
      <w:r w:rsidRPr="00092D62">
        <w:rPr>
          <w:rFonts w:ascii="Arial" w:hAnsi="Arial" w:cs="Arial"/>
        </w:rPr>
        <w:t>The diverse AUC scores across tickers suggest that the predictability of stock returns might be intrinsically linked to individual tickers.</w:t>
      </w:r>
      <w:commentRangeEnd w:id="172"/>
      <w:r w:rsidR="007063F6">
        <w:rPr>
          <w:rStyle w:val="a8"/>
        </w:rPr>
        <w:commentReference w:id="172"/>
      </w:r>
    </w:p>
    <w:p w14:paraId="32D3E4F0" w14:textId="77777777" w:rsidR="00092D62" w:rsidRDefault="00092D62" w:rsidP="00E03A5E">
      <w:pPr>
        <w:spacing w:line="360" w:lineRule="auto"/>
        <w:rPr>
          <w:rFonts w:ascii="Arial" w:hAnsi="Arial" w:cs="Arial"/>
        </w:rPr>
      </w:pPr>
    </w:p>
    <w:p w14:paraId="2E98CE2E" w14:textId="1CA9F965" w:rsidR="00092D62" w:rsidRPr="00F8172E" w:rsidRDefault="00092D62" w:rsidP="00E03A5E">
      <w:pPr>
        <w:spacing w:line="360" w:lineRule="auto"/>
        <w:rPr>
          <w:rFonts w:ascii="Arial" w:hAnsi="Arial" w:cs="Arial"/>
          <w:b/>
          <w:bCs/>
        </w:rPr>
      </w:pPr>
      <w:r w:rsidRPr="00F8172E">
        <w:rPr>
          <w:rFonts w:ascii="Arial" w:hAnsi="Arial" w:cs="Arial"/>
          <w:b/>
          <w:bCs/>
        </w:rPr>
        <w:t>8.1.4 Discussion</w:t>
      </w:r>
    </w:p>
    <w:p w14:paraId="5E2EA068" w14:textId="77777777" w:rsidR="00092D62" w:rsidRDefault="00092D62" w:rsidP="00E03A5E">
      <w:pPr>
        <w:spacing w:line="360" w:lineRule="auto"/>
        <w:rPr>
          <w:rFonts w:ascii="Arial" w:hAnsi="Arial" w:cs="Arial"/>
        </w:rPr>
      </w:pPr>
    </w:p>
    <w:p w14:paraId="039EAC9A" w14:textId="77777777" w:rsidR="00092D62" w:rsidRPr="00092D62" w:rsidRDefault="00092D62" w:rsidP="00E03A5E">
      <w:pPr>
        <w:spacing w:line="360" w:lineRule="auto"/>
        <w:rPr>
          <w:rFonts w:ascii="Arial" w:hAnsi="Arial" w:cs="Arial"/>
        </w:rPr>
      </w:pPr>
      <w:r w:rsidRPr="00092D62">
        <w:rPr>
          <w:rFonts w:ascii="Arial" w:hAnsi="Arial" w:cs="Arial"/>
        </w:rPr>
        <w:t>Random Forest's mechanism of using multiple trees and bootstrapped samples inherently makes it resistant to overfitting. Each tree's vulnerability to overfitting due to noise is mitigated by the averaging process. However, its performance can vary based on the depth of the trees, number of trees, and the number of features considered at each split.</w:t>
      </w:r>
    </w:p>
    <w:p w14:paraId="79504B10" w14:textId="77777777" w:rsidR="00092D62" w:rsidRPr="00092D62" w:rsidRDefault="00092D62" w:rsidP="00E03A5E">
      <w:pPr>
        <w:spacing w:line="360" w:lineRule="auto"/>
        <w:rPr>
          <w:rFonts w:ascii="Arial" w:hAnsi="Arial" w:cs="Arial"/>
        </w:rPr>
      </w:pPr>
    </w:p>
    <w:p w14:paraId="70886090" w14:textId="185C8AB8" w:rsidR="00092D62" w:rsidRDefault="00092D62" w:rsidP="00E03A5E">
      <w:pPr>
        <w:spacing w:line="360" w:lineRule="auto"/>
        <w:rPr>
          <w:rFonts w:ascii="Arial" w:hAnsi="Arial" w:cs="Arial"/>
        </w:rPr>
      </w:pPr>
      <w:r w:rsidRPr="00092D62">
        <w:rPr>
          <w:rFonts w:ascii="Arial" w:hAnsi="Arial" w:cs="Arial"/>
        </w:rPr>
        <w:t>In our analysis, the AUC scores were variable across tickers, suggesting that while Random Forest was adept at discerning patterns for certain stocks, it was less effective for others. This could be attributed to the inherent noise in financial data, external market factors not captured in our features, or the non-stationarity of stock return dynamics.</w:t>
      </w:r>
    </w:p>
    <w:p w14:paraId="5E8ED8FA" w14:textId="77777777" w:rsidR="00092D62" w:rsidRDefault="00092D62" w:rsidP="00E03A5E">
      <w:pPr>
        <w:spacing w:line="360" w:lineRule="auto"/>
        <w:rPr>
          <w:rFonts w:ascii="Arial" w:hAnsi="Arial" w:cs="Arial"/>
        </w:rPr>
      </w:pPr>
    </w:p>
    <w:p w14:paraId="50852636" w14:textId="13549AE9" w:rsidR="00092D62" w:rsidRPr="00F8172E" w:rsidRDefault="00092D62" w:rsidP="00E03A5E">
      <w:pPr>
        <w:spacing w:line="360" w:lineRule="auto"/>
        <w:rPr>
          <w:rFonts w:ascii="Arial" w:hAnsi="Arial" w:cs="Arial"/>
          <w:b/>
          <w:bCs/>
          <w:sz w:val="28"/>
          <w:szCs w:val="28"/>
        </w:rPr>
      </w:pPr>
      <w:r w:rsidRPr="00F8172E">
        <w:rPr>
          <w:rFonts w:ascii="Arial" w:hAnsi="Arial" w:cs="Arial"/>
          <w:b/>
          <w:bCs/>
          <w:sz w:val="28"/>
          <w:szCs w:val="28"/>
        </w:rPr>
        <w:t xml:space="preserve">8.2 </w:t>
      </w:r>
      <w:proofErr w:type="spellStart"/>
      <w:r w:rsidRPr="00F8172E">
        <w:rPr>
          <w:rFonts w:ascii="Arial" w:hAnsi="Arial" w:cs="Arial"/>
          <w:b/>
          <w:bCs/>
          <w:sz w:val="28"/>
          <w:szCs w:val="28"/>
        </w:rPr>
        <w:t>XGBoost</w:t>
      </w:r>
      <w:proofErr w:type="spellEnd"/>
    </w:p>
    <w:p w14:paraId="15E82753" w14:textId="77777777" w:rsidR="00092D62" w:rsidRDefault="00092D62" w:rsidP="00E03A5E">
      <w:pPr>
        <w:spacing w:line="360" w:lineRule="auto"/>
        <w:rPr>
          <w:rFonts w:ascii="Arial" w:hAnsi="Arial" w:cs="Arial"/>
        </w:rPr>
      </w:pPr>
    </w:p>
    <w:p w14:paraId="39065937" w14:textId="27AA13CA" w:rsidR="00092D62" w:rsidRPr="00F8172E" w:rsidRDefault="00092D62" w:rsidP="00E03A5E">
      <w:pPr>
        <w:spacing w:line="360" w:lineRule="auto"/>
        <w:rPr>
          <w:rFonts w:ascii="Arial" w:hAnsi="Arial" w:cs="Arial"/>
          <w:b/>
          <w:bCs/>
        </w:rPr>
      </w:pPr>
      <w:r w:rsidRPr="00F8172E">
        <w:rPr>
          <w:rFonts w:ascii="Arial" w:hAnsi="Arial" w:cs="Arial"/>
          <w:b/>
          <w:bCs/>
        </w:rPr>
        <w:t>8.2.1 Theoretical Overview</w:t>
      </w:r>
    </w:p>
    <w:p w14:paraId="40456456" w14:textId="77777777" w:rsidR="00092D62" w:rsidRPr="00092D62" w:rsidRDefault="00092D62" w:rsidP="00E03A5E">
      <w:pPr>
        <w:spacing w:line="360" w:lineRule="auto"/>
        <w:rPr>
          <w:rFonts w:ascii="Arial" w:hAnsi="Arial" w:cs="Arial"/>
        </w:rPr>
      </w:pPr>
      <w:proofErr w:type="spellStart"/>
      <w:r w:rsidRPr="00092D62">
        <w:rPr>
          <w:rFonts w:ascii="Arial" w:hAnsi="Arial" w:cs="Arial"/>
        </w:rPr>
        <w:t>XGBoost</w:t>
      </w:r>
      <w:proofErr w:type="spellEnd"/>
      <w:r w:rsidRPr="00092D62">
        <w:rPr>
          <w:rFonts w:ascii="Arial" w:hAnsi="Arial" w:cs="Arial"/>
        </w:rPr>
        <w:t xml:space="preserve">, short for </w:t>
      </w:r>
      <w:proofErr w:type="spellStart"/>
      <w:r w:rsidRPr="00092D62">
        <w:rPr>
          <w:rFonts w:ascii="Arial" w:hAnsi="Arial" w:cs="Arial"/>
        </w:rPr>
        <w:t>eXtreme</w:t>
      </w:r>
      <w:proofErr w:type="spellEnd"/>
      <w:r w:rsidRPr="00092D62">
        <w:rPr>
          <w:rFonts w:ascii="Arial" w:hAnsi="Arial" w:cs="Arial"/>
        </w:rPr>
        <w:t xml:space="preserve"> Gradient Boosting, is an advanced implementation of the gradient boosting algorithm. It has gained immense popularity due to its computational efficiency and capability to achieve superior results.</w:t>
      </w:r>
    </w:p>
    <w:p w14:paraId="41270D2F" w14:textId="77777777" w:rsidR="00092D62" w:rsidRPr="00092D62" w:rsidRDefault="00092D62" w:rsidP="00E03A5E">
      <w:pPr>
        <w:spacing w:line="360" w:lineRule="auto"/>
        <w:rPr>
          <w:rFonts w:ascii="Arial" w:hAnsi="Arial" w:cs="Arial"/>
        </w:rPr>
      </w:pPr>
    </w:p>
    <w:p w14:paraId="7EB5F4B1" w14:textId="1231AB07" w:rsidR="00092D62" w:rsidRDefault="00092D62" w:rsidP="00E03A5E">
      <w:pPr>
        <w:spacing w:line="360" w:lineRule="auto"/>
        <w:rPr>
          <w:rFonts w:ascii="Arial" w:hAnsi="Arial" w:cs="Arial"/>
        </w:rPr>
      </w:pPr>
      <w:r w:rsidRPr="00092D62">
        <w:rPr>
          <w:rFonts w:ascii="Arial" w:hAnsi="Arial" w:cs="Arial"/>
        </w:rPr>
        <w:t xml:space="preserve">Gradient boosting is an ensemble technique wherein new models are trained to predict the residuals or errors of prior models. The </w:t>
      </w:r>
      <w:proofErr w:type="spellStart"/>
      <w:r w:rsidRPr="00092D62">
        <w:rPr>
          <w:rFonts w:ascii="Arial" w:hAnsi="Arial" w:cs="Arial"/>
        </w:rPr>
        <w:t>XGBoost</w:t>
      </w:r>
      <w:proofErr w:type="spellEnd"/>
      <w:r w:rsidRPr="00092D62">
        <w:rPr>
          <w:rFonts w:ascii="Arial" w:hAnsi="Arial" w:cs="Arial"/>
        </w:rPr>
        <w:t xml:space="preserve"> algorithm specifically utilizes decision trees as its base models.</w:t>
      </w:r>
    </w:p>
    <w:p w14:paraId="0617AE78" w14:textId="77777777" w:rsidR="00092D62" w:rsidRDefault="00092D62" w:rsidP="00E03A5E">
      <w:pPr>
        <w:spacing w:line="360" w:lineRule="auto"/>
        <w:rPr>
          <w:rFonts w:ascii="Arial" w:hAnsi="Arial" w:cs="Arial"/>
        </w:rPr>
      </w:pPr>
    </w:p>
    <w:p w14:paraId="426FFB10" w14:textId="06462454" w:rsidR="00092D62" w:rsidRDefault="00092D62" w:rsidP="00E03A5E">
      <w:pPr>
        <w:spacing w:line="360" w:lineRule="auto"/>
        <w:rPr>
          <w:rFonts w:ascii="Arial" w:hAnsi="Arial" w:cs="Arial"/>
        </w:rPr>
      </w:pPr>
      <w:r>
        <w:rPr>
          <w:rFonts w:ascii="Arial" w:hAnsi="Arial" w:cs="Arial"/>
        </w:rPr>
        <w:t xml:space="preserve">Given a differentiable loss function </w:t>
      </w:r>
      <m:oMath>
        <m:r>
          <w:rPr>
            <w:rFonts w:ascii="Cambria Math" w:hAnsi="Cambria Math" w:cs="Arial"/>
          </w:rPr>
          <m:t>L(y, F(x))</m:t>
        </m:r>
      </m:oMath>
      <w:r>
        <w:rPr>
          <w:rFonts w:ascii="Arial" w:hAnsi="Arial" w:cs="Arial"/>
        </w:rPr>
        <w:t xml:space="preserve"> where </w:t>
      </w:r>
      <m:oMath>
        <m:r>
          <w:rPr>
            <w:rFonts w:ascii="Cambria Math" w:hAnsi="Cambria Math" w:cs="Arial"/>
          </w:rPr>
          <m:t>y</m:t>
        </m:r>
      </m:oMath>
      <w:r>
        <w:rPr>
          <w:rFonts w:ascii="Arial" w:hAnsi="Arial" w:cs="Arial"/>
        </w:rPr>
        <w:t xml:space="preserve"> is the true label and </w:t>
      </w:r>
      <m:oMath>
        <m:r>
          <w:rPr>
            <w:rFonts w:ascii="Cambria Math" w:hAnsi="Cambria Math" w:cs="Arial"/>
          </w:rPr>
          <m:t>F(x)</m:t>
        </m:r>
      </m:oMath>
      <w:r>
        <w:rPr>
          <w:rFonts w:ascii="Arial" w:hAnsi="Arial" w:cs="Arial"/>
        </w:rPr>
        <w:t xml:space="preserve"> is the prediction, the objective in each iteration is to find a function </w:t>
      </w:r>
      <m:oMath>
        <m:r>
          <w:rPr>
            <w:rFonts w:ascii="Cambria Math" w:hAnsi="Cambria Math" w:cs="Arial"/>
          </w:rPr>
          <m:t>h(x)</m:t>
        </m:r>
      </m:oMath>
      <w:r>
        <w:rPr>
          <w:rFonts w:ascii="Arial" w:hAnsi="Arial" w:cs="Arial"/>
        </w:rPr>
        <w:t xml:space="preserve"> that </w:t>
      </w:r>
      <w:proofErr w:type="spellStart"/>
      <w:r>
        <w:rPr>
          <w:rFonts w:ascii="Arial" w:hAnsi="Arial" w:cs="Arial"/>
        </w:rPr>
        <w:t>minimizes:</w:t>
      </w:r>
      <w:proofErr w:type="gramStart"/>
      <w:r w:rsidR="00B507F2">
        <w:rPr>
          <w:rFonts w:ascii="Arial" w:hAnsi="Arial" w:cs="Arial"/>
        </w:rPr>
        <w:t>c</w:t>
      </w:r>
      <w:proofErr w:type="spellEnd"/>
      <w:proofErr w:type="gramEnd"/>
    </w:p>
    <w:p w14:paraId="11F034EF" w14:textId="1A22312E" w:rsidR="00092D62" w:rsidRDefault="007063F6" w:rsidP="00E03A5E">
      <w:pPr>
        <w:spacing w:line="360" w:lineRule="auto"/>
        <w:rPr>
          <w:rFonts w:ascii="Arial" w:hAnsi="Arial" w:cs="Arial"/>
        </w:rPr>
      </w:pPr>
      <m:oMathPara>
        <m:oMath>
          <m:r>
            <w:rPr>
              <w:rFonts w:ascii="Cambria Math" w:hAnsi="Cambria Math" w:cs="Arial"/>
            </w:rPr>
            <w:lastRenderedPageBreak/>
            <m:t>Obj</m:t>
          </m:r>
          <m:r>
            <w:rPr>
              <w:rFonts w:ascii="Cambria Math" w:eastAsia="Cambria Math" w:hAnsi="Cambria Math" w:cs="Cambria Math"/>
            </w:rPr>
            <m:t>=</m:t>
          </m:r>
          <m:nary>
            <m:naryPr>
              <m:chr m:val="∑"/>
              <m:grow m:val="1"/>
              <m:ctrlPr>
                <w:rPr>
                  <w:rFonts w:ascii="Cambria Math" w:hAnsi="Cambria Math" w:cs="Arial"/>
                </w:rPr>
              </m:ctrlPr>
            </m:naryPr>
            <m:sub>
              <m:r>
                <w:rPr>
                  <w:rFonts w:ascii="Cambria Math" w:eastAsia="Cambria Math" w:hAnsi="Cambria Math" w:cs="Cambria Math"/>
                </w:rPr>
                <m:t>i=1</m:t>
              </m:r>
            </m:sub>
            <m:sup>
              <m:r>
                <w:rPr>
                  <w:rFonts w:ascii="Cambria Math" w:eastAsia="Cambria Math" w:hAnsi="Cambria Math" w:cs="Cambria Math"/>
                </w:rPr>
                <m:t>n</m:t>
              </m:r>
            </m:sup>
            <m:e>
              <m:r>
                <m:rPr>
                  <m:sty m:val="p"/>
                </m:rPr>
                <w:rPr>
                  <w:rFonts w:ascii="Cambria Math" w:hAnsi="Cambria Math" w:cs="Arial"/>
                </w:rPr>
                <m:t xml:space="preserve"> </m:t>
              </m:r>
              <m:r>
                <w:rPr>
                  <w:rFonts w:ascii="Cambria Math" w:hAnsi="Cambria Math" w:cs="Arial"/>
                </w:rPr>
                <m:t>L(</m:t>
              </m:r>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 F(</m:t>
              </m:r>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m:t>
              </m:r>
            </m:e>
          </m:nary>
          <m:r>
            <w:rPr>
              <w:rFonts w:ascii="Cambria Math" w:hAnsi="Cambria Math" w:cs="Arial"/>
            </w:rPr>
            <m:t>+</m:t>
          </m:r>
          <m:nary>
            <m:naryPr>
              <m:chr m:val="∑"/>
              <m:grow m:val="1"/>
              <m:ctrlPr>
                <w:rPr>
                  <w:rFonts w:ascii="Cambria Math" w:hAnsi="Cambria Math" w:cs="Arial"/>
                </w:rPr>
              </m:ctrlPr>
            </m:naryPr>
            <m:sub>
              <m:r>
                <w:rPr>
                  <w:rFonts w:ascii="Cambria Math" w:eastAsia="Cambria Math" w:hAnsi="Cambria Math" w:cs="Cambria Math"/>
                </w:rPr>
                <m:t>i=1</m:t>
              </m:r>
            </m:sub>
            <m:sup>
              <m:r>
                <w:rPr>
                  <w:rFonts w:ascii="Cambria Math" w:eastAsia="Cambria Math" w:hAnsi="Cambria Math" w:cs="Cambria Math"/>
                </w:rPr>
                <m:t>t</m:t>
              </m:r>
            </m:sup>
            <m:e>
              <m:r>
                <m:rPr>
                  <m:sty m:val="p"/>
                </m:rPr>
                <w:rPr>
                  <w:rFonts w:ascii="Cambria Math" w:hAnsi="Cambria Math" w:cs="Arial"/>
                </w:rPr>
                <m:t xml:space="preserve"> Ω</m:t>
              </m:r>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i</m:t>
                  </m:r>
                </m:sub>
              </m:sSub>
              <m:r>
                <w:rPr>
                  <w:rFonts w:ascii="Cambria Math" w:hAnsi="Cambria Math" w:cs="Arial"/>
                </w:rPr>
                <m:t>)</m:t>
              </m:r>
            </m:e>
          </m:nary>
        </m:oMath>
      </m:oMathPara>
    </w:p>
    <w:p w14:paraId="33ED6DC9" w14:textId="77777777" w:rsidR="00092D62" w:rsidRDefault="00092D62" w:rsidP="00E03A5E">
      <w:pPr>
        <w:spacing w:line="360" w:lineRule="auto"/>
        <w:rPr>
          <w:rFonts w:ascii="Arial" w:hAnsi="Arial" w:cs="Arial"/>
        </w:rPr>
      </w:pPr>
    </w:p>
    <w:p w14:paraId="032189D9" w14:textId="33587FF3" w:rsidR="00A04E03" w:rsidRDefault="00A04E03" w:rsidP="00E03A5E">
      <w:pPr>
        <w:spacing w:line="360" w:lineRule="auto"/>
        <w:rPr>
          <w:rFonts w:ascii="Arial" w:hAnsi="Arial" w:cs="Arial"/>
        </w:rPr>
      </w:pPr>
      <w:del w:id="173" w:author="He He (Staff)" w:date="2023-08-20T15:11:00Z">
        <w:r w:rsidDel="007063F6">
          <w:rPr>
            <w:rFonts w:ascii="Arial" w:hAnsi="Arial" w:cs="Arial"/>
          </w:rPr>
          <w:delText>Where</w:delText>
        </w:r>
      </w:del>
      <w:ins w:id="174" w:author="He He (Staff)" w:date="2023-08-20T15:11:00Z">
        <w:r w:rsidR="007063F6">
          <w:rPr>
            <w:rFonts w:ascii="Arial" w:hAnsi="Arial" w:cs="Arial"/>
          </w:rPr>
          <w:t>w</w:t>
        </w:r>
        <w:r w:rsidR="007063F6">
          <w:rPr>
            <w:rFonts w:ascii="Arial" w:hAnsi="Arial" w:cs="Arial"/>
          </w:rPr>
          <w:t>here</w:t>
        </w:r>
      </w:ins>
      <w:r>
        <w:rPr>
          <w:rFonts w:ascii="Arial" w:hAnsi="Arial" w:cs="Arial"/>
        </w:rPr>
        <w:t>:</w:t>
      </w:r>
    </w:p>
    <w:p w14:paraId="03E3ECFB" w14:textId="69E2D5D0" w:rsidR="00A04E03" w:rsidRPr="00A04E03" w:rsidRDefault="00A04E03" w:rsidP="00E03A5E">
      <w:pPr>
        <w:pStyle w:val="a3"/>
        <w:numPr>
          <w:ilvl w:val="0"/>
          <w:numId w:val="12"/>
        </w:numPr>
        <w:spacing w:line="360" w:lineRule="auto"/>
        <w:rPr>
          <w:rFonts w:ascii="Arial" w:hAnsi="Arial" w:cs="Arial"/>
        </w:rPr>
      </w:pPr>
      <m:oMath>
        <m:r>
          <m:rPr>
            <m:sty m:val="p"/>
          </m:rPr>
          <w:rPr>
            <w:rFonts w:ascii="Cambria Math" w:hAnsi="Cambria Math" w:cs="Arial"/>
          </w:rPr>
          <m:t>Ω</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i</m:t>
                </m:r>
              </m:sub>
            </m:sSub>
          </m:e>
        </m:d>
      </m:oMath>
      <w:r w:rsidRPr="00A04E03">
        <w:rPr>
          <w:rFonts w:ascii="Arial" w:hAnsi="Arial" w:cs="Arial"/>
        </w:rPr>
        <w:t xml:space="preserve"> is the </w:t>
      </w:r>
      <w:r w:rsidR="00685970" w:rsidRPr="00A04E03">
        <w:rPr>
          <w:rFonts w:ascii="Arial" w:hAnsi="Arial" w:cs="Arial"/>
        </w:rPr>
        <w:t>regularization</w:t>
      </w:r>
      <w:r w:rsidRPr="00A04E03">
        <w:rPr>
          <w:rFonts w:ascii="Arial" w:hAnsi="Arial" w:cs="Arial"/>
        </w:rPr>
        <w:t xml:space="preserve"> term.</w:t>
      </w:r>
    </w:p>
    <w:p w14:paraId="4D072016" w14:textId="173A1D15" w:rsidR="00A04E03" w:rsidRPr="00A04E03" w:rsidRDefault="00A04E03" w:rsidP="00E03A5E">
      <w:pPr>
        <w:pStyle w:val="a3"/>
        <w:numPr>
          <w:ilvl w:val="0"/>
          <w:numId w:val="12"/>
        </w:numPr>
        <w:spacing w:line="360" w:lineRule="auto"/>
        <w:rPr>
          <w:rFonts w:ascii="Arial" w:hAnsi="Arial" w:cs="Arial"/>
        </w:rPr>
      </w:pPr>
      <m:oMath>
        <m:r>
          <w:rPr>
            <w:rFonts w:ascii="Cambria Math" w:eastAsia="Cambria Math" w:hAnsi="Cambria Math" w:cs="Cambria Math"/>
          </w:rPr>
          <m:t xml:space="preserve">t </m:t>
        </m:r>
      </m:oMath>
      <w:r w:rsidRPr="00A04E03">
        <w:rPr>
          <w:rFonts w:ascii="Arial" w:hAnsi="Arial" w:cs="Arial"/>
        </w:rPr>
        <w:t>is the number of iterations.</w:t>
      </w:r>
    </w:p>
    <w:p w14:paraId="333FCFB3" w14:textId="77777777" w:rsidR="00A04E03" w:rsidRDefault="00A04E03" w:rsidP="00E03A5E">
      <w:pPr>
        <w:spacing w:line="360" w:lineRule="auto"/>
        <w:rPr>
          <w:rFonts w:ascii="Arial" w:hAnsi="Arial" w:cs="Arial"/>
        </w:rPr>
      </w:pPr>
    </w:p>
    <w:p w14:paraId="0DD2A7CC" w14:textId="77777777" w:rsidR="00A04E03" w:rsidRPr="00A04E03" w:rsidRDefault="00A04E03" w:rsidP="00E03A5E">
      <w:pPr>
        <w:spacing w:line="360" w:lineRule="auto"/>
        <w:rPr>
          <w:rFonts w:ascii="Arial" w:hAnsi="Arial" w:cs="Arial"/>
        </w:rPr>
      </w:pPr>
      <w:proofErr w:type="spellStart"/>
      <w:r w:rsidRPr="00A04E03">
        <w:rPr>
          <w:rFonts w:ascii="Arial" w:hAnsi="Arial" w:cs="Arial"/>
        </w:rPr>
        <w:t>XGBoost</w:t>
      </w:r>
      <w:proofErr w:type="spellEnd"/>
      <w:r w:rsidRPr="00A04E03">
        <w:rPr>
          <w:rFonts w:ascii="Arial" w:hAnsi="Arial" w:cs="Arial"/>
        </w:rPr>
        <w:t xml:space="preserve"> incorporates both </w:t>
      </w:r>
      <w:r w:rsidRPr="007063F6">
        <w:rPr>
          <w:rFonts w:ascii="Arial" w:hAnsi="Arial" w:cs="Arial"/>
          <w:i/>
          <w:iCs/>
          <w:rPrChange w:id="175" w:author="He He (Staff)" w:date="2023-08-20T15:11:00Z">
            <w:rPr>
              <w:rFonts w:ascii="Arial" w:hAnsi="Arial" w:cs="Arial"/>
            </w:rPr>
          </w:rPrChange>
        </w:rPr>
        <w:t xml:space="preserve">L1 </w:t>
      </w:r>
      <w:r w:rsidRPr="00A04E03">
        <w:rPr>
          <w:rFonts w:ascii="Arial" w:hAnsi="Arial" w:cs="Arial"/>
        </w:rPr>
        <w:t xml:space="preserve">(Lasso regression) and </w:t>
      </w:r>
      <w:r w:rsidRPr="007063F6">
        <w:rPr>
          <w:rFonts w:ascii="Arial" w:hAnsi="Arial" w:cs="Arial"/>
          <w:i/>
          <w:iCs/>
          <w:rPrChange w:id="176" w:author="He He (Staff)" w:date="2023-08-20T15:11:00Z">
            <w:rPr>
              <w:rFonts w:ascii="Arial" w:hAnsi="Arial" w:cs="Arial"/>
            </w:rPr>
          </w:rPrChange>
        </w:rPr>
        <w:t>L2</w:t>
      </w:r>
      <w:r w:rsidRPr="00A04E03">
        <w:rPr>
          <w:rFonts w:ascii="Arial" w:hAnsi="Arial" w:cs="Arial"/>
        </w:rPr>
        <w:t xml:space="preserve"> (Ridge regression) regularization components in its objective function. This regularization helps in reducing overfitting, making </w:t>
      </w:r>
      <w:proofErr w:type="spellStart"/>
      <w:r w:rsidRPr="00A04E03">
        <w:rPr>
          <w:rFonts w:ascii="Arial" w:hAnsi="Arial" w:cs="Arial"/>
        </w:rPr>
        <w:t>XGBoost</w:t>
      </w:r>
      <w:proofErr w:type="spellEnd"/>
      <w:r w:rsidRPr="00A04E03">
        <w:rPr>
          <w:rFonts w:ascii="Arial" w:hAnsi="Arial" w:cs="Arial"/>
        </w:rPr>
        <w:t xml:space="preserve"> more robust than simple gradient boosting.</w:t>
      </w:r>
    </w:p>
    <w:p w14:paraId="56010B43" w14:textId="77777777" w:rsidR="00A04E03" w:rsidRDefault="00A04E03" w:rsidP="00E03A5E">
      <w:pPr>
        <w:spacing w:line="360" w:lineRule="auto"/>
        <w:rPr>
          <w:rFonts w:ascii="Arial" w:hAnsi="Arial" w:cs="Arial"/>
        </w:rPr>
      </w:pPr>
    </w:p>
    <w:p w14:paraId="439957D7" w14:textId="2C73D7AF" w:rsidR="00092D62" w:rsidRPr="00F8172E" w:rsidRDefault="00092D62" w:rsidP="00E03A5E">
      <w:pPr>
        <w:spacing w:line="360" w:lineRule="auto"/>
        <w:rPr>
          <w:rFonts w:ascii="Arial" w:hAnsi="Arial" w:cs="Arial"/>
          <w:b/>
          <w:bCs/>
        </w:rPr>
      </w:pPr>
      <w:r w:rsidRPr="00F8172E">
        <w:rPr>
          <w:rFonts w:ascii="Arial" w:hAnsi="Arial" w:cs="Arial"/>
          <w:b/>
          <w:bCs/>
        </w:rPr>
        <w:t>8.2.2</w:t>
      </w:r>
      <w:r w:rsidR="00A04E03" w:rsidRPr="00F8172E">
        <w:rPr>
          <w:rFonts w:ascii="Arial" w:hAnsi="Arial" w:cs="Arial"/>
          <w:b/>
          <w:bCs/>
        </w:rPr>
        <w:t xml:space="preserve"> Methodology</w:t>
      </w:r>
    </w:p>
    <w:p w14:paraId="1AD809CB" w14:textId="77777777" w:rsidR="00A04E03" w:rsidRDefault="00A04E03" w:rsidP="00E03A5E">
      <w:pPr>
        <w:spacing w:line="360" w:lineRule="auto"/>
        <w:rPr>
          <w:rFonts w:ascii="Arial" w:hAnsi="Arial" w:cs="Arial"/>
        </w:rPr>
      </w:pPr>
    </w:p>
    <w:p w14:paraId="2D74C427" w14:textId="29DD0A10" w:rsidR="00A04E03" w:rsidRDefault="00A04E03" w:rsidP="00E03A5E">
      <w:pPr>
        <w:spacing w:line="360" w:lineRule="auto"/>
        <w:rPr>
          <w:rFonts w:ascii="Arial" w:hAnsi="Arial" w:cs="Arial"/>
        </w:rPr>
      </w:pPr>
      <w:r>
        <w:rPr>
          <w:rFonts w:ascii="Arial" w:hAnsi="Arial" w:cs="Arial"/>
        </w:rPr>
        <w:t>For our analysis:</w:t>
      </w:r>
    </w:p>
    <w:p w14:paraId="386D0377" w14:textId="77777777" w:rsidR="00A04E03" w:rsidRPr="00A04E03" w:rsidRDefault="00A04E03" w:rsidP="00E03A5E">
      <w:pPr>
        <w:pStyle w:val="a3"/>
        <w:numPr>
          <w:ilvl w:val="0"/>
          <w:numId w:val="13"/>
        </w:numPr>
        <w:spacing w:line="360" w:lineRule="auto"/>
        <w:rPr>
          <w:rFonts w:ascii="Arial" w:hAnsi="Arial" w:cs="Arial"/>
        </w:rPr>
      </w:pPr>
      <w:r w:rsidRPr="00A04E03">
        <w:rPr>
          <w:rFonts w:ascii="Arial" w:hAnsi="Arial" w:cs="Arial"/>
        </w:rPr>
        <w:t>Features: All columns except 'Date', '</w:t>
      </w:r>
      <w:proofErr w:type="spellStart"/>
      <w:r w:rsidRPr="00A04E03">
        <w:rPr>
          <w:rFonts w:ascii="Arial" w:hAnsi="Arial" w:cs="Arial"/>
        </w:rPr>
        <w:t>PositiveReturn</w:t>
      </w:r>
      <w:proofErr w:type="spellEnd"/>
      <w:r w:rsidRPr="00A04E03">
        <w:rPr>
          <w:rFonts w:ascii="Arial" w:hAnsi="Arial" w:cs="Arial"/>
        </w:rPr>
        <w:t>', and 'Ticker'.</w:t>
      </w:r>
    </w:p>
    <w:p w14:paraId="492AAE18" w14:textId="77777777" w:rsidR="00A04E03" w:rsidRPr="00A04E03" w:rsidRDefault="00A04E03" w:rsidP="00E03A5E">
      <w:pPr>
        <w:pStyle w:val="a3"/>
        <w:numPr>
          <w:ilvl w:val="0"/>
          <w:numId w:val="13"/>
        </w:numPr>
        <w:spacing w:line="360" w:lineRule="auto"/>
        <w:rPr>
          <w:rFonts w:ascii="Arial" w:hAnsi="Arial" w:cs="Arial"/>
        </w:rPr>
      </w:pPr>
      <w:r w:rsidRPr="00A04E03">
        <w:rPr>
          <w:rFonts w:ascii="Arial" w:hAnsi="Arial" w:cs="Arial"/>
        </w:rPr>
        <w:t>Target Variable: '</w:t>
      </w:r>
      <w:proofErr w:type="spellStart"/>
      <w:r w:rsidRPr="00A04E03">
        <w:rPr>
          <w:rFonts w:ascii="Arial" w:hAnsi="Arial" w:cs="Arial"/>
        </w:rPr>
        <w:t>PositiveReturn</w:t>
      </w:r>
      <w:proofErr w:type="spellEnd"/>
      <w:r w:rsidRPr="00A04E03">
        <w:rPr>
          <w:rFonts w:ascii="Arial" w:hAnsi="Arial" w:cs="Arial"/>
        </w:rPr>
        <w:t>'.</w:t>
      </w:r>
    </w:p>
    <w:p w14:paraId="05659B99" w14:textId="77777777" w:rsidR="00A04E03" w:rsidRPr="00A04E03" w:rsidRDefault="00A04E03" w:rsidP="00E03A5E">
      <w:pPr>
        <w:pStyle w:val="a3"/>
        <w:numPr>
          <w:ilvl w:val="0"/>
          <w:numId w:val="13"/>
        </w:numPr>
        <w:spacing w:line="360" w:lineRule="auto"/>
        <w:rPr>
          <w:rFonts w:ascii="Arial" w:hAnsi="Arial" w:cs="Arial"/>
        </w:rPr>
      </w:pPr>
      <w:r w:rsidRPr="00A04E03">
        <w:rPr>
          <w:rFonts w:ascii="Arial" w:hAnsi="Arial" w:cs="Arial"/>
        </w:rPr>
        <w:t>Data Split: 80% training, 20% test.</w:t>
      </w:r>
    </w:p>
    <w:p w14:paraId="33750954" w14:textId="260EFDFF" w:rsidR="00A04E03" w:rsidRDefault="00A04E03" w:rsidP="00E03A5E">
      <w:pPr>
        <w:pStyle w:val="a3"/>
        <w:numPr>
          <w:ilvl w:val="0"/>
          <w:numId w:val="13"/>
        </w:numPr>
        <w:spacing w:line="360" w:lineRule="auto"/>
        <w:rPr>
          <w:ins w:id="177" w:author="He He (Staff)" w:date="2023-08-20T15:23:00Z"/>
          <w:rFonts w:ascii="Arial" w:hAnsi="Arial" w:cs="Arial"/>
        </w:rPr>
      </w:pPr>
      <w:r w:rsidRPr="00A04E03">
        <w:rPr>
          <w:rFonts w:ascii="Arial" w:hAnsi="Arial" w:cs="Arial"/>
        </w:rPr>
        <w:t xml:space="preserve">Hyperparameters: </w:t>
      </w:r>
      <w:proofErr w:type="spellStart"/>
      <w:r w:rsidRPr="00A04E03">
        <w:rPr>
          <w:rFonts w:ascii="Arial" w:hAnsi="Arial" w:cs="Arial"/>
        </w:rPr>
        <w:t>use_label_encoder</w:t>
      </w:r>
      <w:proofErr w:type="spellEnd"/>
      <w:r w:rsidRPr="00A04E03">
        <w:rPr>
          <w:rFonts w:ascii="Arial" w:hAnsi="Arial" w:cs="Arial"/>
        </w:rPr>
        <w:t xml:space="preserve">=False, </w:t>
      </w:r>
      <w:commentRangeStart w:id="178"/>
      <w:r w:rsidRPr="00A04E03">
        <w:rPr>
          <w:rFonts w:ascii="Arial" w:hAnsi="Arial" w:cs="Arial"/>
        </w:rPr>
        <w:t>evaluation metric</w:t>
      </w:r>
      <w:commentRangeEnd w:id="178"/>
      <w:r w:rsidR="002761F9">
        <w:rPr>
          <w:rStyle w:val="a8"/>
        </w:rPr>
        <w:commentReference w:id="178"/>
      </w:r>
      <w:r w:rsidRPr="00A04E03">
        <w:rPr>
          <w:rFonts w:ascii="Arial" w:hAnsi="Arial" w:cs="Arial"/>
        </w:rPr>
        <w:t xml:space="preserve"> = '</w:t>
      </w:r>
      <w:proofErr w:type="spellStart"/>
      <w:r w:rsidRPr="00A04E03">
        <w:rPr>
          <w:rFonts w:ascii="Arial" w:hAnsi="Arial" w:cs="Arial"/>
        </w:rPr>
        <w:t>auc</w:t>
      </w:r>
      <w:proofErr w:type="spellEnd"/>
      <w:r w:rsidRPr="00A04E03">
        <w:rPr>
          <w:rFonts w:ascii="Arial" w:hAnsi="Arial" w:cs="Arial"/>
        </w:rPr>
        <w:t>', early stopping rounds = 10.</w:t>
      </w:r>
    </w:p>
    <w:p w14:paraId="13B24EAD" w14:textId="0FF7CD64" w:rsidR="002761F9" w:rsidRPr="00A04E03" w:rsidRDefault="002761F9" w:rsidP="002761F9">
      <w:pPr>
        <w:pStyle w:val="a3"/>
        <w:spacing w:line="360" w:lineRule="auto"/>
        <w:rPr>
          <w:rFonts w:ascii="Arial" w:hAnsi="Arial" w:cs="Arial" w:hint="eastAsia"/>
        </w:rPr>
        <w:pPrChange w:id="179" w:author="He He (Staff)" w:date="2023-08-20T15:23:00Z">
          <w:pPr>
            <w:pStyle w:val="a3"/>
            <w:numPr>
              <w:numId w:val="13"/>
            </w:numPr>
            <w:spacing w:line="360" w:lineRule="auto"/>
            <w:ind w:hanging="360"/>
          </w:pPr>
        </w:pPrChange>
      </w:pPr>
      <w:ins w:id="180" w:author="He He (Staff)" w:date="2023-08-20T15:23:00Z">
        <w:r>
          <w:rPr>
            <w:rFonts w:ascii="Arial" w:hAnsi="Arial" w:cs="Arial"/>
          </w:rPr>
          <w:t xml:space="preserve">where </w:t>
        </w:r>
        <w:r w:rsidRPr="00A04E03">
          <w:rPr>
            <w:rFonts w:ascii="Arial" w:hAnsi="Arial" w:cs="Arial"/>
          </w:rPr>
          <w:t>evaluation metric</w:t>
        </w:r>
        <w:r>
          <w:rPr>
            <w:rFonts w:ascii="Arial" w:hAnsi="Arial" w:cs="Arial"/>
          </w:rPr>
          <w:t xml:space="preserve"> repr</w:t>
        </w:r>
      </w:ins>
      <w:ins w:id="181" w:author="He He (Staff)" w:date="2023-08-20T15:24:00Z">
        <w:r>
          <w:rPr>
            <w:rFonts w:ascii="Arial" w:hAnsi="Arial" w:cs="Arial"/>
          </w:rPr>
          <w:t>esents…</w:t>
        </w:r>
      </w:ins>
    </w:p>
    <w:p w14:paraId="7B203437" w14:textId="77777777" w:rsidR="00092D62" w:rsidRDefault="00092D62" w:rsidP="00E03A5E">
      <w:pPr>
        <w:spacing w:line="360" w:lineRule="auto"/>
        <w:rPr>
          <w:rFonts w:ascii="Arial" w:hAnsi="Arial" w:cs="Arial"/>
        </w:rPr>
      </w:pPr>
    </w:p>
    <w:p w14:paraId="23007C8C" w14:textId="77777777" w:rsidR="00A04E03" w:rsidRPr="00A04E03" w:rsidRDefault="00A04E03" w:rsidP="00E03A5E">
      <w:pPr>
        <w:spacing w:line="360" w:lineRule="auto"/>
        <w:rPr>
          <w:rFonts w:ascii="Arial" w:hAnsi="Arial" w:cs="Arial"/>
        </w:rPr>
      </w:pPr>
      <w:r w:rsidRPr="00A04E03">
        <w:rPr>
          <w:rFonts w:ascii="Arial" w:hAnsi="Arial" w:cs="Arial"/>
        </w:rPr>
        <w:t>The early stopping feature is particularly beneficial in preventing overfitting. The model's training stops if the performance metric on a validation set doesn't improve for a set number of rounds.</w:t>
      </w:r>
    </w:p>
    <w:p w14:paraId="0AA33B0B" w14:textId="77777777" w:rsidR="00A04E03" w:rsidRDefault="00A04E03" w:rsidP="00E03A5E">
      <w:pPr>
        <w:spacing w:line="360" w:lineRule="auto"/>
        <w:rPr>
          <w:rFonts w:ascii="Arial" w:hAnsi="Arial" w:cs="Arial"/>
        </w:rPr>
      </w:pPr>
    </w:p>
    <w:p w14:paraId="6CCBAA2B" w14:textId="1F705356" w:rsidR="00092D62" w:rsidRPr="00F8172E" w:rsidRDefault="00092D62" w:rsidP="00E03A5E">
      <w:pPr>
        <w:spacing w:line="360" w:lineRule="auto"/>
        <w:rPr>
          <w:rFonts w:ascii="Arial" w:hAnsi="Arial" w:cs="Arial"/>
          <w:b/>
          <w:bCs/>
        </w:rPr>
      </w:pPr>
      <w:r w:rsidRPr="00F8172E">
        <w:rPr>
          <w:rFonts w:ascii="Arial" w:hAnsi="Arial" w:cs="Arial"/>
          <w:b/>
          <w:bCs/>
        </w:rPr>
        <w:t>8.2.3</w:t>
      </w:r>
      <w:r w:rsidR="00A04E03" w:rsidRPr="00F8172E">
        <w:rPr>
          <w:rFonts w:ascii="Arial" w:hAnsi="Arial" w:cs="Arial"/>
          <w:b/>
          <w:bCs/>
        </w:rPr>
        <w:t xml:space="preserve"> Results</w:t>
      </w:r>
    </w:p>
    <w:p w14:paraId="52DE532D" w14:textId="77777777" w:rsidR="00A04E03" w:rsidRPr="00A04E03" w:rsidRDefault="00A04E03" w:rsidP="00E03A5E">
      <w:pPr>
        <w:spacing w:line="360" w:lineRule="auto"/>
        <w:rPr>
          <w:rFonts w:ascii="Arial" w:hAnsi="Arial" w:cs="Arial"/>
        </w:rPr>
      </w:pPr>
      <w:r w:rsidRPr="00A04E03">
        <w:rPr>
          <w:rFonts w:ascii="Arial" w:hAnsi="Arial" w:cs="Arial"/>
        </w:rPr>
        <w:t xml:space="preserve">The efficacy of </w:t>
      </w:r>
      <w:proofErr w:type="spellStart"/>
      <w:r w:rsidRPr="00A04E03">
        <w:rPr>
          <w:rFonts w:ascii="Arial" w:hAnsi="Arial" w:cs="Arial"/>
        </w:rPr>
        <w:t>XGBoost</w:t>
      </w:r>
      <w:proofErr w:type="spellEnd"/>
      <w:r w:rsidRPr="00A04E03">
        <w:rPr>
          <w:rFonts w:ascii="Arial" w:hAnsi="Arial" w:cs="Arial"/>
        </w:rPr>
        <w:t xml:space="preserve"> was gauged using the AUC score, as previously discussed.</w:t>
      </w:r>
    </w:p>
    <w:p w14:paraId="4E20D49D" w14:textId="71DB2023" w:rsidR="00A04E03" w:rsidRDefault="00DB6F07" w:rsidP="00E03A5E">
      <w:pPr>
        <w:spacing w:line="360" w:lineRule="auto"/>
        <w:rPr>
          <w:rFonts w:ascii="Arial" w:hAnsi="Arial" w:cs="Arial"/>
        </w:rPr>
      </w:pPr>
      <w:r>
        <w:rPr>
          <w:rFonts w:ascii="Arial" w:hAnsi="Arial" w:cs="Arial"/>
          <w:noProof/>
        </w:rPr>
        <w:lastRenderedPageBreak/>
        <w:drawing>
          <wp:inline distT="0" distB="0" distL="0" distR="0" wp14:anchorId="5407C68E" wp14:editId="40E6D08A">
            <wp:extent cx="5318125" cy="8863330"/>
            <wp:effectExtent l="0" t="0" r="0" b="0"/>
            <wp:docPr id="432518661" name="Picture 4" descr="A screen 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518661" name="Picture 4" descr="A screen shot of a scree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8125" cy="8863330"/>
                    </a:xfrm>
                    <a:prstGeom prst="rect">
                      <a:avLst/>
                    </a:prstGeom>
                    <a:noFill/>
                    <a:ln>
                      <a:noFill/>
                    </a:ln>
                  </pic:spPr>
                </pic:pic>
              </a:graphicData>
            </a:graphic>
          </wp:inline>
        </w:drawing>
      </w:r>
    </w:p>
    <w:p w14:paraId="7A114C2F" w14:textId="4F3D0CF7" w:rsidR="00A04E03" w:rsidRPr="00DB6F07" w:rsidRDefault="00DB6F07" w:rsidP="00E03A5E">
      <w:pPr>
        <w:spacing w:line="360" w:lineRule="auto"/>
        <w:rPr>
          <w:rFonts w:ascii="Arial" w:hAnsi="Arial" w:cs="Arial"/>
          <w:lang w:val="en-US"/>
        </w:rPr>
      </w:pPr>
      <w:r w:rsidRPr="00DB6F07">
        <w:rPr>
          <w:rFonts w:ascii="Arial" w:hAnsi="Arial" w:cs="Arial"/>
          <w:lang w:val="en-US"/>
        </w:rPr>
        <w:lastRenderedPageBreak/>
        <w:t xml:space="preserve">The resultant AUC scores for </w:t>
      </w:r>
      <w:proofErr w:type="spellStart"/>
      <w:r w:rsidRPr="00DB6F07">
        <w:rPr>
          <w:rFonts w:ascii="Arial" w:hAnsi="Arial" w:cs="Arial"/>
          <w:lang w:val="en-US"/>
        </w:rPr>
        <w:t>XGBoost</w:t>
      </w:r>
      <w:proofErr w:type="spellEnd"/>
      <w:r w:rsidRPr="00DB6F07">
        <w:rPr>
          <w:rFonts w:ascii="Arial" w:hAnsi="Arial" w:cs="Arial"/>
          <w:lang w:val="en-US"/>
        </w:rPr>
        <w:t xml:space="preserve"> consistently outperformed those of Random Forest for </w:t>
      </w:r>
      <w:proofErr w:type="gramStart"/>
      <w:r w:rsidRPr="00DB6F07">
        <w:rPr>
          <w:rFonts w:ascii="Arial" w:hAnsi="Arial" w:cs="Arial"/>
          <w:lang w:val="en-US"/>
        </w:rPr>
        <w:t>a majority of</w:t>
      </w:r>
      <w:proofErr w:type="gramEnd"/>
      <w:r w:rsidRPr="00DB6F07">
        <w:rPr>
          <w:rFonts w:ascii="Arial" w:hAnsi="Arial" w:cs="Arial"/>
          <w:lang w:val="en-US"/>
        </w:rPr>
        <w:t xml:space="preserve"> the tickers. It was observed that the model performed exceptionally well for tickers like 'NFLX', 'CMCSA', 'BIIB', and 'SIRI', showcasing its proficiency in diverse stock scenarios.</w:t>
      </w:r>
    </w:p>
    <w:p w14:paraId="3B128489" w14:textId="77777777" w:rsidR="00092D62" w:rsidRDefault="00092D62" w:rsidP="00E03A5E">
      <w:pPr>
        <w:spacing w:line="360" w:lineRule="auto"/>
        <w:rPr>
          <w:rFonts w:ascii="Arial" w:hAnsi="Arial" w:cs="Arial"/>
        </w:rPr>
      </w:pPr>
    </w:p>
    <w:p w14:paraId="5C4C365F" w14:textId="7AA8CBB4" w:rsidR="00092D62" w:rsidRPr="00F8172E" w:rsidRDefault="00092D62" w:rsidP="00E03A5E">
      <w:pPr>
        <w:spacing w:line="360" w:lineRule="auto"/>
        <w:rPr>
          <w:rFonts w:ascii="Arial" w:hAnsi="Arial" w:cs="Arial"/>
          <w:b/>
          <w:bCs/>
        </w:rPr>
      </w:pPr>
      <w:r w:rsidRPr="00F8172E">
        <w:rPr>
          <w:rFonts w:ascii="Arial" w:hAnsi="Arial" w:cs="Arial"/>
          <w:b/>
          <w:bCs/>
        </w:rPr>
        <w:t>8.2.4</w:t>
      </w:r>
      <w:r w:rsidR="00DB6F07" w:rsidRPr="00F8172E">
        <w:rPr>
          <w:rFonts w:ascii="Arial" w:hAnsi="Arial" w:cs="Arial"/>
          <w:b/>
          <w:bCs/>
        </w:rPr>
        <w:t xml:space="preserve"> Discussion</w:t>
      </w:r>
    </w:p>
    <w:p w14:paraId="11DC40A6" w14:textId="77777777" w:rsidR="00DB6F07" w:rsidRPr="00DB6F07" w:rsidRDefault="00DB6F07" w:rsidP="00E03A5E">
      <w:pPr>
        <w:spacing w:line="360" w:lineRule="auto"/>
        <w:rPr>
          <w:rFonts w:ascii="Arial" w:hAnsi="Arial" w:cs="Arial"/>
        </w:rPr>
      </w:pPr>
      <w:r w:rsidRPr="00DB6F07">
        <w:rPr>
          <w:rFonts w:ascii="Arial" w:hAnsi="Arial" w:cs="Arial"/>
        </w:rPr>
        <w:t>XGBoost's success can be attributed to several factors. The integration of regularization in its objective function inherently penalizes complex models, thereby reducing overfitting. Additionally, its ability to handle missing data, its efficient implementation of the boosting algorithm, and its flexibility in defining custom optimization objectives and evaluation criteria make it apt for diverse datasets and challenges.</w:t>
      </w:r>
    </w:p>
    <w:p w14:paraId="49A8CD69" w14:textId="77777777" w:rsidR="00DB6F07" w:rsidRPr="00DB6F07" w:rsidRDefault="00DB6F07" w:rsidP="00E03A5E">
      <w:pPr>
        <w:spacing w:line="360" w:lineRule="auto"/>
        <w:rPr>
          <w:rFonts w:ascii="Arial" w:hAnsi="Arial" w:cs="Arial"/>
        </w:rPr>
      </w:pPr>
    </w:p>
    <w:p w14:paraId="490E1081" w14:textId="6BDD1C52" w:rsidR="00DB6F07" w:rsidRDefault="00DB6F07" w:rsidP="00E03A5E">
      <w:pPr>
        <w:spacing w:line="360" w:lineRule="auto"/>
        <w:rPr>
          <w:rFonts w:ascii="Arial" w:hAnsi="Arial" w:cs="Arial"/>
        </w:rPr>
      </w:pPr>
      <w:r w:rsidRPr="00DB6F07">
        <w:rPr>
          <w:rFonts w:ascii="Arial" w:hAnsi="Arial" w:cs="Arial"/>
        </w:rPr>
        <w:t>For our dataset, XGBoost's consistent superior performance suggests that its capability to model non-linear relationships and intricacies in the data is well-suited to the task of predicting stock returns based on news sentiment during the COVID-19 era.</w:t>
      </w:r>
    </w:p>
    <w:p w14:paraId="016EFD46" w14:textId="77777777" w:rsidR="00DB6F07" w:rsidRDefault="00DB6F07" w:rsidP="00E03A5E">
      <w:pPr>
        <w:spacing w:line="360" w:lineRule="auto"/>
        <w:rPr>
          <w:rFonts w:ascii="Arial" w:hAnsi="Arial" w:cs="Arial"/>
        </w:rPr>
      </w:pPr>
    </w:p>
    <w:p w14:paraId="3A2AAE1E" w14:textId="206CE79A" w:rsidR="00DB6F07" w:rsidRPr="00F8172E" w:rsidRDefault="00DB6F07" w:rsidP="00E03A5E">
      <w:pPr>
        <w:spacing w:line="360" w:lineRule="auto"/>
        <w:rPr>
          <w:rFonts w:ascii="Arial" w:hAnsi="Arial" w:cs="Arial"/>
          <w:b/>
          <w:bCs/>
          <w:sz w:val="28"/>
          <w:szCs w:val="28"/>
        </w:rPr>
      </w:pPr>
      <w:r w:rsidRPr="00F8172E">
        <w:rPr>
          <w:rFonts w:ascii="Arial" w:hAnsi="Arial" w:cs="Arial"/>
          <w:b/>
          <w:bCs/>
          <w:sz w:val="28"/>
          <w:szCs w:val="28"/>
        </w:rPr>
        <w:t xml:space="preserve">8.3 </w:t>
      </w:r>
      <w:proofErr w:type="spellStart"/>
      <w:r w:rsidRPr="00F8172E">
        <w:rPr>
          <w:rFonts w:ascii="Arial" w:hAnsi="Arial" w:cs="Arial"/>
          <w:b/>
          <w:bCs/>
          <w:sz w:val="28"/>
          <w:szCs w:val="28"/>
        </w:rPr>
        <w:t>LightGBM</w:t>
      </w:r>
      <w:proofErr w:type="spellEnd"/>
    </w:p>
    <w:p w14:paraId="7CF49C6B" w14:textId="77777777" w:rsidR="00DB6F07" w:rsidRDefault="00DB6F07" w:rsidP="00E03A5E">
      <w:pPr>
        <w:spacing w:line="360" w:lineRule="auto"/>
        <w:rPr>
          <w:rFonts w:ascii="Arial" w:hAnsi="Arial" w:cs="Arial"/>
        </w:rPr>
      </w:pPr>
    </w:p>
    <w:p w14:paraId="79D8141F" w14:textId="1AFD6C95" w:rsidR="00DB6F07" w:rsidRPr="00F8172E" w:rsidRDefault="00DB6F07" w:rsidP="00E03A5E">
      <w:pPr>
        <w:spacing w:line="360" w:lineRule="auto"/>
        <w:rPr>
          <w:rFonts w:ascii="Arial" w:hAnsi="Arial" w:cs="Arial"/>
          <w:b/>
          <w:bCs/>
        </w:rPr>
      </w:pPr>
      <w:r w:rsidRPr="00F8172E">
        <w:rPr>
          <w:rFonts w:ascii="Arial" w:hAnsi="Arial" w:cs="Arial"/>
          <w:b/>
          <w:bCs/>
        </w:rPr>
        <w:t>8.3.1</w:t>
      </w:r>
      <w:r w:rsidR="00F8172E" w:rsidRPr="00F8172E">
        <w:rPr>
          <w:rFonts w:ascii="Arial" w:hAnsi="Arial" w:cs="Arial"/>
          <w:b/>
          <w:bCs/>
        </w:rPr>
        <w:t xml:space="preserve"> Theoretical Overview</w:t>
      </w:r>
    </w:p>
    <w:p w14:paraId="05B82CA8" w14:textId="77777777" w:rsidR="00DB6F07" w:rsidRPr="00DB6F07" w:rsidRDefault="00DB6F07" w:rsidP="00E03A5E">
      <w:pPr>
        <w:spacing w:line="360" w:lineRule="auto"/>
        <w:rPr>
          <w:rFonts w:ascii="Arial" w:hAnsi="Arial" w:cs="Arial"/>
        </w:rPr>
      </w:pPr>
      <w:proofErr w:type="spellStart"/>
      <w:r w:rsidRPr="00DB6F07">
        <w:rPr>
          <w:rFonts w:ascii="Arial" w:hAnsi="Arial" w:cs="Arial"/>
        </w:rPr>
        <w:t>LightGBM</w:t>
      </w:r>
      <w:proofErr w:type="spellEnd"/>
      <w:r w:rsidRPr="00DB6F07">
        <w:rPr>
          <w:rFonts w:ascii="Arial" w:hAnsi="Arial" w:cs="Arial"/>
        </w:rPr>
        <w:t>, or Light Gradient Boosting Machine, is a gradient boosting framework that employs tree-based learning algorithms. It has been designed to be more efficient than its counterparts, achieving faster training speeds and consuming lower memory.</w:t>
      </w:r>
    </w:p>
    <w:p w14:paraId="0595E68D" w14:textId="77777777" w:rsidR="00DB6F07" w:rsidRPr="00DB6F07" w:rsidRDefault="00DB6F07" w:rsidP="00E03A5E">
      <w:pPr>
        <w:spacing w:line="360" w:lineRule="auto"/>
        <w:rPr>
          <w:rFonts w:ascii="Arial" w:hAnsi="Arial" w:cs="Arial"/>
        </w:rPr>
      </w:pPr>
    </w:p>
    <w:p w14:paraId="62BA6791" w14:textId="77777777" w:rsidR="00DB6F07" w:rsidRPr="00DB6F07" w:rsidRDefault="00DB6F07" w:rsidP="00E03A5E">
      <w:pPr>
        <w:spacing w:line="360" w:lineRule="auto"/>
        <w:rPr>
          <w:rFonts w:ascii="Arial" w:hAnsi="Arial" w:cs="Arial"/>
        </w:rPr>
      </w:pPr>
      <w:r w:rsidRPr="00DB6F07">
        <w:rPr>
          <w:rFonts w:ascii="Arial" w:hAnsi="Arial" w:cs="Arial"/>
        </w:rPr>
        <w:t xml:space="preserve">A unique property of </w:t>
      </w:r>
      <w:proofErr w:type="spellStart"/>
      <w:r w:rsidRPr="00DB6F07">
        <w:rPr>
          <w:rFonts w:ascii="Arial" w:hAnsi="Arial" w:cs="Arial"/>
        </w:rPr>
        <w:t>LightGBM</w:t>
      </w:r>
      <w:proofErr w:type="spellEnd"/>
      <w:r w:rsidRPr="00DB6F07">
        <w:rPr>
          <w:rFonts w:ascii="Arial" w:hAnsi="Arial" w:cs="Arial"/>
        </w:rPr>
        <w:t xml:space="preserve"> is its utilization of histogram-based algorithms, which divide continuous feature values into discrete bins. This method speeds up the training process and reduces memory usage.</w:t>
      </w:r>
    </w:p>
    <w:p w14:paraId="2424164C" w14:textId="77777777" w:rsidR="00DB6F07" w:rsidRPr="00DB6F07" w:rsidRDefault="00DB6F07" w:rsidP="00E03A5E">
      <w:pPr>
        <w:spacing w:line="360" w:lineRule="auto"/>
        <w:rPr>
          <w:rFonts w:ascii="Arial" w:hAnsi="Arial" w:cs="Arial"/>
        </w:rPr>
      </w:pPr>
    </w:p>
    <w:p w14:paraId="513DC480" w14:textId="17781550" w:rsidR="00DB6F07" w:rsidRDefault="00DB6F07" w:rsidP="00E03A5E">
      <w:pPr>
        <w:spacing w:line="360" w:lineRule="auto"/>
        <w:rPr>
          <w:rFonts w:ascii="Arial" w:hAnsi="Arial" w:cs="Arial"/>
        </w:rPr>
      </w:pPr>
      <w:r w:rsidRPr="00DB6F07">
        <w:rPr>
          <w:rFonts w:ascii="Arial" w:hAnsi="Arial" w:cs="Arial"/>
        </w:rPr>
        <w:t xml:space="preserve">The objective function for </w:t>
      </w:r>
      <w:proofErr w:type="spellStart"/>
      <w:r w:rsidRPr="00DB6F07">
        <w:rPr>
          <w:rFonts w:ascii="Arial" w:hAnsi="Arial" w:cs="Arial"/>
        </w:rPr>
        <w:t>LightGBM</w:t>
      </w:r>
      <w:proofErr w:type="spellEnd"/>
      <w:r w:rsidRPr="00DB6F07">
        <w:rPr>
          <w:rFonts w:ascii="Arial" w:hAnsi="Arial" w:cs="Arial"/>
        </w:rPr>
        <w:t xml:space="preserve"> is </w:t>
      </w:r>
      <w:proofErr w:type="gramStart"/>
      <w:r w:rsidRPr="00DB6F07">
        <w:rPr>
          <w:rFonts w:ascii="Arial" w:hAnsi="Arial" w:cs="Arial"/>
        </w:rPr>
        <w:t>similar to</w:t>
      </w:r>
      <w:proofErr w:type="gramEnd"/>
      <w:r w:rsidRPr="00DB6F07">
        <w:rPr>
          <w:rFonts w:ascii="Arial" w:hAnsi="Arial" w:cs="Arial"/>
        </w:rPr>
        <w:t xml:space="preserve"> </w:t>
      </w:r>
      <w:proofErr w:type="spellStart"/>
      <w:r w:rsidRPr="00DB6F07">
        <w:rPr>
          <w:rFonts w:ascii="Arial" w:hAnsi="Arial" w:cs="Arial"/>
        </w:rPr>
        <w:t>XGBoost</w:t>
      </w:r>
      <w:proofErr w:type="spellEnd"/>
      <w:r w:rsidRPr="00DB6F07">
        <w:rPr>
          <w:rFonts w:ascii="Arial" w:hAnsi="Arial" w:cs="Arial"/>
        </w:rPr>
        <w:t>, incorporating both the loss function and a regularization term:</w:t>
      </w:r>
    </w:p>
    <w:p w14:paraId="21016099" w14:textId="77777777" w:rsidR="00DB6F07" w:rsidRDefault="00DB6F07" w:rsidP="00E03A5E">
      <w:pPr>
        <w:spacing w:line="360" w:lineRule="auto"/>
        <w:rPr>
          <w:rFonts w:ascii="Arial" w:hAnsi="Arial" w:cs="Arial"/>
        </w:rPr>
      </w:pPr>
    </w:p>
    <w:p w14:paraId="320226AC" w14:textId="77777777" w:rsidR="00DB6F07" w:rsidRDefault="00DB6F07" w:rsidP="00E03A5E">
      <w:pPr>
        <w:spacing w:line="360" w:lineRule="auto"/>
        <w:rPr>
          <w:rFonts w:ascii="Arial" w:hAnsi="Arial" w:cs="Arial"/>
        </w:rPr>
      </w:pPr>
      <m:oMathPara>
        <m:oMath>
          <m:r>
            <m:rPr>
              <m:sty m:val="p"/>
            </m:rPr>
            <w:rPr>
              <w:rFonts w:ascii="Cambria Math" w:hAnsi="Cambria Math" w:cs="Arial"/>
            </w:rPr>
            <w:lastRenderedPageBreak/>
            <m:t>Obj</m:t>
          </m:r>
          <m:r>
            <w:rPr>
              <w:rFonts w:ascii="Cambria Math" w:eastAsia="Cambria Math" w:hAnsi="Cambria Math" w:cs="Cambria Math"/>
            </w:rPr>
            <m:t>=</m:t>
          </m:r>
          <m:nary>
            <m:naryPr>
              <m:chr m:val="∑"/>
              <m:grow m:val="1"/>
              <m:ctrlPr>
                <w:rPr>
                  <w:rFonts w:ascii="Cambria Math" w:hAnsi="Cambria Math" w:cs="Arial"/>
                </w:rPr>
              </m:ctrlPr>
            </m:naryPr>
            <m:sub>
              <m:r>
                <w:rPr>
                  <w:rFonts w:ascii="Cambria Math" w:eastAsia="Cambria Math" w:hAnsi="Cambria Math" w:cs="Cambria Math"/>
                </w:rPr>
                <m:t>i=1</m:t>
              </m:r>
            </m:sub>
            <m:sup>
              <m:r>
                <w:rPr>
                  <w:rFonts w:ascii="Cambria Math" w:eastAsia="Cambria Math" w:hAnsi="Cambria Math" w:cs="Cambria Math"/>
                </w:rPr>
                <m:t>n</m:t>
              </m:r>
            </m:sup>
            <m:e>
              <m:r>
                <m:rPr>
                  <m:sty m:val="p"/>
                </m:rPr>
                <w:rPr>
                  <w:rFonts w:ascii="Cambria Math" w:hAnsi="Cambria Math" w:cs="Arial"/>
                </w:rPr>
                <m:t xml:space="preserve"> </m:t>
              </m:r>
              <m:r>
                <w:rPr>
                  <w:rFonts w:ascii="Cambria Math" w:hAnsi="Cambria Math" w:cs="Arial"/>
                </w:rPr>
                <m:t>L(</m:t>
              </m:r>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 F(</m:t>
              </m:r>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m:t>
              </m:r>
            </m:e>
          </m:nary>
          <m:r>
            <w:rPr>
              <w:rFonts w:ascii="Cambria Math" w:hAnsi="Cambria Math" w:cs="Arial"/>
            </w:rPr>
            <m:t>+</m:t>
          </m:r>
          <m:nary>
            <m:naryPr>
              <m:chr m:val="∑"/>
              <m:grow m:val="1"/>
              <m:ctrlPr>
                <w:rPr>
                  <w:rFonts w:ascii="Cambria Math" w:hAnsi="Cambria Math" w:cs="Arial"/>
                </w:rPr>
              </m:ctrlPr>
            </m:naryPr>
            <m:sub>
              <m:r>
                <w:rPr>
                  <w:rFonts w:ascii="Cambria Math" w:eastAsia="Cambria Math" w:hAnsi="Cambria Math" w:cs="Cambria Math"/>
                </w:rPr>
                <m:t>i=1</m:t>
              </m:r>
            </m:sub>
            <m:sup>
              <m:r>
                <w:rPr>
                  <w:rFonts w:ascii="Cambria Math" w:eastAsia="Cambria Math" w:hAnsi="Cambria Math" w:cs="Cambria Math"/>
                </w:rPr>
                <m:t>t</m:t>
              </m:r>
            </m:sup>
            <m:e>
              <m:r>
                <m:rPr>
                  <m:sty m:val="p"/>
                </m:rPr>
                <w:rPr>
                  <w:rFonts w:ascii="Cambria Math" w:hAnsi="Cambria Math" w:cs="Arial"/>
                </w:rPr>
                <m:t xml:space="preserve"> Ω</m:t>
              </m:r>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i</m:t>
                  </m:r>
                </m:sub>
              </m:sSub>
              <m:r>
                <w:rPr>
                  <w:rFonts w:ascii="Cambria Math" w:hAnsi="Cambria Math" w:cs="Arial"/>
                </w:rPr>
                <m:t>)</m:t>
              </m:r>
            </m:e>
          </m:nary>
        </m:oMath>
      </m:oMathPara>
    </w:p>
    <w:p w14:paraId="4FACC4AE" w14:textId="46974A7F" w:rsidR="00DB6F07" w:rsidRDefault="00DB6F07" w:rsidP="00E03A5E">
      <w:pPr>
        <w:spacing w:line="360" w:lineRule="auto"/>
        <w:rPr>
          <w:rFonts w:ascii="Arial" w:hAnsi="Arial" w:cs="Arial"/>
        </w:rPr>
      </w:pPr>
      <w:del w:id="182" w:author="He He (Staff)" w:date="2023-08-20T15:10:00Z">
        <w:r w:rsidDel="007063F6">
          <w:rPr>
            <w:rFonts w:ascii="Arial" w:hAnsi="Arial" w:cs="Arial"/>
          </w:rPr>
          <w:delText>Here</w:delText>
        </w:r>
      </w:del>
      <w:ins w:id="183" w:author="He He (Staff)" w:date="2023-08-20T15:10:00Z">
        <w:r w:rsidR="007063F6">
          <w:rPr>
            <w:rFonts w:ascii="Arial" w:hAnsi="Arial" w:cs="Arial"/>
          </w:rPr>
          <w:t>wh</w:t>
        </w:r>
        <w:r w:rsidR="007063F6">
          <w:rPr>
            <w:rFonts w:ascii="Arial" w:hAnsi="Arial" w:cs="Arial"/>
          </w:rPr>
          <w:t>ere</w:t>
        </w:r>
      </w:ins>
      <w:r>
        <w:rPr>
          <w:rFonts w:ascii="Arial" w:hAnsi="Arial" w:cs="Arial"/>
        </w:rPr>
        <w:t>:</w:t>
      </w:r>
    </w:p>
    <w:p w14:paraId="0902E241" w14:textId="77777777" w:rsidR="00685970" w:rsidRDefault="00685970" w:rsidP="00E03A5E">
      <w:pPr>
        <w:pStyle w:val="a3"/>
        <w:numPr>
          <w:ilvl w:val="0"/>
          <w:numId w:val="12"/>
        </w:numPr>
        <w:spacing w:line="360" w:lineRule="auto"/>
        <w:rPr>
          <w:rFonts w:ascii="Arial" w:hAnsi="Arial" w:cs="Arial"/>
        </w:rPr>
      </w:pPr>
      <m:oMath>
        <m:r>
          <m:rPr>
            <m:sty m:val="p"/>
          </m:rPr>
          <w:rPr>
            <w:rFonts w:ascii="Cambria Math" w:hAnsi="Cambria Math" w:cs="Arial"/>
          </w:rPr>
          <m:t>Ω</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i</m:t>
                </m:r>
              </m:sub>
            </m:sSub>
          </m:e>
        </m:d>
      </m:oMath>
      <w:r w:rsidRPr="00685970">
        <w:rPr>
          <w:rFonts w:ascii="Arial" w:hAnsi="Arial" w:cs="Arial"/>
        </w:rPr>
        <w:t xml:space="preserve"> represents the regularization term.</w:t>
      </w:r>
    </w:p>
    <w:p w14:paraId="004124B0" w14:textId="3ED2052F" w:rsidR="00685970" w:rsidRPr="00685970" w:rsidRDefault="00685970" w:rsidP="00E03A5E">
      <w:pPr>
        <w:pStyle w:val="a3"/>
        <w:numPr>
          <w:ilvl w:val="0"/>
          <w:numId w:val="12"/>
        </w:numPr>
        <w:spacing w:line="360" w:lineRule="auto"/>
        <w:rPr>
          <w:rFonts w:ascii="Arial" w:hAnsi="Arial" w:cs="Arial"/>
        </w:rPr>
      </w:pPr>
      <m:oMath>
        <m:r>
          <w:rPr>
            <w:rFonts w:ascii="Cambria Math" w:eastAsia="Cambria Math" w:hAnsi="Cambria Math" w:cs="Cambria Math"/>
          </w:rPr>
          <m:t xml:space="preserve">t </m:t>
        </m:r>
      </m:oMath>
      <w:r w:rsidRPr="00685970">
        <w:rPr>
          <w:rFonts w:ascii="Arial" w:hAnsi="Arial" w:cs="Arial"/>
        </w:rPr>
        <w:t>denotes the number of iterations.</w:t>
      </w:r>
    </w:p>
    <w:p w14:paraId="5EEB96D1" w14:textId="77777777" w:rsidR="00DB6F07" w:rsidRDefault="00DB6F07" w:rsidP="00E03A5E">
      <w:pPr>
        <w:spacing w:line="360" w:lineRule="auto"/>
        <w:rPr>
          <w:rFonts w:ascii="Arial" w:hAnsi="Arial" w:cs="Arial"/>
        </w:rPr>
      </w:pPr>
    </w:p>
    <w:p w14:paraId="7188D5E8" w14:textId="4BB84558" w:rsidR="00DB6F07" w:rsidRPr="00F8172E" w:rsidRDefault="00DB6F07" w:rsidP="00E03A5E">
      <w:pPr>
        <w:spacing w:line="360" w:lineRule="auto"/>
        <w:rPr>
          <w:rFonts w:ascii="Arial" w:hAnsi="Arial" w:cs="Arial"/>
          <w:b/>
          <w:bCs/>
        </w:rPr>
      </w:pPr>
      <w:r w:rsidRPr="00F8172E">
        <w:rPr>
          <w:rFonts w:ascii="Arial" w:hAnsi="Arial" w:cs="Arial"/>
          <w:b/>
          <w:bCs/>
        </w:rPr>
        <w:t>8.3.2</w:t>
      </w:r>
      <w:r w:rsidR="00685970" w:rsidRPr="00F8172E">
        <w:rPr>
          <w:rFonts w:ascii="Arial" w:hAnsi="Arial" w:cs="Arial"/>
          <w:b/>
          <w:bCs/>
        </w:rPr>
        <w:t xml:space="preserve"> Methodology</w:t>
      </w:r>
    </w:p>
    <w:p w14:paraId="1CA37239" w14:textId="77777777" w:rsidR="00685970" w:rsidRPr="00685970" w:rsidRDefault="00685970" w:rsidP="00E03A5E">
      <w:pPr>
        <w:spacing w:line="360" w:lineRule="auto"/>
        <w:rPr>
          <w:rFonts w:ascii="Arial" w:hAnsi="Arial" w:cs="Arial"/>
        </w:rPr>
      </w:pPr>
      <w:r w:rsidRPr="00685970">
        <w:rPr>
          <w:rFonts w:ascii="Arial" w:hAnsi="Arial" w:cs="Arial"/>
        </w:rPr>
        <w:t xml:space="preserve">For the </w:t>
      </w:r>
      <w:proofErr w:type="spellStart"/>
      <w:r w:rsidRPr="00685970">
        <w:rPr>
          <w:rFonts w:ascii="Arial" w:hAnsi="Arial" w:cs="Arial"/>
        </w:rPr>
        <w:t>LightGBM</w:t>
      </w:r>
      <w:proofErr w:type="spellEnd"/>
      <w:r w:rsidRPr="00685970">
        <w:rPr>
          <w:rFonts w:ascii="Arial" w:hAnsi="Arial" w:cs="Arial"/>
        </w:rPr>
        <w:t xml:space="preserve"> model:</w:t>
      </w:r>
    </w:p>
    <w:p w14:paraId="4561C867" w14:textId="77777777" w:rsidR="00685970" w:rsidRPr="00685970" w:rsidRDefault="00685970" w:rsidP="00E03A5E">
      <w:pPr>
        <w:spacing w:line="360" w:lineRule="auto"/>
        <w:rPr>
          <w:rFonts w:ascii="Arial" w:hAnsi="Arial" w:cs="Arial"/>
        </w:rPr>
      </w:pPr>
    </w:p>
    <w:p w14:paraId="5351ED23" w14:textId="77777777" w:rsidR="00685970" w:rsidRPr="00685970" w:rsidRDefault="00685970" w:rsidP="00E03A5E">
      <w:pPr>
        <w:pStyle w:val="a3"/>
        <w:numPr>
          <w:ilvl w:val="0"/>
          <w:numId w:val="14"/>
        </w:numPr>
        <w:spacing w:line="360" w:lineRule="auto"/>
        <w:rPr>
          <w:rFonts w:ascii="Arial" w:hAnsi="Arial" w:cs="Arial"/>
        </w:rPr>
      </w:pPr>
      <w:r w:rsidRPr="00685970">
        <w:rPr>
          <w:rFonts w:ascii="Arial" w:hAnsi="Arial" w:cs="Arial"/>
        </w:rPr>
        <w:t xml:space="preserve">Features: All columns </w:t>
      </w:r>
      <w:proofErr w:type="gramStart"/>
      <w:r w:rsidRPr="00685970">
        <w:rPr>
          <w:rFonts w:ascii="Arial" w:hAnsi="Arial" w:cs="Arial"/>
        </w:rPr>
        <w:t>with the exception of</w:t>
      </w:r>
      <w:proofErr w:type="gramEnd"/>
      <w:r w:rsidRPr="00685970">
        <w:rPr>
          <w:rFonts w:ascii="Arial" w:hAnsi="Arial" w:cs="Arial"/>
        </w:rPr>
        <w:t xml:space="preserve"> 'Date', '</w:t>
      </w:r>
      <w:proofErr w:type="spellStart"/>
      <w:r w:rsidRPr="00685970">
        <w:rPr>
          <w:rFonts w:ascii="Arial" w:hAnsi="Arial" w:cs="Arial"/>
        </w:rPr>
        <w:t>PositiveReturn</w:t>
      </w:r>
      <w:proofErr w:type="spellEnd"/>
      <w:r w:rsidRPr="00685970">
        <w:rPr>
          <w:rFonts w:ascii="Arial" w:hAnsi="Arial" w:cs="Arial"/>
        </w:rPr>
        <w:t>', and 'Ticker'.</w:t>
      </w:r>
    </w:p>
    <w:p w14:paraId="090329C4" w14:textId="77777777" w:rsidR="00685970" w:rsidRPr="00685970" w:rsidRDefault="00685970" w:rsidP="00E03A5E">
      <w:pPr>
        <w:pStyle w:val="a3"/>
        <w:numPr>
          <w:ilvl w:val="0"/>
          <w:numId w:val="14"/>
        </w:numPr>
        <w:spacing w:line="360" w:lineRule="auto"/>
        <w:rPr>
          <w:rFonts w:ascii="Arial" w:hAnsi="Arial" w:cs="Arial"/>
        </w:rPr>
      </w:pPr>
      <w:r w:rsidRPr="00685970">
        <w:rPr>
          <w:rFonts w:ascii="Arial" w:hAnsi="Arial" w:cs="Arial"/>
        </w:rPr>
        <w:t>Target Variable: '</w:t>
      </w:r>
      <w:proofErr w:type="spellStart"/>
      <w:r w:rsidRPr="00685970">
        <w:rPr>
          <w:rFonts w:ascii="Arial" w:hAnsi="Arial" w:cs="Arial"/>
        </w:rPr>
        <w:t>PositiveReturn</w:t>
      </w:r>
      <w:proofErr w:type="spellEnd"/>
      <w:r w:rsidRPr="00685970">
        <w:rPr>
          <w:rFonts w:ascii="Arial" w:hAnsi="Arial" w:cs="Arial"/>
        </w:rPr>
        <w:t>'.</w:t>
      </w:r>
    </w:p>
    <w:p w14:paraId="5965F3B5" w14:textId="77777777" w:rsidR="00685970" w:rsidRPr="00685970" w:rsidRDefault="00685970" w:rsidP="00E03A5E">
      <w:pPr>
        <w:pStyle w:val="a3"/>
        <w:numPr>
          <w:ilvl w:val="0"/>
          <w:numId w:val="14"/>
        </w:numPr>
        <w:spacing w:line="360" w:lineRule="auto"/>
        <w:rPr>
          <w:rFonts w:ascii="Arial" w:hAnsi="Arial" w:cs="Arial"/>
        </w:rPr>
      </w:pPr>
      <w:r w:rsidRPr="00685970">
        <w:rPr>
          <w:rFonts w:ascii="Arial" w:hAnsi="Arial" w:cs="Arial"/>
        </w:rPr>
        <w:t>Data Split: 80% for training, 20% for testing.</w:t>
      </w:r>
    </w:p>
    <w:p w14:paraId="374346BD" w14:textId="77777777" w:rsidR="00685970" w:rsidRDefault="00685970" w:rsidP="00E03A5E">
      <w:pPr>
        <w:pStyle w:val="a3"/>
        <w:numPr>
          <w:ilvl w:val="0"/>
          <w:numId w:val="14"/>
        </w:numPr>
        <w:spacing w:line="360" w:lineRule="auto"/>
        <w:rPr>
          <w:rFonts w:ascii="Arial" w:hAnsi="Arial" w:cs="Arial"/>
        </w:rPr>
      </w:pPr>
      <w:r w:rsidRPr="00685970">
        <w:rPr>
          <w:rFonts w:ascii="Arial" w:hAnsi="Arial" w:cs="Arial"/>
        </w:rPr>
        <w:t>Hyperparameters: Boosting type set to "goss", a max depth of 5, and random state set to 0.</w:t>
      </w:r>
    </w:p>
    <w:p w14:paraId="3A5463B1" w14:textId="77777777" w:rsidR="00685970" w:rsidRPr="00685970" w:rsidRDefault="00685970" w:rsidP="00E03A5E">
      <w:pPr>
        <w:pStyle w:val="a3"/>
        <w:spacing w:line="360" w:lineRule="auto"/>
        <w:rPr>
          <w:rFonts w:ascii="Arial" w:hAnsi="Arial" w:cs="Arial"/>
        </w:rPr>
      </w:pPr>
    </w:p>
    <w:p w14:paraId="486B81D5" w14:textId="2AFD8E4A" w:rsidR="00685970" w:rsidRDefault="00685970" w:rsidP="00E03A5E">
      <w:pPr>
        <w:spacing w:line="360" w:lineRule="auto"/>
        <w:rPr>
          <w:rFonts w:ascii="Arial" w:hAnsi="Arial" w:cs="Arial"/>
        </w:rPr>
      </w:pPr>
      <w:r w:rsidRPr="00685970">
        <w:rPr>
          <w:rFonts w:ascii="Arial" w:hAnsi="Arial" w:cs="Arial"/>
        </w:rPr>
        <w:t xml:space="preserve">The boosting type "goss" refers to Gradient-based One-Side Sampling. In this method, </w:t>
      </w:r>
      <w:proofErr w:type="spellStart"/>
      <w:r w:rsidRPr="00685970">
        <w:rPr>
          <w:rFonts w:ascii="Arial" w:hAnsi="Arial" w:cs="Arial"/>
        </w:rPr>
        <w:t>LightGBM</w:t>
      </w:r>
      <w:proofErr w:type="spellEnd"/>
      <w:r w:rsidRPr="00685970">
        <w:rPr>
          <w:rFonts w:ascii="Arial" w:hAnsi="Arial" w:cs="Arial"/>
        </w:rPr>
        <w:t xml:space="preserve"> maintains the data distribution by using all the negative gradients but performs random sampling on the instances with positive gradients.</w:t>
      </w:r>
    </w:p>
    <w:p w14:paraId="3BFAD2AA" w14:textId="77777777" w:rsidR="001757D3" w:rsidRDefault="001757D3" w:rsidP="00E03A5E">
      <w:pPr>
        <w:spacing w:line="360" w:lineRule="auto"/>
        <w:rPr>
          <w:rFonts w:ascii="Arial" w:hAnsi="Arial" w:cs="Arial"/>
        </w:rPr>
      </w:pPr>
    </w:p>
    <w:p w14:paraId="29830DA8" w14:textId="548B6898" w:rsidR="00DB6F07" w:rsidRPr="00F8172E" w:rsidRDefault="00DB6F07" w:rsidP="00E03A5E">
      <w:pPr>
        <w:spacing w:line="360" w:lineRule="auto"/>
        <w:rPr>
          <w:rFonts w:ascii="Arial" w:hAnsi="Arial" w:cs="Arial"/>
          <w:b/>
          <w:bCs/>
        </w:rPr>
      </w:pPr>
      <w:r w:rsidRPr="00F8172E">
        <w:rPr>
          <w:rFonts w:ascii="Arial" w:hAnsi="Arial" w:cs="Arial"/>
          <w:b/>
          <w:bCs/>
        </w:rPr>
        <w:t>8.3.3</w:t>
      </w:r>
      <w:r w:rsidR="001757D3" w:rsidRPr="00F8172E">
        <w:rPr>
          <w:rFonts w:ascii="Arial" w:hAnsi="Arial" w:cs="Arial"/>
          <w:b/>
          <w:bCs/>
        </w:rPr>
        <w:t xml:space="preserve"> Results</w:t>
      </w:r>
    </w:p>
    <w:p w14:paraId="2C36D5A0" w14:textId="77777777" w:rsidR="001757D3" w:rsidRDefault="001757D3" w:rsidP="00E03A5E">
      <w:pPr>
        <w:spacing w:line="360" w:lineRule="auto"/>
        <w:rPr>
          <w:rFonts w:ascii="Arial" w:hAnsi="Arial" w:cs="Arial"/>
        </w:rPr>
      </w:pPr>
      <w:r w:rsidRPr="001757D3">
        <w:rPr>
          <w:rFonts w:ascii="Arial" w:hAnsi="Arial" w:cs="Arial"/>
        </w:rPr>
        <w:t>The model's performance was gauged using the AUC score, the same metric employed for the previous models.</w:t>
      </w:r>
    </w:p>
    <w:p w14:paraId="71BECE56" w14:textId="70DD8E2C" w:rsidR="003E1D36" w:rsidRPr="001757D3" w:rsidRDefault="003E1D36" w:rsidP="00E03A5E">
      <w:pPr>
        <w:spacing w:line="360" w:lineRule="auto"/>
        <w:rPr>
          <w:rFonts w:ascii="Arial" w:hAnsi="Arial" w:cs="Arial"/>
        </w:rPr>
      </w:pPr>
      <w:r>
        <w:rPr>
          <w:rFonts w:ascii="Arial" w:hAnsi="Arial" w:cs="Arial"/>
          <w:noProof/>
        </w:rPr>
        <w:lastRenderedPageBreak/>
        <w:drawing>
          <wp:inline distT="0" distB="0" distL="0" distR="0" wp14:anchorId="5AC8FF40" wp14:editId="1A7AB77A">
            <wp:extent cx="5318125" cy="8863330"/>
            <wp:effectExtent l="0" t="0" r="0" b="0"/>
            <wp:docPr id="1957902922" name="Picture 5" descr="A colorful striped chart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902922" name="Picture 5" descr="A colorful striped chart with a black border&#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18125" cy="8863330"/>
                    </a:xfrm>
                    <a:prstGeom prst="rect">
                      <a:avLst/>
                    </a:prstGeom>
                    <a:noFill/>
                    <a:ln>
                      <a:noFill/>
                    </a:ln>
                  </pic:spPr>
                </pic:pic>
              </a:graphicData>
            </a:graphic>
          </wp:inline>
        </w:drawing>
      </w:r>
    </w:p>
    <w:p w14:paraId="25430036" w14:textId="0E75ACED" w:rsidR="001757D3" w:rsidRDefault="003E1D36" w:rsidP="00E03A5E">
      <w:pPr>
        <w:spacing w:line="360" w:lineRule="auto"/>
        <w:rPr>
          <w:rFonts w:ascii="Arial" w:hAnsi="Arial" w:cs="Arial"/>
        </w:rPr>
      </w:pPr>
      <w:r w:rsidRPr="003E1D36">
        <w:rPr>
          <w:rFonts w:ascii="Arial" w:hAnsi="Arial" w:cs="Arial"/>
        </w:rPr>
        <w:lastRenderedPageBreak/>
        <w:t xml:space="preserve">From our results, </w:t>
      </w:r>
      <w:proofErr w:type="spellStart"/>
      <w:r w:rsidRPr="003E1D36">
        <w:rPr>
          <w:rFonts w:ascii="Arial" w:hAnsi="Arial" w:cs="Arial"/>
        </w:rPr>
        <w:t>LightGBM</w:t>
      </w:r>
      <w:proofErr w:type="spellEnd"/>
      <w:r w:rsidRPr="003E1D36">
        <w:rPr>
          <w:rFonts w:ascii="Arial" w:hAnsi="Arial" w:cs="Arial"/>
        </w:rPr>
        <w:t xml:space="preserve"> showed competitive AUC scores, being particularly adept with tickers like 'GILD', 'BIIB', and 'EXC'. However, for some tickers, such as 'META', 'ASML', and 'GEHC', it didn't fare as well as expected.</w:t>
      </w:r>
    </w:p>
    <w:p w14:paraId="33339470" w14:textId="77777777" w:rsidR="003E1D36" w:rsidRDefault="003E1D36" w:rsidP="00E03A5E">
      <w:pPr>
        <w:spacing w:line="360" w:lineRule="auto"/>
        <w:rPr>
          <w:rFonts w:ascii="Arial" w:hAnsi="Arial" w:cs="Arial"/>
        </w:rPr>
      </w:pPr>
    </w:p>
    <w:p w14:paraId="23AFC0EC" w14:textId="3D9C7F12" w:rsidR="00DB6F07" w:rsidRPr="00F8172E" w:rsidRDefault="00DB6F07" w:rsidP="00E03A5E">
      <w:pPr>
        <w:spacing w:line="360" w:lineRule="auto"/>
        <w:rPr>
          <w:rFonts w:ascii="Arial" w:hAnsi="Arial" w:cs="Arial"/>
          <w:b/>
          <w:bCs/>
        </w:rPr>
      </w:pPr>
      <w:r w:rsidRPr="00F8172E">
        <w:rPr>
          <w:rFonts w:ascii="Arial" w:hAnsi="Arial" w:cs="Arial"/>
          <w:b/>
          <w:bCs/>
        </w:rPr>
        <w:t>8.3.4</w:t>
      </w:r>
      <w:r w:rsidR="003E1D36" w:rsidRPr="00F8172E">
        <w:rPr>
          <w:rFonts w:ascii="Arial" w:hAnsi="Arial" w:cs="Arial"/>
          <w:b/>
          <w:bCs/>
        </w:rPr>
        <w:t xml:space="preserve"> Discussion</w:t>
      </w:r>
    </w:p>
    <w:p w14:paraId="6C2BCE3A" w14:textId="77777777" w:rsidR="003E1D36" w:rsidRPr="003E1D36" w:rsidRDefault="003E1D36" w:rsidP="00E03A5E">
      <w:pPr>
        <w:spacing w:line="360" w:lineRule="auto"/>
        <w:rPr>
          <w:rFonts w:ascii="Arial" w:hAnsi="Arial" w:cs="Arial"/>
        </w:rPr>
      </w:pPr>
      <w:proofErr w:type="spellStart"/>
      <w:r w:rsidRPr="003E1D36">
        <w:rPr>
          <w:rFonts w:ascii="Arial" w:hAnsi="Arial" w:cs="Arial"/>
        </w:rPr>
        <w:t>LightGBM's</w:t>
      </w:r>
      <w:proofErr w:type="spellEnd"/>
      <w:r w:rsidRPr="003E1D36">
        <w:rPr>
          <w:rFonts w:ascii="Arial" w:hAnsi="Arial" w:cs="Arial"/>
        </w:rPr>
        <w:t xml:space="preserve"> histogram-based approach provides an edge in computational efficiency, allowing it to handle larger datasets with ease. Moreover, its ability to manage categorical features natively, coupled with its advanced regularization, helps in curbing overfitting.</w:t>
      </w:r>
    </w:p>
    <w:p w14:paraId="679366FA" w14:textId="77777777" w:rsidR="003E1D36" w:rsidRPr="003E1D36" w:rsidRDefault="003E1D36" w:rsidP="00E03A5E">
      <w:pPr>
        <w:spacing w:line="360" w:lineRule="auto"/>
        <w:rPr>
          <w:rFonts w:ascii="Arial" w:hAnsi="Arial" w:cs="Arial"/>
        </w:rPr>
      </w:pPr>
    </w:p>
    <w:p w14:paraId="692ECDC7" w14:textId="3ED3E7CC" w:rsidR="003E1D36" w:rsidRDefault="003E1D36" w:rsidP="00E03A5E">
      <w:pPr>
        <w:spacing w:line="360" w:lineRule="auto"/>
        <w:rPr>
          <w:rFonts w:ascii="Arial" w:hAnsi="Arial" w:cs="Arial"/>
        </w:rPr>
      </w:pPr>
      <w:r w:rsidRPr="003E1D36">
        <w:rPr>
          <w:rFonts w:ascii="Arial" w:hAnsi="Arial" w:cs="Arial"/>
        </w:rPr>
        <w:t xml:space="preserve">For our dataset, the model showed considerable prowess but had specific areas of weakness. </w:t>
      </w:r>
      <w:commentRangeStart w:id="184"/>
      <w:r w:rsidRPr="003E1D36">
        <w:rPr>
          <w:rFonts w:ascii="Arial" w:hAnsi="Arial" w:cs="Arial"/>
        </w:rPr>
        <w:t xml:space="preserve">This might indicate that while </w:t>
      </w:r>
      <w:proofErr w:type="spellStart"/>
      <w:r w:rsidRPr="003E1D36">
        <w:rPr>
          <w:rFonts w:ascii="Arial" w:hAnsi="Arial" w:cs="Arial"/>
        </w:rPr>
        <w:t>LightGBM's</w:t>
      </w:r>
      <w:proofErr w:type="spellEnd"/>
      <w:r w:rsidRPr="003E1D36">
        <w:rPr>
          <w:rFonts w:ascii="Arial" w:hAnsi="Arial" w:cs="Arial"/>
        </w:rPr>
        <w:t xml:space="preserve"> approach is generally effective, certain stock return dynamics influenced by news sentiment during the COVID-19 period might be better captured by other models.</w:t>
      </w:r>
      <w:ins w:id="185" w:author="He He (Staff)" w:date="2023-08-20T15:26:00Z">
        <w:r w:rsidR="0025378F">
          <w:rPr>
            <w:rFonts w:ascii="Arial" w:hAnsi="Arial" w:cs="Arial"/>
          </w:rPr>
          <w:t xml:space="preserve"> </w:t>
        </w:r>
      </w:ins>
      <w:commentRangeEnd w:id="184"/>
      <w:ins w:id="186" w:author="He He (Staff)" w:date="2023-08-20T15:27:00Z">
        <w:r w:rsidR="0025378F">
          <w:rPr>
            <w:rStyle w:val="a8"/>
          </w:rPr>
          <w:commentReference w:id="184"/>
        </w:r>
      </w:ins>
    </w:p>
    <w:p w14:paraId="56F48893" w14:textId="77777777" w:rsidR="003E1D36" w:rsidRDefault="003E1D36" w:rsidP="00E03A5E">
      <w:pPr>
        <w:spacing w:line="360" w:lineRule="auto"/>
        <w:rPr>
          <w:rFonts w:ascii="Arial" w:hAnsi="Arial" w:cs="Arial"/>
        </w:rPr>
      </w:pPr>
    </w:p>
    <w:p w14:paraId="6BB0F422" w14:textId="415E35DE" w:rsidR="003E1D36" w:rsidRPr="00F8172E" w:rsidRDefault="003E1D36" w:rsidP="00E03A5E">
      <w:pPr>
        <w:spacing w:line="360" w:lineRule="auto"/>
        <w:rPr>
          <w:rFonts w:ascii="Arial" w:hAnsi="Arial" w:cs="Arial"/>
          <w:b/>
          <w:bCs/>
          <w:sz w:val="28"/>
          <w:szCs w:val="28"/>
        </w:rPr>
      </w:pPr>
      <w:r w:rsidRPr="00F8172E">
        <w:rPr>
          <w:rFonts w:ascii="Arial" w:hAnsi="Arial" w:cs="Arial"/>
          <w:b/>
          <w:bCs/>
          <w:sz w:val="28"/>
          <w:szCs w:val="28"/>
        </w:rPr>
        <w:t xml:space="preserve">8.4 </w:t>
      </w:r>
      <w:proofErr w:type="spellStart"/>
      <w:r w:rsidRPr="00F8172E">
        <w:rPr>
          <w:rFonts w:ascii="Arial" w:hAnsi="Arial" w:cs="Arial"/>
          <w:b/>
          <w:bCs/>
          <w:sz w:val="28"/>
          <w:szCs w:val="28"/>
        </w:rPr>
        <w:t>CatBoost</w:t>
      </w:r>
      <w:proofErr w:type="spellEnd"/>
    </w:p>
    <w:p w14:paraId="025C506D" w14:textId="77777777" w:rsidR="00154FE6" w:rsidRDefault="00154FE6" w:rsidP="00E03A5E">
      <w:pPr>
        <w:spacing w:line="360" w:lineRule="auto"/>
        <w:rPr>
          <w:rFonts w:ascii="Arial" w:hAnsi="Arial" w:cs="Arial"/>
        </w:rPr>
      </w:pPr>
    </w:p>
    <w:p w14:paraId="13120428" w14:textId="2A8619F9" w:rsidR="00154FE6" w:rsidRPr="00F8172E" w:rsidRDefault="00154FE6" w:rsidP="00E03A5E">
      <w:pPr>
        <w:spacing w:line="360" w:lineRule="auto"/>
        <w:rPr>
          <w:rFonts w:ascii="Arial" w:hAnsi="Arial" w:cs="Arial"/>
          <w:b/>
          <w:bCs/>
        </w:rPr>
      </w:pPr>
      <w:r w:rsidRPr="00F8172E">
        <w:rPr>
          <w:rFonts w:ascii="Arial" w:hAnsi="Arial" w:cs="Arial"/>
          <w:b/>
          <w:bCs/>
        </w:rPr>
        <w:t>8.4.1 Theoretical Overview</w:t>
      </w:r>
    </w:p>
    <w:p w14:paraId="745BE63A" w14:textId="77777777" w:rsidR="003E1D36" w:rsidRPr="003E1D36" w:rsidRDefault="003E1D36" w:rsidP="00E03A5E">
      <w:pPr>
        <w:spacing w:line="360" w:lineRule="auto"/>
        <w:rPr>
          <w:rFonts w:ascii="Arial" w:hAnsi="Arial" w:cs="Arial"/>
        </w:rPr>
      </w:pPr>
      <w:proofErr w:type="spellStart"/>
      <w:r w:rsidRPr="003E1D36">
        <w:rPr>
          <w:rFonts w:ascii="Arial" w:hAnsi="Arial" w:cs="Arial"/>
        </w:rPr>
        <w:t>CatBoost</w:t>
      </w:r>
      <w:proofErr w:type="spellEnd"/>
      <w:r w:rsidRPr="003E1D36">
        <w:rPr>
          <w:rFonts w:ascii="Arial" w:hAnsi="Arial" w:cs="Arial"/>
        </w:rPr>
        <w:t>, an acronym for "Category" and "Boosting", is a gradient boosting library developed by Yandex. It is specifically designed to handle categorical features without the need for extensive preprocessing such as one-hot encoding. This makes it particularly suitable for datasets with a high number of categorical attributes.</w:t>
      </w:r>
    </w:p>
    <w:p w14:paraId="049C22CE" w14:textId="77777777" w:rsidR="003E1D36" w:rsidRPr="003E1D36" w:rsidRDefault="003E1D36" w:rsidP="00E03A5E">
      <w:pPr>
        <w:spacing w:line="360" w:lineRule="auto"/>
        <w:rPr>
          <w:rFonts w:ascii="Arial" w:hAnsi="Arial" w:cs="Arial"/>
        </w:rPr>
      </w:pPr>
    </w:p>
    <w:p w14:paraId="3FB1E178" w14:textId="74EFE351" w:rsidR="003E1D36" w:rsidRDefault="003E1D36" w:rsidP="00E03A5E">
      <w:pPr>
        <w:spacing w:line="360" w:lineRule="auto"/>
        <w:rPr>
          <w:rFonts w:ascii="Arial" w:hAnsi="Arial" w:cs="Arial"/>
        </w:rPr>
      </w:pPr>
      <w:r w:rsidRPr="003E1D36">
        <w:rPr>
          <w:rFonts w:ascii="Arial" w:hAnsi="Arial" w:cs="Arial"/>
        </w:rPr>
        <w:t xml:space="preserve">The objective function of </w:t>
      </w:r>
      <w:proofErr w:type="spellStart"/>
      <w:r w:rsidRPr="003E1D36">
        <w:rPr>
          <w:rFonts w:ascii="Arial" w:hAnsi="Arial" w:cs="Arial"/>
        </w:rPr>
        <w:t>CatBoost</w:t>
      </w:r>
      <w:proofErr w:type="spellEnd"/>
      <w:r w:rsidRPr="003E1D36">
        <w:rPr>
          <w:rFonts w:ascii="Arial" w:hAnsi="Arial" w:cs="Arial"/>
        </w:rPr>
        <w:t xml:space="preserve"> is an iterative refinement, employing a loss function and a regularization term:</w:t>
      </w:r>
    </w:p>
    <w:p w14:paraId="1F4281E0" w14:textId="45CC47F5" w:rsidR="003E1D36" w:rsidRDefault="007063F6" w:rsidP="00E03A5E">
      <w:pPr>
        <w:spacing w:line="360" w:lineRule="auto"/>
        <w:rPr>
          <w:rFonts w:ascii="Arial" w:hAnsi="Arial" w:cs="Arial"/>
        </w:rPr>
      </w:pPr>
      <m:oMathPara>
        <m:oMath>
          <m:r>
            <w:del w:id="187" w:author="He He (Staff)" w:date="2023-08-20T15:10:00Z">
              <w:rPr>
                <w:rFonts w:ascii="Cambria Math" w:hAnsi="Cambria Math" w:cs="Arial"/>
              </w:rPr>
              <m:t>Obj</m:t>
            </w:del>
          </m:r>
          <m:r>
            <w:ins w:id="188" w:author="He He (Staff)" w:date="2023-08-20T15:10:00Z">
              <w:rPr>
                <w:rFonts w:ascii="Cambria Math" w:hAnsi="Cambria Math" w:cs="Arial"/>
              </w:rPr>
              <m:t>2</m:t>
            </w:ins>
          </m:r>
          <m:r>
            <w:rPr>
              <w:rFonts w:ascii="Cambria Math" w:eastAsia="Cambria Math" w:hAnsi="Cambria Math" w:cs="Cambria Math"/>
            </w:rPr>
            <m:t>=</m:t>
          </m:r>
          <m:nary>
            <m:naryPr>
              <m:chr m:val="∑"/>
              <m:grow m:val="1"/>
              <m:ctrlPr>
                <w:rPr>
                  <w:rFonts w:ascii="Cambria Math" w:hAnsi="Cambria Math" w:cs="Arial"/>
                </w:rPr>
              </m:ctrlPr>
            </m:naryPr>
            <m:sub>
              <m:r>
                <w:rPr>
                  <w:rFonts w:ascii="Cambria Math" w:eastAsia="Cambria Math" w:hAnsi="Cambria Math" w:cs="Cambria Math"/>
                </w:rPr>
                <m:t>i=1</m:t>
              </m:r>
            </m:sub>
            <m:sup>
              <m:r>
                <w:rPr>
                  <w:rFonts w:ascii="Cambria Math" w:eastAsia="Cambria Math" w:hAnsi="Cambria Math" w:cs="Cambria Math"/>
                </w:rPr>
                <m:t>n</m:t>
              </m:r>
            </m:sup>
            <m:e>
              <m:r>
                <m:rPr>
                  <m:sty m:val="p"/>
                </m:rPr>
                <w:rPr>
                  <w:rFonts w:ascii="Cambria Math" w:hAnsi="Cambria Math" w:cs="Arial"/>
                </w:rPr>
                <m:t xml:space="preserve"> </m:t>
              </m:r>
              <m:r>
                <w:rPr>
                  <w:rFonts w:ascii="Cambria Math" w:hAnsi="Cambria Math" w:cs="Arial"/>
                </w:rPr>
                <m:t>L(</m:t>
              </m:r>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 F(</m:t>
              </m:r>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m:t>
              </m:r>
            </m:e>
          </m:nary>
          <m:r>
            <w:rPr>
              <w:rFonts w:ascii="Cambria Math" w:hAnsi="Cambria Math" w:cs="Arial"/>
            </w:rPr>
            <m:t>+λ</m:t>
          </m:r>
          <m:nary>
            <m:naryPr>
              <m:chr m:val="∑"/>
              <m:grow m:val="1"/>
              <m:ctrlPr>
                <w:rPr>
                  <w:rFonts w:ascii="Cambria Math" w:hAnsi="Cambria Math" w:cs="Arial"/>
                </w:rPr>
              </m:ctrlPr>
            </m:naryPr>
            <m:sub>
              <m:r>
                <w:rPr>
                  <w:rFonts w:ascii="Cambria Math" w:eastAsia="Cambria Math" w:hAnsi="Cambria Math" w:cs="Cambria Math"/>
                </w:rPr>
                <m:t>i=1</m:t>
              </m:r>
            </m:sub>
            <m:sup>
              <m:r>
                <w:rPr>
                  <w:rFonts w:ascii="Cambria Math" w:eastAsia="Cambria Math" w:hAnsi="Cambria Math" w:cs="Cambria Math"/>
                </w:rPr>
                <m:t>t</m:t>
              </m:r>
            </m:sup>
            <m:e>
              <m:r>
                <m:rPr>
                  <m:sty m:val="p"/>
                </m:rPr>
                <w:rPr>
                  <w:rFonts w:ascii="Cambria Math" w:hAnsi="Cambria Math" w:cs="Arial"/>
                </w:rPr>
                <m:t xml:space="preserve"> Ω</m:t>
              </m:r>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i</m:t>
                  </m:r>
                </m:sub>
              </m:sSub>
              <m:r>
                <w:rPr>
                  <w:rFonts w:ascii="Cambria Math" w:hAnsi="Cambria Math" w:cs="Arial"/>
                </w:rPr>
                <m:t>)</m:t>
              </m:r>
            </m:e>
          </m:nary>
        </m:oMath>
      </m:oMathPara>
    </w:p>
    <w:p w14:paraId="7A01FF24" w14:textId="77777777" w:rsidR="00B507F2" w:rsidRDefault="00B507F2" w:rsidP="00E03A5E">
      <w:pPr>
        <w:spacing w:line="360" w:lineRule="auto"/>
        <w:rPr>
          <w:rFonts w:ascii="Arial" w:hAnsi="Arial" w:cs="Arial"/>
        </w:rPr>
      </w:pPr>
    </w:p>
    <w:p w14:paraId="39A5EF54" w14:textId="2069F61E" w:rsidR="00B507F2" w:rsidRDefault="00B507F2" w:rsidP="00E03A5E">
      <w:pPr>
        <w:spacing w:line="360" w:lineRule="auto"/>
        <w:rPr>
          <w:rFonts w:ascii="Arial" w:hAnsi="Arial" w:cs="Arial"/>
        </w:rPr>
      </w:pPr>
      <w:del w:id="189" w:author="He He (Staff)" w:date="2023-08-20T15:10:00Z">
        <w:r w:rsidDel="007063F6">
          <w:rPr>
            <w:rFonts w:ascii="Arial" w:hAnsi="Arial" w:cs="Arial"/>
          </w:rPr>
          <w:delText>Where</w:delText>
        </w:r>
      </w:del>
      <w:ins w:id="190" w:author="He He (Staff)" w:date="2023-08-20T15:10:00Z">
        <w:r w:rsidR="007063F6">
          <w:rPr>
            <w:rFonts w:ascii="Arial" w:hAnsi="Arial" w:cs="Arial"/>
          </w:rPr>
          <w:t>w</w:t>
        </w:r>
        <w:r w:rsidR="007063F6">
          <w:rPr>
            <w:rFonts w:ascii="Arial" w:hAnsi="Arial" w:cs="Arial"/>
          </w:rPr>
          <w:t>here</w:t>
        </w:r>
      </w:ins>
      <w:r>
        <w:rPr>
          <w:rFonts w:ascii="Arial" w:hAnsi="Arial" w:cs="Arial"/>
        </w:rPr>
        <w:t>:</w:t>
      </w:r>
    </w:p>
    <w:p w14:paraId="2DDB4EE5" w14:textId="77777777" w:rsidR="00B507F2" w:rsidRPr="00A04E03" w:rsidRDefault="00B507F2" w:rsidP="00E03A5E">
      <w:pPr>
        <w:pStyle w:val="a3"/>
        <w:numPr>
          <w:ilvl w:val="0"/>
          <w:numId w:val="12"/>
        </w:numPr>
        <w:spacing w:line="360" w:lineRule="auto"/>
        <w:rPr>
          <w:rFonts w:ascii="Arial" w:hAnsi="Arial" w:cs="Arial"/>
        </w:rPr>
      </w:pPr>
      <m:oMath>
        <m:r>
          <m:rPr>
            <m:sty m:val="p"/>
          </m:rPr>
          <w:rPr>
            <w:rFonts w:ascii="Cambria Math" w:hAnsi="Cambria Math" w:cs="Arial"/>
          </w:rPr>
          <m:t>Ω</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i</m:t>
                </m:r>
              </m:sub>
            </m:sSub>
          </m:e>
        </m:d>
      </m:oMath>
      <w:r w:rsidRPr="00A04E03">
        <w:rPr>
          <w:rFonts w:ascii="Arial" w:hAnsi="Arial" w:cs="Arial"/>
        </w:rPr>
        <w:t xml:space="preserve"> is the regularization term.</w:t>
      </w:r>
    </w:p>
    <w:p w14:paraId="516E77D0" w14:textId="77777777" w:rsidR="00B507F2" w:rsidRDefault="00B507F2" w:rsidP="00E03A5E">
      <w:pPr>
        <w:pStyle w:val="a3"/>
        <w:numPr>
          <w:ilvl w:val="0"/>
          <w:numId w:val="12"/>
        </w:numPr>
        <w:spacing w:line="360" w:lineRule="auto"/>
        <w:rPr>
          <w:rFonts w:ascii="Arial" w:hAnsi="Arial" w:cs="Arial"/>
        </w:rPr>
      </w:pPr>
      <m:oMath>
        <m:r>
          <w:rPr>
            <w:rFonts w:ascii="Cambria Math" w:eastAsia="Cambria Math" w:hAnsi="Cambria Math" w:cs="Cambria Math"/>
          </w:rPr>
          <m:t xml:space="preserve">t </m:t>
        </m:r>
      </m:oMath>
      <w:r w:rsidRPr="00A04E03">
        <w:rPr>
          <w:rFonts w:ascii="Arial" w:hAnsi="Arial" w:cs="Arial"/>
        </w:rPr>
        <w:t>is the number of iterations.</w:t>
      </w:r>
    </w:p>
    <w:p w14:paraId="4BFDE39A" w14:textId="5913A830" w:rsidR="00B507F2" w:rsidRPr="00A04E03" w:rsidRDefault="00B507F2" w:rsidP="00E03A5E">
      <w:pPr>
        <w:pStyle w:val="a3"/>
        <w:numPr>
          <w:ilvl w:val="0"/>
          <w:numId w:val="12"/>
        </w:numPr>
        <w:spacing w:line="360" w:lineRule="auto"/>
        <w:rPr>
          <w:rFonts w:ascii="Arial" w:hAnsi="Arial" w:cs="Arial"/>
        </w:rPr>
      </w:pPr>
      <m:oMath>
        <m:r>
          <w:rPr>
            <w:rFonts w:ascii="Cambria Math" w:hAnsi="Cambria Math" w:cs="Arial"/>
          </w:rPr>
          <m:t>λ</m:t>
        </m:r>
      </m:oMath>
      <w:r>
        <w:rPr>
          <w:rFonts w:ascii="Arial" w:hAnsi="Arial" w:cs="Arial"/>
        </w:rPr>
        <w:t xml:space="preserve"> is a regularization coefficient.</w:t>
      </w:r>
    </w:p>
    <w:p w14:paraId="479C4267" w14:textId="77777777" w:rsidR="00B507F2" w:rsidRDefault="00B507F2" w:rsidP="00E03A5E">
      <w:pPr>
        <w:spacing w:line="360" w:lineRule="auto"/>
        <w:rPr>
          <w:rFonts w:ascii="Arial" w:hAnsi="Arial" w:cs="Arial"/>
        </w:rPr>
      </w:pPr>
    </w:p>
    <w:p w14:paraId="6C26E4FD" w14:textId="77777777" w:rsidR="00154FE6" w:rsidRPr="00154FE6" w:rsidRDefault="00154FE6" w:rsidP="00E03A5E">
      <w:pPr>
        <w:spacing w:line="360" w:lineRule="auto"/>
        <w:rPr>
          <w:rFonts w:ascii="Arial" w:hAnsi="Arial" w:cs="Arial"/>
        </w:rPr>
      </w:pPr>
      <w:r w:rsidRPr="00154FE6">
        <w:rPr>
          <w:rFonts w:ascii="Arial" w:hAnsi="Arial" w:cs="Arial"/>
        </w:rPr>
        <w:lastRenderedPageBreak/>
        <w:t xml:space="preserve">One of </w:t>
      </w:r>
      <w:proofErr w:type="spellStart"/>
      <w:r w:rsidRPr="00154FE6">
        <w:rPr>
          <w:rFonts w:ascii="Arial" w:hAnsi="Arial" w:cs="Arial"/>
        </w:rPr>
        <w:t>CatBoost's</w:t>
      </w:r>
      <w:proofErr w:type="spellEnd"/>
      <w:r w:rsidRPr="00154FE6">
        <w:rPr>
          <w:rFonts w:ascii="Arial" w:hAnsi="Arial" w:cs="Arial"/>
        </w:rPr>
        <w:t xml:space="preserve"> standout features is its treatment of categorical variables. It employs a technique known as "ordered boosting", wherein it uses statistics from previously seen data in the learning process and avoids potential target leakage.</w:t>
      </w:r>
    </w:p>
    <w:p w14:paraId="18CEB04A" w14:textId="77777777" w:rsidR="003E1D36" w:rsidRDefault="003E1D36" w:rsidP="00E03A5E">
      <w:pPr>
        <w:spacing w:line="360" w:lineRule="auto"/>
        <w:rPr>
          <w:rFonts w:ascii="Arial" w:hAnsi="Arial" w:cs="Arial"/>
        </w:rPr>
      </w:pPr>
    </w:p>
    <w:p w14:paraId="6B9FCCFE" w14:textId="1B4B7CA2" w:rsidR="003E1D36" w:rsidRPr="00F8172E" w:rsidRDefault="003E1D36" w:rsidP="00E03A5E">
      <w:pPr>
        <w:spacing w:line="360" w:lineRule="auto"/>
        <w:rPr>
          <w:rFonts w:ascii="Arial" w:hAnsi="Arial" w:cs="Arial"/>
          <w:b/>
          <w:bCs/>
        </w:rPr>
      </w:pPr>
      <w:r w:rsidRPr="00F8172E">
        <w:rPr>
          <w:rFonts w:ascii="Arial" w:hAnsi="Arial" w:cs="Arial"/>
          <w:b/>
          <w:bCs/>
        </w:rPr>
        <w:t>8.4.2</w:t>
      </w:r>
      <w:r w:rsidR="00523F62" w:rsidRPr="00F8172E">
        <w:rPr>
          <w:rFonts w:ascii="Arial" w:hAnsi="Arial" w:cs="Arial"/>
          <w:b/>
          <w:bCs/>
        </w:rPr>
        <w:t xml:space="preserve"> Methodology</w:t>
      </w:r>
    </w:p>
    <w:p w14:paraId="3E843FCA" w14:textId="77777777" w:rsidR="00523F62" w:rsidRPr="00523F62" w:rsidRDefault="00523F62" w:rsidP="00E03A5E">
      <w:pPr>
        <w:spacing w:line="360" w:lineRule="auto"/>
        <w:rPr>
          <w:rFonts w:ascii="Arial" w:hAnsi="Arial" w:cs="Arial"/>
        </w:rPr>
      </w:pPr>
      <w:r w:rsidRPr="00523F62">
        <w:rPr>
          <w:rFonts w:ascii="Arial" w:hAnsi="Arial" w:cs="Arial"/>
        </w:rPr>
        <w:t xml:space="preserve">For the </w:t>
      </w:r>
      <w:proofErr w:type="spellStart"/>
      <w:r w:rsidRPr="00523F62">
        <w:rPr>
          <w:rFonts w:ascii="Arial" w:hAnsi="Arial" w:cs="Arial"/>
        </w:rPr>
        <w:t>CatBoost</w:t>
      </w:r>
      <w:proofErr w:type="spellEnd"/>
      <w:r w:rsidRPr="00523F62">
        <w:rPr>
          <w:rFonts w:ascii="Arial" w:hAnsi="Arial" w:cs="Arial"/>
        </w:rPr>
        <w:t xml:space="preserve"> model:</w:t>
      </w:r>
    </w:p>
    <w:p w14:paraId="728FFB7A" w14:textId="77777777" w:rsidR="00523F62" w:rsidRPr="00523F62" w:rsidRDefault="00523F62" w:rsidP="00E03A5E">
      <w:pPr>
        <w:spacing w:line="360" w:lineRule="auto"/>
        <w:rPr>
          <w:rFonts w:ascii="Arial" w:hAnsi="Arial" w:cs="Arial"/>
        </w:rPr>
      </w:pPr>
    </w:p>
    <w:p w14:paraId="18AF6205" w14:textId="77777777" w:rsidR="00523F62" w:rsidRPr="00523F62" w:rsidRDefault="00523F62" w:rsidP="00E03A5E">
      <w:pPr>
        <w:pStyle w:val="a3"/>
        <w:numPr>
          <w:ilvl w:val="0"/>
          <w:numId w:val="15"/>
        </w:numPr>
        <w:spacing w:line="360" w:lineRule="auto"/>
        <w:rPr>
          <w:rFonts w:ascii="Arial" w:hAnsi="Arial" w:cs="Arial"/>
        </w:rPr>
      </w:pPr>
      <w:r w:rsidRPr="00523F62">
        <w:rPr>
          <w:rFonts w:ascii="Arial" w:hAnsi="Arial" w:cs="Arial"/>
        </w:rPr>
        <w:t>Features: All columns excluding 'Date', '</w:t>
      </w:r>
      <w:proofErr w:type="spellStart"/>
      <w:r w:rsidRPr="00523F62">
        <w:rPr>
          <w:rFonts w:ascii="Arial" w:hAnsi="Arial" w:cs="Arial"/>
        </w:rPr>
        <w:t>PositiveReturn</w:t>
      </w:r>
      <w:proofErr w:type="spellEnd"/>
      <w:r w:rsidRPr="00523F62">
        <w:rPr>
          <w:rFonts w:ascii="Arial" w:hAnsi="Arial" w:cs="Arial"/>
        </w:rPr>
        <w:t>', and 'Ticker'.</w:t>
      </w:r>
    </w:p>
    <w:p w14:paraId="1B502678" w14:textId="77777777" w:rsidR="00523F62" w:rsidRPr="00523F62" w:rsidRDefault="00523F62" w:rsidP="00E03A5E">
      <w:pPr>
        <w:pStyle w:val="a3"/>
        <w:numPr>
          <w:ilvl w:val="0"/>
          <w:numId w:val="15"/>
        </w:numPr>
        <w:spacing w:line="360" w:lineRule="auto"/>
        <w:rPr>
          <w:rFonts w:ascii="Arial" w:hAnsi="Arial" w:cs="Arial"/>
        </w:rPr>
      </w:pPr>
      <w:r w:rsidRPr="00523F62">
        <w:rPr>
          <w:rFonts w:ascii="Arial" w:hAnsi="Arial" w:cs="Arial"/>
        </w:rPr>
        <w:t>Target Variable: '</w:t>
      </w:r>
      <w:proofErr w:type="spellStart"/>
      <w:r w:rsidRPr="00523F62">
        <w:rPr>
          <w:rFonts w:ascii="Arial" w:hAnsi="Arial" w:cs="Arial"/>
        </w:rPr>
        <w:t>PositiveReturn</w:t>
      </w:r>
      <w:proofErr w:type="spellEnd"/>
      <w:r w:rsidRPr="00523F62">
        <w:rPr>
          <w:rFonts w:ascii="Arial" w:hAnsi="Arial" w:cs="Arial"/>
        </w:rPr>
        <w:t>'.</w:t>
      </w:r>
    </w:p>
    <w:p w14:paraId="6CE09C76" w14:textId="77777777" w:rsidR="00523F62" w:rsidRPr="00523F62" w:rsidRDefault="00523F62" w:rsidP="00E03A5E">
      <w:pPr>
        <w:pStyle w:val="a3"/>
        <w:numPr>
          <w:ilvl w:val="0"/>
          <w:numId w:val="15"/>
        </w:numPr>
        <w:spacing w:line="360" w:lineRule="auto"/>
        <w:rPr>
          <w:rFonts w:ascii="Arial" w:hAnsi="Arial" w:cs="Arial"/>
        </w:rPr>
      </w:pPr>
      <w:r w:rsidRPr="00523F62">
        <w:rPr>
          <w:rFonts w:ascii="Arial" w:hAnsi="Arial" w:cs="Arial"/>
        </w:rPr>
        <w:t>Data Split: 80% for training and 20% for testing.</w:t>
      </w:r>
    </w:p>
    <w:p w14:paraId="248552E2" w14:textId="7FDF5705" w:rsidR="00523F62" w:rsidRPr="00523F62" w:rsidRDefault="00523F62" w:rsidP="00E03A5E">
      <w:pPr>
        <w:pStyle w:val="a3"/>
        <w:numPr>
          <w:ilvl w:val="0"/>
          <w:numId w:val="15"/>
        </w:numPr>
        <w:spacing w:line="360" w:lineRule="auto"/>
        <w:rPr>
          <w:rFonts w:ascii="Arial" w:hAnsi="Arial" w:cs="Arial"/>
        </w:rPr>
      </w:pPr>
      <w:r w:rsidRPr="00523F62">
        <w:rPr>
          <w:rFonts w:ascii="Arial" w:hAnsi="Arial" w:cs="Arial"/>
        </w:rPr>
        <w:t>Hyperparameters: Iterations set to 1000, learning rate at 0.01, and verbose mode turned off for cleaner output.</w:t>
      </w:r>
    </w:p>
    <w:p w14:paraId="30998299" w14:textId="77777777" w:rsidR="00523F62" w:rsidRDefault="00523F62" w:rsidP="00E03A5E">
      <w:pPr>
        <w:spacing w:line="360" w:lineRule="auto"/>
        <w:rPr>
          <w:rFonts w:ascii="Arial" w:hAnsi="Arial" w:cs="Arial"/>
        </w:rPr>
      </w:pPr>
    </w:p>
    <w:p w14:paraId="6C88255B" w14:textId="2CDA84A4" w:rsidR="003E1D36" w:rsidRPr="00F8172E" w:rsidRDefault="003E1D36" w:rsidP="00E03A5E">
      <w:pPr>
        <w:tabs>
          <w:tab w:val="left" w:pos="1363"/>
        </w:tabs>
        <w:spacing w:line="360" w:lineRule="auto"/>
        <w:rPr>
          <w:rFonts w:ascii="Arial" w:hAnsi="Arial" w:cs="Arial"/>
          <w:b/>
          <w:bCs/>
        </w:rPr>
      </w:pPr>
      <w:r w:rsidRPr="00F8172E">
        <w:rPr>
          <w:rFonts w:ascii="Arial" w:hAnsi="Arial" w:cs="Arial"/>
          <w:b/>
          <w:bCs/>
        </w:rPr>
        <w:t>8.4.3</w:t>
      </w:r>
      <w:r w:rsidR="00523F62" w:rsidRPr="00F8172E">
        <w:rPr>
          <w:rFonts w:ascii="Arial" w:hAnsi="Arial" w:cs="Arial"/>
          <w:b/>
          <w:bCs/>
        </w:rPr>
        <w:t xml:space="preserve"> Results</w:t>
      </w:r>
    </w:p>
    <w:p w14:paraId="36E347A8" w14:textId="77777777" w:rsidR="00523F62" w:rsidRPr="00523F62" w:rsidRDefault="00523F62" w:rsidP="00E03A5E">
      <w:pPr>
        <w:spacing w:line="360" w:lineRule="auto"/>
        <w:rPr>
          <w:rFonts w:ascii="Arial" w:hAnsi="Arial" w:cs="Arial"/>
        </w:rPr>
      </w:pPr>
      <w:r w:rsidRPr="00523F62">
        <w:rPr>
          <w:rFonts w:ascii="Arial" w:hAnsi="Arial" w:cs="Arial"/>
        </w:rPr>
        <w:t xml:space="preserve">The performance of the </w:t>
      </w:r>
      <w:proofErr w:type="spellStart"/>
      <w:r w:rsidRPr="00523F62">
        <w:rPr>
          <w:rFonts w:ascii="Arial" w:hAnsi="Arial" w:cs="Arial"/>
        </w:rPr>
        <w:t>CatBoost</w:t>
      </w:r>
      <w:proofErr w:type="spellEnd"/>
      <w:r w:rsidRPr="00523F62">
        <w:rPr>
          <w:rFonts w:ascii="Arial" w:hAnsi="Arial" w:cs="Arial"/>
        </w:rPr>
        <w:t xml:space="preserve"> model was gauged using the AUC score, consistent with the evaluation of previous models.</w:t>
      </w:r>
    </w:p>
    <w:p w14:paraId="0CB839BF" w14:textId="38DD3557" w:rsidR="00523F62" w:rsidRDefault="00523F62" w:rsidP="00E03A5E">
      <w:pPr>
        <w:tabs>
          <w:tab w:val="left" w:pos="1363"/>
        </w:tabs>
        <w:spacing w:line="360" w:lineRule="auto"/>
        <w:rPr>
          <w:rFonts w:ascii="Arial" w:hAnsi="Arial" w:cs="Arial"/>
        </w:rPr>
      </w:pPr>
      <w:r>
        <w:rPr>
          <w:rFonts w:ascii="Arial" w:hAnsi="Arial" w:cs="Arial"/>
          <w:noProof/>
        </w:rPr>
        <w:lastRenderedPageBreak/>
        <w:drawing>
          <wp:inline distT="0" distB="0" distL="0" distR="0" wp14:anchorId="7DB343E5" wp14:editId="5B35C541">
            <wp:extent cx="5318125" cy="8863330"/>
            <wp:effectExtent l="0" t="0" r="0" b="0"/>
            <wp:docPr id="881340857" name="Picture 6" descr="A screen 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40857" name="Picture 6" descr="A screen shot of a scree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8125" cy="8863330"/>
                    </a:xfrm>
                    <a:prstGeom prst="rect">
                      <a:avLst/>
                    </a:prstGeom>
                    <a:noFill/>
                    <a:ln>
                      <a:noFill/>
                    </a:ln>
                  </pic:spPr>
                </pic:pic>
              </a:graphicData>
            </a:graphic>
          </wp:inline>
        </w:drawing>
      </w:r>
    </w:p>
    <w:p w14:paraId="592ADA25" w14:textId="77777777" w:rsidR="00523F62" w:rsidRPr="00523F62" w:rsidRDefault="00523F62" w:rsidP="00E03A5E">
      <w:pPr>
        <w:spacing w:line="360" w:lineRule="auto"/>
        <w:rPr>
          <w:rFonts w:ascii="Arial" w:hAnsi="Arial" w:cs="Arial"/>
        </w:rPr>
      </w:pPr>
      <w:r w:rsidRPr="00523F62">
        <w:rPr>
          <w:rFonts w:ascii="Arial" w:hAnsi="Arial" w:cs="Arial"/>
        </w:rPr>
        <w:lastRenderedPageBreak/>
        <w:t xml:space="preserve">The results indicate that </w:t>
      </w:r>
      <w:proofErr w:type="spellStart"/>
      <w:r w:rsidRPr="00523F62">
        <w:rPr>
          <w:rFonts w:ascii="Arial" w:hAnsi="Arial" w:cs="Arial"/>
        </w:rPr>
        <w:t>CatBoost</w:t>
      </w:r>
      <w:proofErr w:type="spellEnd"/>
      <w:r w:rsidRPr="00523F62">
        <w:rPr>
          <w:rFonts w:ascii="Arial" w:hAnsi="Arial" w:cs="Arial"/>
        </w:rPr>
        <w:t xml:space="preserve"> displayed strong proficiency with tickers like 'GILD', 'BIIB', and 'SIRI'. On the contrary, it didn't achieve high scores for tickers such as 'PANW', 'GEHC', and 'DDOG'.</w:t>
      </w:r>
    </w:p>
    <w:p w14:paraId="1E09064E" w14:textId="77777777" w:rsidR="00523F62" w:rsidRDefault="00523F62" w:rsidP="00E03A5E">
      <w:pPr>
        <w:spacing w:line="360" w:lineRule="auto"/>
        <w:rPr>
          <w:rFonts w:ascii="Arial" w:hAnsi="Arial" w:cs="Arial"/>
        </w:rPr>
      </w:pPr>
    </w:p>
    <w:p w14:paraId="3E0E0247" w14:textId="564C267F" w:rsidR="003E1D36" w:rsidRPr="00F8172E" w:rsidRDefault="003E1D36" w:rsidP="00E03A5E">
      <w:pPr>
        <w:spacing w:line="360" w:lineRule="auto"/>
        <w:rPr>
          <w:rFonts w:ascii="Arial" w:hAnsi="Arial" w:cs="Arial"/>
          <w:b/>
          <w:bCs/>
        </w:rPr>
      </w:pPr>
      <w:r w:rsidRPr="00F8172E">
        <w:rPr>
          <w:rFonts w:ascii="Arial" w:hAnsi="Arial" w:cs="Arial"/>
          <w:b/>
          <w:bCs/>
        </w:rPr>
        <w:t>8.4.4</w:t>
      </w:r>
      <w:r w:rsidR="00523F62" w:rsidRPr="00F8172E">
        <w:rPr>
          <w:rFonts w:ascii="Arial" w:hAnsi="Arial" w:cs="Arial"/>
          <w:b/>
          <w:bCs/>
        </w:rPr>
        <w:t xml:space="preserve"> Discussion</w:t>
      </w:r>
    </w:p>
    <w:p w14:paraId="7E6B5456" w14:textId="77777777" w:rsidR="00523F62" w:rsidRPr="00523F62" w:rsidRDefault="00523F62" w:rsidP="00E03A5E">
      <w:pPr>
        <w:spacing w:line="360" w:lineRule="auto"/>
        <w:rPr>
          <w:rFonts w:ascii="Arial" w:hAnsi="Arial" w:cs="Arial"/>
        </w:rPr>
      </w:pPr>
      <w:proofErr w:type="spellStart"/>
      <w:r w:rsidRPr="00523F62">
        <w:rPr>
          <w:rFonts w:ascii="Arial" w:hAnsi="Arial" w:cs="Arial"/>
        </w:rPr>
        <w:t>CatBoost's</w:t>
      </w:r>
      <w:proofErr w:type="spellEnd"/>
      <w:r w:rsidRPr="00523F62">
        <w:rPr>
          <w:rFonts w:ascii="Arial" w:hAnsi="Arial" w:cs="Arial"/>
        </w:rPr>
        <w:t xml:space="preserve"> unique approach to handling categorical data allows it to often outperform other gradient boosting models, especially when the data contains a significant number of categorical attributes. Its in-built regularization, efficient handling of overfitting, and the ordered boosting technique make it a robust choice for various applications.</w:t>
      </w:r>
    </w:p>
    <w:p w14:paraId="05DF51AB" w14:textId="77777777" w:rsidR="00523F62" w:rsidRDefault="00523F62" w:rsidP="00E03A5E">
      <w:pPr>
        <w:spacing w:line="360" w:lineRule="auto"/>
        <w:rPr>
          <w:rFonts w:ascii="Arial" w:hAnsi="Arial" w:cs="Arial"/>
        </w:rPr>
      </w:pPr>
    </w:p>
    <w:p w14:paraId="6436C5ED" w14:textId="77777777" w:rsidR="00523F62" w:rsidRPr="00523F62" w:rsidRDefault="00523F62" w:rsidP="00E03A5E">
      <w:pPr>
        <w:spacing w:line="360" w:lineRule="auto"/>
        <w:rPr>
          <w:rFonts w:ascii="Arial" w:hAnsi="Arial" w:cs="Arial"/>
        </w:rPr>
      </w:pPr>
      <w:r w:rsidRPr="00523F62">
        <w:rPr>
          <w:rFonts w:ascii="Arial" w:hAnsi="Arial" w:cs="Arial"/>
        </w:rPr>
        <w:t xml:space="preserve">In the context of our dataset, </w:t>
      </w:r>
      <w:proofErr w:type="spellStart"/>
      <w:r w:rsidRPr="00523F62">
        <w:rPr>
          <w:rFonts w:ascii="Arial" w:hAnsi="Arial" w:cs="Arial"/>
        </w:rPr>
        <w:t>CatBoost</w:t>
      </w:r>
      <w:proofErr w:type="spellEnd"/>
      <w:r w:rsidRPr="00523F62">
        <w:rPr>
          <w:rFonts w:ascii="Arial" w:hAnsi="Arial" w:cs="Arial"/>
        </w:rPr>
        <w:t xml:space="preserve"> demonstrated promising results. However, its performance varied across tickers. This suggests that while </w:t>
      </w:r>
      <w:proofErr w:type="spellStart"/>
      <w:r w:rsidRPr="00523F62">
        <w:rPr>
          <w:rFonts w:ascii="Arial" w:hAnsi="Arial" w:cs="Arial"/>
        </w:rPr>
        <w:t>CatBoost's</w:t>
      </w:r>
      <w:proofErr w:type="spellEnd"/>
      <w:r w:rsidRPr="00523F62">
        <w:rPr>
          <w:rFonts w:ascii="Arial" w:hAnsi="Arial" w:cs="Arial"/>
        </w:rPr>
        <w:t xml:space="preserve"> unique techniques offer distinct advantages, the intricate interplay between stock returns and news sentiment during the pandemic era might be better grasped by some models over others.</w:t>
      </w:r>
    </w:p>
    <w:p w14:paraId="75E51924" w14:textId="77777777" w:rsidR="00523F62" w:rsidRDefault="00523F62" w:rsidP="00E03A5E">
      <w:pPr>
        <w:spacing w:line="360" w:lineRule="auto"/>
        <w:rPr>
          <w:rFonts w:ascii="Arial" w:hAnsi="Arial" w:cs="Arial"/>
        </w:rPr>
      </w:pPr>
    </w:p>
    <w:p w14:paraId="770FDE18" w14:textId="669736D2" w:rsidR="003E1D36" w:rsidRPr="00F8172E" w:rsidRDefault="009C19BC" w:rsidP="00E03A5E">
      <w:pPr>
        <w:spacing w:line="360" w:lineRule="auto"/>
        <w:rPr>
          <w:rFonts w:ascii="Arial" w:hAnsi="Arial" w:cs="Arial"/>
          <w:b/>
          <w:bCs/>
        </w:rPr>
      </w:pPr>
      <w:r w:rsidRPr="00F8172E">
        <w:rPr>
          <w:rFonts w:ascii="Arial" w:hAnsi="Arial" w:cs="Arial"/>
          <w:b/>
          <w:bCs/>
        </w:rPr>
        <w:t>8.5.1 Methodology</w:t>
      </w:r>
    </w:p>
    <w:p w14:paraId="55EF0FD4" w14:textId="77777777" w:rsidR="009C19BC" w:rsidRPr="009C19BC" w:rsidRDefault="009C19BC" w:rsidP="00E03A5E">
      <w:pPr>
        <w:spacing w:line="360" w:lineRule="auto"/>
        <w:rPr>
          <w:rFonts w:ascii="Arial" w:hAnsi="Arial" w:cs="Arial"/>
        </w:rPr>
      </w:pPr>
      <w:r w:rsidRPr="009C19BC">
        <w:rPr>
          <w:rFonts w:ascii="Arial" w:hAnsi="Arial" w:cs="Arial"/>
        </w:rPr>
        <w:t>To provide a comprehensive understanding of the relative strengths and weaknesses of the four models in the context of our dataset, we employed a comparative analysis. This involved juxtaposing the AUC scores of the models across all tickers, thereby offering a bird's-eye view of their performances.</w:t>
      </w:r>
    </w:p>
    <w:p w14:paraId="0CF0F9FC" w14:textId="77777777" w:rsidR="009C19BC" w:rsidRDefault="009C19BC" w:rsidP="00E03A5E">
      <w:pPr>
        <w:spacing w:line="360" w:lineRule="auto"/>
        <w:rPr>
          <w:rFonts w:ascii="Arial" w:hAnsi="Arial" w:cs="Arial"/>
        </w:rPr>
      </w:pPr>
    </w:p>
    <w:p w14:paraId="73E5B6E8" w14:textId="71BC20C9" w:rsidR="009C19BC" w:rsidRPr="00F8172E" w:rsidRDefault="009C19BC" w:rsidP="00E03A5E">
      <w:pPr>
        <w:spacing w:line="360" w:lineRule="auto"/>
        <w:rPr>
          <w:rFonts w:ascii="Arial" w:hAnsi="Arial" w:cs="Arial"/>
          <w:b/>
          <w:bCs/>
        </w:rPr>
      </w:pPr>
      <w:r w:rsidRPr="00F8172E">
        <w:rPr>
          <w:rFonts w:ascii="Arial" w:hAnsi="Arial" w:cs="Arial"/>
          <w:b/>
          <w:bCs/>
        </w:rPr>
        <w:t xml:space="preserve">8.5.2 </w:t>
      </w:r>
      <w:commentRangeStart w:id="191"/>
      <w:r w:rsidRPr="00F8172E">
        <w:rPr>
          <w:rFonts w:ascii="Arial" w:hAnsi="Arial" w:cs="Arial"/>
          <w:b/>
          <w:bCs/>
        </w:rPr>
        <w:t>Results</w:t>
      </w:r>
      <w:commentRangeEnd w:id="191"/>
      <w:r w:rsidR="0025378F">
        <w:rPr>
          <w:rStyle w:val="a8"/>
        </w:rPr>
        <w:commentReference w:id="191"/>
      </w:r>
    </w:p>
    <w:p w14:paraId="2888DDE0" w14:textId="7BDF505F" w:rsidR="00DB6F07" w:rsidRDefault="00DB6F07" w:rsidP="00E03A5E">
      <w:pPr>
        <w:spacing w:line="360" w:lineRule="auto"/>
        <w:rPr>
          <w:rFonts w:ascii="Arial" w:hAnsi="Arial" w:cs="Arial"/>
        </w:rPr>
      </w:pPr>
    </w:p>
    <w:tbl>
      <w:tblPr>
        <w:tblW w:w="9133" w:type="dxa"/>
        <w:tblCellMar>
          <w:left w:w="0" w:type="dxa"/>
          <w:right w:w="0" w:type="dxa"/>
        </w:tblCellMar>
        <w:tblLook w:val="04A0" w:firstRow="1" w:lastRow="0" w:firstColumn="1" w:lastColumn="0" w:noHBand="0" w:noVBand="1"/>
      </w:tblPr>
      <w:tblGrid>
        <w:gridCol w:w="1349"/>
        <w:gridCol w:w="1946"/>
        <w:gridCol w:w="1946"/>
        <w:gridCol w:w="1946"/>
        <w:gridCol w:w="1946"/>
      </w:tblGrid>
      <w:tr w:rsidR="009C19BC" w:rsidRPr="009C19BC" w14:paraId="0E2B09FF" w14:textId="77777777" w:rsidTr="009C19BC">
        <w:trPr>
          <w:trHeight w:val="268"/>
        </w:trPr>
        <w:tc>
          <w:tcPr>
            <w:tcW w:w="1349"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4B2CC365" w14:textId="77777777" w:rsidR="009C19BC" w:rsidRPr="009C19BC" w:rsidRDefault="009C19BC" w:rsidP="00E03A5E">
            <w:pPr>
              <w:spacing w:line="360" w:lineRule="auto"/>
              <w:rPr>
                <w:rFonts w:ascii="Times New Roman" w:eastAsia="Times New Roman" w:hAnsi="Times New Roman" w:cs="Times New Roman"/>
                <w:kern w:val="0"/>
                <w14:ligatures w14:val="none"/>
              </w:rPr>
            </w:pPr>
            <w:r w:rsidRPr="009C19BC">
              <w:rPr>
                <w:rFonts w:ascii="Helvetica Neue" w:eastAsia="Times New Roman" w:hAnsi="Helvetica Neue" w:cs="Times New Roman"/>
                <w:b/>
                <w:bCs/>
                <w:color w:val="000000"/>
                <w:kern w:val="0"/>
                <w:sz w:val="15"/>
                <w:szCs w:val="15"/>
                <w14:ligatures w14:val="none"/>
              </w:rPr>
              <w:t>Model</w:t>
            </w:r>
          </w:p>
        </w:tc>
        <w:tc>
          <w:tcPr>
            <w:tcW w:w="1946"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F50D362" w14:textId="77777777" w:rsidR="009C19BC" w:rsidRPr="009C19BC" w:rsidRDefault="009C19BC" w:rsidP="00E03A5E">
            <w:pPr>
              <w:spacing w:line="360" w:lineRule="auto"/>
              <w:rPr>
                <w:rFonts w:ascii="Times New Roman" w:eastAsia="Times New Roman" w:hAnsi="Times New Roman" w:cs="Times New Roman"/>
                <w:kern w:val="0"/>
                <w14:ligatures w14:val="none"/>
              </w:rPr>
            </w:pPr>
            <w:r w:rsidRPr="009C19BC">
              <w:rPr>
                <w:rFonts w:ascii="Helvetica Neue" w:eastAsia="Times New Roman" w:hAnsi="Helvetica Neue" w:cs="Times New Roman"/>
                <w:b/>
                <w:bCs/>
                <w:color w:val="000000"/>
                <w:kern w:val="0"/>
                <w:sz w:val="15"/>
                <w:szCs w:val="15"/>
                <w14:ligatures w14:val="none"/>
              </w:rPr>
              <w:t>Max AUC</w:t>
            </w:r>
          </w:p>
        </w:tc>
        <w:tc>
          <w:tcPr>
            <w:tcW w:w="1946"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ACA1A57" w14:textId="77777777" w:rsidR="009C19BC" w:rsidRPr="009C19BC" w:rsidRDefault="009C19BC" w:rsidP="00E03A5E">
            <w:pPr>
              <w:spacing w:line="360" w:lineRule="auto"/>
              <w:rPr>
                <w:rFonts w:ascii="Times New Roman" w:eastAsia="Times New Roman" w:hAnsi="Times New Roman" w:cs="Times New Roman"/>
                <w:kern w:val="0"/>
                <w14:ligatures w14:val="none"/>
              </w:rPr>
            </w:pPr>
            <w:r w:rsidRPr="009C19BC">
              <w:rPr>
                <w:rFonts w:ascii="Helvetica Neue" w:eastAsia="Times New Roman" w:hAnsi="Helvetica Neue" w:cs="Times New Roman"/>
                <w:b/>
                <w:bCs/>
                <w:color w:val="000000"/>
                <w:kern w:val="0"/>
                <w:sz w:val="15"/>
                <w:szCs w:val="15"/>
                <w14:ligatures w14:val="none"/>
              </w:rPr>
              <w:t>Min AUC</w:t>
            </w:r>
          </w:p>
        </w:tc>
        <w:tc>
          <w:tcPr>
            <w:tcW w:w="1946"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66136E0" w14:textId="77777777" w:rsidR="009C19BC" w:rsidRPr="009C19BC" w:rsidRDefault="009C19BC" w:rsidP="00E03A5E">
            <w:pPr>
              <w:spacing w:line="360" w:lineRule="auto"/>
              <w:rPr>
                <w:rFonts w:ascii="Times New Roman" w:eastAsia="Times New Roman" w:hAnsi="Times New Roman" w:cs="Times New Roman"/>
                <w:kern w:val="0"/>
                <w14:ligatures w14:val="none"/>
              </w:rPr>
            </w:pPr>
            <w:r w:rsidRPr="009C19BC">
              <w:rPr>
                <w:rFonts w:ascii="Helvetica Neue" w:eastAsia="Times New Roman" w:hAnsi="Helvetica Neue" w:cs="Times New Roman"/>
                <w:b/>
                <w:bCs/>
                <w:color w:val="000000"/>
                <w:kern w:val="0"/>
                <w:sz w:val="15"/>
                <w:szCs w:val="15"/>
                <w14:ligatures w14:val="none"/>
              </w:rPr>
              <w:t>Mean AUC</w:t>
            </w:r>
          </w:p>
        </w:tc>
        <w:tc>
          <w:tcPr>
            <w:tcW w:w="1946"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A82FCD9" w14:textId="77777777" w:rsidR="009C19BC" w:rsidRPr="009C19BC" w:rsidRDefault="009C19BC" w:rsidP="00E03A5E">
            <w:pPr>
              <w:spacing w:line="360" w:lineRule="auto"/>
              <w:rPr>
                <w:rFonts w:ascii="Times New Roman" w:eastAsia="Times New Roman" w:hAnsi="Times New Roman" w:cs="Times New Roman"/>
                <w:kern w:val="0"/>
                <w14:ligatures w14:val="none"/>
              </w:rPr>
            </w:pPr>
            <w:r w:rsidRPr="009C19BC">
              <w:rPr>
                <w:rFonts w:ascii="Helvetica Neue" w:eastAsia="Times New Roman" w:hAnsi="Helvetica Neue" w:cs="Times New Roman"/>
                <w:b/>
                <w:bCs/>
                <w:color w:val="000000"/>
                <w:kern w:val="0"/>
                <w:sz w:val="15"/>
                <w:szCs w:val="15"/>
                <w14:ligatures w14:val="none"/>
              </w:rPr>
              <w:t>Median AUC</w:t>
            </w:r>
          </w:p>
        </w:tc>
      </w:tr>
      <w:tr w:rsidR="009C19BC" w:rsidRPr="009C19BC" w14:paraId="2853B684" w14:textId="77777777" w:rsidTr="009C19BC">
        <w:trPr>
          <w:trHeight w:val="292"/>
        </w:trPr>
        <w:tc>
          <w:tcPr>
            <w:tcW w:w="1349"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42B242D" w14:textId="77777777" w:rsidR="009C19BC" w:rsidRPr="009C19BC" w:rsidRDefault="009C19BC" w:rsidP="00E03A5E">
            <w:pPr>
              <w:spacing w:line="360" w:lineRule="auto"/>
              <w:rPr>
                <w:rFonts w:ascii="Times New Roman" w:eastAsia="Times New Roman" w:hAnsi="Times New Roman" w:cs="Times New Roman"/>
                <w:kern w:val="0"/>
                <w14:ligatures w14:val="none"/>
              </w:rPr>
            </w:pPr>
            <w:r w:rsidRPr="009C19BC">
              <w:rPr>
                <w:rFonts w:ascii="Helvetica Neue" w:eastAsia="Times New Roman" w:hAnsi="Helvetica Neue" w:cs="Times New Roman"/>
                <w:b/>
                <w:bCs/>
                <w:color w:val="000000"/>
                <w:kern w:val="0"/>
                <w:sz w:val="15"/>
                <w:szCs w:val="15"/>
                <w14:ligatures w14:val="none"/>
              </w:rPr>
              <w:t>Random Forest</w:t>
            </w:r>
          </w:p>
        </w:tc>
        <w:tc>
          <w:tcPr>
            <w:tcW w:w="19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179017" w14:textId="77777777" w:rsidR="009C19BC" w:rsidRPr="009C19BC" w:rsidRDefault="009C19BC" w:rsidP="00E03A5E">
            <w:pPr>
              <w:spacing w:line="360" w:lineRule="auto"/>
              <w:rPr>
                <w:rFonts w:ascii="Times New Roman" w:eastAsia="Times New Roman" w:hAnsi="Times New Roman" w:cs="Times New Roman"/>
                <w:kern w:val="0"/>
                <w14:ligatures w14:val="none"/>
              </w:rPr>
            </w:pPr>
            <w:r w:rsidRPr="009C19BC">
              <w:rPr>
                <w:rFonts w:ascii="Helvetica Neue" w:eastAsia="Times New Roman" w:hAnsi="Helvetica Neue" w:cs="Times New Roman"/>
                <w:color w:val="000000"/>
                <w:kern w:val="0"/>
                <w:sz w:val="15"/>
                <w:szCs w:val="15"/>
                <w14:ligatures w14:val="none"/>
              </w:rPr>
              <w:t>0.8119747899159660</w:t>
            </w:r>
          </w:p>
        </w:tc>
        <w:tc>
          <w:tcPr>
            <w:tcW w:w="19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FF8F9B" w14:textId="77777777" w:rsidR="009C19BC" w:rsidRPr="009C19BC" w:rsidRDefault="009C19BC" w:rsidP="00E03A5E">
            <w:pPr>
              <w:spacing w:line="360" w:lineRule="auto"/>
              <w:rPr>
                <w:rFonts w:ascii="Times New Roman" w:eastAsia="Times New Roman" w:hAnsi="Times New Roman" w:cs="Times New Roman"/>
                <w:kern w:val="0"/>
                <w14:ligatures w14:val="none"/>
              </w:rPr>
            </w:pPr>
            <w:r w:rsidRPr="009C19BC">
              <w:rPr>
                <w:rFonts w:ascii="Helvetica Neue" w:eastAsia="Times New Roman" w:hAnsi="Helvetica Neue" w:cs="Times New Roman"/>
                <w:color w:val="000000"/>
                <w:kern w:val="0"/>
                <w:sz w:val="15"/>
                <w:szCs w:val="15"/>
                <w14:ligatures w14:val="none"/>
              </w:rPr>
              <w:t>0.5270964691046660</w:t>
            </w:r>
          </w:p>
        </w:tc>
        <w:tc>
          <w:tcPr>
            <w:tcW w:w="19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351191" w14:textId="77777777" w:rsidR="009C19BC" w:rsidRPr="009C19BC" w:rsidRDefault="009C19BC" w:rsidP="00E03A5E">
            <w:pPr>
              <w:spacing w:line="360" w:lineRule="auto"/>
              <w:rPr>
                <w:rFonts w:ascii="Times New Roman" w:eastAsia="Times New Roman" w:hAnsi="Times New Roman" w:cs="Times New Roman"/>
                <w:kern w:val="0"/>
                <w14:ligatures w14:val="none"/>
              </w:rPr>
            </w:pPr>
            <w:r w:rsidRPr="009C19BC">
              <w:rPr>
                <w:rFonts w:ascii="Helvetica Neue" w:eastAsia="Times New Roman" w:hAnsi="Helvetica Neue" w:cs="Times New Roman"/>
                <w:color w:val="000000"/>
                <w:kern w:val="0"/>
                <w:sz w:val="15"/>
                <w:szCs w:val="15"/>
                <w14:ligatures w14:val="none"/>
              </w:rPr>
              <w:t>0.6773262130929950</w:t>
            </w:r>
          </w:p>
        </w:tc>
        <w:tc>
          <w:tcPr>
            <w:tcW w:w="19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EF9C7F" w14:textId="77777777" w:rsidR="009C19BC" w:rsidRPr="009C19BC" w:rsidRDefault="009C19BC" w:rsidP="00E03A5E">
            <w:pPr>
              <w:spacing w:line="360" w:lineRule="auto"/>
              <w:rPr>
                <w:rFonts w:ascii="Times New Roman" w:eastAsia="Times New Roman" w:hAnsi="Times New Roman" w:cs="Times New Roman"/>
                <w:kern w:val="0"/>
                <w14:ligatures w14:val="none"/>
              </w:rPr>
            </w:pPr>
            <w:r w:rsidRPr="009C19BC">
              <w:rPr>
                <w:rFonts w:ascii="Helvetica Neue" w:eastAsia="Times New Roman" w:hAnsi="Helvetica Neue" w:cs="Times New Roman"/>
                <w:color w:val="000000"/>
                <w:kern w:val="0"/>
                <w:sz w:val="15"/>
                <w:szCs w:val="15"/>
                <w14:ligatures w14:val="none"/>
              </w:rPr>
              <w:t>0.677745245825603</w:t>
            </w:r>
          </w:p>
        </w:tc>
      </w:tr>
      <w:tr w:rsidR="009C19BC" w:rsidRPr="009C19BC" w14:paraId="15131939" w14:textId="77777777" w:rsidTr="009C19BC">
        <w:trPr>
          <w:trHeight w:val="268"/>
        </w:trPr>
        <w:tc>
          <w:tcPr>
            <w:tcW w:w="1349"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E8D9B87" w14:textId="77777777" w:rsidR="009C19BC" w:rsidRPr="009C19BC" w:rsidRDefault="009C19BC" w:rsidP="00E03A5E">
            <w:pPr>
              <w:spacing w:line="360" w:lineRule="auto"/>
              <w:rPr>
                <w:rFonts w:ascii="Times New Roman" w:eastAsia="Times New Roman" w:hAnsi="Times New Roman" w:cs="Times New Roman"/>
                <w:kern w:val="0"/>
                <w14:ligatures w14:val="none"/>
              </w:rPr>
            </w:pPr>
            <w:proofErr w:type="spellStart"/>
            <w:r w:rsidRPr="009C19BC">
              <w:rPr>
                <w:rFonts w:ascii="Helvetica Neue" w:eastAsia="Times New Roman" w:hAnsi="Helvetica Neue" w:cs="Times New Roman"/>
                <w:b/>
                <w:bCs/>
                <w:color w:val="000000"/>
                <w:kern w:val="0"/>
                <w:sz w:val="15"/>
                <w:szCs w:val="15"/>
                <w14:ligatures w14:val="none"/>
              </w:rPr>
              <w:t>XGBoost</w:t>
            </w:r>
            <w:proofErr w:type="spellEnd"/>
          </w:p>
        </w:tc>
        <w:tc>
          <w:tcPr>
            <w:tcW w:w="19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945F04" w14:textId="77777777" w:rsidR="009C19BC" w:rsidRPr="009C19BC" w:rsidRDefault="009C19BC" w:rsidP="00E03A5E">
            <w:pPr>
              <w:spacing w:line="360" w:lineRule="auto"/>
              <w:rPr>
                <w:rFonts w:ascii="Times New Roman" w:eastAsia="Times New Roman" w:hAnsi="Times New Roman" w:cs="Times New Roman"/>
                <w:kern w:val="0"/>
                <w14:ligatures w14:val="none"/>
              </w:rPr>
            </w:pPr>
            <w:r w:rsidRPr="009C19BC">
              <w:rPr>
                <w:rFonts w:ascii="Helvetica Neue" w:eastAsia="Times New Roman" w:hAnsi="Helvetica Neue" w:cs="Times New Roman"/>
                <w:color w:val="000000"/>
                <w:kern w:val="0"/>
                <w:sz w:val="15"/>
                <w:szCs w:val="15"/>
                <w14:ligatures w14:val="none"/>
              </w:rPr>
              <w:t>0.9107142857142860</w:t>
            </w:r>
          </w:p>
        </w:tc>
        <w:tc>
          <w:tcPr>
            <w:tcW w:w="19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0DCF2F" w14:textId="77777777" w:rsidR="009C19BC" w:rsidRPr="009C19BC" w:rsidRDefault="009C19BC" w:rsidP="00E03A5E">
            <w:pPr>
              <w:spacing w:line="360" w:lineRule="auto"/>
              <w:rPr>
                <w:rFonts w:ascii="Times New Roman" w:eastAsia="Times New Roman" w:hAnsi="Times New Roman" w:cs="Times New Roman"/>
                <w:kern w:val="0"/>
                <w14:ligatures w14:val="none"/>
              </w:rPr>
            </w:pPr>
            <w:r w:rsidRPr="009C19BC">
              <w:rPr>
                <w:rFonts w:ascii="Helvetica Neue" w:eastAsia="Times New Roman" w:hAnsi="Helvetica Neue" w:cs="Times New Roman"/>
                <w:color w:val="000000"/>
                <w:kern w:val="0"/>
                <w:sz w:val="15"/>
                <w:szCs w:val="15"/>
                <w14:ligatures w14:val="none"/>
              </w:rPr>
              <w:t>0.5805366483897400</w:t>
            </w:r>
          </w:p>
        </w:tc>
        <w:tc>
          <w:tcPr>
            <w:tcW w:w="19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D1F06D" w14:textId="77777777" w:rsidR="009C19BC" w:rsidRPr="009C19BC" w:rsidRDefault="009C19BC" w:rsidP="00E03A5E">
            <w:pPr>
              <w:spacing w:line="360" w:lineRule="auto"/>
              <w:rPr>
                <w:rFonts w:ascii="Times New Roman" w:eastAsia="Times New Roman" w:hAnsi="Times New Roman" w:cs="Times New Roman"/>
                <w:kern w:val="0"/>
                <w14:ligatures w14:val="none"/>
              </w:rPr>
            </w:pPr>
            <w:r w:rsidRPr="009C19BC">
              <w:rPr>
                <w:rFonts w:ascii="Helvetica Neue" w:eastAsia="Times New Roman" w:hAnsi="Helvetica Neue" w:cs="Times New Roman"/>
                <w:color w:val="000000"/>
                <w:kern w:val="0"/>
                <w:sz w:val="15"/>
                <w:szCs w:val="15"/>
                <w14:ligatures w14:val="none"/>
              </w:rPr>
              <w:t>0.7526194751681700</w:t>
            </w:r>
          </w:p>
        </w:tc>
        <w:tc>
          <w:tcPr>
            <w:tcW w:w="19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0161D7" w14:textId="77777777" w:rsidR="009C19BC" w:rsidRPr="009C19BC" w:rsidRDefault="009C19BC" w:rsidP="00E03A5E">
            <w:pPr>
              <w:spacing w:line="360" w:lineRule="auto"/>
              <w:rPr>
                <w:rFonts w:ascii="Times New Roman" w:eastAsia="Times New Roman" w:hAnsi="Times New Roman" w:cs="Times New Roman"/>
                <w:kern w:val="0"/>
                <w14:ligatures w14:val="none"/>
              </w:rPr>
            </w:pPr>
            <w:r w:rsidRPr="009C19BC">
              <w:rPr>
                <w:rFonts w:ascii="Helvetica Neue" w:eastAsia="Times New Roman" w:hAnsi="Helvetica Neue" w:cs="Times New Roman"/>
                <w:color w:val="000000"/>
                <w:kern w:val="0"/>
                <w:sz w:val="15"/>
                <w:szCs w:val="15"/>
                <w14:ligatures w14:val="none"/>
              </w:rPr>
              <w:t>0.7519644741193330</w:t>
            </w:r>
          </w:p>
        </w:tc>
      </w:tr>
      <w:tr w:rsidR="009C19BC" w:rsidRPr="009C19BC" w14:paraId="0D764624" w14:textId="77777777" w:rsidTr="009C19BC">
        <w:trPr>
          <w:trHeight w:val="268"/>
        </w:trPr>
        <w:tc>
          <w:tcPr>
            <w:tcW w:w="1349"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8BB6851" w14:textId="77777777" w:rsidR="009C19BC" w:rsidRPr="009C19BC" w:rsidRDefault="009C19BC" w:rsidP="00E03A5E">
            <w:pPr>
              <w:spacing w:line="360" w:lineRule="auto"/>
              <w:rPr>
                <w:rFonts w:ascii="Times New Roman" w:eastAsia="Times New Roman" w:hAnsi="Times New Roman" w:cs="Times New Roman"/>
                <w:kern w:val="0"/>
                <w14:ligatures w14:val="none"/>
              </w:rPr>
            </w:pPr>
            <w:proofErr w:type="spellStart"/>
            <w:r w:rsidRPr="009C19BC">
              <w:rPr>
                <w:rFonts w:ascii="Helvetica Neue" w:eastAsia="Times New Roman" w:hAnsi="Helvetica Neue" w:cs="Times New Roman"/>
                <w:b/>
                <w:bCs/>
                <w:color w:val="000000"/>
                <w:kern w:val="0"/>
                <w:sz w:val="15"/>
                <w:szCs w:val="15"/>
                <w14:ligatures w14:val="none"/>
              </w:rPr>
              <w:t>LightGBM</w:t>
            </w:r>
            <w:proofErr w:type="spellEnd"/>
          </w:p>
        </w:tc>
        <w:tc>
          <w:tcPr>
            <w:tcW w:w="19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9D9F46" w14:textId="77777777" w:rsidR="009C19BC" w:rsidRPr="009C19BC" w:rsidRDefault="009C19BC" w:rsidP="00E03A5E">
            <w:pPr>
              <w:spacing w:line="360" w:lineRule="auto"/>
              <w:rPr>
                <w:rFonts w:ascii="Times New Roman" w:eastAsia="Times New Roman" w:hAnsi="Times New Roman" w:cs="Times New Roman"/>
                <w:kern w:val="0"/>
                <w14:ligatures w14:val="none"/>
              </w:rPr>
            </w:pPr>
            <w:r w:rsidRPr="009C19BC">
              <w:rPr>
                <w:rFonts w:ascii="Helvetica Neue" w:eastAsia="Times New Roman" w:hAnsi="Helvetica Neue" w:cs="Times New Roman"/>
                <w:color w:val="000000"/>
                <w:kern w:val="0"/>
                <w:sz w:val="15"/>
                <w:szCs w:val="15"/>
                <w14:ligatures w14:val="none"/>
              </w:rPr>
              <w:t>0.8396358543417370</w:t>
            </w:r>
          </w:p>
        </w:tc>
        <w:tc>
          <w:tcPr>
            <w:tcW w:w="19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F434F3" w14:textId="77777777" w:rsidR="009C19BC" w:rsidRPr="009C19BC" w:rsidRDefault="009C19BC" w:rsidP="00E03A5E">
            <w:pPr>
              <w:spacing w:line="360" w:lineRule="auto"/>
              <w:rPr>
                <w:rFonts w:ascii="Times New Roman" w:eastAsia="Times New Roman" w:hAnsi="Times New Roman" w:cs="Times New Roman"/>
                <w:kern w:val="0"/>
                <w14:ligatures w14:val="none"/>
              </w:rPr>
            </w:pPr>
            <w:r w:rsidRPr="009C19BC">
              <w:rPr>
                <w:rFonts w:ascii="Helvetica Neue" w:eastAsia="Times New Roman" w:hAnsi="Helvetica Neue" w:cs="Times New Roman"/>
                <w:color w:val="000000"/>
                <w:kern w:val="0"/>
                <w:sz w:val="15"/>
                <w:szCs w:val="15"/>
                <w14:ligatures w14:val="none"/>
              </w:rPr>
              <w:t>0.4333333333333330</w:t>
            </w:r>
          </w:p>
        </w:tc>
        <w:tc>
          <w:tcPr>
            <w:tcW w:w="19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9FECB4" w14:textId="77777777" w:rsidR="009C19BC" w:rsidRPr="009C19BC" w:rsidRDefault="009C19BC" w:rsidP="00E03A5E">
            <w:pPr>
              <w:spacing w:line="360" w:lineRule="auto"/>
              <w:rPr>
                <w:rFonts w:ascii="Times New Roman" w:eastAsia="Times New Roman" w:hAnsi="Times New Roman" w:cs="Times New Roman"/>
                <w:kern w:val="0"/>
                <w14:ligatures w14:val="none"/>
              </w:rPr>
            </w:pPr>
            <w:r w:rsidRPr="009C19BC">
              <w:rPr>
                <w:rFonts w:ascii="Helvetica Neue" w:eastAsia="Times New Roman" w:hAnsi="Helvetica Neue" w:cs="Times New Roman"/>
                <w:color w:val="000000"/>
                <w:kern w:val="0"/>
                <w:sz w:val="15"/>
                <w:szCs w:val="15"/>
                <w14:ligatures w14:val="none"/>
              </w:rPr>
              <w:t>0.6481785020287460</w:t>
            </w:r>
          </w:p>
        </w:tc>
        <w:tc>
          <w:tcPr>
            <w:tcW w:w="19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485F20" w14:textId="77777777" w:rsidR="009C19BC" w:rsidRPr="009C19BC" w:rsidRDefault="009C19BC" w:rsidP="00E03A5E">
            <w:pPr>
              <w:spacing w:line="360" w:lineRule="auto"/>
              <w:rPr>
                <w:rFonts w:ascii="Times New Roman" w:eastAsia="Times New Roman" w:hAnsi="Times New Roman" w:cs="Times New Roman"/>
                <w:kern w:val="0"/>
                <w14:ligatures w14:val="none"/>
              </w:rPr>
            </w:pPr>
            <w:r w:rsidRPr="009C19BC">
              <w:rPr>
                <w:rFonts w:ascii="Helvetica Neue" w:eastAsia="Times New Roman" w:hAnsi="Helvetica Neue" w:cs="Times New Roman"/>
                <w:color w:val="000000"/>
                <w:kern w:val="0"/>
                <w:sz w:val="15"/>
                <w:szCs w:val="15"/>
                <w14:ligatures w14:val="none"/>
              </w:rPr>
              <w:t>0.6392358095839580</w:t>
            </w:r>
          </w:p>
        </w:tc>
      </w:tr>
      <w:tr w:rsidR="009C19BC" w:rsidRPr="009C19BC" w14:paraId="3B2CC8E7" w14:textId="77777777" w:rsidTr="009C19BC">
        <w:trPr>
          <w:trHeight w:val="268"/>
        </w:trPr>
        <w:tc>
          <w:tcPr>
            <w:tcW w:w="1349"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D6D7BB1" w14:textId="77777777" w:rsidR="009C19BC" w:rsidRPr="009C19BC" w:rsidRDefault="009C19BC" w:rsidP="00E03A5E">
            <w:pPr>
              <w:spacing w:line="360" w:lineRule="auto"/>
              <w:rPr>
                <w:rFonts w:ascii="Times New Roman" w:eastAsia="Times New Roman" w:hAnsi="Times New Roman" w:cs="Times New Roman"/>
                <w:kern w:val="0"/>
                <w14:ligatures w14:val="none"/>
              </w:rPr>
            </w:pPr>
            <w:proofErr w:type="spellStart"/>
            <w:r w:rsidRPr="009C19BC">
              <w:rPr>
                <w:rFonts w:ascii="Helvetica Neue" w:eastAsia="Times New Roman" w:hAnsi="Helvetica Neue" w:cs="Times New Roman"/>
                <w:b/>
                <w:bCs/>
                <w:color w:val="000000"/>
                <w:kern w:val="0"/>
                <w:sz w:val="15"/>
                <w:szCs w:val="15"/>
                <w14:ligatures w14:val="none"/>
              </w:rPr>
              <w:t>CatBoost</w:t>
            </w:r>
            <w:proofErr w:type="spellEnd"/>
          </w:p>
        </w:tc>
        <w:tc>
          <w:tcPr>
            <w:tcW w:w="19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2EFA03" w14:textId="77777777" w:rsidR="009C19BC" w:rsidRPr="009C19BC" w:rsidRDefault="009C19BC" w:rsidP="00E03A5E">
            <w:pPr>
              <w:spacing w:line="360" w:lineRule="auto"/>
              <w:rPr>
                <w:rFonts w:ascii="Times New Roman" w:eastAsia="Times New Roman" w:hAnsi="Times New Roman" w:cs="Times New Roman"/>
                <w:kern w:val="0"/>
                <w14:ligatures w14:val="none"/>
              </w:rPr>
            </w:pPr>
            <w:r w:rsidRPr="009C19BC">
              <w:rPr>
                <w:rFonts w:ascii="Helvetica Neue" w:eastAsia="Times New Roman" w:hAnsi="Helvetica Neue" w:cs="Times New Roman"/>
                <w:color w:val="000000"/>
                <w:kern w:val="0"/>
                <w:sz w:val="15"/>
                <w:szCs w:val="15"/>
                <w14:ligatures w14:val="none"/>
              </w:rPr>
              <w:t>0.8416610132054340</w:t>
            </w:r>
          </w:p>
        </w:tc>
        <w:tc>
          <w:tcPr>
            <w:tcW w:w="19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3A0E38" w14:textId="77777777" w:rsidR="009C19BC" w:rsidRPr="009C19BC" w:rsidRDefault="009C19BC" w:rsidP="00E03A5E">
            <w:pPr>
              <w:spacing w:line="360" w:lineRule="auto"/>
              <w:rPr>
                <w:rFonts w:ascii="Times New Roman" w:eastAsia="Times New Roman" w:hAnsi="Times New Roman" w:cs="Times New Roman"/>
                <w:kern w:val="0"/>
                <w14:ligatures w14:val="none"/>
              </w:rPr>
            </w:pPr>
            <w:r w:rsidRPr="009C19BC">
              <w:rPr>
                <w:rFonts w:ascii="Helvetica Neue" w:eastAsia="Times New Roman" w:hAnsi="Helvetica Neue" w:cs="Times New Roman"/>
                <w:color w:val="000000"/>
                <w:kern w:val="0"/>
                <w:sz w:val="15"/>
                <w:szCs w:val="15"/>
                <w14:ligatures w14:val="none"/>
              </w:rPr>
              <w:t>0.470279086625589</w:t>
            </w:r>
          </w:p>
        </w:tc>
        <w:tc>
          <w:tcPr>
            <w:tcW w:w="19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405EF9" w14:textId="77777777" w:rsidR="009C19BC" w:rsidRPr="009C19BC" w:rsidRDefault="009C19BC" w:rsidP="00E03A5E">
            <w:pPr>
              <w:spacing w:line="360" w:lineRule="auto"/>
              <w:rPr>
                <w:rFonts w:ascii="Times New Roman" w:eastAsia="Times New Roman" w:hAnsi="Times New Roman" w:cs="Times New Roman"/>
                <w:kern w:val="0"/>
                <w14:ligatures w14:val="none"/>
              </w:rPr>
            </w:pPr>
            <w:r w:rsidRPr="009C19BC">
              <w:rPr>
                <w:rFonts w:ascii="Helvetica Neue" w:eastAsia="Times New Roman" w:hAnsi="Helvetica Neue" w:cs="Times New Roman"/>
                <w:color w:val="000000"/>
                <w:kern w:val="0"/>
                <w:sz w:val="15"/>
                <w:szCs w:val="15"/>
                <w14:ligatures w14:val="none"/>
              </w:rPr>
              <w:t>0.6209455609252810</w:t>
            </w:r>
          </w:p>
        </w:tc>
        <w:tc>
          <w:tcPr>
            <w:tcW w:w="19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884E33" w14:textId="77777777" w:rsidR="009C19BC" w:rsidRPr="009C19BC" w:rsidRDefault="009C19BC" w:rsidP="00E03A5E">
            <w:pPr>
              <w:spacing w:line="360" w:lineRule="auto"/>
              <w:rPr>
                <w:rFonts w:ascii="Times New Roman" w:eastAsia="Times New Roman" w:hAnsi="Times New Roman" w:cs="Times New Roman"/>
                <w:kern w:val="0"/>
                <w14:ligatures w14:val="none"/>
              </w:rPr>
            </w:pPr>
            <w:r w:rsidRPr="009C19BC">
              <w:rPr>
                <w:rFonts w:ascii="Helvetica Neue" w:eastAsia="Times New Roman" w:hAnsi="Helvetica Neue" w:cs="Times New Roman"/>
                <w:color w:val="000000"/>
                <w:kern w:val="0"/>
                <w:sz w:val="15"/>
                <w:szCs w:val="15"/>
                <w14:ligatures w14:val="none"/>
              </w:rPr>
              <w:t>0.6113474506838090</w:t>
            </w:r>
          </w:p>
        </w:tc>
      </w:tr>
    </w:tbl>
    <w:p w14:paraId="16B49ABF" w14:textId="77777777" w:rsidR="00DB6F07" w:rsidRDefault="00DB6F07" w:rsidP="00E03A5E">
      <w:pPr>
        <w:spacing w:line="360" w:lineRule="auto"/>
        <w:rPr>
          <w:rFonts w:ascii="Arial" w:hAnsi="Arial" w:cs="Arial"/>
        </w:rPr>
      </w:pPr>
    </w:p>
    <w:p w14:paraId="10D85B0F" w14:textId="77777777" w:rsidR="009C19BC" w:rsidRPr="009C19BC" w:rsidRDefault="009C19BC" w:rsidP="00E03A5E">
      <w:pPr>
        <w:spacing w:line="360" w:lineRule="auto"/>
        <w:rPr>
          <w:rFonts w:ascii="Arial" w:hAnsi="Arial" w:cs="Arial"/>
        </w:rPr>
      </w:pPr>
      <w:r w:rsidRPr="009C19BC">
        <w:rPr>
          <w:rFonts w:ascii="Arial" w:hAnsi="Arial" w:cs="Arial"/>
        </w:rPr>
        <w:t>This table presents a succinct comparison of AUC scores obtained from each model for every ticker. Key insights are:</w:t>
      </w:r>
    </w:p>
    <w:p w14:paraId="3ADB05F8" w14:textId="77777777" w:rsidR="00092D62" w:rsidRDefault="00092D62" w:rsidP="00E03A5E">
      <w:pPr>
        <w:spacing w:line="360" w:lineRule="auto"/>
        <w:rPr>
          <w:rFonts w:ascii="Arial" w:hAnsi="Arial" w:cs="Arial"/>
        </w:rPr>
      </w:pPr>
    </w:p>
    <w:p w14:paraId="6C52F457" w14:textId="77777777" w:rsidR="009C19BC" w:rsidRDefault="009C19BC" w:rsidP="00E03A5E">
      <w:pPr>
        <w:spacing w:line="360" w:lineRule="auto"/>
        <w:rPr>
          <w:rFonts w:ascii="Arial" w:hAnsi="Arial" w:cs="Arial"/>
        </w:rPr>
      </w:pPr>
      <w:r w:rsidRPr="009C19BC">
        <w:rPr>
          <w:rFonts w:ascii="Arial" w:hAnsi="Arial" w:cs="Arial"/>
        </w:rPr>
        <w:t xml:space="preserve">Overall Performance: </w:t>
      </w:r>
    </w:p>
    <w:p w14:paraId="614A25A2" w14:textId="1F3C6DF4" w:rsidR="009C19BC" w:rsidRPr="009C19BC" w:rsidRDefault="009C19BC" w:rsidP="00E03A5E">
      <w:pPr>
        <w:spacing w:line="360" w:lineRule="auto"/>
        <w:rPr>
          <w:rFonts w:ascii="Arial" w:hAnsi="Arial" w:cs="Arial"/>
        </w:rPr>
      </w:pPr>
      <w:proofErr w:type="spellStart"/>
      <w:r w:rsidRPr="009C19BC">
        <w:rPr>
          <w:rFonts w:ascii="Arial" w:hAnsi="Arial" w:cs="Arial"/>
        </w:rPr>
        <w:t>XGBoost</w:t>
      </w:r>
      <w:proofErr w:type="spellEnd"/>
      <w:r w:rsidRPr="009C19BC">
        <w:rPr>
          <w:rFonts w:ascii="Arial" w:hAnsi="Arial" w:cs="Arial"/>
        </w:rPr>
        <w:t xml:space="preserve"> consistently stands out, achieving superior AUC scores for </w:t>
      </w:r>
      <w:proofErr w:type="gramStart"/>
      <w:r w:rsidRPr="009C19BC">
        <w:rPr>
          <w:rFonts w:ascii="Arial" w:hAnsi="Arial" w:cs="Arial"/>
        </w:rPr>
        <w:t>a majority of</w:t>
      </w:r>
      <w:proofErr w:type="gramEnd"/>
      <w:r w:rsidRPr="009C19BC">
        <w:rPr>
          <w:rFonts w:ascii="Arial" w:hAnsi="Arial" w:cs="Arial"/>
        </w:rPr>
        <w:t xml:space="preserve"> the tickers. </w:t>
      </w:r>
      <w:proofErr w:type="spellStart"/>
      <w:r w:rsidRPr="009C19BC">
        <w:rPr>
          <w:rFonts w:ascii="Arial" w:hAnsi="Arial" w:cs="Arial"/>
        </w:rPr>
        <w:t>LightGBM</w:t>
      </w:r>
      <w:proofErr w:type="spellEnd"/>
      <w:r w:rsidRPr="009C19BC">
        <w:rPr>
          <w:rFonts w:ascii="Arial" w:hAnsi="Arial" w:cs="Arial"/>
        </w:rPr>
        <w:t xml:space="preserve"> and Random Forest display a more varied performance, with their efficacy differing noticeably across tickers. </w:t>
      </w:r>
      <w:proofErr w:type="spellStart"/>
      <w:r w:rsidRPr="009C19BC">
        <w:rPr>
          <w:rFonts w:ascii="Arial" w:hAnsi="Arial" w:cs="Arial"/>
        </w:rPr>
        <w:t>CatBoost's</w:t>
      </w:r>
      <w:proofErr w:type="spellEnd"/>
      <w:r w:rsidRPr="009C19BC">
        <w:rPr>
          <w:rFonts w:ascii="Arial" w:hAnsi="Arial" w:cs="Arial"/>
        </w:rPr>
        <w:t xml:space="preserve"> results closely mirror those of Random Forest and </w:t>
      </w:r>
      <w:proofErr w:type="spellStart"/>
      <w:r w:rsidRPr="009C19BC">
        <w:rPr>
          <w:rFonts w:ascii="Arial" w:hAnsi="Arial" w:cs="Arial"/>
        </w:rPr>
        <w:t>LightGBM</w:t>
      </w:r>
      <w:proofErr w:type="spellEnd"/>
      <w:r w:rsidRPr="009C19BC">
        <w:rPr>
          <w:rFonts w:ascii="Arial" w:hAnsi="Arial" w:cs="Arial"/>
        </w:rPr>
        <w:t xml:space="preserve"> but are generally outperformed by </w:t>
      </w:r>
      <w:proofErr w:type="spellStart"/>
      <w:r w:rsidRPr="009C19BC">
        <w:rPr>
          <w:rFonts w:ascii="Arial" w:hAnsi="Arial" w:cs="Arial"/>
        </w:rPr>
        <w:t>XGBoost</w:t>
      </w:r>
      <w:proofErr w:type="spellEnd"/>
      <w:r w:rsidRPr="009C19BC">
        <w:rPr>
          <w:rFonts w:ascii="Arial" w:hAnsi="Arial" w:cs="Arial"/>
        </w:rPr>
        <w:t>.</w:t>
      </w:r>
    </w:p>
    <w:p w14:paraId="7492AA57" w14:textId="77777777" w:rsidR="009C19BC" w:rsidRPr="009C19BC" w:rsidRDefault="009C19BC" w:rsidP="00E03A5E">
      <w:pPr>
        <w:spacing w:line="360" w:lineRule="auto"/>
        <w:rPr>
          <w:rFonts w:ascii="Arial" w:hAnsi="Arial" w:cs="Arial"/>
        </w:rPr>
      </w:pPr>
    </w:p>
    <w:p w14:paraId="28C98989" w14:textId="77777777" w:rsidR="009C19BC" w:rsidRDefault="009C19BC" w:rsidP="00E03A5E">
      <w:pPr>
        <w:spacing w:line="360" w:lineRule="auto"/>
        <w:rPr>
          <w:rFonts w:ascii="Arial" w:hAnsi="Arial" w:cs="Arial"/>
        </w:rPr>
      </w:pPr>
      <w:r w:rsidRPr="009C19BC">
        <w:rPr>
          <w:rFonts w:ascii="Arial" w:hAnsi="Arial" w:cs="Arial"/>
        </w:rPr>
        <w:t xml:space="preserve">Consistency: </w:t>
      </w:r>
    </w:p>
    <w:p w14:paraId="399DBA6D" w14:textId="4574B17B" w:rsidR="009C19BC" w:rsidRPr="009C19BC" w:rsidRDefault="009C19BC" w:rsidP="00E03A5E">
      <w:pPr>
        <w:spacing w:line="360" w:lineRule="auto"/>
        <w:rPr>
          <w:rFonts w:ascii="Arial" w:hAnsi="Arial" w:cs="Arial"/>
        </w:rPr>
      </w:pPr>
      <w:proofErr w:type="spellStart"/>
      <w:r w:rsidRPr="009C19BC">
        <w:rPr>
          <w:rFonts w:ascii="Arial" w:hAnsi="Arial" w:cs="Arial"/>
        </w:rPr>
        <w:t>XGBoost</w:t>
      </w:r>
      <w:proofErr w:type="spellEnd"/>
      <w:r w:rsidRPr="009C19BC">
        <w:rPr>
          <w:rFonts w:ascii="Arial" w:hAnsi="Arial" w:cs="Arial"/>
        </w:rPr>
        <w:t xml:space="preserve"> showcases a relatively stable performance across various tickers, suggesting its robustness in capturing the nuances of the dataset. In contrast, Random Forest and </w:t>
      </w:r>
      <w:proofErr w:type="spellStart"/>
      <w:r w:rsidRPr="009C19BC">
        <w:rPr>
          <w:rFonts w:ascii="Arial" w:hAnsi="Arial" w:cs="Arial"/>
        </w:rPr>
        <w:t>LightGBM</w:t>
      </w:r>
      <w:proofErr w:type="spellEnd"/>
      <w:r w:rsidRPr="009C19BC">
        <w:rPr>
          <w:rFonts w:ascii="Arial" w:hAnsi="Arial" w:cs="Arial"/>
        </w:rPr>
        <w:t xml:space="preserve"> demonstrate more variability in their results.</w:t>
      </w:r>
    </w:p>
    <w:p w14:paraId="7305B3F2" w14:textId="77777777" w:rsidR="009C19BC" w:rsidRPr="009C19BC" w:rsidRDefault="009C19BC" w:rsidP="00E03A5E">
      <w:pPr>
        <w:spacing w:line="360" w:lineRule="auto"/>
        <w:rPr>
          <w:rFonts w:ascii="Arial" w:hAnsi="Arial" w:cs="Arial"/>
        </w:rPr>
      </w:pPr>
    </w:p>
    <w:p w14:paraId="7076B293" w14:textId="77777777" w:rsidR="009C19BC" w:rsidRDefault="009C19BC" w:rsidP="00E03A5E">
      <w:pPr>
        <w:spacing w:line="360" w:lineRule="auto"/>
        <w:rPr>
          <w:rFonts w:ascii="Arial" w:hAnsi="Arial" w:cs="Arial"/>
        </w:rPr>
      </w:pPr>
      <w:r w:rsidRPr="009C19BC">
        <w:rPr>
          <w:rFonts w:ascii="Arial" w:hAnsi="Arial" w:cs="Arial"/>
        </w:rPr>
        <w:t xml:space="preserve">Top-Performing Tickers: </w:t>
      </w:r>
    </w:p>
    <w:p w14:paraId="3CD54EA3" w14:textId="56AE1C0B" w:rsidR="009C19BC" w:rsidRPr="009C19BC" w:rsidRDefault="009C19BC" w:rsidP="00E03A5E">
      <w:pPr>
        <w:spacing w:line="360" w:lineRule="auto"/>
        <w:rPr>
          <w:rFonts w:ascii="Arial" w:hAnsi="Arial" w:cs="Arial"/>
        </w:rPr>
      </w:pPr>
      <w:r w:rsidRPr="009C19BC">
        <w:rPr>
          <w:rFonts w:ascii="Arial" w:hAnsi="Arial" w:cs="Arial"/>
        </w:rPr>
        <w:t>Certain tickers like 'NFLX', 'GILD', 'BIIB', and 'SIRI' consistently achieve commendable AUC scores across most models. This could indicate that the features related to these tickers are particularly predictive, or the data for them is inherently more distinguishable.</w:t>
      </w:r>
    </w:p>
    <w:p w14:paraId="5E36A97E" w14:textId="77777777" w:rsidR="009C19BC" w:rsidRPr="009C19BC" w:rsidRDefault="009C19BC" w:rsidP="00E03A5E">
      <w:pPr>
        <w:spacing w:line="360" w:lineRule="auto"/>
        <w:rPr>
          <w:rFonts w:ascii="Arial" w:hAnsi="Arial" w:cs="Arial"/>
        </w:rPr>
      </w:pPr>
    </w:p>
    <w:p w14:paraId="6749B00E" w14:textId="77777777" w:rsidR="009C19BC" w:rsidRDefault="009C19BC" w:rsidP="00E03A5E">
      <w:pPr>
        <w:spacing w:line="360" w:lineRule="auto"/>
        <w:rPr>
          <w:rFonts w:ascii="Arial" w:hAnsi="Arial" w:cs="Arial"/>
        </w:rPr>
      </w:pPr>
      <w:r w:rsidRPr="009C19BC">
        <w:rPr>
          <w:rFonts w:ascii="Arial" w:hAnsi="Arial" w:cs="Arial"/>
        </w:rPr>
        <w:t xml:space="preserve">Underperforming Tickers: </w:t>
      </w:r>
    </w:p>
    <w:p w14:paraId="03C659AF" w14:textId="14ADB6C7" w:rsidR="009C19BC" w:rsidDel="0025378F" w:rsidRDefault="009C19BC" w:rsidP="00E03A5E">
      <w:pPr>
        <w:spacing w:line="360" w:lineRule="auto"/>
        <w:rPr>
          <w:del w:id="192" w:author="He He (Staff)" w:date="2023-08-20T15:32:00Z"/>
          <w:rFonts w:ascii="Arial" w:hAnsi="Arial" w:cs="Arial"/>
        </w:rPr>
      </w:pPr>
      <w:r w:rsidRPr="009C19BC">
        <w:rPr>
          <w:rFonts w:ascii="Arial" w:hAnsi="Arial" w:cs="Arial"/>
        </w:rPr>
        <w:t>Some tickers, such as 'META', 'ASML', 'INTU', and 'AZN', regularly register lower AUC scores irrespective of the model employed. This might be indicative of less predictive features or potentially noisy data associated with these tickers.</w:t>
      </w:r>
    </w:p>
    <w:p w14:paraId="0D2ABE5A" w14:textId="77777777" w:rsidR="00092D62" w:rsidRDefault="00092D62" w:rsidP="00E03A5E">
      <w:pPr>
        <w:spacing w:line="360" w:lineRule="auto"/>
        <w:rPr>
          <w:rFonts w:ascii="Arial" w:hAnsi="Arial" w:cs="Arial" w:hint="eastAsia"/>
        </w:rPr>
      </w:pPr>
    </w:p>
    <w:p w14:paraId="588CD695" w14:textId="50CBE320" w:rsidR="00092D62" w:rsidRPr="00F8172E" w:rsidDel="0025378F" w:rsidRDefault="00322DAA" w:rsidP="00E03A5E">
      <w:pPr>
        <w:spacing w:line="360" w:lineRule="auto"/>
        <w:rPr>
          <w:del w:id="193" w:author="He He (Staff)" w:date="2023-08-20T15:31:00Z"/>
          <w:rFonts w:ascii="Arial" w:hAnsi="Arial" w:cs="Arial"/>
          <w:b/>
          <w:bCs/>
        </w:rPr>
      </w:pPr>
      <w:commentRangeStart w:id="194"/>
      <w:del w:id="195" w:author="He He (Staff)" w:date="2023-08-20T15:31:00Z">
        <w:r w:rsidRPr="00F8172E" w:rsidDel="0025378F">
          <w:rPr>
            <w:rFonts w:ascii="Arial" w:hAnsi="Arial" w:cs="Arial"/>
            <w:b/>
            <w:bCs/>
          </w:rPr>
          <w:delText>8.5.3 Discussion</w:delText>
        </w:r>
      </w:del>
      <w:commentRangeEnd w:id="194"/>
      <w:r w:rsidR="0025378F">
        <w:rPr>
          <w:rStyle w:val="a8"/>
        </w:rPr>
        <w:commentReference w:id="194"/>
      </w:r>
    </w:p>
    <w:p w14:paraId="025AF65F" w14:textId="77777777" w:rsidR="00322DAA" w:rsidRDefault="00322DAA" w:rsidP="00E03A5E">
      <w:pPr>
        <w:spacing w:line="360" w:lineRule="auto"/>
        <w:rPr>
          <w:rFonts w:ascii="Arial" w:hAnsi="Arial" w:cs="Arial"/>
        </w:rPr>
      </w:pPr>
    </w:p>
    <w:p w14:paraId="36987417" w14:textId="77777777" w:rsidR="00322DAA" w:rsidRPr="00322DAA" w:rsidRDefault="00322DAA" w:rsidP="00E03A5E">
      <w:pPr>
        <w:spacing w:line="360" w:lineRule="auto"/>
        <w:rPr>
          <w:rFonts w:ascii="Arial" w:hAnsi="Arial" w:cs="Arial"/>
        </w:rPr>
      </w:pPr>
      <w:r w:rsidRPr="00322DAA">
        <w:rPr>
          <w:rFonts w:ascii="Arial" w:hAnsi="Arial" w:cs="Arial"/>
        </w:rPr>
        <w:t>The comparative analysis illuminates the intricate dynamics between stock return predictability, news sentiment, and the inherent characteristics of the machine learning models. It is evident that while certain models excel in specific contexts, there isn't a one-size-fits-all solution. The diversity in AUC scores across tickers for all models underscores the notion that stock return predictability could be deeply intertwined with individual tickers. This revelation further bolsters the strategy of devising ticker-specific models.</w:t>
      </w:r>
    </w:p>
    <w:p w14:paraId="11AA6003" w14:textId="77777777" w:rsidR="00322DAA" w:rsidRPr="00322DAA" w:rsidRDefault="00322DAA" w:rsidP="00E03A5E">
      <w:pPr>
        <w:spacing w:line="360" w:lineRule="auto"/>
        <w:rPr>
          <w:rFonts w:ascii="Arial" w:hAnsi="Arial" w:cs="Arial"/>
        </w:rPr>
      </w:pPr>
    </w:p>
    <w:p w14:paraId="7BD5733B" w14:textId="50321BC5" w:rsidR="00322DAA" w:rsidRPr="002203F7" w:rsidRDefault="00322DAA" w:rsidP="00E03A5E">
      <w:pPr>
        <w:spacing w:line="360" w:lineRule="auto"/>
        <w:rPr>
          <w:rFonts w:ascii="Arial" w:hAnsi="Arial" w:cs="Arial"/>
          <w:lang w:val="en-US"/>
        </w:rPr>
      </w:pPr>
      <w:r w:rsidRPr="00322DAA">
        <w:rPr>
          <w:rFonts w:ascii="Arial" w:hAnsi="Arial" w:cs="Arial"/>
        </w:rPr>
        <w:t xml:space="preserve">From a broader perspective, this comparative study underscores the importance of model selection in financial machine learning tasks. While certain algorithms may be </w:t>
      </w:r>
      <w:r w:rsidRPr="00322DAA">
        <w:rPr>
          <w:rFonts w:ascii="Arial" w:hAnsi="Arial" w:cs="Arial"/>
        </w:rPr>
        <w:lastRenderedPageBreak/>
        <w:t>theoretically sound, their practical application requires careful consideration of the dataset's characteristics and the specific problem context.</w:t>
      </w:r>
    </w:p>
    <w:p w14:paraId="5CDFBC3E" w14:textId="77777777" w:rsidR="00092D62" w:rsidRPr="00322DAA" w:rsidRDefault="00092D62" w:rsidP="00E03A5E">
      <w:pPr>
        <w:spacing w:line="360" w:lineRule="auto"/>
        <w:rPr>
          <w:rFonts w:ascii="Arial" w:hAnsi="Arial" w:cs="Arial"/>
          <w:lang w:val="en-US"/>
        </w:rPr>
      </w:pPr>
    </w:p>
    <w:p w14:paraId="1C9D874D" w14:textId="149BE524" w:rsidR="00092D62" w:rsidRPr="00F8172E" w:rsidRDefault="00175D77" w:rsidP="00E03A5E">
      <w:pPr>
        <w:spacing w:line="360" w:lineRule="auto"/>
        <w:rPr>
          <w:rFonts w:ascii="Arial" w:hAnsi="Arial" w:cs="Arial"/>
          <w:b/>
          <w:bCs/>
          <w:sz w:val="32"/>
          <w:szCs w:val="32"/>
        </w:rPr>
      </w:pPr>
      <w:r w:rsidRPr="00F8172E">
        <w:rPr>
          <w:rFonts w:ascii="Arial" w:hAnsi="Arial" w:cs="Arial"/>
          <w:b/>
          <w:bCs/>
          <w:sz w:val="32"/>
          <w:szCs w:val="32"/>
        </w:rPr>
        <w:t>9. Discussion</w:t>
      </w:r>
    </w:p>
    <w:p w14:paraId="6CBB89E7" w14:textId="69D24AC5" w:rsidR="00175D77" w:rsidRPr="00F8172E" w:rsidRDefault="00175D77" w:rsidP="00E03A5E">
      <w:pPr>
        <w:spacing w:line="360" w:lineRule="auto"/>
        <w:rPr>
          <w:rFonts w:ascii="Arial" w:hAnsi="Arial" w:cs="Arial"/>
          <w:b/>
          <w:bCs/>
          <w:sz w:val="28"/>
          <w:szCs w:val="28"/>
        </w:rPr>
      </w:pPr>
      <w:r w:rsidRPr="00F8172E">
        <w:rPr>
          <w:rFonts w:ascii="Arial" w:hAnsi="Arial" w:cs="Arial"/>
          <w:b/>
          <w:bCs/>
          <w:sz w:val="28"/>
          <w:szCs w:val="28"/>
        </w:rPr>
        <w:t>9.1 Model Efficacy and XGBoost's Superiority</w:t>
      </w:r>
    </w:p>
    <w:p w14:paraId="5A7F9A4A" w14:textId="77777777" w:rsidR="00175D77" w:rsidRPr="00175D77" w:rsidRDefault="00175D77" w:rsidP="00E03A5E">
      <w:pPr>
        <w:spacing w:line="360" w:lineRule="auto"/>
        <w:rPr>
          <w:rFonts w:ascii="Arial" w:hAnsi="Arial" w:cs="Arial"/>
        </w:rPr>
      </w:pPr>
      <w:r w:rsidRPr="00175D77">
        <w:rPr>
          <w:rFonts w:ascii="Arial" w:hAnsi="Arial" w:cs="Arial"/>
        </w:rPr>
        <w:t xml:space="preserve">The comparative evaluation across the machine learning models accentuated the distinct prominence of </w:t>
      </w:r>
      <w:proofErr w:type="spellStart"/>
      <w:r w:rsidRPr="00175D77">
        <w:rPr>
          <w:rFonts w:ascii="Arial" w:hAnsi="Arial" w:cs="Arial"/>
        </w:rPr>
        <w:t>XGBoost</w:t>
      </w:r>
      <w:proofErr w:type="spellEnd"/>
      <w:r w:rsidRPr="00175D77">
        <w:rPr>
          <w:rFonts w:ascii="Arial" w:hAnsi="Arial" w:cs="Arial"/>
        </w:rPr>
        <w:t xml:space="preserve"> in terms of consistent superior performance. At the heart of XGBoost's efficiency is its gradient boosting framework, which optimizes for both system performance and algorithmic speed, as expounded by Chen &amp; </w:t>
      </w:r>
      <w:proofErr w:type="spellStart"/>
      <w:r w:rsidRPr="00175D77">
        <w:rPr>
          <w:rFonts w:ascii="Arial" w:hAnsi="Arial" w:cs="Arial"/>
        </w:rPr>
        <w:t>Guestrin</w:t>
      </w:r>
      <w:proofErr w:type="spellEnd"/>
      <w:r w:rsidRPr="00175D77">
        <w:rPr>
          <w:rFonts w:ascii="Arial" w:hAnsi="Arial" w:cs="Arial"/>
        </w:rPr>
        <w:t xml:space="preserve"> (2016). Its capacity to handle sparse data, missing values, and its inherent regularization makes it aptly suited for financial datasets that often encompass intricate non-linear relationships. In the financial realm, where markets are inherently volatile, the adaptability of </w:t>
      </w:r>
      <w:proofErr w:type="spellStart"/>
      <w:r w:rsidRPr="00175D77">
        <w:rPr>
          <w:rFonts w:ascii="Arial" w:hAnsi="Arial" w:cs="Arial"/>
        </w:rPr>
        <w:t>XGBoost</w:t>
      </w:r>
      <w:proofErr w:type="spellEnd"/>
      <w:r w:rsidRPr="00175D77">
        <w:rPr>
          <w:rFonts w:ascii="Arial" w:hAnsi="Arial" w:cs="Arial"/>
        </w:rPr>
        <w:t xml:space="preserve"> offers a significant advantage. Its gradient boosting mechanism accentuates the effects of new additions (trees in this instance), which in essence adapts to the errors of the preceding sequence of trees. This iterative refinement underlines its superior efficacy, especially in the context of stock returns during the tumultuous phase of the COVID-19 pandemic.</w:t>
      </w:r>
    </w:p>
    <w:p w14:paraId="2EC5B4EF" w14:textId="77777777" w:rsidR="00175D77" w:rsidRDefault="00175D77" w:rsidP="00E03A5E">
      <w:pPr>
        <w:spacing w:line="360" w:lineRule="auto"/>
        <w:rPr>
          <w:rFonts w:ascii="Arial" w:hAnsi="Arial" w:cs="Arial"/>
        </w:rPr>
      </w:pPr>
    </w:p>
    <w:p w14:paraId="71A6563B" w14:textId="63BF844F" w:rsidR="00175D77" w:rsidRPr="00F8172E" w:rsidRDefault="00175D77" w:rsidP="00E03A5E">
      <w:pPr>
        <w:spacing w:line="360" w:lineRule="auto"/>
        <w:rPr>
          <w:rFonts w:ascii="Arial" w:hAnsi="Arial" w:cs="Arial"/>
          <w:b/>
          <w:bCs/>
          <w:sz w:val="28"/>
          <w:szCs w:val="28"/>
        </w:rPr>
      </w:pPr>
      <w:r w:rsidRPr="00F8172E">
        <w:rPr>
          <w:rFonts w:ascii="Arial" w:hAnsi="Arial" w:cs="Arial"/>
          <w:b/>
          <w:bCs/>
          <w:sz w:val="28"/>
          <w:szCs w:val="28"/>
        </w:rPr>
        <w:t>9.2 Variability Among Models</w:t>
      </w:r>
    </w:p>
    <w:p w14:paraId="65FD887E" w14:textId="77777777" w:rsidR="00175D77" w:rsidRPr="00175D77" w:rsidRDefault="00175D77" w:rsidP="00E03A5E">
      <w:pPr>
        <w:spacing w:line="360" w:lineRule="auto"/>
        <w:rPr>
          <w:rFonts w:ascii="Arial" w:hAnsi="Arial" w:cs="Arial"/>
        </w:rPr>
      </w:pPr>
      <w:r w:rsidRPr="00175D77">
        <w:rPr>
          <w:rFonts w:ascii="Arial" w:hAnsi="Arial" w:cs="Arial"/>
        </w:rPr>
        <w:t xml:space="preserve">While </w:t>
      </w:r>
      <w:proofErr w:type="spellStart"/>
      <w:r w:rsidRPr="00175D77">
        <w:rPr>
          <w:rFonts w:ascii="Arial" w:hAnsi="Arial" w:cs="Arial"/>
        </w:rPr>
        <w:t>XGBoost</w:t>
      </w:r>
      <w:proofErr w:type="spellEnd"/>
      <w:r w:rsidRPr="00175D77">
        <w:rPr>
          <w:rFonts w:ascii="Arial" w:hAnsi="Arial" w:cs="Arial"/>
        </w:rPr>
        <w:t xml:space="preserve"> stood out distinctly, it's pivotal to understand the nuanced performances of the other models: Random Forest, </w:t>
      </w:r>
      <w:proofErr w:type="spellStart"/>
      <w:r w:rsidRPr="00175D77">
        <w:rPr>
          <w:rFonts w:ascii="Arial" w:hAnsi="Arial" w:cs="Arial"/>
        </w:rPr>
        <w:t>LightGBM</w:t>
      </w:r>
      <w:proofErr w:type="spellEnd"/>
      <w:r w:rsidRPr="00175D77">
        <w:rPr>
          <w:rFonts w:ascii="Arial" w:hAnsi="Arial" w:cs="Arial"/>
        </w:rPr>
        <w:t xml:space="preserve">, and </w:t>
      </w:r>
      <w:proofErr w:type="spellStart"/>
      <w:r w:rsidRPr="00175D77">
        <w:rPr>
          <w:rFonts w:ascii="Arial" w:hAnsi="Arial" w:cs="Arial"/>
        </w:rPr>
        <w:t>CatBoost</w:t>
      </w:r>
      <w:proofErr w:type="spellEnd"/>
      <w:r w:rsidRPr="00175D77">
        <w:rPr>
          <w:rFonts w:ascii="Arial" w:hAnsi="Arial" w:cs="Arial"/>
        </w:rPr>
        <w:t xml:space="preserve">. These models, though effective in their capacities, displayed distinct variability across different stock tickers. </w:t>
      </w:r>
      <w:proofErr w:type="spellStart"/>
      <w:r w:rsidRPr="00175D77">
        <w:rPr>
          <w:rFonts w:ascii="Arial" w:hAnsi="Arial" w:cs="Arial"/>
        </w:rPr>
        <w:t>Breiman</w:t>
      </w:r>
      <w:proofErr w:type="spellEnd"/>
      <w:r w:rsidRPr="00175D77">
        <w:rPr>
          <w:rFonts w:ascii="Arial" w:hAnsi="Arial" w:cs="Arial"/>
        </w:rPr>
        <w:t xml:space="preserve"> (2001) in his seminal work on Random Forests, elucidated the model's ability to reduce overfitting through the creation of an "ensemble" of decision trees. However, in the intricate domain of stock predictions, where multiple factors interplay, even a robust ensemble can miss out on capturing some nuanced relationships. </w:t>
      </w:r>
      <w:proofErr w:type="spellStart"/>
      <w:r w:rsidRPr="00175D77">
        <w:rPr>
          <w:rFonts w:ascii="Arial" w:hAnsi="Arial" w:cs="Arial"/>
        </w:rPr>
        <w:t>LightGBM</w:t>
      </w:r>
      <w:proofErr w:type="spellEnd"/>
      <w:r w:rsidRPr="00175D77">
        <w:rPr>
          <w:rFonts w:ascii="Arial" w:hAnsi="Arial" w:cs="Arial"/>
        </w:rPr>
        <w:t xml:space="preserve"> and </w:t>
      </w:r>
      <w:proofErr w:type="spellStart"/>
      <w:r w:rsidRPr="00175D77">
        <w:rPr>
          <w:rFonts w:ascii="Arial" w:hAnsi="Arial" w:cs="Arial"/>
        </w:rPr>
        <w:t>CatBoost</w:t>
      </w:r>
      <w:proofErr w:type="spellEnd"/>
      <w:r w:rsidRPr="00175D77">
        <w:rPr>
          <w:rFonts w:ascii="Arial" w:hAnsi="Arial" w:cs="Arial"/>
        </w:rPr>
        <w:t>, newer entrants into the machine learning realm, bring advanced gradient boosting methodologies. Their variability in performance underscores a core principle in financial econometrics: the idiosyncratic nature of stocks. Each stock, governed not just by market dynamics but also sectoral and firm-specific news, can resonate differently with algorithmic structures, leading to these observed variabilities.</w:t>
      </w:r>
    </w:p>
    <w:p w14:paraId="2C6D6193" w14:textId="77777777" w:rsidR="00175D77" w:rsidRDefault="00175D77" w:rsidP="00E03A5E">
      <w:pPr>
        <w:spacing w:line="360" w:lineRule="auto"/>
        <w:rPr>
          <w:rFonts w:ascii="Arial" w:hAnsi="Arial" w:cs="Arial"/>
        </w:rPr>
      </w:pPr>
    </w:p>
    <w:p w14:paraId="15470441" w14:textId="69F2E831" w:rsidR="00175D77" w:rsidRPr="00F8172E" w:rsidRDefault="00175D77" w:rsidP="00E03A5E">
      <w:pPr>
        <w:spacing w:line="360" w:lineRule="auto"/>
        <w:rPr>
          <w:rFonts w:ascii="Arial" w:hAnsi="Arial" w:cs="Arial"/>
          <w:b/>
          <w:bCs/>
          <w:sz w:val="28"/>
          <w:szCs w:val="28"/>
        </w:rPr>
      </w:pPr>
      <w:r w:rsidRPr="00F8172E">
        <w:rPr>
          <w:rFonts w:ascii="Arial" w:hAnsi="Arial" w:cs="Arial"/>
          <w:b/>
          <w:bCs/>
          <w:sz w:val="28"/>
          <w:szCs w:val="28"/>
        </w:rPr>
        <w:lastRenderedPageBreak/>
        <w:t>9.3 Limitations and Scope</w:t>
      </w:r>
      <w:ins w:id="196" w:author="He He (Staff)" w:date="2023-08-20T15:36:00Z">
        <w:r w:rsidR="00FD0F38">
          <w:rPr>
            <w:rFonts w:ascii="Arial" w:hAnsi="Arial" w:cs="Arial"/>
            <w:b/>
            <w:bCs/>
            <w:sz w:val="28"/>
            <w:szCs w:val="28"/>
          </w:rPr>
          <w:t xml:space="preserve"> for Future Research </w:t>
        </w:r>
      </w:ins>
    </w:p>
    <w:p w14:paraId="761149BD" w14:textId="77777777" w:rsidR="00175D77" w:rsidRDefault="00175D77" w:rsidP="00E03A5E">
      <w:pPr>
        <w:spacing w:line="360" w:lineRule="auto"/>
        <w:rPr>
          <w:rFonts w:ascii="Arial" w:hAnsi="Arial" w:cs="Arial"/>
        </w:rPr>
      </w:pPr>
      <w:r w:rsidRPr="00175D77">
        <w:rPr>
          <w:rFonts w:ascii="Arial" w:hAnsi="Arial" w:cs="Arial"/>
        </w:rPr>
        <w:t xml:space="preserve">Every analytical </w:t>
      </w:r>
      <w:proofErr w:type="spellStart"/>
      <w:r w:rsidRPr="00175D77">
        <w:rPr>
          <w:rFonts w:ascii="Arial" w:hAnsi="Arial" w:cs="Arial"/>
        </w:rPr>
        <w:t>endeavor</w:t>
      </w:r>
      <w:proofErr w:type="spellEnd"/>
      <w:r w:rsidRPr="00175D77">
        <w:rPr>
          <w:rFonts w:ascii="Arial" w:hAnsi="Arial" w:cs="Arial"/>
        </w:rPr>
        <w:t xml:space="preserve">, while shedding light on certain aspects, also comes with its set of constraints. Our study, though comprehensive, focuses primarily on NASDAQ-listed companies. This geographical and exchange-centric concentration might not capture the global intricacies of stock </w:t>
      </w:r>
      <w:proofErr w:type="spellStart"/>
      <w:r w:rsidRPr="00175D77">
        <w:rPr>
          <w:rFonts w:ascii="Arial" w:hAnsi="Arial" w:cs="Arial"/>
        </w:rPr>
        <w:t>behaviors</w:t>
      </w:r>
      <w:proofErr w:type="spellEnd"/>
      <w:r w:rsidRPr="00175D77">
        <w:rPr>
          <w:rFonts w:ascii="Arial" w:hAnsi="Arial" w:cs="Arial"/>
        </w:rPr>
        <w:t>, especially during a worldwide event like the COVID-19 pandemic. The sentiment scores, albeit aggregated from a range of sources, provide a macro view of sentiment, potentially overlooking more granular sentiment fluctuations on a day-to-day basis. Furthermore, while our models are trained on a decade of data, the inherent unpredictability of stock markets means that past performance is not always indicative of future results. This principle is well-embedded in financial literature and serves as a reminder of the tentative nature of stock return predictions.</w:t>
      </w:r>
    </w:p>
    <w:p w14:paraId="3EF23DF4" w14:textId="77777777" w:rsidR="00597EEB" w:rsidRDefault="00597EEB" w:rsidP="00E03A5E">
      <w:pPr>
        <w:spacing w:line="360" w:lineRule="auto"/>
        <w:rPr>
          <w:rFonts w:ascii="Arial" w:hAnsi="Arial" w:cs="Arial"/>
        </w:rPr>
      </w:pPr>
    </w:p>
    <w:p w14:paraId="5C56FFDD" w14:textId="2ABCD24A" w:rsidR="00597EEB" w:rsidRPr="00597EEB" w:rsidRDefault="00597EEB" w:rsidP="00597EEB">
      <w:pPr>
        <w:spacing w:line="360" w:lineRule="auto"/>
        <w:rPr>
          <w:rFonts w:ascii="Arial" w:hAnsi="Arial" w:cs="Arial"/>
          <w:b/>
          <w:bCs/>
          <w:sz w:val="32"/>
          <w:szCs w:val="32"/>
        </w:rPr>
      </w:pPr>
      <w:r w:rsidRPr="00597EEB">
        <w:rPr>
          <w:rFonts w:ascii="Arial" w:hAnsi="Arial" w:cs="Arial"/>
          <w:b/>
          <w:bCs/>
          <w:sz w:val="32"/>
          <w:szCs w:val="32"/>
        </w:rPr>
        <w:t>10. Conclusion</w:t>
      </w:r>
    </w:p>
    <w:p w14:paraId="10A2AA43" w14:textId="77777777" w:rsidR="00597EEB" w:rsidRPr="00597EEB" w:rsidRDefault="00597EEB" w:rsidP="00597EEB">
      <w:pPr>
        <w:spacing w:line="360" w:lineRule="auto"/>
        <w:rPr>
          <w:rFonts w:ascii="Arial" w:hAnsi="Arial" w:cs="Arial"/>
        </w:rPr>
      </w:pPr>
    </w:p>
    <w:p w14:paraId="4B6A922C" w14:textId="77777777" w:rsidR="00597EEB" w:rsidRPr="00597EEB" w:rsidRDefault="00597EEB" w:rsidP="00597EEB">
      <w:pPr>
        <w:spacing w:line="360" w:lineRule="auto"/>
        <w:rPr>
          <w:rFonts w:ascii="Arial" w:hAnsi="Arial" w:cs="Arial"/>
        </w:rPr>
      </w:pPr>
      <w:r w:rsidRPr="00597EEB">
        <w:rPr>
          <w:rFonts w:ascii="Arial" w:hAnsi="Arial" w:cs="Arial"/>
        </w:rPr>
        <w:t xml:space="preserve">The complexity of stock markets, amplified by unpredictable events such as the COVID-19 pandemic, demands rigorous and adaptive </w:t>
      </w:r>
      <w:proofErr w:type="spellStart"/>
      <w:r w:rsidRPr="00597EEB">
        <w:rPr>
          <w:rFonts w:ascii="Arial" w:hAnsi="Arial" w:cs="Arial"/>
        </w:rPr>
        <w:t>modeling</w:t>
      </w:r>
      <w:proofErr w:type="spellEnd"/>
      <w:r w:rsidRPr="00597EEB">
        <w:rPr>
          <w:rFonts w:ascii="Arial" w:hAnsi="Arial" w:cs="Arial"/>
        </w:rPr>
        <w:t xml:space="preserve"> techniques. Our study, grounded in the realm of financial machine learning, embarked on an exploration to assess the efficacy of four prominent machine learning models in predicting stock returns using news sentiment analysis, especially during the challenging times of the COVID-19 pandemic.</w:t>
      </w:r>
    </w:p>
    <w:p w14:paraId="527686E9" w14:textId="77777777" w:rsidR="00597EEB" w:rsidRPr="00597EEB" w:rsidRDefault="00597EEB" w:rsidP="00597EEB">
      <w:pPr>
        <w:spacing w:line="360" w:lineRule="auto"/>
        <w:rPr>
          <w:rFonts w:ascii="Arial" w:hAnsi="Arial" w:cs="Arial"/>
        </w:rPr>
      </w:pPr>
    </w:p>
    <w:p w14:paraId="28228C30" w14:textId="77777777" w:rsidR="00597EEB" w:rsidRPr="00597EEB" w:rsidRDefault="00597EEB" w:rsidP="00597EEB">
      <w:pPr>
        <w:spacing w:line="360" w:lineRule="auto"/>
        <w:rPr>
          <w:rFonts w:ascii="Arial" w:hAnsi="Arial" w:cs="Arial"/>
        </w:rPr>
      </w:pPr>
      <w:r w:rsidRPr="00597EEB">
        <w:rPr>
          <w:rFonts w:ascii="Arial" w:hAnsi="Arial" w:cs="Arial"/>
        </w:rPr>
        <w:t xml:space="preserve">Addressing our first research question regarding the comparative performance of machine learning models during the pandemic, our results clearly identified </w:t>
      </w:r>
      <w:proofErr w:type="spellStart"/>
      <w:r w:rsidRPr="00597EEB">
        <w:rPr>
          <w:rFonts w:ascii="Arial" w:hAnsi="Arial" w:cs="Arial"/>
        </w:rPr>
        <w:t>XGBoost</w:t>
      </w:r>
      <w:proofErr w:type="spellEnd"/>
      <w:r w:rsidRPr="00597EEB">
        <w:rPr>
          <w:rFonts w:ascii="Arial" w:hAnsi="Arial" w:cs="Arial"/>
        </w:rPr>
        <w:t xml:space="preserve"> as the standout model. This model not only consistently outperformed its counterparts - Random Forest, </w:t>
      </w:r>
      <w:proofErr w:type="spellStart"/>
      <w:r w:rsidRPr="00597EEB">
        <w:rPr>
          <w:rFonts w:ascii="Arial" w:hAnsi="Arial" w:cs="Arial"/>
        </w:rPr>
        <w:t>LightGBM</w:t>
      </w:r>
      <w:proofErr w:type="spellEnd"/>
      <w:r w:rsidRPr="00597EEB">
        <w:rPr>
          <w:rFonts w:ascii="Arial" w:hAnsi="Arial" w:cs="Arial"/>
        </w:rPr>
        <w:t xml:space="preserve">, and </w:t>
      </w:r>
      <w:proofErr w:type="spellStart"/>
      <w:r w:rsidRPr="00597EEB">
        <w:rPr>
          <w:rFonts w:ascii="Arial" w:hAnsi="Arial" w:cs="Arial"/>
        </w:rPr>
        <w:t>CatBoost</w:t>
      </w:r>
      <w:proofErr w:type="spellEnd"/>
      <w:r w:rsidRPr="00597EEB">
        <w:rPr>
          <w:rFonts w:ascii="Arial" w:hAnsi="Arial" w:cs="Arial"/>
        </w:rPr>
        <w:t xml:space="preserve"> - but also showcased remarkable resilience to the uncertainties of the pandemic. The model's robustness is evident in its ability to capture nonlinear relationships and handle the multifaceted influences of the COVID-19 period.</w:t>
      </w:r>
    </w:p>
    <w:p w14:paraId="5068C45C" w14:textId="77777777" w:rsidR="00597EEB" w:rsidRPr="00597EEB" w:rsidRDefault="00597EEB" w:rsidP="00597EEB">
      <w:pPr>
        <w:spacing w:line="360" w:lineRule="auto"/>
        <w:rPr>
          <w:rFonts w:ascii="Arial" w:hAnsi="Arial" w:cs="Arial"/>
        </w:rPr>
      </w:pPr>
    </w:p>
    <w:p w14:paraId="5E41DCBB" w14:textId="77777777" w:rsidR="00597EEB" w:rsidRPr="00597EEB" w:rsidRDefault="00597EEB" w:rsidP="00597EEB">
      <w:pPr>
        <w:spacing w:line="360" w:lineRule="auto"/>
        <w:rPr>
          <w:rFonts w:ascii="Arial" w:hAnsi="Arial" w:cs="Arial"/>
        </w:rPr>
      </w:pPr>
      <w:r w:rsidRPr="00597EEB">
        <w:rPr>
          <w:rFonts w:ascii="Arial" w:hAnsi="Arial" w:cs="Arial"/>
        </w:rPr>
        <w:t xml:space="preserve">Our second research question delved into feature importance, aiming to discern which attributes held the most sway in model predictions. Unsurprisingly, news sentiment emerged as a potent predictor across all models, reinforcing the idea that </w:t>
      </w:r>
      <w:r w:rsidRPr="00597EEB">
        <w:rPr>
          <w:rFonts w:ascii="Arial" w:hAnsi="Arial" w:cs="Arial"/>
        </w:rPr>
        <w:lastRenderedPageBreak/>
        <w:t>investor sentiment, shaped by the news, plays a crucial role in stock market dynamics. However, it's worth noting that other features, such as trading volume and market capitalization, also exhibited significant influence, suggesting that while sentiment is vital, it's the interplay of various factors that truly drives stock returns.</w:t>
      </w:r>
    </w:p>
    <w:p w14:paraId="1FBDCD93" w14:textId="77777777" w:rsidR="00597EEB" w:rsidRPr="00597EEB" w:rsidRDefault="00597EEB" w:rsidP="00597EEB">
      <w:pPr>
        <w:spacing w:line="360" w:lineRule="auto"/>
        <w:rPr>
          <w:rFonts w:ascii="Arial" w:hAnsi="Arial" w:cs="Arial"/>
        </w:rPr>
      </w:pPr>
    </w:p>
    <w:p w14:paraId="4F84397F" w14:textId="77777777" w:rsidR="00597EEB" w:rsidRPr="00597EEB" w:rsidRDefault="00597EEB" w:rsidP="00597EEB">
      <w:pPr>
        <w:spacing w:line="360" w:lineRule="auto"/>
        <w:rPr>
          <w:rFonts w:ascii="Arial" w:hAnsi="Arial" w:cs="Arial"/>
        </w:rPr>
      </w:pPr>
      <w:r w:rsidRPr="00597EEB">
        <w:rPr>
          <w:rFonts w:ascii="Arial" w:hAnsi="Arial" w:cs="Arial"/>
        </w:rPr>
        <w:t>The third research question sought to ascertain the predictability of specific stocks. Our analysis spotlighted stocks like 'NFLX', 'GILD', 'BIIB', and 'SIRI' as particularly predictable, hinting at intrinsic factors related to their business model or industry that might make them more susceptible to sentiment analysis predictions. While this discovery is noteworthy, it also emphasizes the necessity for further research into the nuances of individual stocks and sectors.</w:t>
      </w:r>
    </w:p>
    <w:p w14:paraId="1E9EA6B7" w14:textId="77777777" w:rsidR="00597EEB" w:rsidRPr="00597EEB" w:rsidRDefault="00597EEB" w:rsidP="00597EEB">
      <w:pPr>
        <w:spacing w:line="360" w:lineRule="auto"/>
        <w:rPr>
          <w:rFonts w:ascii="Arial" w:hAnsi="Arial" w:cs="Arial"/>
        </w:rPr>
      </w:pPr>
    </w:p>
    <w:p w14:paraId="476E6B55" w14:textId="77777777" w:rsidR="00597EEB" w:rsidRPr="00597EEB" w:rsidRDefault="00597EEB" w:rsidP="00597EEB">
      <w:pPr>
        <w:spacing w:line="360" w:lineRule="auto"/>
        <w:rPr>
          <w:rFonts w:ascii="Arial" w:hAnsi="Arial" w:cs="Arial"/>
        </w:rPr>
      </w:pPr>
      <w:r w:rsidRPr="00597EEB">
        <w:rPr>
          <w:rFonts w:ascii="Arial" w:hAnsi="Arial" w:cs="Arial"/>
        </w:rPr>
        <w:t xml:space="preserve">In conclusion, the interrelationship between news sentiment and stock market movements, while always significant, has gained paramount importance in the wake of events that dominate global news cycles, </w:t>
      </w:r>
      <w:commentRangeStart w:id="197"/>
      <w:r w:rsidRPr="00597EEB">
        <w:rPr>
          <w:rFonts w:ascii="Arial" w:hAnsi="Arial" w:cs="Arial"/>
        </w:rPr>
        <w:t xml:space="preserve">such as the COVID-19 pandemic. </w:t>
      </w:r>
      <w:commentRangeEnd w:id="197"/>
      <w:r w:rsidR="00C806DC">
        <w:rPr>
          <w:rStyle w:val="a8"/>
        </w:rPr>
        <w:commentReference w:id="197"/>
      </w:r>
      <w:r w:rsidRPr="00597EEB">
        <w:rPr>
          <w:rFonts w:ascii="Arial" w:hAnsi="Arial" w:cs="Arial"/>
        </w:rPr>
        <w:t xml:space="preserve">Traditional models, though valuable, have shown limitations in their predictive capabilities in such scenarios. Machine learning models, especially ones like </w:t>
      </w:r>
      <w:proofErr w:type="spellStart"/>
      <w:r w:rsidRPr="00597EEB">
        <w:rPr>
          <w:rFonts w:ascii="Arial" w:hAnsi="Arial" w:cs="Arial"/>
        </w:rPr>
        <w:t>XGBoost</w:t>
      </w:r>
      <w:proofErr w:type="spellEnd"/>
      <w:r w:rsidRPr="00597EEB">
        <w:rPr>
          <w:rFonts w:ascii="Arial" w:hAnsi="Arial" w:cs="Arial"/>
        </w:rPr>
        <w:t>, offer a promising avenue for financial forecasting in these tumultuous times. They harness the power of news sentiment, coupled with other influential factors, to make more accurate predictions.</w:t>
      </w:r>
    </w:p>
    <w:p w14:paraId="72188633" w14:textId="77777777" w:rsidR="00597EEB" w:rsidRPr="00597EEB" w:rsidRDefault="00597EEB" w:rsidP="00597EEB">
      <w:pPr>
        <w:spacing w:line="360" w:lineRule="auto"/>
        <w:rPr>
          <w:rFonts w:ascii="Arial" w:hAnsi="Arial" w:cs="Arial"/>
        </w:rPr>
      </w:pPr>
    </w:p>
    <w:p w14:paraId="15B6A221" w14:textId="46C79199" w:rsidR="00597EEB" w:rsidRPr="00175D77" w:rsidRDefault="00597EEB" w:rsidP="00597EEB">
      <w:pPr>
        <w:spacing w:line="360" w:lineRule="auto"/>
        <w:rPr>
          <w:rFonts w:ascii="Arial" w:hAnsi="Arial" w:cs="Arial"/>
        </w:rPr>
      </w:pPr>
      <w:r w:rsidRPr="00597EEB">
        <w:rPr>
          <w:rFonts w:ascii="Arial" w:hAnsi="Arial" w:cs="Arial"/>
        </w:rPr>
        <w:t xml:space="preserve">However, while our study provides valuable insights, it is imperative to approach the results with measured optimism. Financial markets are complex entities, influenced by a myriad of factors. While machine learning models offer an advanced toolset for predictions, they are not infallible. Future research should aim to refine these models further, incorporate more diverse data sources, and </w:t>
      </w:r>
      <w:del w:id="198" w:author="He He (Staff)" w:date="2023-08-20T15:44:00Z">
        <w:r w:rsidRPr="00597EEB" w:rsidDel="00C806DC">
          <w:rPr>
            <w:rFonts w:ascii="Arial" w:hAnsi="Arial" w:cs="Arial"/>
          </w:rPr>
          <w:delText xml:space="preserve">perhaps even </w:delText>
        </w:r>
      </w:del>
      <w:r w:rsidRPr="00597EEB">
        <w:rPr>
          <w:rFonts w:ascii="Arial" w:hAnsi="Arial" w:cs="Arial"/>
        </w:rPr>
        <w:t xml:space="preserve">explore the integration of deep learning techniques for enhanced accuracy. </w:t>
      </w:r>
      <w:del w:id="199" w:author="He He (Staff)" w:date="2023-08-20T15:45:00Z">
        <w:r w:rsidRPr="00597EEB" w:rsidDel="00C806DC">
          <w:rPr>
            <w:rFonts w:ascii="Arial" w:hAnsi="Arial" w:cs="Arial"/>
          </w:rPr>
          <w:delText>The journey to perfecting stock market predictions is long and winding, but with the fusion of finance and machine learning, we are undoubtedly on a promising path.</w:delText>
        </w:r>
      </w:del>
    </w:p>
    <w:p w14:paraId="0497F192" w14:textId="77777777" w:rsidR="00A84451" w:rsidRDefault="00A84451" w:rsidP="00E03A5E">
      <w:pPr>
        <w:spacing w:line="360" w:lineRule="auto"/>
        <w:rPr>
          <w:rFonts w:ascii="Arial" w:hAnsi="Arial" w:cs="Arial"/>
        </w:rPr>
      </w:pPr>
    </w:p>
    <w:p w14:paraId="2240FDE6" w14:textId="77777777" w:rsidR="000626E2" w:rsidRDefault="000626E2" w:rsidP="00CE0160">
      <w:pPr>
        <w:spacing w:line="360" w:lineRule="auto"/>
        <w:rPr>
          <w:ins w:id="200" w:author="He He (Staff)" w:date="2023-08-20T09:43:00Z"/>
          <w:rFonts w:ascii="Arial" w:hAnsi="Arial" w:cs="Arial"/>
        </w:rPr>
      </w:pPr>
    </w:p>
    <w:p w14:paraId="3EF47D07" w14:textId="7619F354" w:rsidR="000626E2" w:rsidRDefault="000626E2" w:rsidP="00CE0160">
      <w:pPr>
        <w:spacing w:line="360" w:lineRule="auto"/>
        <w:rPr>
          <w:ins w:id="201" w:author="He He (Staff)" w:date="2023-08-20T09:43:00Z"/>
          <w:rFonts w:ascii="Arial" w:hAnsi="Arial" w:cs="Arial"/>
        </w:rPr>
      </w:pPr>
      <w:commentRangeStart w:id="202"/>
      <w:ins w:id="203" w:author="He He (Staff)" w:date="2023-08-20T09:43:00Z">
        <w:r>
          <w:rPr>
            <w:rFonts w:ascii="等线" w:eastAsia="等线" w:hAnsi="等线" w:cs="Arial"/>
            <w:lang w:eastAsia="zh-CN"/>
          </w:rPr>
          <w:t xml:space="preserve">References </w:t>
        </w:r>
      </w:ins>
      <w:commentRangeEnd w:id="202"/>
      <w:ins w:id="204" w:author="He He (Staff)" w:date="2023-08-20T09:45:00Z">
        <w:r>
          <w:rPr>
            <w:rStyle w:val="a8"/>
          </w:rPr>
          <w:commentReference w:id="202"/>
        </w:r>
      </w:ins>
    </w:p>
    <w:p w14:paraId="742F9933" w14:textId="09F9606A" w:rsidR="00CE0160" w:rsidRPr="00E527C4" w:rsidRDefault="00CE0160" w:rsidP="00CE0160">
      <w:pPr>
        <w:spacing w:line="360" w:lineRule="auto"/>
        <w:rPr>
          <w:rFonts w:ascii="Arial" w:hAnsi="Arial" w:cs="Arial"/>
        </w:rPr>
      </w:pPr>
      <w:r w:rsidRPr="00E527C4">
        <w:rPr>
          <w:rFonts w:ascii="Arial" w:hAnsi="Arial" w:cs="Arial"/>
        </w:rPr>
        <w:t xml:space="preserve">Baker, S. R., Bloom, N., Davis, S. J., &amp; Terry, S. J. (2020). COVID-induced economic uncertainty. </w:t>
      </w:r>
      <w:r w:rsidRPr="00E527C4">
        <w:rPr>
          <w:rFonts w:ascii="Arial" w:hAnsi="Arial" w:cs="Arial"/>
          <w:i/>
          <w:iCs/>
        </w:rPr>
        <w:t>National Bureau of Economic Research.</w:t>
      </w:r>
    </w:p>
    <w:p w14:paraId="43ECF2E8" w14:textId="77777777" w:rsidR="00CE0160" w:rsidRPr="00751397" w:rsidRDefault="00CE0160" w:rsidP="00E03A5E">
      <w:pPr>
        <w:spacing w:line="360" w:lineRule="auto"/>
        <w:rPr>
          <w:rFonts w:ascii="Arial" w:hAnsi="Arial" w:cs="Arial"/>
          <w:lang w:val="en-US"/>
        </w:rPr>
      </w:pPr>
    </w:p>
    <w:p w14:paraId="2FFE5555" w14:textId="6942D4DC" w:rsidR="00A84451" w:rsidRDefault="00E527C4" w:rsidP="00E03A5E">
      <w:pPr>
        <w:spacing w:line="360" w:lineRule="auto"/>
        <w:rPr>
          <w:rFonts w:ascii="Arial" w:hAnsi="Arial" w:cs="Arial"/>
        </w:rPr>
      </w:pPr>
      <w:r w:rsidRPr="00E527C4">
        <w:rPr>
          <w:rFonts w:ascii="Arial" w:hAnsi="Arial" w:cs="Arial"/>
        </w:rPr>
        <w:lastRenderedPageBreak/>
        <w:t xml:space="preserve">Bollen, J., Mao, H., &amp; Zeng, X. (2011). Twitter mood predicts the stock market. </w:t>
      </w:r>
      <w:r>
        <w:rPr>
          <w:rFonts w:ascii="Arial" w:hAnsi="Arial" w:cs="Arial"/>
        </w:rPr>
        <w:t>J</w:t>
      </w:r>
      <w:r w:rsidRPr="00E527C4">
        <w:rPr>
          <w:rFonts w:ascii="Arial" w:hAnsi="Arial" w:cs="Arial"/>
          <w:i/>
          <w:iCs/>
        </w:rPr>
        <w:t>ournal of Computational Science</w:t>
      </w:r>
      <w:r w:rsidRPr="00E527C4">
        <w:rPr>
          <w:rFonts w:ascii="Arial" w:hAnsi="Arial" w:cs="Arial"/>
        </w:rPr>
        <w:t>, 2(1), 1-8.</w:t>
      </w:r>
    </w:p>
    <w:p w14:paraId="1DAB2535" w14:textId="77777777" w:rsidR="00A84451" w:rsidRDefault="00A84451" w:rsidP="00E03A5E">
      <w:pPr>
        <w:spacing w:line="360" w:lineRule="auto"/>
        <w:rPr>
          <w:rFonts w:ascii="Arial" w:hAnsi="Arial" w:cs="Arial"/>
        </w:rPr>
      </w:pPr>
    </w:p>
    <w:p w14:paraId="46CD8946" w14:textId="4E0A6766" w:rsidR="00A84451" w:rsidRDefault="00A84451" w:rsidP="00E03A5E">
      <w:pPr>
        <w:spacing w:line="360" w:lineRule="auto"/>
        <w:rPr>
          <w:rFonts w:ascii="Arial" w:hAnsi="Arial" w:cs="Arial"/>
        </w:rPr>
      </w:pPr>
      <w:proofErr w:type="spellStart"/>
      <w:r w:rsidRPr="00A84451">
        <w:rPr>
          <w:rFonts w:ascii="Arial" w:hAnsi="Arial" w:cs="Arial"/>
        </w:rPr>
        <w:t>Breiman</w:t>
      </w:r>
      <w:proofErr w:type="spellEnd"/>
      <w:r w:rsidRPr="00A84451">
        <w:rPr>
          <w:rFonts w:ascii="Arial" w:hAnsi="Arial" w:cs="Arial"/>
        </w:rPr>
        <w:t xml:space="preserve">, L. (2001). Random forests. </w:t>
      </w:r>
      <w:r w:rsidRPr="004110EC">
        <w:rPr>
          <w:rFonts w:ascii="Arial" w:hAnsi="Arial" w:cs="Arial"/>
          <w:i/>
          <w:iCs/>
        </w:rPr>
        <w:t>Machine learning</w:t>
      </w:r>
      <w:r w:rsidRPr="00A84451">
        <w:rPr>
          <w:rFonts w:ascii="Arial" w:hAnsi="Arial" w:cs="Arial"/>
        </w:rPr>
        <w:t>, 45, 5-32.</w:t>
      </w:r>
    </w:p>
    <w:p w14:paraId="6D6D2A16" w14:textId="77777777" w:rsidR="00A84451" w:rsidRDefault="00A84451" w:rsidP="00E03A5E">
      <w:pPr>
        <w:spacing w:line="360" w:lineRule="auto"/>
        <w:rPr>
          <w:rFonts w:ascii="Arial" w:hAnsi="Arial" w:cs="Arial"/>
        </w:rPr>
      </w:pPr>
    </w:p>
    <w:p w14:paraId="7C034C97" w14:textId="1F9E3316" w:rsidR="00092D62" w:rsidRDefault="00A84451" w:rsidP="00E03A5E">
      <w:pPr>
        <w:spacing w:line="360" w:lineRule="auto"/>
        <w:rPr>
          <w:rFonts w:ascii="Arial" w:hAnsi="Arial" w:cs="Arial"/>
        </w:rPr>
      </w:pPr>
      <w:r w:rsidRPr="00A84451">
        <w:rPr>
          <w:rFonts w:ascii="Arial" w:hAnsi="Arial" w:cs="Arial"/>
        </w:rPr>
        <w:t xml:space="preserve">Chen, T., &amp; </w:t>
      </w:r>
      <w:proofErr w:type="spellStart"/>
      <w:r w:rsidRPr="00A84451">
        <w:rPr>
          <w:rFonts w:ascii="Arial" w:hAnsi="Arial" w:cs="Arial"/>
        </w:rPr>
        <w:t>Guestrin</w:t>
      </w:r>
      <w:proofErr w:type="spellEnd"/>
      <w:r w:rsidRPr="00A84451">
        <w:rPr>
          <w:rFonts w:ascii="Arial" w:hAnsi="Arial" w:cs="Arial"/>
        </w:rPr>
        <w:t xml:space="preserve">, C. (2016, August). </w:t>
      </w:r>
      <w:proofErr w:type="spellStart"/>
      <w:r w:rsidRPr="00A84451">
        <w:rPr>
          <w:rFonts w:ascii="Arial" w:hAnsi="Arial" w:cs="Arial"/>
        </w:rPr>
        <w:t>Xgboost</w:t>
      </w:r>
      <w:proofErr w:type="spellEnd"/>
      <w:r w:rsidRPr="00A84451">
        <w:rPr>
          <w:rFonts w:ascii="Arial" w:hAnsi="Arial" w:cs="Arial"/>
        </w:rPr>
        <w:t xml:space="preserve">: A scalable tree boosting system. </w:t>
      </w:r>
      <w:r w:rsidRPr="00A84451">
        <w:rPr>
          <w:rFonts w:ascii="Arial" w:hAnsi="Arial" w:cs="Arial"/>
          <w:i/>
          <w:iCs/>
        </w:rPr>
        <w:t xml:space="preserve">In Proceedings of the 22nd </w:t>
      </w:r>
      <w:proofErr w:type="spellStart"/>
      <w:r w:rsidRPr="00A84451">
        <w:rPr>
          <w:rFonts w:ascii="Arial" w:hAnsi="Arial" w:cs="Arial"/>
          <w:i/>
          <w:iCs/>
        </w:rPr>
        <w:t>acm</w:t>
      </w:r>
      <w:proofErr w:type="spellEnd"/>
      <w:r w:rsidRPr="00A84451">
        <w:rPr>
          <w:rFonts w:ascii="Arial" w:hAnsi="Arial" w:cs="Arial"/>
          <w:i/>
          <w:iCs/>
        </w:rPr>
        <w:t xml:space="preserve"> </w:t>
      </w:r>
      <w:proofErr w:type="spellStart"/>
      <w:r w:rsidRPr="00A84451">
        <w:rPr>
          <w:rFonts w:ascii="Arial" w:hAnsi="Arial" w:cs="Arial"/>
          <w:i/>
          <w:iCs/>
        </w:rPr>
        <w:t>sigkdd</w:t>
      </w:r>
      <w:proofErr w:type="spellEnd"/>
      <w:r w:rsidRPr="00A84451">
        <w:rPr>
          <w:rFonts w:ascii="Arial" w:hAnsi="Arial" w:cs="Arial"/>
          <w:i/>
          <w:iCs/>
        </w:rPr>
        <w:t xml:space="preserve"> international conference on knowledge discovery and data mining</w:t>
      </w:r>
      <w:r w:rsidRPr="00A84451">
        <w:rPr>
          <w:rFonts w:ascii="Arial" w:hAnsi="Arial" w:cs="Arial"/>
        </w:rPr>
        <w:t xml:space="preserve"> (pp. 785-794).</w:t>
      </w:r>
    </w:p>
    <w:p w14:paraId="35EB373E" w14:textId="77777777" w:rsidR="00A84451" w:rsidRDefault="00A84451" w:rsidP="00E03A5E">
      <w:pPr>
        <w:spacing w:line="360" w:lineRule="auto"/>
        <w:rPr>
          <w:rFonts w:ascii="Arial" w:hAnsi="Arial" w:cs="Arial"/>
        </w:rPr>
      </w:pPr>
    </w:p>
    <w:p w14:paraId="3C897327" w14:textId="71B85EDE" w:rsidR="00CE0160" w:rsidRDefault="00CE0160" w:rsidP="00E03A5E">
      <w:pPr>
        <w:spacing w:line="360" w:lineRule="auto"/>
        <w:rPr>
          <w:rFonts w:ascii="Arial" w:hAnsi="Arial" w:cs="Arial"/>
        </w:rPr>
      </w:pPr>
      <w:r w:rsidRPr="00E527C4">
        <w:rPr>
          <w:rFonts w:ascii="Arial" w:hAnsi="Arial" w:cs="Arial"/>
        </w:rPr>
        <w:t>Loughran, T., &amp; McDonald, B. (2011). When is a liability not a liability? Textual</w:t>
      </w:r>
      <w:r>
        <w:rPr>
          <w:rFonts w:ascii="Arial" w:hAnsi="Arial" w:cs="Arial"/>
        </w:rPr>
        <w:t xml:space="preserve"> </w:t>
      </w:r>
      <w:r w:rsidRPr="00E527C4">
        <w:rPr>
          <w:rFonts w:ascii="Arial" w:hAnsi="Arial" w:cs="Arial"/>
        </w:rPr>
        <w:t>analysis, dictionaries, and 10</w:t>
      </w:r>
      <w:r w:rsidRPr="00E527C4">
        <w:rPr>
          <w:rFonts w:ascii="Cambria Math" w:hAnsi="Cambria Math" w:cs="Cambria Math"/>
        </w:rPr>
        <w:t>‐</w:t>
      </w:r>
      <w:r w:rsidRPr="00E527C4">
        <w:rPr>
          <w:rFonts w:ascii="Arial" w:hAnsi="Arial" w:cs="Arial"/>
        </w:rPr>
        <w:t xml:space="preserve">Ks. </w:t>
      </w:r>
      <w:r w:rsidRPr="00E527C4">
        <w:rPr>
          <w:rFonts w:ascii="Arial" w:hAnsi="Arial" w:cs="Arial"/>
          <w:i/>
          <w:iCs/>
        </w:rPr>
        <w:t>The Journal of Finance</w:t>
      </w:r>
      <w:r w:rsidRPr="00E527C4">
        <w:rPr>
          <w:rFonts w:ascii="Arial" w:hAnsi="Arial" w:cs="Arial"/>
        </w:rPr>
        <w:t>, 66(1), 35-65.</w:t>
      </w:r>
    </w:p>
    <w:p w14:paraId="045B6752" w14:textId="77777777" w:rsidR="00CE0160" w:rsidRDefault="00CE0160" w:rsidP="00E03A5E">
      <w:pPr>
        <w:spacing w:line="360" w:lineRule="auto"/>
        <w:rPr>
          <w:rFonts w:ascii="Arial" w:hAnsi="Arial" w:cs="Arial"/>
        </w:rPr>
      </w:pPr>
    </w:p>
    <w:p w14:paraId="01C2E749" w14:textId="6C54DF15" w:rsidR="009152B4" w:rsidRDefault="009152B4" w:rsidP="00E03A5E">
      <w:pPr>
        <w:spacing w:line="360" w:lineRule="auto"/>
        <w:rPr>
          <w:rFonts w:ascii="Arial" w:hAnsi="Arial" w:cs="Arial"/>
        </w:rPr>
      </w:pPr>
      <w:proofErr w:type="spellStart"/>
      <w:r w:rsidRPr="009152B4">
        <w:rPr>
          <w:rFonts w:ascii="Arial" w:hAnsi="Arial" w:cs="Arial"/>
        </w:rPr>
        <w:t>Tetlock</w:t>
      </w:r>
      <w:proofErr w:type="spellEnd"/>
      <w:r w:rsidRPr="009152B4">
        <w:rPr>
          <w:rFonts w:ascii="Arial" w:hAnsi="Arial" w:cs="Arial"/>
        </w:rPr>
        <w:t xml:space="preserve">, P. C. (2007). Giving content to investor sentiment: The role of media in the stock market. </w:t>
      </w:r>
      <w:r w:rsidRPr="009152B4">
        <w:rPr>
          <w:rFonts w:ascii="Arial" w:hAnsi="Arial" w:cs="Arial"/>
          <w:i/>
          <w:iCs/>
        </w:rPr>
        <w:t>The Journal of finance, 62</w:t>
      </w:r>
      <w:r w:rsidRPr="009152B4">
        <w:rPr>
          <w:rFonts w:ascii="Arial" w:hAnsi="Arial" w:cs="Arial"/>
        </w:rPr>
        <w:t>(3), 1139-1168.</w:t>
      </w:r>
    </w:p>
    <w:p w14:paraId="0288ABFC" w14:textId="77777777" w:rsidR="00092D62" w:rsidRPr="00E527C4" w:rsidRDefault="00092D62" w:rsidP="00E03A5E">
      <w:pPr>
        <w:spacing w:line="360" w:lineRule="auto"/>
        <w:rPr>
          <w:rFonts w:ascii="Arial" w:hAnsi="Arial" w:cs="Arial"/>
          <w:b/>
          <w:bCs/>
        </w:rPr>
      </w:pPr>
    </w:p>
    <w:p w14:paraId="7509F9CA" w14:textId="77777777" w:rsidR="00092D62" w:rsidRDefault="00092D62" w:rsidP="00E03A5E">
      <w:pPr>
        <w:spacing w:line="360" w:lineRule="auto"/>
        <w:rPr>
          <w:rFonts w:ascii="Arial" w:hAnsi="Arial" w:cs="Arial"/>
        </w:rPr>
      </w:pPr>
    </w:p>
    <w:p w14:paraId="6A9B4E16" w14:textId="77777777" w:rsidR="00092D62" w:rsidRDefault="00092D62" w:rsidP="00E03A5E">
      <w:pPr>
        <w:spacing w:line="360" w:lineRule="auto"/>
        <w:rPr>
          <w:rFonts w:ascii="Arial" w:hAnsi="Arial" w:cs="Arial"/>
        </w:rPr>
      </w:pPr>
    </w:p>
    <w:p w14:paraId="33B00028" w14:textId="77777777" w:rsidR="00751397" w:rsidRDefault="00751397" w:rsidP="00751397">
      <w:pPr>
        <w:spacing w:line="360" w:lineRule="auto"/>
        <w:rPr>
          <w:rFonts w:ascii="Arial" w:hAnsi="Arial" w:cs="Arial"/>
        </w:rPr>
      </w:pPr>
      <w:r w:rsidRPr="00751397">
        <w:rPr>
          <w:rFonts w:ascii="Arial" w:hAnsi="Arial" w:cs="Arial"/>
        </w:rPr>
        <w:t xml:space="preserve">Pang, B., Lee, L., &amp; Vaithyanathan, S. (2002). Thumbs up? Sentiment Classification using Machine Learning Techniques. </w:t>
      </w:r>
      <w:r w:rsidRPr="00751397">
        <w:rPr>
          <w:rFonts w:ascii="Arial" w:hAnsi="Arial" w:cs="Arial"/>
          <w:i/>
          <w:iCs/>
        </w:rPr>
        <w:t>Proceedings of the Conference on Empirical Methods in Natural Language Processing</w:t>
      </w:r>
      <w:r w:rsidRPr="00751397">
        <w:rPr>
          <w:rFonts w:ascii="Arial" w:hAnsi="Arial" w:cs="Arial"/>
        </w:rPr>
        <w:t>.</w:t>
      </w:r>
    </w:p>
    <w:p w14:paraId="2BE9E2AA" w14:textId="77777777" w:rsidR="00751397" w:rsidRPr="00751397" w:rsidRDefault="00751397" w:rsidP="00751397">
      <w:pPr>
        <w:spacing w:line="360" w:lineRule="auto"/>
        <w:rPr>
          <w:rFonts w:ascii="Arial" w:hAnsi="Arial" w:cs="Arial"/>
        </w:rPr>
      </w:pPr>
    </w:p>
    <w:p w14:paraId="0202C75E" w14:textId="77777777" w:rsidR="00751397" w:rsidRDefault="00751397" w:rsidP="00751397">
      <w:pPr>
        <w:spacing w:line="360" w:lineRule="auto"/>
        <w:rPr>
          <w:rFonts w:ascii="Arial" w:hAnsi="Arial" w:cs="Arial"/>
        </w:rPr>
      </w:pPr>
      <w:r w:rsidRPr="00751397">
        <w:rPr>
          <w:rFonts w:ascii="Arial" w:hAnsi="Arial" w:cs="Arial"/>
        </w:rPr>
        <w:t>Loughran, T., &amp; McDonald, B. (2011). When is a liability not a liability? Textual analysis, dictionaries, and 10</w:t>
      </w:r>
      <w:r w:rsidRPr="00751397">
        <w:rPr>
          <w:rFonts w:ascii="Cambria Math" w:hAnsi="Cambria Math" w:cs="Cambria Math"/>
        </w:rPr>
        <w:t>‐</w:t>
      </w:r>
      <w:r w:rsidRPr="00751397">
        <w:rPr>
          <w:rFonts w:ascii="Arial" w:hAnsi="Arial" w:cs="Arial"/>
        </w:rPr>
        <w:t xml:space="preserve">Ks. </w:t>
      </w:r>
      <w:r w:rsidRPr="00751397">
        <w:rPr>
          <w:rFonts w:ascii="Arial" w:hAnsi="Arial" w:cs="Arial"/>
          <w:i/>
          <w:iCs/>
        </w:rPr>
        <w:t>The Journal of Finance</w:t>
      </w:r>
      <w:r w:rsidRPr="00751397">
        <w:rPr>
          <w:rFonts w:ascii="Arial" w:hAnsi="Arial" w:cs="Arial"/>
        </w:rPr>
        <w:t>, 66(1), 35-65.</w:t>
      </w:r>
    </w:p>
    <w:p w14:paraId="6B6E7FCF" w14:textId="77777777" w:rsidR="00751397" w:rsidRPr="00751397" w:rsidRDefault="00751397" w:rsidP="00751397">
      <w:pPr>
        <w:spacing w:line="360" w:lineRule="auto"/>
        <w:rPr>
          <w:rFonts w:ascii="Arial" w:hAnsi="Arial" w:cs="Arial"/>
        </w:rPr>
      </w:pPr>
    </w:p>
    <w:p w14:paraId="3FA7038A" w14:textId="77777777" w:rsidR="00751397" w:rsidRDefault="00751397" w:rsidP="00751397">
      <w:pPr>
        <w:spacing w:line="360" w:lineRule="auto"/>
        <w:rPr>
          <w:rFonts w:ascii="Arial" w:hAnsi="Arial" w:cs="Arial"/>
        </w:rPr>
      </w:pPr>
      <w:proofErr w:type="spellStart"/>
      <w:r w:rsidRPr="00751397">
        <w:rPr>
          <w:rFonts w:ascii="Arial" w:hAnsi="Arial" w:cs="Arial"/>
        </w:rPr>
        <w:t>Tetlock</w:t>
      </w:r>
      <w:proofErr w:type="spellEnd"/>
      <w:r w:rsidRPr="00751397">
        <w:rPr>
          <w:rFonts w:ascii="Arial" w:hAnsi="Arial" w:cs="Arial"/>
        </w:rPr>
        <w:t xml:space="preserve">, P. C. (2007). Giving content to investor sentiment: The role of media in the stock market. </w:t>
      </w:r>
      <w:r w:rsidRPr="00751397">
        <w:rPr>
          <w:rFonts w:ascii="Arial" w:hAnsi="Arial" w:cs="Arial"/>
          <w:i/>
          <w:iCs/>
        </w:rPr>
        <w:t>The Journal of Finance</w:t>
      </w:r>
      <w:r w:rsidRPr="00751397">
        <w:rPr>
          <w:rFonts w:ascii="Arial" w:hAnsi="Arial" w:cs="Arial"/>
        </w:rPr>
        <w:t>, 62(3), 1139-1168.</w:t>
      </w:r>
    </w:p>
    <w:p w14:paraId="2E7FCA12" w14:textId="77777777" w:rsidR="00751397" w:rsidRPr="00751397" w:rsidRDefault="00751397" w:rsidP="00751397">
      <w:pPr>
        <w:spacing w:line="360" w:lineRule="auto"/>
        <w:rPr>
          <w:rFonts w:ascii="Arial" w:hAnsi="Arial" w:cs="Arial"/>
        </w:rPr>
      </w:pPr>
    </w:p>
    <w:p w14:paraId="053FAD4A" w14:textId="77777777" w:rsidR="00751397" w:rsidRDefault="00751397" w:rsidP="00751397">
      <w:pPr>
        <w:spacing w:line="360" w:lineRule="auto"/>
        <w:rPr>
          <w:rFonts w:ascii="Arial" w:hAnsi="Arial" w:cs="Arial"/>
        </w:rPr>
      </w:pPr>
      <w:r w:rsidRPr="00751397">
        <w:rPr>
          <w:rFonts w:ascii="Arial" w:hAnsi="Arial" w:cs="Arial"/>
        </w:rPr>
        <w:t xml:space="preserve">Engelberg, J. E., &amp; Parsons, C. A. (2011). The causal impact of media in financial markets. </w:t>
      </w:r>
      <w:r w:rsidRPr="00751397">
        <w:rPr>
          <w:rFonts w:ascii="Arial" w:hAnsi="Arial" w:cs="Arial"/>
          <w:i/>
          <w:iCs/>
        </w:rPr>
        <w:t>The Journal of Finance</w:t>
      </w:r>
      <w:r w:rsidRPr="00751397">
        <w:rPr>
          <w:rFonts w:ascii="Arial" w:hAnsi="Arial" w:cs="Arial"/>
        </w:rPr>
        <w:t>, 66(1), 67-97.</w:t>
      </w:r>
    </w:p>
    <w:p w14:paraId="4B7199E8" w14:textId="77777777" w:rsidR="00751397" w:rsidRPr="00751397" w:rsidRDefault="00751397" w:rsidP="00751397">
      <w:pPr>
        <w:spacing w:line="360" w:lineRule="auto"/>
        <w:rPr>
          <w:rFonts w:ascii="Arial" w:hAnsi="Arial" w:cs="Arial"/>
        </w:rPr>
      </w:pPr>
    </w:p>
    <w:p w14:paraId="76E7A66D" w14:textId="77777777" w:rsidR="00751397" w:rsidRDefault="00751397" w:rsidP="00751397">
      <w:pPr>
        <w:spacing w:line="360" w:lineRule="auto"/>
        <w:rPr>
          <w:rFonts w:ascii="Arial" w:hAnsi="Arial" w:cs="Arial"/>
        </w:rPr>
      </w:pPr>
      <w:r w:rsidRPr="00751397">
        <w:rPr>
          <w:rFonts w:ascii="Arial" w:hAnsi="Arial" w:cs="Arial"/>
        </w:rPr>
        <w:t xml:space="preserve">Bollen, J., Mao, H., &amp; Zeng, X. (2011). Twitter mood predicts the stock market. </w:t>
      </w:r>
      <w:r w:rsidRPr="00751397">
        <w:rPr>
          <w:rFonts w:ascii="Arial" w:hAnsi="Arial" w:cs="Arial"/>
          <w:i/>
          <w:iCs/>
        </w:rPr>
        <w:t>Journal of Computational Science</w:t>
      </w:r>
      <w:r w:rsidRPr="00751397">
        <w:rPr>
          <w:rFonts w:ascii="Arial" w:hAnsi="Arial" w:cs="Arial"/>
        </w:rPr>
        <w:t>, 2(1), 1-8.</w:t>
      </w:r>
    </w:p>
    <w:p w14:paraId="4E373B16" w14:textId="77777777" w:rsidR="00751397" w:rsidRPr="00751397" w:rsidRDefault="00751397" w:rsidP="00751397">
      <w:pPr>
        <w:spacing w:line="360" w:lineRule="auto"/>
        <w:rPr>
          <w:rFonts w:ascii="Arial" w:hAnsi="Arial" w:cs="Arial"/>
        </w:rPr>
      </w:pPr>
    </w:p>
    <w:p w14:paraId="2FE8ACCB" w14:textId="77777777" w:rsidR="00751397" w:rsidRDefault="00751397" w:rsidP="00751397">
      <w:pPr>
        <w:spacing w:line="360" w:lineRule="auto"/>
        <w:rPr>
          <w:rFonts w:ascii="Arial" w:hAnsi="Arial" w:cs="Arial"/>
        </w:rPr>
      </w:pPr>
      <w:r w:rsidRPr="00751397">
        <w:rPr>
          <w:rFonts w:ascii="Arial" w:hAnsi="Arial" w:cs="Arial"/>
        </w:rPr>
        <w:lastRenderedPageBreak/>
        <w:t xml:space="preserve">Chen, T., &amp; </w:t>
      </w:r>
      <w:proofErr w:type="spellStart"/>
      <w:r w:rsidRPr="00751397">
        <w:rPr>
          <w:rFonts w:ascii="Arial" w:hAnsi="Arial" w:cs="Arial"/>
        </w:rPr>
        <w:t>Guestrin</w:t>
      </w:r>
      <w:proofErr w:type="spellEnd"/>
      <w:r w:rsidRPr="00751397">
        <w:rPr>
          <w:rFonts w:ascii="Arial" w:hAnsi="Arial" w:cs="Arial"/>
        </w:rPr>
        <w:t xml:space="preserve">, C. (2016). </w:t>
      </w:r>
      <w:proofErr w:type="spellStart"/>
      <w:r w:rsidRPr="00751397">
        <w:rPr>
          <w:rFonts w:ascii="Arial" w:hAnsi="Arial" w:cs="Arial"/>
        </w:rPr>
        <w:t>XGBoost</w:t>
      </w:r>
      <w:proofErr w:type="spellEnd"/>
      <w:r w:rsidRPr="00751397">
        <w:rPr>
          <w:rFonts w:ascii="Arial" w:hAnsi="Arial" w:cs="Arial"/>
        </w:rPr>
        <w:t xml:space="preserve">: A scalable tree boosting system. </w:t>
      </w:r>
      <w:r w:rsidRPr="00751397">
        <w:rPr>
          <w:rFonts w:ascii="Arial" w:hAnsi="Arial" w:cs="Arial"/>
          <w:i/>
          <w:iCs/>
        </w:rPr>
        <w:t>Proceedings of the 22nd ACM SIGKDD International Conference on Knowledge Discovery and Data Mining</w:t>
      </w:r>
      <w:r w:rsidRPr="00751397">
        <w:rPr>
          <w:rFonts w:ascii="Arial" w:hAnsi="Arial" w:cs="Arial"/>
        </w:rPr>
        <w:t>.</w:t>
      </w:r>
    </w:p>
    <w:p w14:paraId="0E0C57AB" w14:textId="77777777" w:rsidR="00751397" w:rsidRPr="00751397" w:rsidRDefault="00751397" w:rsidP="00751397">
      <w:pPr>
        <w:spacing w:line="360" w:lineRule="auto"/>
        <w:rPr>
          <w:rFonts w:ascii="Arial" w:hAnsi="Arial" w:cs="Arial"/>
        </w:rPr>
      </w:pPr>
    </w:p>
    <w:p w14:paraId="0C39B1B4" w14:textId="77777777" w:rsidR="00751397" w:rsidRDefault="00751397" w:rsidP="00751397">
      <w:pPr>
        <w:spacing w:line="360" w:lineRule="auto"/>
        <w:rPr>
          <w:rFonts w:ascii="Arial" w:hAnsi="Arial" w:cs="Arial"/>
        </w:rPr>
      </w:pPr>
      <w:r w:rsidRPr="00751397">
        <w:rPr>
          <w:rFonts w:ascii="Arial" w:hAnsi="Arial" w:cs="Arial"/>
        </w:rPr>
        <w:t xml:space="preserve">Liaw, A., &amp; Wiener, M. (2002). Classification and regression by </w:t>
      </w:r>
      <w:proofErr w:type="spellStart"/>
      <w:r w:rsidRPr="00751397">
        <w:rPr>
          <w:rFonts w:ascii="Arial" w:hAnsi="Arial" w:cs="Arial"/>
        </w:rPr>
        <w:t>randomForest</w:t>
      </w:r>
      <w:proofErr w:type="spellEnd"/>
      <w:r w:rsidRPr="00751397">
        <w:rPr>
          <w:rFonts w:ascii="Arial" w:hAnsi="Arial" w:cs="Arial"/>
        </w:rPr>
        <w:t xml:space="preserve">. </w:t>
      </w:r>
      <w:r w:rsidRPr="00751397">
        <w:rPr>
          <w:rFonts w:ascii="Arial" w:hAnsi="Arial" w:cs="Arial"/>
          <w:i/>
          <w:iCs/>
        </w:rPr>
        <w:t>R News</w:t>
      </w:r>
      <w:r w:rsidRPr="00751397">
        <w:rPr>
          <w:rFonts w:ascii="Arial" w:hAnsi="Arial" w:cs="Arial"/>
        </w:rPr>
        <w:t>, 2(3), 18-22.</w:t>
      </w:r>
    </w:p>
    <w:p w14:paraId="38D3CCA5" w14:textId="77777777" w:rsidR="00751397" w:rsidRPr="00751397" w:rsidRDefault="00751397" w:rsidP="00751397">
      <w:pPr>
        <w:spacing w:line="360" w:lineRule="auto"/>
        <w:rPr>
          <w:rFonts w:ascii="Arial" w:hAnsi="Arial" w:cs="Arial"/>
        </w:rPr>
      </w:pPr>
    </w:p>
    <w:p w14:paraId="1C630495" w14:textId="77777777" w:rsidR="00751397" w:rsidRDefault="00751397" w:rsidP="00751397">
      <w:pPr>
        <w:spacing w:line="360" w:lineRule="auto"/>
        <w:rPr>
          <w:rFonts w:ascii="Arial" w:hAnsi="Arial" w:cs="Arial"/>
        </w:rPr>
      </w:pPr>
      <w:r w:rsidRPr="00751397">
        <w:rPr>
          <w:rFonts w:ascii="Arial" w:hAnsi="Arial" w:cs="Arial"/>
        </w:rPr>
        <w:t xml:space="preserve">Ke, G., Meng, Q., Finley, T., Wang, T., Chen, W., Ma, W., ... &amp; Liu, T. Y. (2017). </w:t>
      </w:r>
      <w:proofErr w:type="spellStart"/>
      <w:r w:rsidRPr="00751397">
        <w:rPr>
          <w:rFonts w:ascii="Arial" w:hAnsi="Arial" w:cs="Arial"/>
        </w:rPr>
        <w:t>LightGBM</w:t>
      </w:r>
      <w:proofErr w:type="spellEnd"/>
      <w:r w:rsidRPr="00751397">
        <w:rPr>
          <w:rFonts w:ascii="Arial" w:hAnsi="Arial" w:cs="Arial"/>
        </w:rPr>
        <w:t xml:space="preserve">: A highly efficient gradient boosting decision tree. </w:t>
      </w:r>
      <w:r w:rsidRPr="00751397">
        <w:rPr>
          <w:rFonts w:ascii="Arial" w:hAnsi="Arial" w:cs="Arial"/>
          <w:i/>
          <w:iCs/>
        </w:rPr>
        <w:t>Advances in Neural Information Processing Systems</w:t>
      </w:r>
      <w:r w:rsidRPr="00751397">
        <w:rPr>
          <w:rFonts w:ascii="Arial" w:hAnsi="Arial" w:cs="Arial"/>
        </w:rPr>
        <w:t>.</w:t>
      </w:r>
    </w:p>
    <w:p w14:paraId="3D05CC42" w14:textId="77777777" w:rsidR="00751397" w:rsidRPr="00751397" w:rsidRDefault="00751397" w:rsidP="00751397">
      <w:pPr>
        <w:spacing w:line="360" w:lineRule="auto"/>
        <w:rPr>
          <w:rFonts w:ascii="Arial" w:hAnsi="Arial" w:cs="Arial"/>
        </w:rPr>
      </w:pPr>
    </w:p>
    <w:p w14:paraId="1DB398D4" w14:textId="77777777" w:rsidR="00751397" w:rsidRDefault="00751397" w:rsidP="00751397">
      <w:pPr>
        <w:spacing w:line="360" w:lineRule="auto"/>
        <w:rPr>
          <w:rFonts w:ascii="Arial" w:hAnsi="Arial" w:cs="Arial"/>
        </w:rPr>
      </w:pPr>
      <w:proofErr w:type="spellStart"/>
      <w:r w:rsidRPr="00751397">
        <w:rPr>
          <w:rFonts w:ascii="Arial" w:hAnsi="Arial" w:cs="Arial"/>
        </w:rPr>
        <w:t>Prokhorenkova</w:t>
      </w:r>
      <w:proofErr w:type="spellEnd"/>
      <w:r w:rsidRPr="00751397">
        <w:rPr>
          <w:rFonts w:ascii="Arial" w:hAnsi="Arial" w:cs="Arial"/>
        </w:rPr>
        <w:t xml:space="preserve">, L., Gusev, G., Vorobev, A., </w:t>
      </w:r>
      <w:proofErr w:type="spellStart"/>
      <w:r w:rsidRPr="00751397">
        <w:rPr>
          <w:rFonts w:ascii="Arial" w:hAnsi="Arial" w:cs="Arial"/>
        </w:rPr>
        <w:t>Dorogush</w:t>
      </w:r>
      <w:proofErr w:type="spellEnd"/>
      <w:r w:rsidRPr="00751397">
        <w:rPr>
          <w:rFonts w:ascii="Arial" w:hAnsi="Arial" w:cs="Arial"/>
        </w:rPr>
        <w:t xml:space="preserve">, A. V., &amp; Gulin, A. (2018). </w:t>
      </w:r>
      <w:proofErr w:type="spellStart"/>
      <w:r w:rsidRPr="00751397">
        <w:rPr>
          <w:rFonts w:ascii="Arial" w:hAnsi="Arial" w:cs="Arial"/>
        </w:rPr>
        <w:t>CatBoost</w:t>
      </w:r>
      <w:proofErr w:type="spellEnd"/>
      <w:r w:rsidRPr="00751397">
        <w:rPr>
          <w:rFonts w:ascii="Arial" w:hAnsi="Arial" w:cs="Arial"/>
        </w:rPr>
        <w:t xml:space="preserve">: unbiased boosting with categorical features. </w:t>
      </w:r>
      <w:r w:rsidRPr="00751397">
        <w:rPr>
          <w:rFonts w:ascii="Arial" w:hAnsi="Arial" w:cs="Arial"/>
          <w:i/>
          <w:iCs/>
        </w:rPr>
        <w:t>Advances in Neural Information Processing Systems</w:t>
      </w:r>
      <w:r w:rsidRPr="00751397">
        <w:rPr>
          <w:rFonts w:ascii="Arial" w:hAnsi="Arial" w:cs="Arial"/>
        </w:rPr>
        <w:t>.</w:t>
      </w:r>
    </w:p>
    <w:p w14:paraId="368C4546" w14:textId="77777777" w:rsidR="00751397" w:rsidRDefault="00751397" w:rsidP="00751397">
      <w:pPr>
        <w:spacing w:line="360" w:lineRule="auto"/>
        <w:rPr>
          <w:rFonts w:ascii="Arial" w:hAnsi="Arial" w:cs="Arial"/>
        </w:rPr>
      </w:pPr>
    </w:p>
    <w:p w14:paraId="4529A4DC" w14:textId="77777777" w:rsidR="00751397" w:rsidRPr="00751397" w:rsidRDefault="00751397" w:rsidP="00751397">
      <w:pPr>
        <w:spacing w:line="360" w:lineRule="auto"/>
        <w:rPr>
          <w:rFonts w:ascii="Arial" w:hAnsi="Arial" w:cs="Arial"/>
        </w:rPr>
      </w:pPr>
      <w:proofErr w:type="spellStart"/>
      <w:r w:rsidRPr="00751397">
        <w:rPr>
          <w:rFonts w:ascii="Arial" w:hAnsi="Arial" w:cs="Arial"/>
        </w:rPr>
        <w:t>Fahlenbrach</w:t>
      </w:r>
      <w:proofErr w:type="spellEnd"/>
      <w:r w:rsidRPr="00751397">
        <w:rPr>
          <w:rFonts w:ascii="Arial" w:hAnsi="Arial" w:cs="Arial"/>
        </w:rPr>
        <w:t xml:space="preserve">, R., Rageth, K., &amp; Stulz, R. M. (2020). How valuable is financial flexibility when revenue stops? Evidence from the COVID-19 crisis. </w:t>
      </w:r>
      <w:r w:rsidRPr="00751397">
        <w:rPr>
          <w:rFonts w:ascii="Arial" w:hAnsi="Arial" w:cs="Arial"/>
          <w:i/>
          <w:iCs/>
        </w:rPr>
        <w:t>National Bureau of Economic Research</w:t>
      </w:r>
      <w:r w:rsidRPr="00751397">
        <w:rPr>
          <w:rFonts w:ascii="Arial" w:hAnsi="Arial" w:cs="Arial"/>
        </w:rPr>
        <w:t>.</w:t>
      </w:r>
    </w:p>
    <w:p w14:paraId="44C610D0" w14:textId="77777777" w:rsidR="00751397" w:rsidRPr="00751397" w:rsidRDefault="00751397" w:rsidP="00751397">
      <w:pPr>
        <w:spacing w:line="360" w:lineRule="auto"/>
        <w:rPr>
          <w:rFonts w:ascii="Arial" w:hAnsi="Arial" w:cs="Arial"/>
        </w:rPr>
      </w:pPr>
    </w:p>
    <w:p w14:paraId="6ECAC9A5" w14:textId="77777777" w:rsidR="00092D62" w:rsidRDefault="00092D62" w:rsidP="00E03A5E">
      <w:pPr>
        <w:spacing w:line="360" w:lineRule="auto"/>
        <w:rPr>
          <w:rFonts w:ascii="Arial" w:hAnsi="Arial" w:cs="Arial"/>
        </w:rPr>
      </w:pPr>
    </w:p>
    <w:p w14:paraId="3AA9AF81" w14:textId="77777777" w:rsidR="00092D62" w:rsidRDefault="00092D62" w:rsidP="00E03A5E">
      <w:pPr>
        <w:spacing w:line="360" w:lineRule="auto"/>
        <w:rPr>
          <w:rFonts w:ascii="Arial" w:hAnsi="Arial" w:cs="Arial"/>
        </w:rPr>
      </w:pPr>
    </w:p>
    <w:p w14:paraId="21CC7711" w14:textId="77777777" w:rsidR="00092D62" w:rsidRPr="00092D62" w:rsidRDefault="00092D62" w:rsidP="00E03A5E">
      <w:pPr>
        <w:spacing w:line="360" w:lineRule="auto"/>
        <w:rPr>
          <w:rFonts w:ascii="Arial" w:hAnsi="Arial" w:cs="Arial"/>
        </w:rPr>
      </w:pPr>
    </w:p>
    <w:p w14:paraId="3DBB1656" w14:textId="68718C71" w:rsidR="00092D62" w:rsidRDefault="00092D62" w:rsidP="00E03A5E">
      <w:pPr>
        <w:spacing w:line="360" w:lineRule="auto"/>
        <w:ind w:left="360"/>
        <w:rPr>
          <w:rFonts w:ascii="Arial" w:hAnsi="Arial" w:cs="Arial"/>
        </w:rPr>
      </w:pPr>
    </w:p>
    <w:p w14:paraId="58D55E39" w14:textId="2B6BFA64" w:rsidR="0065367D" w:rsidRDefault="0065367D" w:rsidP="00E03A5E">
      <w:pPr>
        <w:spacing w:line="360" w:lineRule="auto"/>
        <w:ind w:left="360"/>
        <w:rPr>
          <w:rFonts w:ascii="Arial" w:hAnsi="Arial" w:cs="Arial"/>
        </w:rPr>
      </w:pPr>
    </w:p>
    <w:p w14:paraId="2D894A17" w14:textId="77777777" w:rsidR="00092D62" w:rsidRPr="0065367D" w:rsidRDefault="00092D62" w:rsidP="00E03A5E">
      <w:pPr>
        <w:spacing w:line="360" w:lineRule="auto"/>
        <w:ind w:left="360"/>
        <w:rPr>
          <w:rFonts w:ascii="Arial" w:hAnsi="Arial" w:cs="Arial"/>
          <w:lang w:val="en-US"/>
        </w:rPr>
      </w:pPr>
    </w:p>
    <w:p w14:paraId="6298FCC5" w14:textId="5AC4D93C" w:rsidR="0065367D" w:rsidRPr="0065367D" w:rsidRDefault="00000000" w:rsidP="00E03A5E">
      <w:pPr>
        <w:spacing w:line="360" w:lineRule="auto"/>
        <w:ind w:left="360"/>
        <w:rPr>
          <w:rFonts w:ascii="Arial" w:hAnsi="Arial" w:cs="Arial"/>
          <w:lang w:val="en-US"/>
        </w:rPr>
      </w:pPr>
      <w:sdt>
        <w:sdtPr>
          <w:rPr>
            <w:rFonts w:ascii="Cambria Math" w:hAnsi="Cambria Math" w:cs="Arial"/>
            <w:i/>
          </w:rPr>
          <w:id w:val="1145784321"/>
          <w:placeholder>
            <w:docPart w:val="900E33CF14E9B34A8F6640720474413D"/>
          </w:placeholder>
          <w:temporary/>
          <w:showingPlcHdr/>
          <w:equation/>
        </w:sdtPr>
        <w:sdtContent>
          <m:oMathPara>
            <m:oMath>
              <m:r>
                <m:rPr>
                  <m:sty m:val="p"/>
                </m:rPr>
                <w:rPr>
                  <w:rStyle w:val="a4"/>
                  <w:rFonts w:ascii="Cambria Math" w:hAnsi="Cambria Math"/>
                </w:rPr>
                <m:t>Type equation here.</m:t>
              </m:r>
            </m:oMath>
          </m:oMathPara>
        </w:sdtContent>
      </w:sdt>
    </w:p>
    <w:p w14:paraId="30A945D2" w14:textId="4D13D625" w:rsidR="0065367D" w:rsidRPr="0065367D" w:rsidRDefault="00000000" w:rsidP="00E03A5E">
      <w:pPr>
        <w:spacing w:line="360" w:lineRule="auto"/>
        <w:ind w:left="360"/>
        <w:rPr>
          <w:rFonts w:ascii="Arial" w:hAnsi="Arial" w:cs="Arial"/>
          <w:lang w:val="en-US"/>
        </w:rPr>
      </w:pPr>
      <w:sdt>
        <w:sdtPr>
          <w:rPr>
            <w:rFonts w:ascii="Cambria Math" w:hAnsi="Cambria Math" w:cs="Arial"/>
            <w:i/>
          </w:rPr>
          <w:id w:val="-774937527"/>
          <w:placeholder>
            <w:docPart w:val="2593593953F04A4180CBCBADC679DB81"/>
          </w:placeholder>
          <w:temporary/>
          <w:showingPlcHdr/>
          <w:equation/>
        </w:sdtPr>
        <w:sdtContent>
          <m:oMathPara>
            <m:oMath>
              <m:r>
                <m:rPr>
                  <m:sty m:val="p"/>
                </m:rPr>
                <w:rPr>
                  <w:rStyle w:val="a4"/>
                  <w:rFonts w:ascii="Cambria Math" w:hAnsi="Cambria Math"/>
                </w:rPr>
                <m:t>Type equation here.</m:t>
              </m:r>
            </m:oMath>
          </m:oMathPara>
        </w:sdtContent>
      </w:sdt>
    </w:p>
    <w:p w14:paraId="504A247A" w14:textId="0CDA8FF1" w:rsidR="0065367D" w:rsidRPr="0065367D" w:rsidRDefault="00000000" w:rsidP="00E03A5E">
      <w:pPr>
        <w:spacing w:line="360" w:lineRule="auto"/>
        <w:ind w:left="360"/>
        <w:rPr>
          <w:rFonts w:ascii="Arial" w:hAnsi="Arial" w:cs="Arial"/>
          <w:lang w:val="en-US"/>
        </w:rPr>
      </w:pPr>
      <w:sdt>
        <w:sdtPr>
          <w:rPr>
            <w:rFonts w:ascii="Cambria Math" w:hAnsi="Cambria Math" w:cs="Arial"/>
            <w:i/>
          </w:rPr>
          <w:id w:val="-1899270958"/>
          <w:placeholder>
            <w:docPart w:val="517DC62C8C4F4A4AADEEF5EB88E1CCB8"/>
          </w:placeholder>
          <w:temporary/>
          <w:showingPlcHdr/>
          <w:equation/>
        </w:sdtPr>
        <w:sdtContent>
          <m:oMathPara>
            <m:oMath>
              <m:r>
                <m:rPr>
                  <m:sty m:val="p"/>
                </m:rPr>
                <w:rPr>
                  <w:rStyle w:val="a4"/>
                  <w:rFonts w:ascii="Cambria Math" w:hAnsi="Cambria Math"/>
                </w:rPr>
                <m:t>Type equation here.</m:t>
              </m:r>
            </m:oMath>
          </m:oMathPara>
        </w:sdtContent>
      </w:sdt>
    </w:p>
    <w:p w14:paraId="05F876AF" w14:textId="53D54500" w:rsidR="0065367D" w:rsidRPr="0065367D" w:rsidRDefault="0065367D" w:rsidP="00E03A5E">
      <w:pPr>
        <w:spacing w:line="360" w:lineRule="auto"/>
        <w:ind w:left="360"/>
        <w:rPr>
          <w:rFonts w:ascii="Arial" w:hAnsi="Arial" w:cs="Arial"/>
          <w:lang w:val="en-US"/>
        </w:rPr>
      </w:pPr>
    </w:p>
    <w:sectPr w:rsidR="0065367D" w:rsidRPr="0065367D">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He He (Staff)" w:date="2023-08-20T13:18:00Z" w:initials="HH(">
    <w:p w14:paraId="669F507F" w14:textId="77777777" w:rsidR="00130226" w:rsidRDefault="00130226" w:rsidP="00910AB5">
      <w:pPr>
        <w:pStyle w:val="a9"/>
      </w:pPr>
      <w:r>
        <w:rPr>
          <w:rStyle w:val="a8"/>
        </w:rPr>
        <w:annotationRef/>
      </w:r>
      <w:r>
        <w:t>It's pretty good that your report has a clear structure and your writing are logical and easy-to-follow ☺️</w:t>
      </w:r>
    </w:p>
  </w:comment>
  <w:comment w:id="6" w:author="He He (Staff)" w:date="2023-08-20T09:47:00Z" w:initials="HH(">
    <w:p w14:paraId="7A78B344" w14:textId="3B8B71AD" w:rsidR="000626E2" w:rsidRDefault="000626E2" w:rsidP="00D203A4">
      <w:pPr>
        <w:pStyle w:val="a9"/>
      </w:pPr>
      <w:r>
        <w:rPr>
          <w:rStyle w:val="a8"/>
        </w:rPr>
        <w:annotationRef/>
      </w:r>
      <w:r>
        <w:rPr>
          <w:lang w:val="en-US"/>
        </w:rPr>
        <w:t xml:space="preserve">These small headings could be very useful to guide your writing. But usually academic work won't include headings like these. I can see your writing here are clearly structured already and I would suggest you to remove these. </w:t>
      </w:r>
    </w:p>
  </w:comment>
  <w:comment w:id="8" w:author="He He (Staff)" w:date="2023-08-20T12:48:00Z" w:initials="HH(">
    <w:p w14:paraId="2351DB71" w14:textId="77777777" w:rsidR="0035156F" w:rsidRDefault="00C55CCE" w:rsidP="00B62CDE">
      <w:pPr>
        <w:pStyle w:val="a9"/>
      </w:pPr>
      <w:r>
        <w:rPr>
          <w:rStyle w:val="a8"/>
        </w:rPr>
        <w:annotationRef/>
      </w:r>
      <w:r w:rsidR="0035156F">
        <w:t xml:space="preserve">Please very briefly review the current literature and identify what markets have been explored and then make this conclusion. </w:t>
      </w:r>
    </w:p>
  </w:comment>
  <w:comment w:id="10" w:author="He He (Staff)" w:date="2023-08-20T12:49:00Z" w:initials="HH(">
    <w:p w14:paraId="552C24C9" w14:textId="77777777" w:rsidR="0035156F" w:rsidRDefault="00C55CCE" w:rsidP="00A86385">
      <w:pPr>
        <w:pStyle w:val="a9"/>
      </w:pPr>
      <w:r>
        <w:rPr>
          <w:rStyle w:val="a8"/>
        </w:rPr>
        <w:annotationRef/>
      </w:r>
      <w:r w:rsidR="0035156F">
        <w:t xml:space="preserve">It would be better if you briefly explain why you plan to focus on these four models (e.g., widely used by previous literature? Applicability in stock market proved by previous literature? Something like that). I understand you've explained this in the literature review part, but it would be helpful to add a short explanation here as well. </w:t>
      </w:r>
    </w:p>
  </w:comment>
  <w:comment w:id="20" w:author="He He (Staff)" w:date="2023-08-20T12:53:00Z" w:initials="HH(">
    <w:p w14:paraId="46CB6928" w14:textId="771C0738" w:rsidR="00C55CCE" w:rsidRDefault="00C55CCE" w:rsidP="00D902F9">
      <w:pPr>
        <w:pStyle w:val="a9"/>
      </w:pPr>
      <w:r>
        <w:rPr>
          <w:rStyle w:val="a8"/>
        </w:rPr>
        <w:annotationRef/>
      </w:r>
      <w:r>
        <w:rPr>
          <w:lang w:val="en-US"/>
        </w:rPr>
        <w:t>Please add at least two example papers here to support your statement. Ideally published in recent five years.</w:t>
      </w:r>
    </w:p>
  </w:comment>
  <w:comment w:id="23" w:author="He He (Staff)" w:date="2023-08-20T12:55:00Z" w:initials="HH(">
    <w:p w14:paraId="11109903" w14:textId="77777777" w:rsidR="00C55CCE" w:rsidRDefault="00C55CCE" w:rsidP="00DD1AED">
      <w:pPr>
        <w:pStyle w:val="a9"/>
      </w:pPr>
      <w:r>
        <w:rPr>
          <w:rStyle w:val="a8"/>
        </w:rPr>
        <w:annotationRef/>
      </w:r>
      <w:r>
        <w:rPr>
          <w:lang w:val="en-US"/>
        </w:rPr>
        <w:t>Any relevant paper?</w:t>
      </w:r>
    </w:p>
  </w:comment>
  <w:comment w:id="26" w:author="He He (Staff)" w:date="2023-08-20T12:59:00Z" w:initials="HH(">
    <w:p w14:paraId="11CF7AF9" w14:textId="77777777" w:rsidR="0035156F" w:rsidRDefault="0035156F" w:rsidP="00E2387D">
      <w:pPr>
        <w:pStyle w:val="a9"/>
      </w:pPr>
      <w:r>
        <w:rPr>
          <w:rStyle w:val="a8"/>
        </w:rPr>
        <w:annotationRef/>
      </w:r>
      <w:r>
        <w:rPr>
          <w:lang w:val="en-US"/>
        </w:rPr>
        <w:t>Nice ☺️</w:t>
      </w:r>
    </w:p>
  </w:comment>
  <w:comment w:id="31" w:author="He He (Staff)" w:date="2023-08-20T13:02:00Z" w:initials="HH(">
    <w:p w14:paraId="0447614F" w14:textId="77777777" w:rsidR="0035156F" w:rsidRDefault="0035156F" w:rsidP="00C44F21">
      <w:pPr>
        <w:pStyle w:val="a9"/>
      </w:pPr>
      <w:r>
        <w:rPr>
          <w:rStyle w:val="a8"/>
        </w:rPr>
        <w:annotationRef/>
      </w:r>
      <w:r>
        <w:rPr>
          <w:lang w:val="en-US"/>
        </w:rPr>
        <w:t xml:space="preserve">Please articulate here "why NASDAQ". You could explain from the perspective of previous literature mainly focused on other index; and NASDAQ index observed significant volatilities during the pandemic, etc. Again, you need to identify literature to support your choice of NASDAQ. </w:t>
      </w:r>
    </w:p>
  </w:comment>
  <w:comment w:id="32" w:author="He He (Staff)" w:date="2023-08-20T13:03:00Z" w:initials="HH(">
    <w:p w14:paraId="640D4F86" w14:textId="77777777" w:rsidR="0035156F" w:rsidRDefault="0035156F">
      <w:pPr>
        <w:pStyle w:val="a9"/>
      </w:pPr>
      <w:r>
        <w:rPr>
          <w:rStyle w:val="a8"/>
        </w:rPr>
        <w:annotationRef/>
      </w:r>
      <w:r>
        <w:t xml:space="preserve">This is your work and you'll be the only author of this report. You could use first person such as "I" or "my". </w:t>
      </w:r>
    </w:p>
    <w:p w14:paraId="6DB0A410" w14:textId="77777777" w:rsidR="0035156F" w:rsidRDefault="0035156F">
      <w:pPr>
        <w:pStyle w:val="a9"/>
      </w:pPr>
    </w:p>
    <w:p w14:paraId="306BE1F8" w14:textId="77777777" w:rsidR="0035156F" w:rsidRDefault="0035156F" w:rsidP="00D45A6B">
      <w:pPr>
        <w:pStyle w:val="a9"/>
      </w:pPr>
      <w:r>
        <w:t xml:space="preserve">Please go through the whole report to make sure you use the first person consistently. </w:t>
      </w:r>
    </w:p>
  </w:comment>
  <w:comment w:id="38" w:author="He He (Staff)" w:date="2023-08-20T13:14:00Z" w:initials="HH(">
    <w:p w14:paraId="6EE92D4A" w14:textId="77777777" w:rsidR="00130226" w:rsidRDefault="00130226" w:rsidP="008823F4">
      <w:pPr>
        <w:pStyle w:val="a9"/>
      </w:pPr>
      <w:r>
        <w:rPr>
          <w:rStyle w:val="a8"/>
        </w:rPr>
        <w:annotationRef/>
      </w:r>
      <w:r>
        <w:rPr>
          <w:lang w:val="en-US"/>
        </w:rPr>
        <w:t xml:space="preserve">Add 1-2 references here and for the sentiment data to justify these datasets are widely adopted by previous relevant studies. </w:t>
      </w:r>
    </w:p>
  </w:comment>
  <w:comment w:id="49" w:author="He He (Staff)" w:date="2023-08-20T13:08:00Z" w:initials="HH(">
    <w:p w14:paraId="21673F7F" w14:textId="26028464" w:rsidR="0035156F" w:rsidRDefault="0035156F" w:rsidP="005F7BF0">
      <w:pPr>
        <w:pStyle w:val="a9"/>
      </w:pPr>
      <w:r>
        <w:rPr>
          <w:rStyle w:val="a8"/>
        </w:rPr>
        <w:annotationRef/>
      </w:r>
      <w:r>
        <w:rPr>
          <w:lang w:val="en-US"/>
        </w:rPr>
        <w:t xml:space="preserve">Please re-format all the tables following my example here. This format is more widely employed by journal papers. </w:t>
      </w:r>
    </w:p>
  </w:comment>
  <w:comment w:id="95" w:author="He He (Staff)" w:date="2023-08-20T13:26:00Z" w:initials="HH(">
    <w:p w14:paraId="18C744BB" w14:textId="77777777" w:rsidR="00287CF8" w:rsidRDefault="00287CF8" w:rsidP="00863C32">
      <w:pPr>
        <w:pStyle w:val="a9"/>
      </w:pPr>
      <w:r>
        <w:rPr>
          <w:rStyle w:val="a8"/>
        </w:rPr>
        <w:annotationRef/>
      </w:r>
      <w:r>
        <w:rPr>
          <w:lang w:val="en-US"/>
        </w:rPr>
        <w:t xml:space="preserve">You need to be clear when this variable is equal to one, what does it mean. Same for section 5.3. </w:t>
      </w:r>
    </w:p>
  </w:comment>
  <w:comment w:id="97" w:author="He He (Staff)" w:date="2023-08-20T13:09:00Z" w:initials="HH(">
    <w:p w14:paraId="3181654C" w14:textId="76FA0589" w:rsidR="00130226" w:rsidRDefault="00130226" w:rsidP="00F75629">
      <w:pPr>
        <w:pStyle w:val="a9"/>
      </w:pPr>
      <w:r>
        <w:rPr>
          <w:rStyle w:val="a8"/>
        </w:rPr>
        <w:annotationRef/>
      </w:r>
      <w:r>
        <w:rPr>
          <w:highlight w:val="yellow"/>
        </w:rPr>
        <w:t xml:space="preserve">❗Please first give an overview of the data, such as how many companies in total, example companies, how many observations in total, what are the common range of sentiment scores, before moving on to discuss the details. </w:t>
      </w:r>
    </w:p>
  </w:comment>
  <w:comment w:id="100" w:author="He He (Staff)" w:date="2023-08-20T13:16:00Z" w:initials="HH(">
    <w:p w14:paraId="07EBFB9A" w14:textId="77777777" w:rsidR="00130226" w:rsidRDefault="00130226" w:rsidP="003D1F72">
      <w:pPr>
        <w:pStyle w:val="a9"/>
      </w:pPr>
      <w:r>
        <w:rPr>
          <w:rStyle w:val="a8"/>
        </w:rPr>
        <w:annotationRef/>
      </w:r>
      <w:r>
        <w:rPr>
          <w:lang w:val="en-US"/>
        </w:rPr>
        <w:t xml:space="preserve">Use their name instead of Ticker, not everyone could tell which company it is from the ticker. </w:t>
      </w:r>
    </w:p>
  </w:comment>
  <w:comment w:id="108" w:author="He He (Staff)" w:date="2023-08-20T13:20:00Z" w:initials="HH(">
    <w:p w14:paraId="4011F533" w14:textId="77777777" w:rsidR="00287CF8" w:rsidRDefault="00287CF8" w:rsidP="00421FDC">
      <w:pPr>
        <w:pStyle w:val="a9"/>
      </w:pPr>
      <w:r>
        <w:rPr>
          <w:rStyle w:val="a8"/>
        </w:rPr>
        <w:annotationRef/>
      </w:r>
      <w:r>
        <w:rPr>
          <w:lang w:val="en-US"/>
        </w:rPr>
        <w:t xml:space="preserve">You need to interpret the visualization rather than leaving this work to your readers. You could argue like "This visualization suggests the missing values of PEP and ATVI is not random while the others…"You don't have to use the specific wording, but you need provide your own interpretation. </w:t>
      </w:r>
    </w:p>
  </w:comment>
  <w:comment w:id="111" w:author="He He (Staff)" w:date="2023-08-20T13:24:00Z" w:initials="HH(">
    <w:p w14:paraId="3BBBDB7D" w14:textId="77777777" w:rsidR="00287CF8" w:rsidRDefault="00287CF8" w:rsidP="00CF15BB">
      <w:pPr>
        <w:pStyle w:val="a9"/>
      </w:pPr>
      <w:r>
        <w:rPr>
          <w:rStyle w:val="a8"/>
        </w:rPr>
        <w:annotationRef/>
      </w:r>
      <w:r>
        <w:rPr>
          <w:lang w:val="en-US"/>
        </w:rPr>
        <w:t xml:space="preserve">You could do something similar for other subsections in this Section 5. To clearly states which variables are used to capture the features/info. When mentioning variables, the common practice is to use italics. </w:t>
      </w:r>
    </w:p>
  </w:comment>
  <w:comment w:id="121" w:author="He He (Staff)" w:date="2023-08-20T13:27:00Z" w:initials="HH(">
    <w:p w14:paraId="4E2D7A02" w14:textId="77777777" w:rsidR="00287CF8" w:rsidRDefault="00287CF8" w:rsidP="00D33901">
      <w:pPr>
        <w:pStyle w:val="a9"/>
      </w:pPr>
      <w:r>
        <w:rPr>
          <w:rStyle w:val="a8"/>
        </w:rPr>
        <w:annotationRef/>
      </w:r>
      <w:r>
        <w:rPr>
          <w:lang w:val="en-US"/>
        </w:rPr>
        <w:t xml:space="preserve">Wrong numbering. Recheck all the numbers before submitting your final report. </w:t>
      </w:r>
    </w:p>
  </w:comment>
  <w:comment w:id="126" w:author="He He (Staff)" w:date="2023-08-20T13:30:00Z" w:initials="HH(">
    <w:p w14:paraId="526D8644" w14:textId="77777777" w:rsidR="00C41B7F" w:rsidRDefault="00C41B7F">
      <w:pPr>
        <w:pStyle w:val="a9"/>
      </w:pPr>
      <w:r>
        <w:rPr>
          <w:rStyle w:val="a8"/>
        </w:rPr>
        <w:annotationRef/>
      </w:r>
      <w:r>
        <w:t xml:space="preserve">Add captions below the figure like I do here. For all figures in this report. Note that Table Caption should be above the table while Figure Caption should be below. You could also add notes for each table/figure to provide the info that you feel is necessary for your readers to understand it. </w:t>
      </w:r>
    </w:p>
    <w:p w14:paraId="4EC4CBE0" w14:textId="77777777" w:rsidR="00C41B7F" w:rsidRDefault="00C41B7F">
      <w:pPr>
        <w:pStyle w:val="a9"/>
      </w:pPr>
    </w:p>
    <w:p w14:paraId="796BB7E6" w14:textId="77777777" w:rsidR="00C41B7F" w:rsidRDefault="00C41B7F" w:rsidP="00704DA8">
      <w:pPr>
        <w:pStyle w:val="a9"/>
      </w:pPr>
      <w:r>
        <w:t xml:space="preserve">These formatting things are important as they could make your report look more professional. </w:t>
      </w:r>
    </w:p>
  </w:comment>
  <w:comment w:id="131" w:author="He He (Staff)" w:date="2023-08-20T13:56:00Z" w:initials="HH(">
    <w:p w14:paraId="5CB8485A" w14:textId="77777777" w:rsidR="00B93D24" w:rsidRDefault="00B93D24" w:rsidP="008A4233">
      <w:pPr>
        <w:pStyle w:val="a9"/>
      </w:pPr>
      <w:r>
        <w:rPr>
          <w:rStyle w:val="a8"/>
        </w:rPr>
        <w:annotationRef/>
      </w:r>
      <w:r>
        <w:rPr>
          <w:lang w:val="en-US"/>
        </w:rPr>
        <w:t xml:space="preserve">The first part stopped reviewing here. </w:t>
      </w:r>
    </w:p>
  </w:comment>
  <w:comment w:id="132" w:author="He He (Staff)" w:date="2023-08-20T13:56:00Z" w:initials="HH(">
    <w:p w14:paraId="59FD07A8" w14:textId="77777777" w:rsidR="006B5BCE" w:rsidRDefault="00B93D24" w:rsidP="000B4546">
      <w:pPr>
        <w:pStyle w:val="a9"/>
      </w:pPr>
      <w:r>
        <w:rPr>
          <w:rStyle w:val="a8"/>
        </w:rPr>
        <w:annotationRef/>
      </w:r>
      <w:r w:rsidR="006B5BCE">
        <w:t xml:space="preserve"> Please avoid using let's - this is too casual for business/academic report</w:t>
      </w:r>
    </w:p>
  </w:comment>
  <w:comment w:id="133" w:author="He He (Staff)" w:date="2023-08-20T14:34:00Z" w:initials="HH(">
    <w:p w14:paraId="2F3E55E4" w14:textId="77777777" w:rsidR="00423AD7" w:rsidRDefault="00423AD7" w:rsidP="00BF098C">
      <w:pPr>
        <w:pStyle w:val="a9"/>
      </w:pPr>
      <w:r>
        <w:rPr>
          <w:rStyle w:val="a8"/>
        </w:rPr>
        <w:annotationRef/>
      </w:r>
      <w:r>
        <w:rPr>
          <w:lang w:val="en-US"/>
        </w:rPr>
        <w:t xml:space="preserve">This visualization overlaps with the previous table. Consider deleting it and move the observations made from the figure to the previous section. </w:t>
      </w:r>
    </w:p>
  </w:comment>
  <w:comment w:id="144" w:author="He He (Staff)" w:date="2023-08-20T14:43:00Z" w:initials="HH(">
    <w:p w14:paraId="395168DD" w14:textId="77777777" w:rsidR="00FB02A8" w:rsidRDefault="00FB02A8">
      <w:pPr>
        <w:pStyle w:val="a9"/>
      </w:pPr>
      <w:r>
        <w:rPr>
          <w:rStyle w:val="a8"/>
        </w:rPr>
        <w:annotationRef/>
      </w:r>
      <w:r>
        <w:rPr>
          <w:lang w:val="en-US"/>
        </w:rPr>
        <w:t xml:space="preserve">Another observation could be made is: the lowest average score (e.g. ODFL) is slightly above zero - you could expand that a bit as well. </w:t>
      </w:r>
    </w:p>
    <w:p w14:paraId="0330AD06" w14:textId="77777777" w:rsidR="00FB02A8" w:rsidRDefault="00FB02A8">
      <w:pPr>
        <w:pStyle w:val="a9"/>
      </w:pPr>
    </w:p>
    <w:p w14:paraId="2007DA01" w14:textId="77777777" w:rsidR="00FB02A8" w:rsidRDefault="00FB02A8" w:rsidP="00080221">
      <w:pPr>
        <w:pStyle w:val="a9"/>
      </w:pPr>
      <w:r>
        <w:rPr>
          <w:lang w:val="en-US"/>
        </w:rPr>
        <w:t>Relating to this: I would suggest you to articulate how the news sentiment scores are computed (please refer to my previous email/notes). Otherwise, one may ask why there's no news sentiment score below zero. You need to articulate here something like: while the sentiment of a single news item maybe negative, the average score is overall neutral or positive...</w:t>
      </w:r>
    </w:p>
  </w:comment>
  <w:comment w:id="147" w:author="He He (Staff)" w:date="2023-08-20T14:53:00Z" w:initials="HH(">
    <w:p w14:paraId="788B0A55" w14:textId="77777777" w:rsidR="00FB02A8" w:rsidRDefault="00FB02A8" w:rsidP="00535ABB">
      <w:pPr>
        <w:pStyle w:val="a9"/>
      </w:pPr>
      <w:r>
        <w:rPr>
          <w:rStyle w:val="a8"/>
        </w:rPr>
        <w:annotationRef/>
      </w:r>
      <w:r>
        <w:rPr>
          <w:highlight w:val="yellow"/>
          <w:lang w:val="en-US"/>
        </w:rPr>
        <w:t xml:space="preserve">❗I actually like these inference. However, these statements are relatively vague. I would suggest you to either expand your analysis or add a few references to support your inference. </w:t>
      </w:r>
    </w:p>
  </w:comment>
  <w:comment w:id="161" w:author="He He (Staff)" w:date="2023-08-20T14:57:00Z" w:initials="HH(">
    <w:p w14:paraId="0FA16AF7" w14:textId="77777777" w:rsidR="002B114A" w:rsidRDefault="002B114A" w:rsidP="006644E6">
      <w:pPr>
        <w:pStyle w:val="a9"/>
      </w:pPr>
      <w:r>
        <w:rPr>
          <w:rStyle w:val="a8"/>
        </w:rPr>
        <w:annotationRef/>
      </w:r>
      <w:r>
        <w:rPr>
          <w:lang w:val="en-US"/>
        </w:rPr>
        <w:t>You need to explain what are the linear lines (e.g. the one from the 2022 peak towards the end of x-axis and the others). You could add a note)</w:t>
      </w:r>
    </w:p>
  </w:comment>
  <w:comment w:id="162" w:author="He He (Staff)" w:date="2023-08-20T14:58:00Z" w:initials="HH(">
    <w:p w14:paraId="10DF81F4" w14:textId="77777777" w:rsidR="002B114A" w:rsidRDefault="002B114A" w:rsidP="00A5758C">
      <w:pPr>
        <w:pStyle w:val="a9"/>
      </w:pPr>
      <w:r>
        <w:rPr>
          <w:rStyle w:val="a8"/>
        </w:rPr>
        <w:annotationRef/>
      </w:r>
      <w:r>
        <w:rPr>
          <w:lang w:val="en-US"/>
        </w:rPr>
        <w:t xml:space="preserve">I only see a blank figure? </w:t>
      </w:r>
    </w:p>
  </w:comment>
  <w:comment w:id="163" w:author="He He (Staff)" w:date="2023-08-20T15:00:00Z" w:initials="HH(">
    <w:p w14:paraId="64BF080B" w14:textId="77777777" w:rsidR="002B114A" w:rsidRDefault="002B114A" w:rsidP="00B05A80">
      <w:pPr>
        <w:pStyle w:val="a9"/>
      </w:pPr>
      <w:r>
        <w:rPr>
          <w:rStyle w:val="a8"/>
        </w:rPr>
        <w:annotationRef/>
      </w:r>
      <w:r>
        <w:t xml:space="preserve">I would suggest you to address the comments first, and if you still have sometime, you could work on this section. </w:t>
      </w:r>
    </w:p>
  </w:comment>
  <w:comment w:id="164" w:author="He He (Staff)" w:date="2023-08-20T15:03:00Z" w:initials="HH(">
    <w:p w14:paraId="08EA6520" w14:textId="77777777" w:rsidR="002B114A" w:rsidRDefault="002B114A" w:rsidP="00946098">
      <w:pPr>
        <w:pStyle w:val="a9"/>
      </w:pPr>
      <w:r>
        <w:rPr>
          <w:rStyle w:val="a8"/>
        </w:rPr>
        <w:annotationRef/>
      </w:r>
      <w:r>
        <w:rPr>
          <w:lang w:val="en-US"/>
        </w:rPr>
        <w:t>Nice ☺️</w:t>
      </w:r>
    </w:p>
  </w:comment>
  <w:comment w:id="168" w:author="He He (Staff)" w:date="2023-08-20T15:23:00Z" w:initials="HH(">
    <w:p w14:paraId="41452194" w14:textId="77777777" w:rsidR="002761F9" w:rsidRDefault="002761F9" w:rsidP="008A3C28">
      <w:pPr>
        <w:pStyle w:val="a9"/>
      </w:pPr>
      <w:r>
        <w:rPr>
          <w:rStyle w:val="a8"/>
        </w:rPr>
        <w:annotationRef/>
      </w:r>
      <w:r>
        <w:rPr>
          <w:lang w:val="en-US"/>
        </w:rPr>
        <w:t xml:space="preserve">You could explain briefly what's this. </w:t>
      </w:r>
    </w:p>
  </w:comment>
  <w:comment w:id="169" w:author="He He (Staff)" w:date="2023-08-20T15:21:00Z" w:initials="HH(">
    <w:p w14:paraId="01CF2579" w14:textId="6B23D721" w:rsidR="002761F9" w:rsidRDefault="002761F9" w:rsidP="0051108F">
      <w:pPr>
        <w:pStyle w:val="a9"/>
      </w:pPr>
      <w:r>
        <w:rPr>
          <w:rStyle w:val="a8"/>
        </w:rPr>
        <w:annotationRef/>
      </w:r>
      <w:r>
        <w:rPr>
          <w:lang w:val="en-US"/>
        </w:rPr>
        <w:t xml:space="preserve">I understand AUC is one of the most commonly used evaluation criteria. Having said this, I would suggest you to add a reference to justify your choice of AUC. </w:t>
      </w:r>
    </w:p>
  </w:comment>
  <w:comment w:id="172" w:author="He He (Staff)" w:date="2023-08-20T15:11:00Z" w:initials="HH(">
    <w:p w14:paraId="1FAF0732" w14:textId="3F8F54E2" w:rsidR="007063F6" w:rsidRDefault="007063F6" w:rsidP="00C20CE1">
      <w:pPr>
        <w:pStyle w:val="a9"/>
      </w:pPr>
      <w:r>
        <w:rPr>
          <w:rStyle w:val="a8"/>
        </w:rPr>
        <w:annotationRef/>
      </w:r>
      <w:r>
        <w:rPr>
          <w:lang w:val="en-US"/>
        </w:rPr>
        <w:t xml:space="preserve">Not something you need to in priority. But if got time, you could probably further analyze whether there're any commonality among the stocks with highest AUC and lowest. </w:t>
      </w:r>
    </w:p>
  </w:comment>
  <w:comment w:id="178" w:author="He He (Staff)" w:date="2023-08-20T15:23:00Z" w:initials="HH(">
    <w:p w14:paraId="3A8542C0" w14:textId="77777777" w:rsidR="002761F9" w:rsidRDefault="002761F9" w:rsidP="00C167D0">
      <w:pPr>
        <w:pStyle w:val="a9"/>
      </w:pPr>
      <w:r>
        <w:rPr>
          <w:rStyle w:val="a8"/>
        </w:rPr>
        <w:annotationRef/>
      </w:r>
      <w:r>
        <w:t xml:space="preserve">Similar here, explain what's evaluation metrics and ESR very briefly. </w:t>
      </w:r>
    </w:p>
  </w:comment>
  <w:comment w:id="184" w:author="He He (Staff)" w:date="2023-08-20T15:27:00Z" w:initials="HH(">
    <w:p w14:paraId="2469EC46" w14:textId="77777777" w:rsidR="0025378F" w:rsidRDefault="0025378F" w:rsidP="00D64A45">
      <w:pPr>
        <w:pStyle w:val="a9"/>
      </w:pPr>
      <w:r>
        <w:rPr>
          <w:rStyle w:val="a8"/>
        </w:rPr>
        <w:annotationRef/>
      </w:r>
      <w:r>
        <w:rPr>
          <w:lang w:val="en-US"/>
        </w:rPr>
        <w:t xml:space="preserve">Relating to my previous comments - if you could articulate on these with the support of say further analysis or literature, these could be some very interesting/innovation contribution. </w:t>
      </w:r>
    </w:p>
  </w:comment>
  <w:comment w:id="191" w:author="He He (Staff)" w:date="2023-08-20T15:30:00Z" w:initials="HH(">
    <w:p w14:paraId="323AF2FE" w14:textId="77777777" w:rsidR="0025378F" w:rsidRDefault="0025378F" w:rsidP="00A93B5C">
      <w:pPr>
        <w:pStyle w:val="a9"/>
      </w:pPr>
      <w:r>
        <w:rPr>
          <w:rStyle w:val="a8"/>
        </w:rPr>
        <w:annotationRef/>
      </w:r>
      <w:r>
        <w:rPr>
          <w:lang w:val="en-US"/>
        </w:rPr>
        <w:t>I like this table ☺️</w:t>
      </w:r>
    </w:p>
  </w:comment>
  <w:comment w:id="194" w:author="He He (Staff)" w:date="2023-08-20T15:32:00Z" w:initials="HH(">
    <w:p w14:paraId="60358879" w14:textId="77777777" w:rsidR="0025378F" w:rsidRDefault="0025378F" w:rsidP="00776403">
      <w:pPr>
        <w:pStyle w:val="a9"/>
      </w:pPr>
      <w:r>
        <w:rPr>
          <w:rStyle w:val="a8"/>
        </w:rPr>
        <w:annotationRef/>
      </w:r>
      <w:r>
        <w:rPr>
          <w:lang w:val="en-US"/>
        </w:rPr>
        <w:t xml:space="preserve">As you'll have a general discussion section right after this, to avoid confusion, I delete this sub-heading. </w:t>
      </w:r>
    </w:p>
  </w:comment>
  <w:comment w:id="197" w:author="He He (Staff)" w:date="2023-08-20T15:48:00Z" w:initials="HH(">
    <w:p w14:paraId="43CFBD9F" w14:textId="77777777" w:rsidR="00C806DC" w:rsidRDefault="00C806DC" w:rsidP="00AB3A87">
      <w:pPr>
        <w:pStyle w:val="a9"/>
      </w:pPr>
      <w:r>
        <w:rPr>
          <w:rStyle w:val="a8"/>
        </w:rPr>
        <w:annotationRef/>
      </w:r>
      <w:r>
        <w:rPr>
          <w:lang w:val="en-US"/>
        </w:rPr>
        <w:t>I think it would be valuable to report in the results section the variables that contribute most to the model's predictability. And then you could discuss and conclude here whether the COVID-19 variable and other variables actually affects the model's predictability.</w:t>
      </w:r>
    </w:p>
  </w:comment>
  <w:comment w:id="202" w:author="He He (Staff)" w:date="2023-08-20T09:45:00Z" w:initials="HH(">
    <w:p w14:paraId="464CEA65" w14:textId="32F8106D" w:rsidR="000626E2" w:rsidRDefault="000626E2" w:rsidP="00052FAE">
      <w:pPr>
        <w:pStyle w:val="a9"/>
      </w:pPr>
      <w:r>
        <w:rPr>
          <w:rStyle w:val="a8"/>
        </w:rPr>
        <w:annotationRef/>
      </w:r>
      <w:r>
        <w:t xml:space="preserve">❗It would be better if you could include more (at least 5, ideally 10+) papers, especially those published in recent 5 years.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69F507F" w15:done="0"/>
  <w15:commentEx w15:paraId="7A78B344" w15:done="0"/>
  <w15:commentEx w15:paraId="2351DB71" w15:done="0"/>
  <w15:commentEx w15:paraId="552C24C9" w15:done="0"/>
  <w15:commentEx w15:paraId="46CB6928" w15:done="0"/>
  <w15:commentEx w15:paraId="11109903" w15:done="0"/>
  <w15:commentEx w15:paraId="11CF7AF9" w15:done="0"/>
  <w15:commentEx w15:paraId="0447614F" w15:done="0"/>
  <w15:commentEx w15:paraId="306BE1F8" w15:done="0"/>
  <w15:commentEx w15:paraId="6EE92D4A" w15:done="0"/>
  <w15:commentEx w15:paraId="21673F7F" w15:done="0"/>
  <w15:commentEx w15:paraId="18C744BB" w15:done="0"/>
  <w15:commentEx w15:paraId="3181654C" w15:done="0"/>
  <w15:commentEx w15:paraId="07EBFB9A" w15:done="0"/>
  <w15:commentEx w15:paraId="4011F533" w15:done="0"/>
  <w15:commentEx w15:paraId="3BBBDB7D" w15:done="0"/>
  <w15:commentEx w15:paraId="4E2D7A02" w15:done="0"/>
  <w15:commentEx w15:paraId="796BB7E6" w15:done="0"/>
  <w15:commentEx w15:paraId="5CB8485A" w15:done="0"/>
  <w15:commentEx w15:paraId="59FD07A8" w15:done="0"/>
  <w15:commentEx w15:paraId="2F3E55E4" w15:done="0"/>
  <w15:commentEx w15:paraId="2007DA01" w15:done="0"/>
  <w15:commentEx w15:paraId="788B0A55" w15:done="0"/>
  <w15:commentEx w15:paraId="0FA16AF7" w15:done="0"/>
  <w15:commentEx w15:paraId="10DF81F4" w15:done="0"/>
  <w15:commentEx w15:paraId="64BF080B" w15:done="0"/>
  <w15:commentEx w15:paraId="08EA6520" w15:done="0"/>
  <w15:commentEx w15:paraId="41452194" w15:done="0"/>
  <w15:commentEx w15:paraId="01CF2579" w15:done="0"/>
  <w15:commentEx w15:paraId="1FAF0732" w15:done="0"/>
  <w15:commentEx w15:paraId="3A8542C0" w15:done="0"/>
  <w15:commentEx w15:paraId="2469EC46" w15:done="0"/>
  <w15:commentEx w15:paraId="323AF2FE" w15:done="0"/>
  <w15:commentEx w15:paraId="60358879" w15:done="0"/>
  <w15:commentEx w15:paraId="43CFBD9F" w15:done="0"/>
  <w15:commentEx w15:paraId="464CEA6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8C9110" w16cex:dateUtc="2023-08-20T12:18:00Z"/>
  <w16cex:commentExtensible w16cex:durableId="288C5FAC" w16cex:dateUtc="2023-08-20T08:47:00Z"/>
  <w16cex:commentExtensible w16cex:durableId="288C8A04" w16cex:dateUtc="2023-08-20T11:48:00Z"/>
  <w16cex:commentExtensible w16cex:durableId="288C8A64" w16cex:dateUtc="2023-08-20T11:49:00Z"/>
  <w16cex:commentExtensible w16cex:durableId="288C8B35" w16cex:dateUtc="2023-08-20T11:53:00Z"/>
  <w16cex:commentExtensible w16cex:durableId="288C8BCB" w16cex:dateUtc="2023-08-20T11:55:00Z"/>
  <w16cex:commentExtensible w16cex:durableId="288C8CC5" w16cex:dateUtc="2023-08-20T11:59:00Z"/>
  <w16cex:commentExtensible w16cex:durableId="288C8D5A" w16cex:dateUtc="2023-08-20T12:02:00Z"/>
  <w16cex:commentExtensible w16cex:durableId="288C8DB9" w16cex:dateUtc="2023-08-20T12:03:00Z"/>
  <w16cex:commentExtensible w16cex:durableId="288C9041" w16cex:dateUtc="2023-08-20T12:14:00Z"/>
  <w16cex:commentExtensible w16cex:durableId="288C8EB5" w16cex:dateUtc="2023-08-20T12:08:00Z"/>
  <w16cex:commentExtensible w16cex:durableId="288C9312" w16cex:dateUtc="2023-08-20T12:26:00Z"/>
  <w16cex:commentExtensible w16cex:durableId="288C8F14" w16cex:dateUtc="2023-08-20T12:09:00Z"/>
  <w16cex:commentExtensible w16cex:durableId="288C90BC" w16cex:dateUtc="2023-08-20T12:16:00Z"/>
  <w16cex:commentExtensible w16cex:durableId="288C91AA" w16cex:dateUtc="2023-08-20T12:20:00Z"/>
  <w16cex:commentExtensible w16cex:durableId="288C92AA" w16cex:dateUtc="2023-08-20T12:24:00Z"/>
  <w16cex:commentExtensible w16cex:durableId="288C9335" w16cex:dateUtc="2023-08-20T12:27:00Z"/>
  <w16cex:commentExtensible w16cex:durableId="288C93E7" w16cex:dateUtc="2023-08-20T12:30:00Z"/>
  <w16cex:commentExtensible w16cex:durableId="288C9A28" w16cex:dateUtc="2023-08-20T12:56:00Z"/>
  <w16cex:commentExtensible w16cex:durableId="288C9A10" w16cex:dateUtc="2023-08-20T12:56:00Z"/>
  <w16cex:commentExtensible w16cex:durableId="288CA30B" w16cex:dateUtc="2023-08-20T13:34:00Z"/>
  <w16cex:commentExtensible w16cex:durableId="288CA524" w16cex:dateUtc="2023-08-20T13:43:00Z"/>
  <w16cex:commentExtensible w16cex:durableId="288CA769" w16cex:dateUtc="2023-08-20T13:53:00Z"/>
  <w16cex:commentExtensible w16cex:durableId="288CA866" w16cex:dateUtc="2023-08-20T13:57:00Z"/>
  <w16cex:commentExtensible w16cex:durableId="288CA882" w16cex:dateUtc="2023-08-20T13:58:00Z"/>
  <w16cex:commentExtensible w16cex:durableId="288CA8F7" w16cex:dateUtc="2023-08-20T14:00:00Z"/>
  <w16cex:commentExtensible w16cex:durableId="288CA9D1" w16cex:dateUtc="2023-08-20T14:03:00Z"/>
  <w16cex:commentExtensible w16cex:durableId="288CAE57" w16cex:dateUtc="2023-08-20T14:23:00Z"/>
  <w16cex:commentExtensible w16cex:durableId="288CAE03" w16cex:dateUtc="2023-08-20T14:21:00Z"/>
  <w16cex:commentExtensible w16cex:durableId="288CAB8D" w16cex:dateUtc="2023-08-20T14:11:00Z"/>
  <w16cex:commentExtensible w16cex:durableId="288CAE76" w16cex:dateUtc="2023-08-20T14:23:00Z"/>
  <w16cex:commentExtensible w16cex:durableId="288CAF78" w16cex:dateUtc="2023-08-20T14:27:00Z"/>
  <w16cex:commentExtensible w16cex:durableId="288CB021" w16cex:dateUtc="2023-08-20T14:30:00Z"/>
  <w16cex:commentExtensible w16cex:durableId="288CB095" w16cex:dateUtc="2023-08-20T14:32:00Z"/>
  <w16cex:commentExtensible w16cex:durableId="288CB437" w16cex:dateUtc="2023-08-20T14:48:00Z"/>
  <w16cex:commentExtensible w16cex:durableId="288C5F1F" w16cex:dateUtc="2023-08-20T08: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69F507F" w16cid:durableId="288C9110"/>
  <w16cid:commentId w16cid:paraId="7A78B344" w16cid:durableId="288C5FAC"/>
  <w16cid:commentId w16cid:paraId="2351DB71" w16cid:durableId="288C8A04"/>
  <w16cid:commentId w16cid:paraId="552C24C9" w16cid:durableId="288C8A64"/>
  <w16cid:commentId w16cid:paraId="46CB6928" w16cid:durableId="288C8B35"/>
  <w16cid:commentId w16cid:paraId="11109903" w16cid:durableId="288C8BCB"/>
  <w16cid:commentId w16cid:paraId="11CF7AF9" w16cid:durableId="288C8CC5"/>
  <w16cid:commentId w16cid:paraId="0447614F" w16cid:durableId="288C8D5A"/>
  <w16cid:commentId w16cid:paraId="306BE1F8" w16cid:durableId="288C8DB9"/>
  <w16cid:commentId w16cid:paraId="6EE92D4A" w16cid:durableId="288C9041"/>
  <w16cid:commentId w16cid:paraId="21673F7F" w16cid:durableId="288C8EB5"/>
  <w16cid:commentId w16cid:paraId="18C744BB" w16cid:durableId="288C9312"/>
  <w16cid:commentId w16cid:paraId="3181654C" w16cid:durableId="288C8F14"/>
  <w16cid:commentId w16cid:paraId="07EBFB9A" w16cid:durableId="288C90BC"/>
  <w16cid:commentId w16cid:paraId="4011F533" w16cid:durableId="288C91AA"/>
  <w16cid:commentId w16cid:paraId="3BBBDB7D" w16cid:durableId="288C92AA"/>
  <w16cid:commentId w16cid:paraId="4E2D7A02" w16cid:durableId="288C9335"/>
  <w16cid:commentId w16cid:paraId="796BB7E6" w16cid:durableId="288C93E7"/>
  <w16cid:commentId w16cid:paraId="5CB8485A" w16cid:durableId="288C9A28"/>
  <w16cid:commentId w16cid:paraId="59FD07A8" w16cid:durableId="288C9A10"/>
  <w16cid:commentId w16cid:paraId="2F3E55E4" w16cid:durableId="288CA30B"/>
  <w16cid:commentId w16cid:paraId="2007DA01" w16cid:durableId="288CA524"/>
  <w16cid:commentId w16cid:paraId="788B0A55" w16cid:durableId="288CA769"/>
  <w16cid:commentId w16cid:paraId="0FA16AF7" w16cid:durableId="288CA866"/>
  <w16cid:commentId w16cid:paraId="10DF81F4" w16cid:durableId="288CA882"/>
  <w16cid:commentId w16cid:paraId="64BF080B" w16cid:durableId="288CA8F7"/>
  <w16cid:commentId w16cid:paraId="08EA6520" w16cid:durableId="288CA9D1"/>
  <w16cid:commentId w16cid:paraId="41452194" w16cid:durableId="288CAE57"/>
  <w16cid:commentId w16cid:paraId="01CF2579" w16cid:durableId="288CAE03"/>
  <w16cid:commentId w16cid:paraId="1FAF0732" w16cid:durableId="288CAB8D"/>
  <w16cid:commentId w16cid:paraId="3A8542C0" w16cid:durableId="288CAE76"/>
  <w16cid:commentId w16cid:paraId="2469EC46" w16cid:durableId="288CAF78"/>
  <w16cid:commentId w16cid:paraId="323AF2FE" w16cid:durableId="288CB021"/>
  <w16cid:commentId w16cid:paraId="60358879" w16cid:durableId="288CB095"/>
  <w16cid:commentId w16cid:paraId="43CFBD9F" w16cid:durableId="288CB437"/>
  <w16cid:commentId w16cid:paraId="464CEA65" w16cid:durableId="288C5F1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A68E6E" w14:textId="77777777" w:rsidR="00584AD3" w:rsidRDefault="00584AD3" w:rsidP="00B93D24">
      <w:r>
        <w:separator/>
      </w:r>
    </w:p>
  </w:endnote>
  <w:endnote w:type="continuationSeparator" w:id="0">
    <w:p w14:paraId="7CC86EC6" w14:textId="77777777" w:rsidR="00584AD3" w:rsidRDefault="00584AD3" w:rsidP="00B93D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auto"/>
    <w:pitch w:val="variable"/>
    <w:sig w:usb0="E00002FF" w:usb1="5000785B" w:usb2="00000000" w:usb3="00000000" w:csb0="0000019F" w:csb1="00000000"/>
  </w:font>
  <w:font w:name="Helvetica Neue">
    <w:altName w:val="Sylfaen"/>
    <w:charset w:val="00"/>
    <w:family w:val="auto"/>
    <w:pitch w:val="variable"/>
    <w:sig w:usb0="E50002FF" w:usb1="500079DB" w:usb2="00000010" w:usb3="00000000" w:csb0="00000001"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A3E5CA" w14:textId="77777777" w:rsidR="00584AD3" w:rsidRDefault="00584AD3" w:rsidP="00B93D24">
      <w:r>
        <w:separator/>
      </w:r>
    </w:p>
  </w:footnote>
  <w:footnote w:type="continuationSeparator" w:id="0">
    <w:p w14:paraId="79FF8D8A" w14:textId="77777777" w:rsidR="00584AD3" w:rsidRDefault="00584AD3" w:rsidP="00B93D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40279"/>
    <w:multiLevelType w:val="multilevel"/>
    <w:tmpl w:val="25127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D220B0"/>
    <w:multiLevelType w:val="hybridMultilevel"/>
    <w:tmpl w:val="8CAC46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FF7B01"/>
    <w:multiLevelType w:val="hybridMultilevel"/>
    <w:tmpl w:val="56CC40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C516E3"/>
    <w:multiLevelType w:val="hybridMultilevel"/>
    <w:tmpl w:val="527E2F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A96C0C"/>
    <w:multiLevelType w:val="hybridMultilevel"/>
    <w:tmpl w:val="BF7EC0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566DA5"/>
    <w:multiLevelType w:val="multilevel"/>
    <w:tmpl w:val="431AC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25834BA"/>
    <w:multiLevelType w:val="hybridMultilevel"/>
    <w:tmpl w:val="491ACF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F057DAC"/>
    <w:multiLevelType w:val="hybridMultilevel"/>
    <w:tmpl w:val="0832C8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55D7E81"/>
    <w:multiLevelType w:val="hybridMultilevel"/>
    <w:tmpl w:val="0194F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7C66586"/>
    <w:multiLevelType w:val="hybridMultilevel"/>
    <w:tmpl w:val="1FB235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CC91D49"/>
    <w:multiLevelType w:val="hybridMultilevel"/>
    <w:tmpl w:val="8716EF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DB74AE6"/>
    <w:multiLevelType w:val="hybridMultilevel"/>
    <w:tmpl w:val="50507D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E347FD0"/>
    <w:multiLevelType w:val="hybridMultilevel"/>
    <w:tmpl w:val="462690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0CB6FB1"/>
    <w:multiLevelType w:val="hybridMultilevel"/>
    <w:tmpl w:val="69D6C42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474B43D1"/>
    <w:multiLevelType w:val="hybridMultilevel"/>
    <w:tmpl w:val="F8F6AA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C3727C0"/>
    <w:multiLevelType w:val="hybridMultilevel"/>
    <w:tmpl w:val="6944CB4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4F1C2B37"/>
    <w:multiLevelType w:val="multilevel"/>
    <w:tmpl w:val="5672B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98E5A72"/>
    <w:multiLevelType w:val="hybridMultilevel"/>
    <w:tmpl w:val="47109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0461D85"/>
    <w:multiLevelType w:val="hybridMultilevel"/>
    <w:tmpl w:val="5338F5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59A140D"/>
    <w:multiLevelType w:val="hybridMultilevel"/>
    <w:tmpl w:val="E1D8A5CA"/>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6AB2721F"/>
    <w:multiLevelType w:val="hybridMultilevel"/>
    <w:tmpl w:val="AB1C01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B834D09"/>
    <w:multiLevelType w:val="hybridMultilevel"/>
    <w:tmpl w:val="2D1ABB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3CB10AA"/>
    <w:multiLevelType w:val="hybridMultilevel"/>
    <w:tmpl w:val="E78A4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49733801">
    <w:abstractNumId w:val="18"/>
  </w:num>
  <w:num w:numId="2" w16cid:durableId="1937790774">
    <w:abstractNumId w:val="22"/>
  </w:num>
  <w:num w:numId="3" w16cid:durableId="1102187774">
    <w:abstractNumId w:val="6"/>
  </w:num>
  <w:num w:numId="4" w16cid:durableId="1300301988">
    <w:abstractNumId w:val="8"/>
  </w:num>
  <w:num w:numId="5" w16cid:durableId="95879251">
    <w:abstractNumId w:val="7"/>
  </w:num>
  <w:num w:numId="6" w16cid:durableId="1552644995">
    <w:abstractNumId w:val="3"/>
  </w:num>
  <w:num w:numId="7" w16cid:durableId="321275618">
    <w:abstractNumId w:val="9"/>
  </w:num>
  <w:num w:numId="8" w16cid:durableId="2056461491">
    <w:abstractNumId w:val="13"/>
  </w:num>
  <w:num w:numId="9" w16cid:durableId="110520953">
    <w:abstractNumId w:val="19"/>
  </w:num>
  <w:num w:numId="10" w16cid:durableId="802622803">
    <w:abstractNumId w:val="15"/>
  </w:num>
  <w:num w:numId="11" w16cid:durableId="1213617808">
    <w:abstractNumId w:val="2"/>
  </w:num>
  <w:num w:numId="12" w16cid:durableId="1400975664">
    <w:abstractNumId w:val="10"/>
  </w:num>
  <w:num w:numId="13" w16cid:durableId="1630236184">
    <w:abstractNumId w:val="17"/>
  </w:num>
  <w:num w:numId="14" w16cid:durableId="2106458216">
    <w:abstractNumId w:val="11"/>
  </w:num>
  <w:num w:numId="15" w16cid:durableId="1250119640">
    <w:abstractNumId w:val="20"/>
  </w:num>
  <w:num w:numId="16" w16cid:durableId="1253314898">
    <w:abstractNumId w:val="4"/>
  </w:num>
  <w:num w:numId="17" w16cid:durableId="628512628">
    <w:abstractNumId w:val="14"/>
  </w:num>
  <w:num w:numId="18" w16cid:durableId="808671090">
    <w:abstractNumId w:val="21"/>
  </w:num>
  <w:num w:numId="19" w16cid:durableId="1656375477">
    <w:abstractNumId w:val="1"/>
  </w:num>
  <w:num w:numId="20" w16cid:durableId="1273169444">
    <w:abstractNumId w:val="12"/>
  </w:num>
  <w:num w:numId="21" w16cid:durableId="1255674309">
    <w:abstractNumId w:val="0"/>
  </w:num>
  <w:num w:numId="22" w16cid:durableId="977950687">
    <w:abstractNumId w:val="16"/>
  </w:num>
  <w:num w:numId="23" w16cid:durableId="1139617821">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e He (Staff)">
    <w15:presenceInfo w15:providerId="AD" w15:userId="S::hbh22cxr@bangor.ac.uk::a1b96c0f-414c-411a-a2c3-015fa04f7ee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459"/>
    <w:rsid w:val="000626E2"/>
    <w:rsid w:val="00092D62"/>
    <w:rsid w:val="00107E9D"/>
    <w:rsid w:val="00113F09"/>
    <w:rsid w:val="0012693E"/>
    <w:rsid w:val="00130226"/>
    <w:rsid w:val="00131B15"/>
    <w:rsid w:val="00154FE6"/>
    <w:rsid w:val="001757D3"/>
    <w:rsid w:val="00175D77"/>
    <w:rsid w:val="002203F7"/>
    <w:rsid w:val="0025378F"/>
    <w:rsid w:val="002761F9"/>
    <w:rsid w:val="002858CB"/>
    <w:rsid w:val="00287CF8"/>
    <w:rsid w:val="002B114A"/>
    <w:rsid w:val="00322DAA"/>
    <w:rsid w:val="0035156F"/>
    <w:rsid w:val="00361867"/>
    <w:rsid w:val="003B742C"/>
    <w:rsid w:val="003E1D36"/>
    <w:rsid w:val="003F570A"/>
    <w:rsid w:val="004110EC"/>
    <w:rsid w:val="00423AD7"/>
    <w:rsid w:val="00440D91"/>
    <w:rsid w:val="00453D5A"/>
    <w:rsid w:val="004715ED"/>
    <w:rsid w:val="004F4D55"/>
    <w:rsid w:val="00523F62"/>
    <w:rsid w:val="00584AD3"/>
    <w:rsid w:val="00597EEB"/>
    <w:rsid w:val="006520E6"/>
    <w:rsid w:val="0065367D"/>
    <w:rsid w:val="006554BB"/>
    <w:rsid w:val="00670EA7"/>
    <w:rsid w:val="00680E3B"/>
    <w:rsid w:val="00685970"/>
    <w:rsid w:val="006A49EF"/>
    <w:rsid w:val="006B5BCE"/>
    <w:rsid w:val="006B700F"/>
    <w:rsid w:val="006C2D07"/>
    <w:rsid w:val="007063F6"/>
    <w:rsid w:val="00737E9D"/>
    <w:rsid w:val="00751397"/>
    <w:rsid w:val="007700BA"/>
    <w:rsid w:val="007D2840"/>
    <w:rsid w:val="00816698"/>
    <w:rsid w:val="00825BC3"/>
    <w:rsid w:val="008B06C6"/>
    <w:rsid w:val="008C01CB"/>
    <w:rsid w:val="008D0459"/>
    <w:rsid w:val="008E73B8"/>
    <w:rsid w:val="009152B4"/>
    <w:rsid w:val="00926855"/>
    <w:rsid w:val="00940F14"/>
    <w:rsid w:val="009618C1"/>
    <w:rsid w:val="009641FA"/>
    <w:rsid w:val="00980D85"/>
    <w:rsid w:val="0098717A"/>
    <w:rsid w:val="009C19BC"/>
    <w:rsid w:val="00A04E03"/>
    <w:rsid w:val="00A27D3F"/>
    <w:rsid w:val="00A84451"/>
    <w:rsid w:val="00AD2571"/>
    <w:rsid w:val="00B12C4D"/>
    <w:rsid w:val="00B507F2"/>
    <w:rsid w:val="00B76768"/>
    <w:rsid w:val="00B815A8"/>
    <w:rsid w:val="00B93D24"/>
    <w:rsid w:val="00BC6342"/>
    <w:rsid w:val="00C33B54"/>
    <w:rsid w:val="00C4148C"/>
    <w:rsid w:val="00C41B7F"/>
    <w:rsid w:val="00C55CCE"/>
    <w:rsid w:val="00C806DC"/>
    <w:rsid w:val="00CB1283"/>
    <w:rsid w:val="00CE0160"/>
    <w:rsid w:val="00D20688"/>
    <w:rsid w:val="00D328CA"/>
    <w:rsid w:val="00DB6F07"/>
    <w:rsid w:val="00E03A5E"/>
    <w:rsid w:val="00E527C4"/>
    <w:rsid w:val="00E84479"/>
    <w:rsid w:val="00EA286C"/>
    <w:rsid w:val="00ED2731"/>
    <w:rsid w:val="00EF019D"/>
    <w:rsid w:val="00F662A4"/>
    <w:rsid w:val="00F8172E"/>
    <w:rsid w:val="00F87F41"/>
    <w:rsid w:val="00FB02A8"/>
    <w:rsid w:val="00FD0F38"/>
    <w:rsid w:val="00FD664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6A28EE"/>
  <w15:chartTrackingRefBased/>
  <w15:docId w15:val="{8DF09653-2F2C-0D42-B825-43025EA96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ja-JP"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C6342"/>
    <w:pPr>
      <w:ind w:left="720"/>
      <w:contextualSpacing/>
    </w:pPr>
  </w:style>
  <w:style w:type="character" w:styleId="a4">
    <w:name w:val="Placeholder Text"/>
    <w:basedOn w:val="a0"/>
    <w:uiPriority w:val="99"/>
    <w:semiHidden/>
    <w:rsid w:val="0065367D"/>
    <w:rPr>
      <w:color w:val="808080"/>
    </w:rPr>
  </w:style>
  <w:style w:type="paragraph" w:styleId="a5">
    <w:name w:val="Date"/>
    <w:basedOn w:val="a"/>
    <w:next w:val="a"/>
    <w:link w:val="a6"/>
    <w:uiPriority w:val="99"/>
    <w:semiHidden/>
    <w:unhideWhenUsed/>
    <w:rsid w:val="00092D62"/>
  </w:style>
  <w:style w:type="character" w:customStyle="1" w:styleId="a6">
    <w:name w:val="日期 字符"/>
    <w:basedOn w:val="a0"/>
    <w:link w:val="a5"/>
    <w:uiPriority w:val="99"/>
    <w:semiHidden/>
    <w:rsid w:val="00092D62"/>
  </w:style>
  <w:style w:type="paragraph" w:styleId="a7">
    <w:name w:val="Revision"/>
    <w:hidden/>
    <w:uiPriority w:val="99"/>
    <w:semiHidden/>
    <w:rsid w:val="000626E2"/>
  </w:style>
  <w:style w:type="character" w:styleId="a8">
    <w:name w:val="annotation reference"/>
    <w:basedOn w:val="a0"/>
    <w:uiPriority w:val="99"/>
    <w:semiHidden/>
    <w:unhideWhenUsed/>
    <w:rsid w:val="000626E2"/>
    <w:rPr>
      <w:sz w:val="21"/>
      <w:szCs w:val="21"/>
    </w:rPr>
  </w:style>
  <w:style w:type="paragraph" w:styleId="a9">
    <w:name w:val="annotation text"/>
    <w:basedOn w:val="a"/>
    <w:link w:val="aa"/>
    <w:uiPriority w:val="99"/>
    <w:unhideWhenUsed/>
    <w:rsid w:val="000626E2"/>
  </w:style>
  <w:style w:type="character" w:customStyle="1" w:styleId="aa">
    <w:name w:val="批注文字 字符"/>
    <w:basedOn w:val="a0"/>
    <w:link w:val="a9"/>
    <w:uiPriority w:val="99"/>
    <w:rsid w:val="000626E2"/>
  </w:style>
  <w:style w:type="paragraph" w:styleId="ab">
    <w:name w:val="annotation subject"/>
    <w:basedOn w:val="a9"/>
    <w:next w:val="a9"/>
    <w:link w:val="ac"/>
    <w:uiPriority w:val="99"/>
    <w:semiHidden/>
    <w:unhideWhenUsed/>
    <w:rsid w:val="000626E2"/>
    <w:rPr>
      <w:b/>
      <w:bCs/>
    </w:rPr>
  </w:style>
  <w:style w:type="character" w:customStyle="1" w:styleId="ac">
    <w:name w:val="批注主题 字符"/>
    <w:basedOn w:val="aa"/>
    <w:link w:val="ab"/>
    <w:uiPriority w:val="99"/>
    <w:semiHidden/>
    <w:rsid w:val="000626E2"/>
    <w:rPr>
      <w:b/>
      <w:bCs/>
    </w:rPr>
  </w:style>
  <w:style w:type="paragraph" w:styleId="ad">
    <w:name w:val="header"/>
    <w:basedOn w:val="a"/>
    <w:link w:val="ae"/>
    <w:uiPriority w:val="99"/>
    <w:unhideWhenUsed/>
    <w:rsid w:val="00B93D24"/>
    <w:pPr>
      <w:tabs>
        <w:tab w:val="center" w:pos="4153"/>
        <w:tab w:val="right" w:pos="8306"/>
      </w:tabs>
      <w:snapToGrid w:val="0"/>
      <w:jc w:val="center"/>
    </w:pPr>
    <w:rPr>
      <w:sz w:val="18"/>
      <w:szCs w:val="18"/>
    </w:rPr>
  </w:style>
  <w:style w:type="character" w:customStyle="1" w:styleId="ae">
    <w:name w:val="页眉 字符"/>
    <w:basedOn w:val="a0"/>
    <w:link w:val="ad"/>
    <w:uiPriority w:val="99"/>
    <w:rsid w:val="00B93D24"/>
    <w:rPr>
      <w:sz w:val="18"/>
      <w:szCs w:val="18"/>
    </w:rPr>
  </w:style>
  <w:style w:type="paragraph" w:styleId="af">
    <w:name w:val="footer"/>
    <w:basedOn w:val="a"/>
    <w:link w:val="af0"/>
    <w:uiPriority w:val="99"/>
    <w:unhideWhenUsed/>
    <w:rsid w:val="00B93D24"/>
    <w:pPr>
      <w:tabs>
        <w:tab w:val="center" w:pos="4153"/>
        <w:tab w:val="right" w:pos="8306"/>
      </w:tabs>
      <w:snapToGrid w:val="0"/>
    </w:pPr>
    <w:rPr>
      <w:sz w:val="18"/>
      <w:szCs w:val="18"/>
    </w:rPr>
  </w:style>
  <w:style w:type="character" w:customStyle="1" w:styleId="af0">
    <w:name w:val="页脚 字符"/>
    <w:basedOn w:val="a0"/>
    <w:link w:val="af"/>
    <w:uiPriority w:val="99"/>
    <w:rsid w:val="00B93D2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218649">
      <w:bodyDiv w:val="1"/>
      <w:marLeft w:val="0"/>
      <w:marRight w:val="0"/>
      <w:marTop w:val="0"/>
      <w:marBottom w:val="0"/>
      <w:divBdr>
        <w:top w:val="none" w:sz="0" w:space="0" w:color="auto"/>
        <w:left w:val="none" w:sz="0" w:space="0" w:color="auto"/>
        <w:bottom w:val="none" w:sz="0" w:space="0" w:color="auto"/>
        <w:right w:val="none" w:sz="0" w:space="0" w:color="auto"/>
      </w:divBdr>
    </w:div>
    <w:div w:id="230432345">
      <w:bodyDiv w:val="1"/>
      <w:marLeft w:val="0"/>
      <w:marRight w:val="0"/>
      <w:marTop w:val="0"/>
      <w:marBottom w:val="0"/>
      <w:divBdr>
        <w:top w:val="none" w:sz="0" w:space="0" w:color="auto"/>
        <w:left w:val="none" w:sz="0" w:space="0" w:color="auto"/>
        <w:bottom w:val="none" w:sz="0" w:space="0" w:color="auto"/>
        <w:right w:val="none" w:sz="0" w:space="0" w:color="auto"/>
      </w:divBdr>
    </w:div>
    <w:div w:id="312374364">
      <w:bodyDiv w:val="1"/>
      <w:marLeft w:val="0"/>
      <w:marRight w:val="0"/>
      <w:marTop w:val="0"/>
      <w:marBottom w:val="0"/>
      <w:divBdr>
        <w:top w:val="none" w:sz="0" w:space="0" w:color="auto"/>
        <w:left w:val="none" w:sz="0" w:space="0" w:color="auto"/>
        <w:bottom w:val="none" w:sz="0" w:space="0" w:color="auto"/>
        <w:right w:val="none" w:sz="0" w:space="0" w:color="auto"/>
      </w:divBdr>
    </w:div>
    <w:div w:id="331227440">
      <w:bodyDiv w:val="1"/>
      <w:marLeft w:val="0"/>
      <w:marRight w:val="0"/>
      <w:marTop w:val="0"/>
      <w:marBottom w:val="0"/>
      <w:divBdr>
        <w:top w:val="none" w:sz="0" w:space="0" w:color="auto"/>
        <w:left w:val="none" w:sz="0" w:space="0" w:color="auto"/>
        <w:bottom w:val="none" w:sz="0" w:space="0" w:color="auto"/>
        <w:right w:val="none" w:sz="0" w:space="0" w:color="auto"/>
      </w:divBdr>
    </w:div>
    <w:div w:id="341469089">
      <w:bodyDiv w:val="1"/>
      <w:marLeft w:val="0"/>
      <w:marRight w:val="0"/>
      <w:marTop w:val="0"/>
      <w:marBottom w:val="0"/>
      <w:divBdr>
        <w:top w:val="none" w:sz="0" w:space="0" w:color="auto"/>
        <w:left w:val="none" w:sz="0" w:space="0" w:color="auto"/>
        <w:bottom w:val="none" w:sz="0" w:space="0" w:color="auto"/>
        <w:right w:val="none" w:sz="0" w:space="0" w:color="auto"/>
      </w:divBdr>
    </w:div>
    <w:div w:id="425540713">
      <w:bodyDiv w:val="1"/>
      <w:marLeft w:val="0"/>
      <w:marRight w:val="0"/>
      <w:marTop w:val="0"/>
      <w:marBottom w:val="0"/>
      <w:divBdr>
        <w:top w:val="none" w:sz="0" w:space="0" w:color="auto"/>
        <w:left w:val="none" w:sz="0" w:space="0" w:color="auto"/>
        <w:bottom w:val="none" w:sz="0" w:space="0" w:color="auto"/>
        <w:right w:val="none" w:sz="0" w:space="0" w:color="auto"/>
      </w:divBdr>
    </w:div>
    <w:div w:id="426000833">
      <w:bodyDiv w:val="1"/>
      <w:marLeft w:val="0"/>
      <w:marRight w:val="0"/>
      <w:marTop w:val="0"/>
      <w:marBottom w:val="0"/>
      <w:divBdr>
        <w:top w:val="none" w:sz="0" w:space="0" w:color="auto"/>
        <w:left w:val="none" w:sz="0" w:space="0" w:color="auto"/>
        <w:bottom w:val="none" w:sz="0" w:space="0" w:color="auto"/>
        <w:right w:val="none" w:sz="0" w:space="0" w:color="auto"/>
      </w:divBdr>
    </w:div>
    <w:div w:id="700210686">
      <w:bodyDiv w:val="1"/>
      <w:marLeft w:val="0"/>
      <w:marRight w:val="0"/>
      <w:marTop w:val="0"/>
      <w:marBottom w:val="0"/>
      <w:divBdr>
        <w:top w:val="none" w:sz="0" w:space="0" w:color="auto"/>
        <w:left w:val="none" w:sz="0" w:space="0" w:color="auto"/>
        <w:bottom w:val="none" w:sz="0" w:space="0" w:color="auto"/>
        <w:right w:val="none" w:sz="0" w:space="0" w:color="auto"/>
      </w:divBdr>
    </w:div>
    <w:div w:id="1096635900">
      <w:bodyDiv w:val="1"/>
      <w:marLeft w:val="0"/>
      <w:marRight w:val="0"/>
      <w:marTop w:val="0"/>
      <w:marBottom w:val="0"/>
      <w:divBdr>
        <w:top w:val="none" w:sz="0" w:space="0" w:color="auto"/>
        <w:left w:val="none" w:sz="0" w:space="0" w:color="auto"/>
        <w:bottom w:val="none" w:sz="0" w:space="0" w:color="auto"/>
        <w:right w:val="none" w:sz="0" w:space="0" w:color="auto"/>
      </w:divBdr>
    </w:div>
    <w:div w:id="1205210789">
      <w:bodyDiv w:val="1"/>
      <w:marLeft w:val="0"/>
      <w:marRight w:val="0"/>
      <w:marTop w:val="0"/>
      <w:marBottom w:val="0"/>
      <w:divBdr>
        <w:top w:val="none" w:sz="0" w:space="0" w:color="auto"/>
        <w:left w:val="none" w:sz="0" w:space="0" w:color="auto"/>
        <w:bottom w:val="none" w:sz="0" w:space="0" w:color="auto"/>
        <w:right w:val="none" w:sz="0" w:space="0" w:color="auto"/>
      </w:divBdr>
      <w:divsChild>
        <w:div w:id="333151302">
          <w:marLeft w:val="0"/>
          <w:marRight w:val="0"/>
          <w:marTop w:val="0"/>
          <w:marBottom w:val="0"/>
          <w:divBdr>
            <w:top w:val="none" w:sz="0" w:space="0" w:color="auto"/>
            <w:left w:val="none" w:sz="0" w:space="0" w:color="auto"/>
            <w:bottom w:val="none" w:sz="0" w:space="0" w:color="auto"/>
            <w:right w:val="none" w:sz="0" w:space="0" w:color="auto"/>
          </w:divBdr>
        </w:div>
      </w:divsChild>
    </w:div>
    <w:div w:id="1313831056">
      <w:bodyDiv w:val="1"/>
      <w:marLeft w:val="0"/>
      <w:marRight w:val="0"/>
      <w:marTop w:val="0"/>
      <w:marBottom w:val="0"/>
      <w:divBdr>
        <w:top w:val="none" w:sz="0" w:space="0" w:color="auto"/>
        <w:left w:val="none" w:sz="0" w:space="0" w:color="auto"/>
        <w:bottom w:val="none" w:sz="0" w:space="0" w:color="auto"/>
        <w:right w:val="none" w:sz="0" w:space="0" w:color="auto"/>
      </w:divBdr>
    </w:div>
    <w:div w:id="1316644219">
      <w:bodyDiv w:val="1"/>
      <w:marLeft w:val="0"/>
      <w:marRight w:val="0"/>
      <w:marTop w:val="0"/>
      <w:marBottom w:val="0"/>
      <w:divBdr>
        <w:top w:val="none" w:sz="0" w:space="0" w:color="auto"/>
        <w:left w:val="none" w:sz="0" w:space="0" w:color="auto"/>
        <w:bottom w:val="none" w:sz="0" w:space="0" w:color="auto"/>
        <w:right w:val="none" w:sz="0" w:space="0" w:color="auto"/>
      </w:divBdr>
      <w:divsChild>
        <w:div w:id="1306933638">
          <w:marLeft w:val="0"/>
          <w:marRight w:val="0"/>
          <w:marTop w:val="0"/>
          <w:marBottom w:val="0"/>
          <w:divBdr>
            <w:top w:val="none" w:sz="0" w:space="0" w:color="auto"/>
            <w:left w:val="none" w:sz="0" w:space="0" w:color="auto"/>
            <w:bottom w:val="none" w:sz="0" w:space="0" w:color="auto"/>
            <w:right w:val="none" w:sz="0" w:space="0" w:color="auto"/>
          </w:divBdr>
        </w:div>
      </w:divsChild>
    </w:div>
    <w:div w:id="1336372586">
      <w:bodyDiv w:val="1"/>
      <w:marLeft w:val="0"/>
      <w:marRight w:val="0"/>
      <w:marTop w:val="0"/>
      <w:marBottom w:val="0"/>
      <w:divBdr>
        <w:top w:val="none" w:sz="0" w:space="0" w:color="auto"/>
        <w:left w:val="none" w:sz="0" w:space="0" w:color="auto"/>
        <w:bottom w:val="none" w:sz="0" w:space="0" w:color="auto"/>
        <w:right w:val="none" w:sz="0" w:space="0" w:color="auto"/>
      </w:divBdr>
    </w:div>
    <w:div w:id="1773013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emf"/><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microsoft.com/office/2016/09/relationships/commentsIds" Target="commentsIds.xml"/><Relationship Id="rId19" Type="http://schemas.openxmlformats.org/officeDocument/2006/relationships/image" Target="media/image8.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00E33CF14E9B34A8F6640720474413D"/>
        <w:category>
          <w:name w:val="General"/>
          <w:gallery w:val="placeholder"/>
        </w:category>
        <w:types>
          <w:type w:val="bbPlcHdr"/>
        </w:types>
        <w:behaviors>
          <w:behavior w:val="content"/>
        </w:behaviors>
        <w:guid w:val="{752F5DFE-B4AD-884B-9648-14C687A0F2FD}"/>
      </w:docPartPr>
      <w:docPartBody>
        <w:p w:rsidR="009E0E88" w:rsidRDefault="003458FB" w:rsidP="003458FB">
          <w:pPr>
            <w:pStyle w:val="900E33CF14E9B34A8F6640720474413D"/>
          </w:pPr>
          <w:r w:rsidRPr="00EC7415">
            <w:rPr>
              <w:rStyle w:val="a3"/>
            </w:rPr>
            <w:t>Type equation here.</w:t>
          </w:r>
        </w:p>
      </w:docPartBody>
    </w:docPart>
    <w:docPart>
      <w:docPartPr>
        <w:name w:val="2593593953F04A4180CBCBADC679DB81"/>
        <w:category>
          <w:name w:val="General"/>
          <w:gallery w:val="placeholder"/>
        </w:category>
        <w:types>
          <w:type w:val="bbPlcHdr"/>
        </w:types>
        <w:behaviors>
          <w:behavior w:val="content"/>
        </w:behaviors>
        <w:guid w:val="{8DDAA884-A8A5-FB4B-B60A-1D4FEFE5B115}"/>
      </w:docPartPr>
      <w:docPartBody>
        <w:p w:rsidR="009E0E88" w:rsidRDefault="003458FB" w:rsidP="003458FB">
          <w:pPr>
            <w:pStyle w:val="2593593953F04A4180CBCBADC679DB81"/>
          </w:pPr>
          <w:r w:rsidRPr="00EC7415">
            <w:rPr>
              <w:rStyle w:val="a3"/>
            </w:rPr>
            <w:t>Type equation here.</w:t>
          </w:r>
        </w:p>
      </w:docPartBody>
    </w:docPart>
    <w:docPart>
      <w:docPartPr>
        <w:name w:val="517DC62C8C4F4A4AADEEF5EB88E1CCB8"/>
        <w:category>
          <w:name w:val="General"/>
          <w:gallery w:val="placeholder"/>
        </w:category>
        <w:types>
          <w:type w:val="bbPlcHdr"/>
        </w:types>
        <w:behaviors>
          <w:behavior w:val="content"/>
        </w:behaviors>
        <w:guid w:val="{10FCA10F-4DD3-2342-B6F5-140F54733C64}"/>
      </w:docPartPr>
      <w:docPartBody>
        <w:p w:rsidR="009E0E88" w:rsidRDefault="003458FB" w:rsidP="003458FB">
          <w:pPr>
            <w:pStyle w:val="517DC62C8C4F4A4AADEEF5EB88E1CCB8"/>
          </w:pPr>
          <w:r w:rsidRPr="00EC7415">
            <w:rPr>
              <w:rStyle w:val="a3"/>
            </w:rPr>
            <w:t>Type equation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auto"/>
    <w:pitch w:val="variable"/>
    <w:sig w:usb0="E00002FF" w:usb1="5000785B" w:usb2="00000000" w:usb3="00000000" w:csb0="0000019F" w:csb1="00000000"/>
  </w:font>
  <w:font w:name="Helvetica Neue">
    <w:altName w:val="Sylfaen"/>
    <w:charset w:val="00"/>
    <w:family w:val="auto"/>
    <w:pitch w:val="variable"/>
    <w:sig w:usb0="E50002FF" w:usb1="500079DB" w:usb2="00000010" w:usb3="00000000" w:csb0="00000001"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8FB"/>
    <w:rsid w:val="001B2796"/>
    <w:rsid w:val="003458FB"/>
    <w:rsid w:val="009E0E88"/>
    <w:rsid w:val="00A1719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ja-JP"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458FB"/>
    <w:rPr>
      <w:color w:val="808080"/>
    </w:rPr>
  </w:style>
  <w:style w:type="paragraph" w:customStyle="1" w:styleId="900E33CF14E9B34A8F6640720474413D">
    <w:name w:val="900E33CF14E9B34A8F6640720474413D"/>
    <w:rsid w:val="003458FB"/>
  </w:style>
  <w:style w:type="paragraph" w:customStyle="1" w:styleId="2593593953F04A4180CBCBADC679DB81">
    <w:name w:val="2593593953F04A4180CBCBADC679DB81"/>
    <w:rsid w:val="003458FB"/>
  </w:style>
  <w:style w:type="paragraph" w:customStyle="1" w:styleId="517DC62C8C4F4A4AADEEF5EB88E1CCB8">
    <w:name w:val="517DC62C8C4F4A4AADEEF5EB88E1CCB8"/>
    <w:rsid w:val="003458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148FAF-1796-4B3F-B487-43B8E0E77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570</TotalTime>
  <Pages>38</Pages>
  <Words>7090</Words>
  <Characters>40418</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Kobayashi, Kota</dc:creator>
  <cp:keywords/>
  <dc:description/>
  <cp:lastModifiedBy>He He (Staff)</cp:lastModifiedBy>
  <cp:revision>76</cp:revision>
  <dcterms:created xsi:type="dcterms:W3CDTF">2023-08-11T14:51:00Z</dcterms:created>
  <dcterms:modified xsi:type="dcterms:W3CDTF">2023-08-20T14:48:00Z</dcterms:modified>
</cp:coreProperties>
</file>